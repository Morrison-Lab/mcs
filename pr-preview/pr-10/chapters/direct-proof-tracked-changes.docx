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Inference and Direct Proof</w:t>
        </w:r>
      </w:ins>
    </w:p>
    <w:p>
      <w:pPr>
        <w:pStyle w:val="Subtitle"/>
      </w:pPr>
      <w:ins w:id="2" w:author="PR Preview" w:date="2026-01-01T00:00:00Z">
        <w:r>
          <w:t xml:space="preserve">What follows from what, and how to write it down</w:t>
        </w:r>
      </w:ins>
    </w:p>
    <w:p>
      <w:pPr>
        <w:pStyle w:val="Date"/>
      </w:pPr>
      <w:ins w:id="3" w:author="PR Preview" w:date="2026-01-01T00:00:00Z">
        <w:r>
          <w:t xml:space="preserve">Last modified: 2026-10-23 13:33:56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ins w:id="4" w:author="PR Preview" w:date="2026-01-01T00:00:00Z">
        <w:r>
          <w:t xml:space="preserve">1. Rules of inference</w:t>
        </w:r>
      </w:ins>
    </w:p>
    <w:bookmarkStart w:id="13" w:name="exr-valid-argument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(Which conclusions are safe?)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P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tests pass”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m:oMath>
        <m:r>
          <m:t>Q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“the build is deployed”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R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“the build is rolled back”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argument below lists some propositions, then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“so”</w:t>
        </w:r>
      </w:ins>
      <w:ins w:id="31" w:author="PR Preview" w:date="2026-01-01T00:00:00Z">
        <w:r>
          <w:t xml:space="preserve">, then one more proposition.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each argument, decide whether the proposition after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“so”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must be true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whenever all of the propositions before it are true.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t>P</m:t>
        </m:r>
      </m:oMath>
      <w:ins w:id="43" w:author="PR Preview" w:date="2026-01-01T00:00:00Z">
        <w:r>
          <w:t xml:space="preserve">, so</w:t>
        </w:r>
      </w:ins>
      <w:ins w:id="44" w:author="PR Preview" w:date="2026-01-01T00:00:00Z">
        <w:r>
          <w:t xml:space="preserve"> </w:t>
        </w:r>
      </w:ins>
      <m:oMath>
        <m:r>
          <m:t>Q</m:t>
        </m:r>
      </m:oMath>
      <w:ins w:id="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Q</m:t>
        </m:r>
      </m:oMath>
      <w:ins w:id="49" w:author="PR Preview" w:date="2026-01-01T00:00:00Z">
        <w:r>
          <w:t xml:space="preserve">, so</w:t>
        </w:r>
      </w:ins>
      <w:ins w:id="50" w:author="PR Preview" w:date="2026-01-01T00:00:00Z">
        <w:r>
          <w:t xml:space="preserve"> </w:t>
        </w:r>
      </w:ins>
      <m:oMath>
        <m:r>
          <m:t>P</m:t>
        </m:r>
      </m:oMath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55" w:author="PR Preview" w:date="2026-01-01T00:00:00Z">
        <w:r>
          <w:t xml:space="preserve">, so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61" w:author="PR Preview" w:date="2026-01-01T00:00:00Z">
        <w:r>
          <w:t xml:space="preserve">, so</w:t>
        </w:r>
      </w:ins>
      <w:ins w:id="62" w:author="PR Preview" w:date="2026-01-01T00:00:00Z">
        <w:r>
          <w:t xml:space="preserve"> </w:t>
        </w:r>
      </w:ins>
      <m:oMath>
        <m:r>
          <m:t>P</m:t>
        </m:r>
      </m:oMath>
      <w:ins w:id="63" w:author="PR Preview" w:date="2026-01-01T00:00:00Z">
        <w:r>
          <w:t xml:space="preserve">.</w:t>
        </w:r>
      </w:ins>
    </w:p>
    <w:bookmarkEnd w:id="13"/>
    <w:bookmarkStart w:id="17" w:name="sol-valid-arguments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Solution 1</w:t>
        </w:r>
      </w:ins>
      <w:ins w:id="6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66" w:author="PR Preview" w:date="2026-01-01T00:00:00Z">
        <w:r>
          <w:t xml:space="preserve">Yes.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false when</w:t>
        </w:r>
      </w:ins>
      <w:ins w:id="70" w:author="PR Preview" w:date="2026-01-01T00:00:00Z">
        <w:r>
          <w:t xml:space="preserve"> </w:t>
        </w:r>
      </w:ins>
      <m:oMath>
        <m:r>
          <m:t>P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true and</w:t>
        </w:r>
      </w:ins>
      <w:ins w:id="73" w:author="PR Preview" w:date="2026-01-01T00:00:00Z">
        <w:r>
          <w:t xml:space="preserve"> </w:t>
        </w:r>
      </w:ins>
      <m:oMath>
        <m:r>
          <m:t>Q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false (</w:t>
        </w:r>
      </w:ins>
      <w:hyperlink r:id="rId14">
        <w:ins w:id="7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7" w:author="PR Preview" w:date="2026-01-01T00:00:00Z">
        <w:r>
          <w:t xml:space="preserve">),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so if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are both true,</w:t>
        </w:r>
      </w:ins>
      <w:ins w:id="86" w:author="PR Preview" w:date="2026-01-01T00:00:00Z">
        <w:r>
          <w:t xml:space="preserve"> </w:t>
        </w:r>
      </w:ins>
      <m:oMath>
        <m:r>
          <m:t>Q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89" w:author="PR Preview" w:date="2026-01-01T00:00:00Z">
        <w:r>
          <w:t xml:space="preserve">No.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 the tests fail but someone deploys the build by hand,</w:t>
        </w:r>
      </w:ins>
      <w:ins w:id="92" w:author="PR Preview" w:date="2026-01-01T00:00:00Z">
        <w:r>
          <w:t xml:space="preserve"> </w:t>
        </w:r>
      </w:ins>
      <m:oMath>
        <m:r>
          <m:t>P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false and</w:t>
        </w:r>
      </w:ins>
      <w:ins w:id="95" w:author="PR Preview" w:date="2026-01-01T00:00:00Z">
        <w:r>
          <w:t xml:space="preserve"> </w:t>
        </w:r>
      </w:ins>
      <m:oMath>
        <m:r>
          <m:t>Q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true.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Then</w:t>
        </w:r>
      </w:ins>
      <w:ins w:id="1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r>
          <m:t>Q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 both true, and</w:t>
        </w:r>
      </w:ins>
      <w:ins w:id="106" w:author="PR Preview" w:date="2026-01-01T00:00:00Z">
        <w:r>
          <w:t xml:space="preserve"> </w:t>
        </w:r>
      </w:ins>
      <m:oMath>
        <m:r>
          <m:t>P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109" w:author="PR Preview" w:date="2026-01-01T00:00:00Z">
        <w:r>
          <w:t xml:space="preserve">Yes.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true, so</w:t>
        </w:r>
      </w:ins>
      <w:ins w:id="113" w:author="PR Preview" w:date="2026-01-01T00:00:00Z">
        <w:r>
          <w:t xml:space="preserve"> </w:t>
        </w:r>
      </w:ins>
      <m:oMath>
        <m:r>
          <m:t>Q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false (</w:t>
        </w:r>
      </w:ins>
      <w:hyperlink r:id="rId15">
        <w:ins w:id="116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17" w:author="PR Preview" w:date="2026-01-01T00:00:00Z">
        <w:r>
          <w:t xml:space="preserve">).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r>
          <m:t>P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were true,</w:t>
        </w:r>
      </w:ins>
      <w:ins w:id="1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would be false,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t>P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false and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Yes.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true, so</w:t>
        </w:r>
      </w:ins>
      <w:ins w:id="138" w:author="PR Preview" w:date="2026-01-01T00:00:00Z">
        <w:r>
          <w:t xml:space="preserve"> </w:t>
        </w:r>
      </w:ins>
      <m:oMath>
        <m:r>
          <m:t>R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false (</w:t>
        </w:r>
      </w:ins>
      <w:hyperlink r:id="rId15">
        <w:ins w:id="141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42" w:author="PR Preview" w:date="2026-01-01T00:00:00Z">
        <w:r>
          <w:t xml:space="preserve">).</w:t>
        </w:r>
      </w:ins>
      <w:ins w:id="1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true only if</w:t>
        </w:r>
      </w:ins>
      <w:ins w:id="146" w:author="PR Preview" w:date="2026-01-01T00:00:00Z">
        <w:r>
          <w:t xml:space="preserve"> </w:t>
        </w:r>
      </w:ins>
      <m:oMath>
        <m:r>
          <m:t>P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or</w:t>
        </w:r>
      </w:ins>
      <w:ins w:id="149" w:author="PR Preview" w:date="2026-01-01T00:00:00Z">
        <w:r>
          <w:t xml:space="preserve"> </w:t>
        </w:r>
      </w:ins>
      <m:oMath>
        <m:r>
          <m:t>R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true (</w:t>
        </w:r>
      </w:ins>
      <w:hyperlink r:id="rId16">
        <w:ins w:id="152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153" w:author="PR Preview" w:date="2026-01-01T00:00:00Z">
        <w:r>
          <w:t xml:space="preserve">),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</w:t>
        </w:r>
      </w:ins>
      <w:ins w:id="156" w:author="PR Preview" w:date="2026-01-01T00:00:00Z">
        <w:r>
          <w:t xml:space="preserve"> </w:t>
        </w:r>
      </w:ins>
      <m:oMath>
        <m:r>
          <m:t>P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true.</w:t>
        </w:r>
      </w:ins>
    </w:p>
    <w:bookmarkEnd w:id="17"/>
    <w:bookmarkStart w:id="19" w:name="def-argument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1 (Argument)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rPr>
            <w:b/>
            <w:bCs/>
          </w:rPr>
          <w:t xml:space="preserve">argument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a list of propositions (</w:t>
        </w:r>
      </w:ins>
      <w:hyperlink r:id="rId18">
        <w:ins w:id="166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167" w:author="PR Preview" w:date="2026-01-01T00:00:00Z">
        <w:r>
          <w:t xml:space="preserve">),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called its premises,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together with one more proposition, called its conclusion.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 argument is written with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“so”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or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∴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before its conclusion.</w:t>
        </w:r>
      </w:ins>
    </w:p>
    <w:bookmarkEnd w:id="19"/>
    <w:bookmarkStart w:id="21" w:name="rem-argument-premises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1</w:t>
        </w:r>
      </w:ins>
      <w:ins w:id="182" w:author="PR Preview" w:date="2026-01-01T00:00:00Z">
        <w:r>
          <w:t xml:space="preserve"> (Two uses of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“premise”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“conclusion”</w:t>
        </w:r>
      </w:ins>
      <w:ins w:id="189" w:author="PR Preview" w:date="2026-01-01T00:00:00Z">
        <w:r>
          <w:t xml:space="preserve">). </w:t>
        </w:r>
      </w:ins>
      <w:ins w:id="190" w:author="PR Preview" w:date="2026-01-01T00:00:00Z">
        <w:r>
          <w:t xml:space="preserve">The premise and conclusion of a conditional</w:t>
        </w:r>
      </w:ins>
      <w:ins w:id="1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20">
        <w:ins w:id="194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195" w:author="PR Preview" w:date="2026-01-01T00:00:00Z">
        <w: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are its parts</w:t>
        </w:r>
      </w:ins>
      <w:ins w:id="198" w:author="PR Preview" w:date="2026-01-01T00:00:00Z">
        <w:r>
          <w:t xml:space="preserve"> </w:t>
        </w:r>
      </w:ins>
      <m:oMath>
        <m:r>
          <m:t>P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premises and conclusion of an argument (</w:t>
        </w:r>
      </w:ins>
      <w:hyperlink w:anchor="def-argument">
        <w:ins w:id="2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6" w:author="PR Preview" w:date="2026-01-01T00:00:00Z">
        <w:r>
          <w:t xml:space="preserve">) are whole propositions: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in argument 1 of</w:t>
        </w:r>
      </w:ins>
      <w:ins w:id="209" w:author="PR Preview" w:date="2026-01-01T00:00:00Z">
        <w:r>
          <w:t xml:space="preserve"> </w:t>
        </w:r>
      </w:ins>
      <w:hyperlink w:anchor="exr-valid-arguments">
        <w:ins w:id="21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premises are</w:t>
        </w:r>
      </w:ins>
      <w:ins w:id="2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m:oMath>
        <m:r>
          <m:t>P</m:t>
        </m:r>
      </m:oMath>
      <w:ins w:id="218" w:author="PR Preview" w:date="2026-01-01T00:00:00Z">
        <w:r>
          <w:t xml:space="preserve">, and the conclusion is</w:t>
        </w:r>
      </w:ins>
      <w:ins w:id="219" w:author="PR Preview" w:date="2026-01-01T00:00:00Z">
        <w:r>
          <w:t xml:space="preserve"> </w:t>
        </w:r>
      </w:ins>
      <m:oMath>
        <m:r>
          <m:t>Q</m:t>
        </m:r>
      </m:oMath>
      <w:ins w:id="220" w:author="PR Preview" w:date="2026-01-01T00:00:00Z">
        <w:r>
          <w:t xml:space="preserve">.</w:t>
        </w:r>
      </w:ins>
    </w:p>
    <w:bookmarkEnd w:id="21"/>
    <w:bookmarkStart w:id="23" w:name="def-logical-entailm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2 (Logical entailment (logical consequence, deductive consequence))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Propositions or predicates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18">
        <w:ins w:id="227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hyperlink r:id="rId22">
        <w:ins w:id="23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31" w:author="PR Preview" w:date="2026-01-01T00:00:00Z">
        <w:r>
          <w:t xml:space="preserve">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logically entail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2026b)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 proposition or predicate</w:t>
        </w:r>
      </w:ins>
      <w:ins w:id="238" w:author="PR Preview" w:date="2026-01-01T00:00:00Z">
        <w:r>
          <w:t xml:space="preserve"> </w:t>
        </w:r>
      </w:ins>
      <m:oMath>
        <m:r>
          <m:t>Q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when every choice of values for their variables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that makes all of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true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also makes</w:t>
        </w:r>
      </w:ins>
      <w:ins w:id="248" w:author="PR Preview" w:date="2026-01-01T00:00:00Z">
        <w:r>
          <w:t xml:space="preserve"> </w:t>
        </w:r>
      </w:ins>
      <m:oMath>
        <m:r>
          <m:t>Q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true.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Then</w:t>
        </w:r>
      </w:ins>
      <w:ins w:id="253" w:author="PR Preview" w:date="2026-01-01T00:00:00Z">
        <w:r>
          <w:t xml:space="preserve"> </w:t>
        </w:r>
      </w:ins>
      <m:oMath>
        <m:r>
          <m:t>Q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logical consequence</w:t>
        </w:r>
      </w:ins>
      <w:ins w:id="258" w:author="PR Preview" w:date="2026-01-01T00:00:00Z">
        <w:r>
          <w:t xml:space="preserve">, or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deductive consequence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.</w:t>
        </w:r>
      </w:ins>
    </w:p>
    <w:bookmarkEnd w:id="23"/>
    <w:bookmarkStart w:id="24" w:name="exm-logical-entailment-arguments"/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Example 1 (Entailment in the deployment arguments)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</w:t>
        </w:r>
      </w:ins>
      <w:ins w:id="269" w:author="PR Preview" w:date="2026-01-01T00:00:00Z">
        <w:r>
          <w:t xml:space="preserve"> </w:t>
        </w:r>
      </w:ins>
      <w:hyperlink w:anchor="exr-valid-arguments">
        <w:ins w:id="27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premises of arguments 1, 3 and 4 (</w:t>
        </w:r>
      </w:ins>
      <w:hyperlink w:anchor="def-argument">
        <w:ins w:id="2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5" w:author="PR Preview" w:date="2026-01-01T00:00:00Z">
        <w: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logically entail their conclusions (</w:t>
        </w:r>
      </w:ins>
      <w:hyperlink w:anchor="def-logical-entailment">
        <w:ins w:id="27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9" w:author="PR Preview" w:date="2026-01-01T00:00:00Z">
        <w:r>
          <w:t xml:space="preserve">).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premises of argument 2 do not: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values</w:t>
        </w:r>
      </w:ins>
      <w:ins w:id="284" w:author="PR Preview" w:date="2026-01-01T00:00:00Z">
        <w:r>
          <w:t xml:space="preserve"> </w:t>
        </w:r>
      </w:ins>
      <m:oMath>
        <m:r>
          <m:t>P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false and</w:t>
        </w:r>
      </w:ins>
      <w:ins w:id="287" w:author="PR Preview" w:date="2026-01-01T00:00:00Z">
        <w:r>
          <w:t xml:space="preserve"> </w:t>
        </w:r>
      </w:ins>
      <m:oMath>
        <m:r>
          <m:t>Q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true make both premises true and the conclusion false.</w:t>
        </w:r>
      </w:ins>
    </w:p>
    <w:bookmarkEnd w:id="24"/>
    <w:bookmarkStart w:id="25" w:name="def-rule-of-inferenc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3 (Rule of inference)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rule of inference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pattern of argument (</w:t>
        </w:r>
      </w:ins>
      <w:hyperlink w:anchor="def-argume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written in terms of propositions</w:t>
        </w:r>
      </w:ins>
      <w:ins w:id="3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whose premises logically entail its conclusion (</w:t>
        </w:r>
      </w:ins>
      <w:hyperlink w:anchor="def-logical-entailment">
        <w:ins w:id="30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whatever propositions are put in place of</w:t>
        </w:r>
      </w:ins>
      <w:ins w:id="3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It is written with its premises above a line and its conclusion below: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Example 2 (Modus ponens)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Argument 1 of</w:t>
        </w:r>
      </w:ins>
      <w:ins w:id="316" w:author="PR Preview" w:date="2026-01-01T00:00:00Z">
        <w:r>
          <w:t xml:space="preserve"> </w:t>
        </w:r>
      </w:ins>
      <w:hyperlink w:anchor="exr-valid-arguments">
        <w:ins w:id="3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follows the pattern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0" w:author="PR Preview" w:date="2026-01-01T00:00:00Z">
        <w:r>
          <w:t xml:space="preserve">called modus ponens.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It is a rule of inference (</w:t>
        </w:r>
      </w:ins>
      <w:hyperlink w:anchor="def-rule-of-inference">
        <w:ins w:id="3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4" w:author="PR Preview" w:date="2026-01-01T00:00:00Z">
        <w:r>
          <w:t xml:space="preserve">):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</w:t>
        </w:r>
      </w:ins>
      <w:ins w:id="327" w:author="PR Preview" w:date="2026-01-01T00:00:00Z">
        <w:r>
          <w:t xml:space="preserve"> </w:t>
        </w:r>
      </w:ins>
      <w:hyperlink w:anchor="sol-valid-arguments">
        <w:ins w:id="32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29" w:author="PR Preview" w:date="2026-01-01T00:00:00Z">
        <w:r>
          <w:t xml:space="preserve">, its premises entail its conclusion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any propositions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, not only for tests and builds.</w:t>
        </w:r>
      </w:ins>
    </w:p>
    <w:bookmarkEnd w:id="26"/>
    <w:bookmarkStart w:id="27" w:name="thm-inference-rules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Theorem 1 (Common rules of inference)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 propositions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each of the following is a rule of inference (</w:t>
        </w:r>
      </w:ins>
      <w:hyperlink w:anchor="def-rule-of-inference">
        <w:ins w:id="3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w:ins w:id="349" w:author="PR Preview" w:date="2026-01-01T00:00:00Z">
        <w:r>
          <w:t xml:space="preserve">modus ponens: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0" w:author="PR Preview" w:date="2026-01-01T00:00:00Z">
        <w:r>
          <w:t xml:space="preserve">modus tollens: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1" w:author="PR Preview" w:date="2026-01-01T00:00:00Z">
        <w:r>
          <w:t xml:space="preserve">disjunctive syllogism: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2" w:author="PR Preview" w:date="2026-01-01T00:00:00Z">
        <w:r>
          <w:t xml:space="preserve">simplification: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3" w:author="PR Preview" w:date="2026-01-01T00:00:00Z">
        <w:r>
          <w:t xml:space="preserve">conjunction: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4" w:author="PR Preview" w:date="2026-01-01T00:00:00Z">
        <w:r>
          <w:t xml:space="preserve">addition: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ins w:id="355" w:author="PR Preview" w:date="2026-01-01T00:00:00Z">
        <w:r>
          <w:rPr>
            <w:i/>
            <w:iCs/>
          </w:rPr>
          <w:t xml:space="preserve">Proof</w:t>
        </w:r>
      </w:ins>
      <w:ins w:id="356" w:author="PR Preview" w:date="2026-01-01T00:00:00Z">
        <w:r>
          <w:t xml:space="preserve">. </w:t>
        </w:r>
      </w:ins>
      <w:ins w:id="357" w:author="PR Preview" w:date="2026-01-01T00:00:00Z">
        <w:r>
          <w:t xml:space="preserve">For each rule, suppose every premise is true, and show that the conclusion 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false when</w:t>
        </w:r>
      </w:ins>
      <w:ins w:id="360" w:author="PR Preview" w:date="2026-01-01T00:00:00Z">
        <w:r>
          <w:t xml:space="preserve"> </w:t>
        </w:r>
      </w:ins>
      <m:oMath>
        <m:r>
          <m:t>P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true and</w:t>
        </w:r>
      </w:ins>
      <w:ins w:id="363" w:author="PR Preview" w:date="2026-01-01T00:00:00Z">
        <w:r>
          <w:t xml:space="preserve"> </w:t>
        </w:r>
      </w:ins>
      <m:oMath>
        <m:r>
          <m:t>Q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false (</w:t>
        </w:r>
      </w:ins>
      <w:hyperlink r:id="rId14">
        <w:ins w:id="36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367" w:author="PR Preview" w:date="2026-01-01T00:00:00Z">
        <w:r>
          <w:t xml:space="preserve">).</w:t>
        </w:r>
      </w:ins>
      <w:ins w:id="368" w:author="PR Preview" w:date="2026-01-01T00:00:00Z">
        <w:r>
          <w:t xml:space="preserve"> </w:t>
        </w:r>
      </w:ins>
      <m:oMath>
        <m:r>
          <m:t>P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true and</w:t>
        </w:r>
      </w:ins>
      <w:ins w:id="3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true, so</w:t>
        </w:r>
      </w:ins>
      <w:ins w:id="374" w:author="PR Preview" w:date="2026-01-01T00:00:00Z">
        <w:r>
          <w:t xml:space="preserve"> </w:t>
        </w:r>
      </w:ins>
      <m:oMath>
        <m:r>
          <m:t>Q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not false.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true, so</w:t>
        </w:r>
      </w:ins>
      <w:ins w:id="379" w:author="PR Preview" w:date="2026-01-01T00:00:00Z">
        <w:r>
          <w:t xml:space="preserve"> </w:t>
        </w:r>
      </w:ins>
      <m:oMath>
        <m:r>
          <m:t>Q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false (</w:t>
        </w:r>
      </w:ins>
      <w:hyperlink r:id="rId15">
        <w:ins w:id="382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383" w:author="PR Preview" w:date="2026-01-01T00:00:00Z">
        <w:r>
          <w:t xml:space="preserve">).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If</w:t>
        </w:r>
      </w:ins>
      <w:ins w:id="386" w:author="PR Preview" w:date="2026-01-01T00:00:00Z">
        <w:r>
          <w:t xml:space="preserve"> </w:t>
        </w:r>
      </w:ins>
      <m:oMath>
        <m:r>
          <m:t>P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were true,</w:t>
        </w:r>
      </w:ins>
      <w:ins w:id="3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would be false,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so</w:t>
        </w:r>
      </w:ins>
      <w:ins w:id="394" w:author="PR Preview" w:date="2026-01-01T00:00:00Z">
        <w:r>
          <w:t xml:space="preserve"> </w:t>
        </w:r>
      </w:ins>
      <m:oMath>
        <m:r>
          <m:t>P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false and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true, so</w:t>
        </w:r>
      </w:ins>
      <w:ins w:id="402" w:author="PR Preview" w:date="2026-01-01T00:00:00Z">
        <w:r>
          <w:t xml:space="preserve"> </w:t>
        </w:r>
      </w:ins>
      <m:oMath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false.</w:t>
        </w:r>
      </w:ins>
      <w:ins w:id="4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true only if</w:t>
        </w:r>
      </w:ins>
      <w:ins w:id="408" w:author="PR Preview" w:date="2026-01-01T00:00:00Z">
        <w:r>
          <w:t xml:space="preserve"> </w:t>
        </w:r>
      </w:ins>
      <m:oMath>
        <m:r>
          <m:t>P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or</w:t>
        </w:r>
      </w:ins>
      <w:ins w:id="411" w:author="PR Preview" w:date="2026-01-01T00:00:00Z">
        <w:r>
          <w:t xml:space="preserve"> </w:t>
        </w:r>
      </w:ins>
      <m:oMath>
        <m:r>
          <m:t>Q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true (</w:t>
        </w:r>
      </w:ins>
      <w:hyperlink r:id="rId16">
        <w:ins w:id="414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15" w:author="PR Preview" w:date="2026-01-01T00:00:00Z">
        <w:r>
          <w:t xml:space="preserve">),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so</w:t>
        </w:r>
      </w:ins>
      <w:ins w:id="418" w:author="PR Preview" w:date="2026-01-01T00:00:00Z">
        <w:r>
          <w:t xml:space="preserve"> </w:t>
        </w:r>
      </w:ins>
      <m:oMath>
        <m:r>
          <m:t>Q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true only if both</w:t>
        </w:r>
      </w:ins>
      <w:ins w:id="423" w:author="PR Preview" w:date="2026-01-01T00:00:00Z">
        <w:r>
          <w:t xml:space="preserve"> </w:t>
        </w:r>
      </w:ins>
      <m:oMath>
        <m:r>
          <m:t>P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are true (</w:t>
        </w:r>
      </w:ins>
      <w:hyperlink r:id="rId28">
        <w:ins w:id="429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30" w:author="PR Preview" w:date="2026-01-01T00:00:00Z">
        <w:r>
          <w:t xml:space="preserve">),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</w:t>
        </w:r>
      </w:ins>
      <w:ins w:id="433" w:author="PR Preview" w:date="2026-01-01T00:00:00Z">
        <w:r>
          <w:t xml:space="preserve"> </w:t>
        </w:r>
      </w:ins>
      <m:oMath>
        <m:r>
          <m:t>P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r>
          <m:t>Q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are both true, so</w:t>
        </w:r>
      </w:ins>
      <w:ins w:id="4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true (</w:t>
        </w:r>
      </w:ins>
      <w:hyperlink r:id="rId28">
        <w:ins w:id="444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4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true, so</w:t>
        </w:r>
      </w:ins>
      <w:ins w:id="4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true (</w:t>
        </w:r>
      </w:ins>
      <w:hyperlink r:id="rId16">
        <w:ins w:id="451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52" w:author="PR Preview" w:date="2026-01-01T00:00:00Z">
        <w:r>
          <w:t xml:space="preserve">).</w:t>
        </w:r>
      </w:ins>
    </w:p>
    <w:bookmarkStart w:id="29" w:name="exm-inference-rules"/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Example 3 (Modus tollens on a slow page)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“If the cache is warm, then the page loads in under a second”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“the page did not load in under a second”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together give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“the cache is not warm”</w:t>
        </w:r>
      </w:ins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by modus tollens (</w:t>
        </w:r>
      </w:ins>
      <w:hyperlink w:anchor="thm-inference-rules">
        <w:ins w:id="46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8" w:author="PR Preview" w:date="2026-01-01T00:00:00Z">
        <w:r>
          <w:t xml:space="preserve">).</w:t>
        </w:r>
      </w:ins>
    </w:p>
    <w:bookmarkEnd w:id="29"/>
    <w:bookmarkStart w:id="30" w:name="rem-fallacies"/>
    <w:p>
      <w:pPr>
        <w:pStyle w:val="BodyText"/>
      </w:pPr>
      <w:ins w:id="469" w:author="PR Preview" w:date="2026-01-01T00:00:00Z">
        <w:r>
          <w:rPr>
            <w:i/>
            <w:iCs/>
          </w:rPr>
          <w:t xml:space="preserve">Remark 2</w:t>
        </w:r>
      </w:ins>
      <w:ins w:id="470" w:author="PR Preview" w:date="2026-01-01T00:00:00Z">
        <w:r>
          <w:t xml:space="preserve"> (Two arguments that are not rules of inference). </w:t>
        </w:r>
      </w:ins>
      <w:ins w:id="471" w:author="PR Preview" w:date="2026-01-01T00:00:00Z">
        <w:r>
          <w:t xml:space="preserve">Argument 2 of</w:t>
        </w:r>
      </w:ins>
      <w:ins w:id="472" w:author="PR Preview" w:date="2026-01-01T00:00:00Z">
        <w:r>
          <w:t xml:space="preserve"> </w:t>
        </w:r>
      </w:ins>
      <w:hyperlink w:anchor="exr-valid-arguments">
        <w:ins w:id="47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75" w:author="PR Preview" w:date="2026-01-01T00:00:00Z">
        <w:r>
          <w:t xml:space="preserve">is called affirming the consequent,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since it concludes</w:t>
        </w:r>
      </w:ins>
      <w:ins w:id="478" w:author="PR Preview" w:date="2026-01-01T00:00:00Z">
        <w:r>
          <w:t xml:space="preserve"> </w:t>
        </w:r>
      </w:ins>
      <m:oMath>
        <m:r>
          <m:t>P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from the consequent</w:t>
        </w:r>
      </w:ins>
      <w:ins w:id="481" w:author="PR Preview" w:date="2026-01-01T00:00:00Z">
        <w:r>
          <w:t xml:space="preserve"> </w:t>
        </w:r>
      </w:ins>
      <m:oMath>
        <m:r>
          <m:t>Q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</w:t>
        </w:r>
      </w:ins>
      <w:ins w:id="4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</w:t>
        </w:r>
      </w:ins>
      <w:hyperlink r:id="rId20">
        <w:ins w:id="487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488" w:author="PR Preview" w:date="2026-01-01T00:00:00Z">
        <w:r>
          <w:t xml:space="preserve">).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It is not a rule of inference (</w:t>
        </w:r>
      </w:ins>
      <w:hyperlink w:anchor="def-rule-of-inference">
        <w:ins w:id="49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92" w:author="PR Preview" w:date="2026-01-01T00:00:00Z">
        <w:r>
          <w:t xml:space="preserve">):</w:t>
        </w:r>
      </w:ins>
      <w:ins w:id="493" w:author="PR Preview" w:date="2026-01-01T00:00:00Z">
        <w:r>
          <w:t xml:space="preserve"> </w:t>
        </w:r>
      </w:ins>
      <m:oMath>
        <m:r>
          <m:t>P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false and</w:t>
        </w:r>
      </w:ins>
      <w:ins w:id="496" w:author="PR Preview" w:date="2026-01-01T00:00:00Z">
        <w:r>
          <w:t xml:space="preserve"> </w:t>
        </w:r>
      </w:ins>
      <m:oMath>
        <m:r>
          <m:t>Q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true make its premises true and its conclusion false.</w:t>
        </w:r>
      </w:ins>
    </w:p>
    <w:p>
      <w:pPr>
        <w:pStyle w:val="BodyText"/>
      </w:pPr>
      <w:ins w:id="499" w:author="PR Preview" w:date="2026-01-01T00:00:00Z">
        <w:r>
          <w:t xml:space="preserve">Denying the antecedent,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00" w:author="PR Preview" w:date="2026-01-01T00:00:00Z">
        <w:r>
          <w:t xml:space="preserve">fails for the same values of</w:t>
        </w:r>
      </w:ins>
      <w:ins w:id="501" w:author="PR Preview" w:date="2026-01-01T00:00:00Z">
        <w:r>
          <w:t xml:space="preserve"> </w:t>
        </w:r>
      </w:ins>
      <m:oMath>
        <m:r>
          <m:t>P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r>
          <m:t>Q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Both read like modus ponens or modus tollens (</w:t>
        </w:r>
      </w:ins>
      <w:hyperlink w:anchor="thm-inference-rules">
        <w:ins w:id="50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which is why they are common mistakes.</w:t>
        </w:r>
      </w:ins>
    </w:p>
    <w:bookmarkEnd w:id="30"/>
    <w:bookmarkEnd w:id="31"/>
    <w:bookmarkStart w:id="47" w:name="sec-even-odd-divides"/>
    <w:p>
      <w:pPr>
        <w:pStyle w:val="Heading1"/>
      </w:pPr>
      <w:ins w:id="512" w:author="PR Preview" w:date="2026-01-01T00:00:00Z">
        <w:r>
          <w:t xml:space="preserve">2. Even, odd and divisible</w:t>
        </w:r>
      </w:ins>
    </w:p>
    <w:bookmarkStart w:id="32" w:name="exr-two-k"/>
    <w:p>
      <w:pPr>
        <w:pStyle w:val="FirstParagraph"/>
      </w:pPr>
      <w:ins w:id="513" w:author="PR Preview" w:date="2026-01-01T00:00:00Z">
        <w:r>
          <w:rPr>
            <w:b/>
            <w:bCs/>
          </w:rPr>
          <w:t xml:space="preserve">Exercise 2 (Two times something, plus maybe one)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Write each of</w:t>
        </w:r>
      </w:ins>
      <w:ins w:id="516" w:author="PR Preview" w:date="2026-01-01T00:00:00Z">
        <w:r>
          <w:t xml:space="preserve"> </w:t>
        </w:r>
      </w:ins>
      <m:oMath>
        <m:r>
          <m:t>14</m:t>
        </m:r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t>15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0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as</w:t>
        </w:r>
      </w:ins>
      <w:ins w:id="526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or as</w:t>
        </w:r>
      </w:ins>
      <w:ins w:id="529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530" w:author="PR Preview" w:date="2026-01-01T00:00:00Z">
        <w:r>
          <w:t xml:space="preserve">, for an integer</w:t>
        </w:r>
      </w:ins>
      <w:ins w:id="531" w:author="PR Preview" w:date="2026-01-01T00:00:00Z">
        <w:r>
          <w:t xml:space="preserve"> </w:t>
        </w:r>
      </w:ins>
      <m:oMath>
        <m:r>
          <m:t>k</m:t>
        </m:r>
      </m:oMath>
      <w:ins w:id="532" w:author="PR Preview" w:date="2026-01-01T00:00:00Z">
        <w:r>
          <w:t xml:space="preserve">.</w:t>
        </w:r>
      </w:ins>
    </w:p>
    <w:bookmarkEnd w:id="32"/>
    <w:bookmarkStart w:id="33" w:name="sol-two-k"/>
    <w:p>
      <w:pPr>
        <w:pStyle w:val="BodyText"/>
      </w:pPr>
      <w:ins w:id="533" w:author="PR Preview" w:date="2026-01-01T00:00:00Z">
        <w:r>
          <w:rPr>
            <w:i/>
            <w:iCs/>
          </w:rPr>
          <w:t xml:space="preserve">Solution 2</w:t>
        </w:r>
      </w:ins>
      <w:ins w:id="5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ins w:id="5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ins w:id="5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5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538" w:author="PR Preview" w:date="2026-01-01T00:00:00Z">
        <w:r>
          <w:t xml:space="preserve">.</w:t>
        </w:r>
      </w:ins>
    </w:p>
    <w:bookmarkEnd w:id="33"/>
    <w:bookmarkStart w:id="34" w:name="def-integers"/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4 (Integers)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integers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(Wikipedia contributors 2026a)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are the whole numbers,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together with their negatives and</w:t>
        </w:r>
      </w:ins>
      <w:ins w:id="550" w:author="PR Preview" w:date="2026-01-01T00:00:00Z">
        <w:r>
          <w:t xml:space="preserve"> </w:t>
        </w:r>
      </w:ins>
      <m:oMath>
        <m:r>
          <m:t>0</m:t>
        </m:r>
      </m:oMath>
      <w:ins w:id="5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52" w:author="PR Preview" w:date="2026-01-01T00:00:00Z">
        <w:r>
          <w:t xml:space="preserve">An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integer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an element of</w:t>
        </w:r>
      </w:ins>
      <w:ins w:id="5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558" w:author="PR Preview" w:date="2026-01-01T00:00:00Z">
        <w:r>
          <w:t xml:space="preserve">.</w:t>
        </w:r>
      </w:ins>
    </w:p>
    <w:bookmarkEnd w:id="34"/>
    <w:bookmarkStart w:id="35" w:name="def-positive-integer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Definition 5 (Positive integers)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integers (</w:t>
        </w:r>
      </w:ins>
      <w:hyperlink w:anchor="def-integers">
        <w:ins w:id="56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63" w:author="PR Preview" w:date="2026-01-01T00:00:00Z">
        <w:r>
          <w:t xml:space="preserve">) greater than</w:t>
        </w:r>
      </w:ins>
      <w:ins w:id="564" w:author="PR Preview" w:date="2026-01-01T00:00:00Z">
        <w:r>
          <w:t xml:space="preserve"> </w:t>
        </w:r>
      </w:ins>
      <m:oMath>
        <m:r>
          <m:t>0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are the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rPr>
            <w:b/>
            <w:bCs/>
          </w:rPr>
          <w:t xml:space="preserve">positive integers</w:t>
        </w:r>
      </w:ins>
      <w:ins w:id="569" w:author="PR Preview" w:date="2026-01-01T00:00:00Z">
        <w:r>
          <w:t xml:space="preserve">.</w:t>
        </w:r>
      </w:ins>
    </w:p>
    <w:bookmarkEnd w:id="35"/>
    <w:bookmarkStart w:id="36" w:name="def-negative-integer"/>
    <w:p>
      <w:pPr>
        <w:pStyle w:val="BodyText"/>
      </w:pPr>
      <w:ins w:id="570" w:author="PR Preview" w:date="2026-01-01T00:00:00Z">
        <w:r>
          <w:rPr>
            <w:b/>
            <w:bCs/>
          </w:rPr>
          <w:t xml:space="preserve">Definition 6 (Negative integers)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integers (</w:t>
        </w:r>
      </w:ins>
      <w:hyperlink w:anchor="def-integers">
        <w:ins w:id="57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74" w:author="PR Preview" w:date="2026-01-01T00:00:00Z">
        <w:r>
          <w:t xml:space="preserve">) less than</w:t>
        </w:r>
      </w:ins>
      <w:ins w:id="575" w:author="PR Preview" w:date="2026-01-01T00:00:00Z">
        <w:r>
          <w:t xml:space="preserve"> </w:t>
        </w:r>
      </w:ins>
      <m:oMath>
        <m:r>
          <m:t>0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are the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negative integers</w:t>
        </w:r>
      </w:ins>
      <w:ins w:id="580" w:author="PR Preview" w:date="2026-01-01T00:00:00Z">
        <w:r>
          <w:t xml:space="preserve">.</w:t>
        </w:r>
      </w:ins>
    </w:p>
    <w:bookmarkEnd w:id="36"/>
    <w:bookmarkStart w:id="37" w:name="exm-integers"/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4 (Integers and non-integers)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m:oMath>
        <m:r>
          <m:t>0</m:t>
        </m:r>
      </m:oMath>
      <w:ins w:id="586" w:author="PR Preview" w:date="2026-01-01T00:00:00Z">
        <w:r>
          <w:t xml:space="preserve">, and</w:t>
        </w:r>
      </w:ins>
      <w:ins w:id="587" w:author="PR Preview" w:date="2026-01-01T00:00:00Z">
        <w:r>
          <w:t xml:space="preserve"> </w:t>
        </w:r>
      </w:ins>
      <m:oMath>
        <m:r>
          <m:t>12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</w:t>
        </w:r>
      </w:ins>
      <w:ins w:id="5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an integer, because</w:t>
        </w:r>
      </w:ins>
      <w:ins w:id="5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598" w:author="PR Preview" w:date="2026-01-01T00:00:00Z">
        <w:r>
          <w:t xml:space="preserve">.</w:t>
        </w:r>
      </w:ins>
    </w:p>
    <w:bookmarkEnd w:id="37"/>
    <w:bookmarkStart w:id="38" w:name="def-even-odd"/>
    <w:p>
      <w:pPr>
        <w:pStyle w:val="FirstParagraph"/>
      </w:pPr>
      <w:ins w:id="599" w:author="PR Preview" w:date="2026-01-01T00:00:00Z">
        <w:r>
          <w:rPr>
            <w:b/>
            <w:bCs/>
          </w:rPr>
          <w:t xml:space="preserve">Definition 7 (Even integer)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 integer (</w:t>
        </w:r>
      </w:ins>
      <w:hyperlink w:anchor="def-integers">
        <w:ins w:id="6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03" w:author="PR Preview" w:date="2026-01-01T00:00:00Z">
        <w:r>
          <w:t xml:space="preserve">)</w:t>
        </w:r>
      </w:ins>
      <w:ins w:id="604" w:author="PR Preview" w:date="2026-01-01T00:00:00Z">
        <w:r>
          <w:t xml:space="preserve"> </w:t>
        </w:r>
      </w:ins>
      <m:oMath>
        <m:r>
          <m:t>n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is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b/>
            <w:bCs/>
          </w:rPr>
          <w:t xml:space="preserve">even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(Wikipedia contributors 2026d)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</w:t>
        </w:r>
      </w:ins>
      <w:ins w:id="6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for some integer</w:t>
        </w:r>
      </w:ins>
      <w:ins w:id="616" w:author="PR Preview" w:date="2026-01-01T00:00:00Z">
        <w:r>
          <w:t xml:space="preserve"> </w:t>
        </w:r>
      </w:ins>
      <m:oMath>
        <m:r>
          <m:t>k</m:t>
        </m:r>
      </m:oMath>
      <w:ins w:id="617" w:author="PR Preview" w:date="2026-01-01T00:00:00Z">
        <w:r>
          <w:t xml:space="preserve">.</w:t>
        </w:r>
      </w:ins>
    </w:p>
    <w:bookmarkEnd w:id="38"/>
    <w:bookmarkStart w:id="39" w:name="def-odd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 (Odd integer)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 integer (</w:t>
        </w:r>
      </w:ins>
      <w:hyperlink w:anchor="def-integers">
        <w:ins w:id="62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2" w:author="PR Preview" w:date="2026-01-01T00:00:00Z">
        <w:r>
          <w:t xml:space="preserve">)</w:t>
        </w:r>
      </w:ins>
      <w:ins w:id="623" w:author="PR Preview" w:date="2026-01-01T00:00:00Z">
        <w:r>
          <w:t xml:space="preserve"> </w:t>
        </w:r>
      </w:ins>
      <m:oMath>
        <m:r>
          <m:t>n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odd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(Wikipedia contributors 2026d)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if</w:t>
        </w:r>
      </w:ins>
      <w:ins w:id="6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for some integer</w:t>
        </w:r>
      </w:ins>
      <w:ins w:id="635" w:author="PR Preview" w:date="2026-01-01T00:00:00Z">
        <w:r>
          <w:t xml:space="preserve"> </w:t>
        </w:r>
      </w:ins>
      <m:oMath>
        <m:r>
          <m:t>k</m:t>
        </m:r>
      </m:oMath>
      <w:ins w:id="636" w:author="PR Preview" w:date="2026-01-01T00:00:00Z">
        <w:r>
          <w:t xml:space="preserve">.</w:t>
        </w:r>
      </w:ins>
    </w:p>
    <w:bookmarkEnd w:id="39"/>
    <w:bookmarkStart w:id="40" w:name="exm-even-odd"/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Example 5 (Even and odd integers)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is even, because</w:t>
        </w:r>
      </w:ins>
      <w:ins w:id="642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64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even, because</w:t>
        </w:r>
      </w:ins>
      <w:ins w:id="64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6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odd, because</w:t>
        </w:r>
      </w:ins>
      <w:ins w:id="65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odd, because</w:t>
        </w:r>
      </w:ins>
      <w:ins w:id="654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6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is neither even nor odd, because it is not an integer.</w:t>
        </w:r>
      </w:ins>
    </w:p>
    <w:bookmarkEnd w:id="40"/>
    <w:bookmarkStart w:id="41" w:name="rem-integer-closure"/>
    <w:p>
      <w:pPr>
        <w:pStyle w:val="FirstParagraph"/>
      </w:pPr>
      <w:ins w:id="658" w:author="PR Preview" w:date="2026-01-01T00:00:00Z">
        <w:r>
          <w:rPr>
            <w:i/>
            <w:iCs/>
          </w:rPr>
          <w:t xml:space="preserve">Remark 3</w:t>
        </w:r>
      </w:ins>
      <w:ins w:id="659" w:author="PR Preview" w:date="2026-01-01T00:00:00Z">
        <w:r>
          <w:t xml:space="preserve"> (Facts about integers used without proof). </w:t>
        </w:r>
      </w:ins>
      <w:ins w:id="660" w:author="PR Preview" w:date="2026-01-01T00:00:00Z">
        <w:r>
          <w:t xml:space="preserve">These notes use two facts about the integers (</w:t>
        </w:r>
      </w:ins>
      <w:hyperlink w:anchor="def-integers">
        <w:ins w:id="6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2" w:author="PR Preview" w:date="2026-01-01T00:00:00Z">
        <w:r>
          <w:t xml:space="preserve">) without proving them:</w:t>
        </w:r>
      </w:ins>
    </w:p>
    <w:p>
      <w:pPr>
        <w:pStyle w:val="Compact"/>
        <w:numPr>
          <w:ilvl w:val="0"/>
          <w:numId w:val="1008"/>
        </w:numPr>
      </w:pPr>
      <w:ins w:id="663" w:author="PR Preview" w:date="2026-01-01T00:00:00Z">
        <w:r>
          <w:t xml:space="preserve">the sum, difference and product of two integers are integers;</w:t>
        </w:r>
      </w:ins>
    </w:p>
    <w:p>
      <w:pPr>
        <w:pStyle w:val="Compact"/>
        <w:numPr>
          <w:ilvl w:val="0"/>
          <w:numId w:val="1008"/>
        </w:numPr>
      </w:pPr>
      <w:ins w:id="664" w:author="PR Preview" w:date="2026-01-01T00:00:00Z">
        <w:r>
          <w:t xml:space="preserve">every integer is even or odd (</w:t>
        </w:r>
      </w:ins>
      <w:hyperlink w:anchor="def-even-odd">
        <w:ins w:id="6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hyperlink w:anchor="def-odd">
        <w:ins w:id="6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9" w:author="PR Preview" w:date="2026-01-01T00:00:00Z">
        <w:r>
          <w:t xml:space="preserve">), and none is both.</w:t>
        </w:r>
      </w:ins>
    </w:p>
    <w:bookmarkEnd w:id="41"/>
    <w:bookmarkStart w:id="43" w:name="rem-definitions-iff"/>
    <w:p>
      <w:pPr>
        <w:pStyle w:val="FirstParagraph"/>
      </w:pPr>
      <w:ins w:id="670" w:author="PR Preview" w:date="2026-01-01T00:00:00Z">
        <w:r>
          <w:rPr>
            <w:i/>
            <w:iCs/>
          </w:rPr>
          <w:t xml:space="preserve">Remark 4</w:t>
        </w:r>
      </w:ins>
      <w:ins w:id="671" w:author="PR Preview" w:date="2026-01-01T00:00:00Z">
        <w:r>
          <w:t xml:space="preserve"> (A definition’s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“if”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means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“if and only if”</w:t>
        </w:r>
      </w:ins>
      <w:ins w:id="678" w:author="PR Preview" w:date="2026-01-01T00:00:00Z">
        <w:r>
          <w:t xml:space="preserve">). </w:t>
        </w:r>
      </w:ins>
      <w:hyperlink w:anchor="def-even-odd">
        <w:ins w:id="6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says that</w:t>
        </w:r>
      </w:ins>
      <w:ins w:id="682" w:author="PR Preview" w:date="2026-01-01T00:00:00Z">
        <w:r>
          <w:t xml:space="preserve"> </w:t>
        </w:r>
      </w:ins>
      <m:oMath>
        <m:r>
          <m:t>n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even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“if”</w:t>
        </w:r>
      </w:ins>
      <w:ins w:id="6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for some integer</w:t>
        </w:r>
      </w:ins>
      <w:ins w:id="690" w:author="PR Preview" w:date="2026-01-01T00:00:00Z">
        <w:r>
          <w:t xml:space="preserve"> </w:t>
        </w:r>
      </w:ins>
      <m:oMath>
        <m:r>
          <m:t>k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but it means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“if and only if”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(</w:t>
        </w:r>
      </w:ins>
      <w:hyperlink r:id="rId42">
        <w:ins w:id="698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699" w:author="PR Preview" w:date="2026-01-01T00:00:00Z">
        <w:r>
          <w:t xml:space="preserve">):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 integer is even exactly when it can be written as</w:t>
        </w:r>
      </w:ins>
      <w:ins w:id="702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So a proof can use a definition in both directions: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to show that</w:t>
        </w:r>
      </w:ins>
      <w:ins w:id="708" w:author="PR Preview" w:date="2026-01-01T00:00:00Z">
        <w:r>
          <w:t xml:space="preserve"> </w:t>
        </w:r>
      </w:ins>
      <m:oMath>
        <m:r>
          <m:t>n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even, write</w:t>
        </w:r>
      </w:ins>
      <w:ins w:id="711" w:author="PR Preview" w:date="2026-01-01T00:00:00Z">
        <w:r>
          <w:t xml:space="preserve"> </w:t>
        </w:r>
      </w:ins>
      <m:oMath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as</w:t>
        </w:r>
      </w:ins>
      <w:ins w:id="714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15" w:author="PR Preview" w:date="2026-01-01T00:00:00Z">
        <w:r>
          <w:t xml:space="preserve">;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 from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“</w:t>
        </w:r>
      </w:ins>
      <m:oMath>
        <m:r>
          <m:t>n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even”</w:t>
        </w:r>
      </w:ins>
      <w:ins w:id="722" w:author="PR Preview" w:date="2026-01-01T00:00:00Z">
        <w:r>
          <w:t xml:space="preserve">, conclude that</w:t>
        </w:r>
      </w:ins>
      <w:ins w:id="7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for some integer</w:t>
        </w:r>
      </w:ins>
      <w:ins w:id="726" w:author="PR Preview" w:date="2026-01-01T00:00:00Z">
        <w:r>
          <w:t xml:space="preserve"> </w:t>
        </w:r>
      </w:ins>
      <m:oMath>
        <m:r>
          <m:t>k</m:t>
        </m:r>
      </m:oMath>
      <w:ins w:id="727" w:author="PR Preview" w:date="2026-01-01T00:00:00Z">
        <w:r>
          <w:t xml:space="preserve">.</w:t>
        </w:r>
      </w:ins>
    </w:p>
    <w:bookmarkEnd w:id="43"/>
    <w:bookmarkStart w:id="44" w:name="def-divides"/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Definition 9 (Divides)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Let</w:t>
        </w:r>
      </w:ins>
      <w:ins w:id="731" w:author="PR Preview" w:date="2026-01-01T00:00:00Z">
        <w:r>
          <w:t xml:space="preserve"> </w:t>
        </w:r>
      </w:ins>
      <m:oMath>
        <m:r>
          <m:t>a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b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be integers (</w:t>
        </w:r>
      </w:ins>
      <w:hyperlink w:anchor="def-integers">
        <w:ins w:id="73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38" w:author="PR Preview" w:date="2026-01-01T00:00:00Z">
        <w:r>
          <w:t xml:space="preserve">).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We say that</w:t>
        </w:r>
      </w:ins>
      <w:ins w:id="741" w:author="PR Preview" w:date="2026-01-01T00:00:00Z">
        <w:r>
          <w:t xml:space="preserve"> </w:t>
        </w:r>
      </w:ins>
      <m:oMath>
        <m:r>
          <m:t>a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divides</w:t>
        </w:r>
      </w:ins>
      <w:ins w:id="744" w:author="PR Preview" w:date="2026-01-01T00:00:00Z">
        <w:r>
          <w:t xml:space="preserve"> </w:t>
        </w:r>
      </w:ins>
      <m:oMath>
        <m:r>
          <m:t>b</m:t>
        </m:r>
      </m:oMath>
      <w:ins w:id="745" w:author="PR Preview" w:date="2026-01-01T00:00:00Z">
        <w:r>
          <w:t xml:space="preserve">, written</w:t>
        </w:r>
      </w:ins>
      <w:ins w:id="7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if</w:t>
        </w:r>
      </w:ins>
      <w:ins w:id="7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 some integer</w:t>
        </w:r>
      </w:ins>
      <w:ins w:id="753" w:author="PR Preview" w:date="2026-01-01T00:00:00Z">
        <w:r>
          <w:t xml:space="preserve"> </w:t>
        </w:r>
      </w:ins>
      <m:oMath>
        <m:r>
          <m:t>c</m:t>
        </m:r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When</w:t>
        </w:r>
      </w:ins>
      <w:ins w:id="757" w:author="PR Preview" w:date="2026-01-01T00:00:00Z">
        <w:r>
          <w:t xml:space="preserve"> </w:t>
        </w:r>
      </w:ins>
      <m:oMath>
        <m:r>
          <m:t>a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does not divide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, we write</w:t>
        </w:r>
      </w:ins>
      <w:ins w:id="7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∤</m:t>
        </m:r>
        <m:r>
          <m:t>b</m:t>
        </m:r>
      </m:oMath>
      <w:ins w:id="763" w:author="PR Preview" w:date="2026-01-01T00:00:00Z">
        <w:r>
          <w:t xml:space="preserve">.</w:t>
        </w:r>
      </w:ins>
    </w:p>
    <w:bookmarkEnd w:id="44"/>
    <w:bookmarkStart w:id="45" w:name="exm-divides"/>
    <w:p>
      <w:pPr>
        <w:pStyle w:val="BodyText"/>
      </w:pPr>
      <w:ins w:id="764" w:author="PR Preview" w:date="2026-01-01T00:00:00Z">
        <w:r>
          <w:rPr>
            <w:b/>
            <w:bCs/>
          </w:rPr>
          <w:t xml:space="preserve">Example 6 (Divisors)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ins w:id="767" w:author="PR Preview" w:date="2026-01-01T00:00:00Z">
        <w:r>
          <w:t xml:space="preserve">, because</w:t>
        </w:r>
      </w:ins>
      <w:ins w:id="768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7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ins w:id="770" w:author="PR Preview" w:date="2026-01-01T00:00:00Z">
        <w:r>
          <w:t xml:space="preserve">, because</w:t>
        </w:r>
      </w:ins>
      <w:ins w:id="771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ins w:id="773" w:author="PR Preview" w:date="2026-01-01T00:00:00Z">
        <w:r>
          <w:t xml:space="preserve">:</w:t>
        </w:r>
      </w:ins>
      <w:ins w:id="774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increases with</w:t>
        </w:r>
      </w:ins>
      <w:ins w:id="777" w:author="PR Preview" w:date="2026-01-01T00:00:00Z">
        <w:r>
          <w:t xml:space="preserve"> </w:t>
        </w:r>
      </w:ins>
      <m:oMath>
        <m:r>
          <m:t>c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ins w:id="783" w:author="PR Preview" w:date="2026-01-01T00:00:00Z">
        <w:r>
          <w:t xml:space="preserve">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 there is no integer between</w:t>
        </w:r>
      </w:ins>
      <w:ins w:id="786" w:author="PR Preview" w:date="2026-01-01T00:00:00Z">
        <w:r>
          <w:t xml:space="preserve"> </w:t>
        </w:r>
      </w:ins>
      <m:oMath>
        <m:r>
          <m:t>4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and</w:t>
        </w:r>
      </w:ins>
      <w:ins w:id="789" w:author="PR Preview" w:date="2026-01-01T00:00:00Z">
        <w:r>
          <w:t xml:space="preserve"> </w:t>
        </w:r>
      </w:ins>
      <m:oMath>
        <m:r>
          <m:t>5</m:t>
        </m:r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no integer</w:t>
        </w:r>
      </w:ins>
      <w:ins w:id="793" w:author="PR Preview" w:date="2026-01-01T00:00:00Z">
        <w:r>
          <w:t xml:space="preserve"> </w:t>
        </w:r>
      </w:ins>
      <m:oMath>
        <m:r>
          <m:t>c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gives</w:t>
        </w:r>
      </w:ins>
      <w:ins w:id="796" w:author="PR Preview" w:date="2026-01-01T00:00:00Z">
        <w:r>
          <w:t xml:space="preserve"> </w:t>
        </w:r>
      </w:ins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ins w:id="7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98" w:author="PR Preview" w:date="2026-01-01T00:00:00Z">
        <w:r>
          <w:t xml:space="preserve">Every integer</w:t>
        </w:r>
      </w:ins>
      <w:ins w:id="799" w:author="PR Preview" w:date="2026-01-01T00:00:00Z">
        <w:r>
          <w:t xml:space="preserve"> </w:t>
        </w:r>
      </w:ins>
      <m:oMath>
        <m:r>
          <m:t>a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divides</w:t>
        </w:r>
      </w:ins>
      <w:ins w:id="802" w:author="PR Preview" w:date="2026-01-01T00:00:00Z">
        <w:r>
          <w:t xml:space="preserve"> </w:t>
        </w:r>
      </w:ins>
      <m:oMath>
        <m:r>
          <m:t>0</m:t>
        </m:r>
      </m:oMath>
      <w:ins w:id="803" w:author="PR Preview" w:date="2026-01-01T00:00:00Z">
        <w:r>
          <w:t xml:space="preserve">, because</w:t>
        </w:r>
      </w:ins>
      <w:ins w:id="8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ins w:id="8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divides only</w:t>
        </w:r>
      </w:ins>
      <w:ins w:id="808" w:author="PR Preview" w:date="2026-01-01T00:00:00Z">
        <w:r>
          <w:t xml:space="preserve"> </w:t>
        </w:r>
      </w:ins>
      <m:oMath>
        <m:r>
          <m:t>0</m:t>
        </m:r>
      </m:oMath>
      <w:ins w:id="809" w:author="PR Preview" w:date="2026-01-01T00:00:00Z">
        <w:r>
          <w:t xml:space="preserve">, because</w:t>
        </w:r>
      </w:ins>
      <w:ins w:id="81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for every integer</w:t>
        </w:r>
      </w:ins>
      <w:ins w:id="813" w:author="PR Preview" w:date="2026-01-01T00:00:00Z">
        <w:r>
          <w:t xml:space="preserve"> </w:t>
        </w:r>
      </w:ins>
      <m:oMath>
        <m:r>
          <m:t>c</m:t>
        </m:r>
      </m:oMath>
      <w:ins w:id="814" w:author="PR Preview" w:date="2026-01-01T00:00:00Z">
        <w:r>
          <w:t xml:space="preserve">.</w:t>
        </w:r>
      </w:ins>
    </w:p>
    <w:bookmarkEnd w:id="45"/>
    <w:bookmarkStart w:id="46" w:name="rem-racket-divides"/>
    <w:p>
      <w:pPr>
        <w:pStyle w:val="FirstParagraph"/>
      </w:pPr>
      <w:ins w:id="815" w:author="PR Preview" w:date="2026-01-01T00:00:00Z">
        <w:r>
          <w:rPr>
            <w:i/>
            <w:iCs/>
          </w:rPr>
          <w:t xml:space="preserve">Remark 5</w:t>
        </w:r>
      </w:ins>
      <w:ins w:id="816" w:author="PR Preview" w:date="2026-01-01T00:00:00Z">
        <w:r>
          <w:t xml:space="preserve"> (Divisibility in Racket). </w:t>
        </w:r>
      </w:ins>
      <w:ins w:id="817" w:author="PR Preview" w:date="2026-01-01T00:00:00Z">
        <w:r>
          <w:t xml:space="preserve">For a nonzero integer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rStyle w:val="VerbatimChar"/>
          </w:rPr>
          <w:t xml:space="preserve">a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Racket’s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rStyle w:val="VerbatimChar"/>
          </w:rPr>
          <w:t xml:space="preserve">(remainder b a)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returns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rStyle w:val="VerbatimChar"/>
          </w:rPr>
          <w:t xml:space="preserve">0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exactly when</w:t>
        </w:r>
      </w:ins>
      <w:ins w:id="8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divides">
        <w:ins w:id="83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35" w:author="PR Preview" w:date="2026-01-01T00:00:00Z">
        <w:r>
          <w:t xml:space="preserve">),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so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rPr>
            <w:rStyle w:val="VerbatimChar"/>
          </w:rPr>
          <w:t xml:space="preserve">(zero? (remainder b a))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tests divisibility.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rStyle w:val="VerbatimChar"/>
          </w:rPr>
          <w:t xml:space="preserve">(zero? (remainder 12 3))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returns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rPr>
            <w:rStyle w:val="VerbatimChar"/>
          </w:rPr>
          <w:t xml:space="preserve">#t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and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rStyle w:val="VerbatimChar"/>
          </w:rPr>
          <w:t xml:space="preserve">(zero? (remainder 13 3))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returns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rPr>
            <w:rStyle w:val="VerbatimChar"/>
          </w:rPr>
          <w:t xml:space="preserve">#f</w:t>
        </w:r>
      </w:ins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as in</w:t>
        </w:r>
      </w:ins>
      <w:ins w:id="859" w:author="PR Preview" w:date="2026-01-01T00:00:00Z">
        <w:r>
          <w:t xml:space="preserve"> </w:t>
        </w:r>
      </w:ins>
      <w:hyperlink w:anchor="exm-divides">
        <w:ins w:id="86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rPr>
            <w:rStyle w:val="VerbatimChar"/>
          </w:rPr>
          <w:t xml:space="preserve">(remainder 12 0)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raises an error,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so a Racket test of</w:t>
        </w:r>
      </w:ins>
      <w:ins w:id="8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has to handle</w:t>
        </w:r>
      </w:ins>
      <w:ins w:id="8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on its own.</w:t>
        </w:r>
      </w:ins>
    </w:p>
    <w:bookmarkEnd w:id="46"/>
    <w:bookmarkEnd w:id="47"/>
    <w:bookmarkStart w:id="61" w:name="sec-direct-proof"/>
    <w:p>
      <w:pPr>
        <w:pStyle w:val="Heading1"/>
      </w:pPr>
      <w:ins w:id="874" w:author="PR Preview" w:date="2026-01-01T00:00:00Z">
        <w:r>
          <w:t xml:space="preserve">3. Direct proof</w:t>
        </w:r>
      </w:ins>
    </w:p>
    <w:bookmarkStart w:id="51" w:name="exr-odd-linear"/>
    <w:p>
      <w:pPr>
        <w:pStyle w:val="FirstParagraph"/>
      </w:pPr>
      <w:ins w:id="875" w:author="PR Preview" w:date="2026-01-01T00:00:00Z">
        <w:r>
          <w:rPr>
            <w:b/>
            <w:bCs/>
          </w:rPr>
          <w:t xml:space="preserve">Exercise 3 (An odd input)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Show that if</w:t>
        </w:r>
      </w:ins>
      <w:ins w:id="878" w:author="PR Preview" w:date="2026-01-01T00:00:00Z">
        <w:r>
          <w:t xml:space="preserve"> </w:t>
        </w:r>
      </w:ins>
      <m:oMath>
        <m:r>
          <m:t>n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an odd integer, then</w:t>
        </w:r>
      </w:ins>
      <w:ins w:id="881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 even.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ins w:id="884" w:author="PR Preview" w:date="2026-01-01T00:00:00Z">
        <w:r>
          <w:rPr>
            <w:i/>
            <w:iCs/>
          </w:rPr>
          <w:t xml:space="preserve">Solution 3</w:t>
        </w:r>
      </w:ins>
      <w:ins w:id="885" w:author="PR Preview" w:date="2026-01-01T00:00:00Z">
        <w:r>
          <w:t xml:space="preserve">. </w:t>
        </w:r>
      </w:ins>
      <w:ins w:id="886" w:author="PR Preview" w:date="2026-01-01T00:00:00Z">
        <w:r>
          <w:t xml:space="preserve">Suppose</w:t>
        </w:r>
      </w:ins>
      <w:ins w:id="887" w:author="PR Preview" w:date="2026-01-01T00:00:00Z">
        <w:r>
          <w:t xml:space="preserve"> </w:t>
        </w:r>
      </w:ins>
      <m:oMath>
        <m:r>
          <m:t>n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an odd integer.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By</w:t>
        </w:r>
      </w:ins>
      <w:ins w:id="892" w:author="PR Preview" w:date="2026-01-01T00:00:00Z">
        <w:r>
          <w:t xml:space="preserve"> </w:t>
        </w:r>
      </w:ins>
      <w:hyperlink w:anchor="def-odd">
        <w:ins w:id="8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for some integer</w:t>
        </w:r>
      </w:ins>
      <w:ins w:id="898" w:author="PR Preview" w:date="2026-01-01T00:00:00Z">
        <w:r>
          <w:t xml:space="preserve"> </w:t>
        </w:r>
      </w:ins>
      <m:oMath>
        <m:r>
          <m:t>k</m:t>
        </m:r>
      </m:oMath>
      <w:ins w:id="899" w:author="PR Preview" w:date="2026-01-01T00:00:00Z">
        <w:r>
          <w:t xml:space="preserve">.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02" w:author="PR Preview" w:date="2026-01-01T00:00:00Z">
        <w:r>
          <w:t xml:space="preserve">Since</w:t>
        </w:r>
      </w:ins>
      <w:ins w:id="903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an integer (</w:t>
        </w:r>
      </w:ins>
      <w:hyperlink w:anchor="rem-integer-closure">
        <w:ins w:id="906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907" w:author="PR Preview" w:date="2026-01-01T00:00:00Z">
        <w:r>
          <w:t xml:space="preserve">),</w:t>
        </w:r>
      </w:ins>
      <w:ins w:id="908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even, by</w:t>
        </w:r>
      </w:ins>
      <w:ins w:id="911" w:author="PR Preview" w:date="2026-01-01T00:00:00Z">
        <w:r>
          <w:t xml:space="preserve"> </w:t>
        </w:r>
      </w:ins>
      <w:hyperlink w:anchor="def-even-odd">
        <w:ins w:id="9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13" w:author="PR Preview" w:date="2026-01-01T00:00:00Z">
        <w:r>
          <w:t xml:space="preserve">.</w:t>
        </w:r>
      </w:ins>
    </w:p>
    <w:bookmarkEnd w:id="52"/>
    <w:bookmarkStart w:id="53" w:name="def-proof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10 (Proof)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proof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(Wikipedia contributors 2026c)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of a proposition (</w:t>
        </w:r>
      </w:ins>
      <w:hyperlink r:id="rId18">
        <w:ins w:id="923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924" w:author="PR Preview" w:date="2026-01-01T00:00:00Z">
        <w:r>
          <w:t xml:space="preserve">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finite list of statements that ends with that proposition,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0"/>
        </w:numPr>
      </w:pPr>
      <w:ins w:id="929" w:author="PR Preview" w:date="2026-01-01T00:00:00Z">
        <w:r>
          <w:t xml:space="preserve">an assumption,</w:t>
        </w:r>
      </w:ins>
    </w:p>
    <w:p>
      <w:pPr>
        <w:pStyle w:val="Compact"/>
        <w:numPr>
          <w:ilvl w:val="0"/>
          <w:numId w:val="1010"/>
        </w:numPr>
      </w:pPr>
      <w:ins w:id="930" w:author="PR Preview" w:date="2026-01-01T00:00:00Z">
        <w:r>
          <w:t xml:space="preserve">a definition,</w:t>
        </w:r>
      </w:ins>
    </w:p>
    <w:p>
      <w:pPr>
        <w:pStyle w:val="Compact"/>
        <w:numPr>
          <w:ilvl w:val="0"/>
          <w:numId w:val="1010"/>
        </w:numPr>
      </w:pPr>
      <w:ins w:id="931" w:author="PR Preview" w:date="2026-01-01T00:00:00Z">
        <w:r>
          <w:t xml:space="preserve">a previously proved result, or</w:t>
        </w:r>
      </w:ins>
    </w:p>
    <w:p>
      <w:pPr>
        <w:pStyle w:val="Compact"/>
        <w:numPr>
          <w:ilvl w:val="0"/>
          <w:numId w:val="1010"/>
        </w:numPr>
      </w:pPr>
      <w:ins w:id="932" w:author="PR Preview" w:date="2026-01-01T00:00:00Z">
        <w:r>
          <w:t xml:space="preserve">a consequence of earlier statements in the list,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by one rule of logic or algebra.</w:t>
        </w:r>
      </w:ins>
    </w:p>
    <w:bookmarkEnd w:id="53"/>
    <w:bookmarkStart w:id="54" w:name="exm-proof-odd-linear"/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Example 7 (A proof, statement by statement)</w:t>
        </w:r>
      </w:ins>
      <w:ins w:id="936" w:author="PR Preview" w:date="2026-01-01T00:00:00Z">
        <w:r>
          <w:t xml:space="preserve"> </w:t>
        </w:r>
      </w:ins>
      <w:hyperlink w:anchor="sol-odd-linear">
        <w:ins w:id="937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a proof (</w:t>
        </w:r>
      </w:ins>
      <w:hyperlink w:anchor="def-proof">
        <w:ins w:id="94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1" w:author="PR Preview" w:date="2026-01-01T00:00:00Z">
        <w:r>
          <w:t xml:space="preserve">) of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is even”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in which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“</w:t>
        </w:r>
      </w:ins>
      <m:oMath>
        <m:r>
          <m:t>n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is an odd integer”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is an assumption.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Its statements are:</w:t>
        </w:r>
      </w:ins>
    </w:p>
    <w:p>
      <w:pPr>
        <w:pStyle w:val="Compact"/>
        <w:numPr>
          <w:ilvl w:val="0"/>
          <w:numId w:val="1011"/>
        </w:numPr>
      </w:pPr>
      <w:ins w:id="956" w:author="PR Preview" w:date="2026-01-01T00:00:00Z">
        <w:r>
          <w:t xml:space="preserve">the assumption:</w:t>
        </w:r>
      </w:ins>
      <w:ins w:id="957" w:author="PR Preview" w:date="2026-01-01T00:00:00Z">
        <w:r>
          <w:t xml:space="preserve"> </w:t>
        </w:r>
      </w:ins>
      <m:oMath>
        <m:r>
          <m:t>n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is an odd integer;</w:t>
        </w:r>
      </w:ins>
    </w:p>
    <w:p>
      <w:pPr>
        <w:pStyle w:val="Compact"/>
        <w:numPr>
          <w:ilvl w:val="0"/>
          <w:numId w:val="1011"/>
        </w:numPr>
      </w:pPr>
      <w:ins w:id="960" w:author="PR Preview" w:date="2026-01-01T00:00:00Z">
        <w:r>
          <w:t xml:space="preserve">a definition:</w:t>
        </w:r>
      </w:ins>
      <w:ins w:id="9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 some integer</w:t>
        </w:r>
      </w:ins>
      <w:ins w:id="964" w:author="PR Preview" w:date="2026-01-01T00:00:00Z">
        <w:r>
          <w:t xml:space="preserve"> </w:t>
        </w:r>
      </w:ins>
      <m:oMath>
        <m:r>
          <m:t>k</m:t>
        </m:r>
      </m:oMath>
      <w:ins w:id="965" w:author="PR Preview" w:date="2026-01-01T00:00:00Z">
        <w:r>
          <w:t xml:space="preserve">, by</w:t>
        </w:r>
      </w:ins>
      <w:ins w:id="966" w:author="PR Preview" w:date="2026-01-01T00:00:00Z">
        <w:r>
          <w:t xml:space="preserve"> </w:t>
        </w:r>
      </w:ins>
      <w:hyperlink w:anchor="def-odd">
        <w:ins w:id="9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6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69" w:author="PR Preview" w:date="2026-01-01T00:00:00Z">
        <w:r>
          <w:t xml:space="preserve">consequences by algebra:</w:t>
        </w:r>
      </w:ins>
      <w:ins w:id="970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72" w:author="PR Preview" w:date="2026-01-01T00:00:00Z">
        <w:r>
          <w:t xml:space="preserve">a definition:</w:t>
        </w:r>
      </w:ins>
      <w:ins w:id="973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is even, by</w:t>
        </w:r>
      </w:ins>
      <w:ins w:id="976" w:author="PR Preview" w:date="2026-01-01T00:00:00Z">
        <w:r>
          <w:t xml:space="preserve"> </w:t>
        </w:r>
      </w:ins>
      <w:hyperlink w:anchor="def-even-odd">
        <w:ins w:id="97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78" w:author="PR Preview" w:date="2026-01-01T00:00:00Z">
        <w:r>
          <w:t xml:space="preserve">, since</w:t>
        </w:r>
      </w:ins>
      <w:ins w:id="979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 an integer.</w:t>
        </w:r>
      </w:ins>
    </w:p>
    <w:bookmarkEnd w:id="54"/>
    <w:bookmarkStart w:id="55" w:name="def-direct-proof"/>
    <w:p>
      <w:pPr>
        <w:pStyle w:val="FirstParagraph"/>
      </w:pPr>
      <w:ins w:id="982" w:author="PR Preview" w:date="2026-01-01T00:00:00Z">
        <w:r>
          <w:rPr>
            <w:b/>
            <w:bCs/>
          </w:rPr>
          <w:t xml:space="preserve">Definition 11 (Direct proof)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direct proof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of a conditional</w:t>
        </w:r>
      </w:ins>
      <w:ins w:id="9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(</w:t>
        </w:r>
      </w:ins>
      <w:hyperlink r:id="rId14">
        <w:ins w:id="992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993" w:author="PR Preview" w:date="2026-01-01T00:00:00Z">
        <w:r>
          <w:t xml:space="preserve">)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a proof (</w:t>
        </w:r>
      </w:ins>
      <w:hyperlink w:anchor="def-proof">
        <w:ins w:id="99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97" w:author="PR Preview" w:date="2026-01-01T00:00:00Z">
        <w:r>
          <w:t xml:space="preserve">) of</w:t>
        </w:r>
      </w:ins>
      <w:ins w:id="998" w:author="PR Preview" w:date="2026-01-01T00:00:00Z">
        <w:r>
          <w:t xml:space="preserve"> </w:t>
        </w:r>
      </w:ins>
      <m:oMath>
        <m:r>
          <m:t>Q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in which</w:t>
        </w:r>
      </w:ins>
      <w:ins w:id="1001" w:author="PR Preview" w:date="2026-01-01T00:00:00Z">
        <w:r>
          <w:t xml:space="preserve"> </w:t>
        </w:r>
      </w:ins>
      <m:oMath>
        <m:r>
          <m:t>P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 an assumption.</w:t>
        </w:r>
      </w:ins>
    </w:p>
    <w:bookmarkEnd w:id="55"/>
    <w:bookmarkStart w:id="56" w:name="exm-direct-proof"/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Example 8 (A direct proof)</w:t>
        </w:r>
      </w:ins>
      <w:ins w:id="1005" w:author="PR Preview" w:date="2026-01-01T00:00:00Z">
        <w:r>
          <w:t xml:space="preserve"> </w:t>
        </w:r>
      </w:ins>
      <w:hyperlink w:anchor="sol-odd-linear">
        <w:ins w:id="1006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 a direct proof (</w:t>
        </w:r>
      </w:ins>
      <w:hyperlink w:anchor="def-direct-proof">
        <w:ins w:id="100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10" w:author="PR Preview" w:date="2026-01-01T00:00:00Z">
        <w:r>
          <w:t xml:space="preserve">) of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“if</w:t>
        </w:r>
      </w:ins>
      <w:ins w:id="1013" w:author="PR Preview" w:date="2026-01-01T00:00:00Z">
        <w:r>
          <w:t xml:space="preserve"> </w:t>
        </w:r>
      </w:ins>
      <m:oMath>
        <m:r>
          <m:t>n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an odd integer, then</w:t>
        </w:r>
      </w:ins>
      <w:ins w:id="1016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even”</w:t>
        </w:r>
      </w:ins>
      <w:ins w:id="1019" w:author="PR Preview" w:date="2026-01-01T00:00:00Z">
        <w:r>
          <w:t xml:space="preserve">: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it assumes</w:t>
        </w:r>
      </w:ins>
      <w:ins w:id="1022" w:author="PR Preview" w:date="2026-01-01T00:00:00Z">
        <w:r>
          <w:t xml:space="preserve"> </w:t>
        </w:r>
      </w:ins>
      <m:oMath>
        <m:r>
          <m:t>P</m:t>
        </m:r>
      </m:oMath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“</w:t>
        </w:r>
      </w:ins>
      <m:oMath>
        <m:r>
          <m:t>n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is an odd integer”</w:t>
        </w:r>
      </w:ins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 ends with</w:t>
        </w:r>
      </w:ins>
      <w:ins w:id="1031" w:author="PR Preview" w:date="2026-01-01T00:00:00Z">
        <w:r>
          <w:t xml:space="preserve"> </w:t>
        </w:r>
      </w:ins>
      <m:oMath>
        <m:r>
          <m:t>Q</m:t>
        </m:r>
      </m:oMath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 even”</w:t>
        </w:r>
      </w:ins>
      <w:ins w:id="1037" w:author="PR Preview" w:date="2026-01-01T00:00:00Z">
        <w:r>
          <w:t xml:space="preserve">.</w:t>
        </w:r>
      </w:ins>
    </w:p>
    <w:bookmarkEnd w:id="56"/>
    <w:bookmarkStart w:id="58" w:name="rem-direct-proof-template"/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Remark 6</w:t>
        </w:r>
      </w:ins>
      <w:ins w:id="1039" w:author="PR Preview" w:date="2026-01-01T00:00:00Z">
        <w:r>
          <w:t xml:space="preserve"> (The shape of a direct proof). </w:t>
        </w:r>
      </w:ins>
      <w:ins w:id="1040" w:author="PR Preview" w:date="2026-01-01T00:00:00Z">
        <w:r>
          <w:t xml:space="preserve">A direct proof (</w:t>
        </w:r>
      </w:ins>
      <w:hyperlink w:anchor="def-direct-proof">
        <w:ins w:id="104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42" w:author="PR Preview" w:date="2026-01-01T00:00:00Z">
        <w:r>
          <w:t xml:space="preserve">) of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“if</w:t>
        </w:r>
      </w:ins>
      <w:ins w:id="1045" w:author="PR Preview" w:date="2026-01-01T00:00:00Z">
        <w:r>
          <w:t xml:space="preserve"> </w:t>
        </w:r>
      </w:ins>
      <m:oMath>
        <m:r>
          <m:t>P</m:t>
        </m:r>
      </m:oMath>
      <w:ins w:id="1046" w:author="PR Preview" w:date="2026-01-01T00:00:00Z">
        <w:r>
          <w:t xml:space="preserve">, then</w:t>
        </w:r>
      </w:ins>
      <w:ins w:id="1047" w:author="PR Preview" w:date="2026-01-01T00:00:00Z">
        <w:r>
          <w:t xml:space="preserve"> </w:t>
        </w:r>
      </w:ins>
      <m:oMath>
        <m:r>
          <m:t>Q</m:t>
        </m:r>
      </m:oMath>
      <w:ins w:id="1048" w:author="PR Preview" w:date="2026-01-01T00:00:00Z">
        <w:r>
          <w:t xml:space="preserve">”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has this shape:</w:t>
        </w:r>
      </w:ins>
    </w:p>
    <w:p>
      <w:pPr>
        <w:pStyle w:val="BlockText"/>
      </w:pPr>
      <w:ins w:id="1051" w:author="PR Preview" w:date="2026-01-01T00:00:00Z">
        <w:r>
          <w:t xml:space="preserve">Suppose</w:t>
        </w:r>
      </w:ins>
      <w:ins w:id="1052" w:author="PR Preview" w:date="2026-01-01T00:00:00Z">
        <w:r>
          <w:t xml:space="preserve"> </w:t>
        </w:r>
      </w:ins>
      <m:oMath>
        <m:r>
          <m:t>P</m:t>
        </m:r>
      </m:oMath>
      <w:ins w:id="1053" w:author="PR Preview" w:date="2026-01-01T00:00:00Z">
        <w:r>
          <w:t xml:space="preserve">.</w:t>
        </w:r>
      </w:ins>
      <w:ins w:id="1054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055" w:author="PR Preview" w:date="2026-01-01T00:00:00Z">
        <w:r>
          <w:br/>
        </w:r>
      </w:ins>
      <w:ins w:id="1056" w:author="PR Preview" w:date="2026-01-01T00:00:00Z">
        <w:r>
          <w:t xml:space="preserve">Therefore</w:t>
        </w:r>
      </w:ins>
      <w:ins w:id="1057" w:author="PR Preview" w:date="2026-01-01T00:00:00Z">
        <w:r>
          <w:t xml:space="preserve"> </w:t>
        </w:r>
      </w:ins>
      <m:oMath>
        <m:r>
          <m:t>Q</m:t>
        </m:r>
      </m:oMath>
      <w:ins w:id="1058" w:author="PR Preview" w:date="2026-01-01T00:00:00Z">
        <w:r>
          <w:t xml:space="preserve">.</w:t>
        </w:r>
      </w:ins>
    </w:p>
    <w:p>
      <w:pPr>
        <w:pStyle w:val="FirstParagraph"/>
      </w:pPr>
      <w:ins w:id="1059" w:author="PR Preview" w:date="2026-01-01T00:00:00Z">
        <w:r>
          <w:t xml:space="preserve">Write the first and last lines first,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then fill in the middle,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usually by replacing each defined term with its definition (</w:t>
        </w:r>
      </w:ins>
      <w:hyperlink w:anchor="rem-definitions-iff">
        <w:ins w:id="106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065" w:author="PR Preview" w:date="2026-01-01T00:00:00Z">
        <w:r>
          <w:t xml:space="preserve">).</w:t>
        </w:r>
      </w:ins>
    </w:p>
    <w:p>
      <w:pPr>
        <w:pStyle w:val="BodyText"/>
      </w:pPr>
      <w:ins w:id="1066" w:author="PR Preview" w:date="2026-01-01T00:00:00Z">
        <w:r>
          <w:t xml:space="preserve">A direct proof proves</w:t>
        </w:r>
      </w:ins>
      <w:ins w:id="10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68" w:author="PR Preview" w:date="2026-01-01T00:00:00Z">
        <w:r>
          <w:t xml:space="preserve">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when</w:t>
        </w:r>
      </w:ins>
      <w:ins w:id="1071" w:author="PR Preview" w:date="2026-01-01T00:00:00Z">
        <w:r>
          <w:t xml:space="preserve"> </w:t>
        </w:r>
      </w:ins>
      <m:oMath>
        <m:r>
          <m:t>P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true, the proof shows that</w:t>
        </w:r>
      </w:ins>
      <w:ins w:id="1074" w:author="PR Preview" w:date="2026-01-01T00:00:00Z">
        <w:r>
          <w:t xml:space="preserve"> </w:t>
        </w:r>
      </w:ins>
      <m:oMath>
        <m:r>
          <m:t>Q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 true,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 when</w:t>
        </w:r>
      </w:ins>
      <w:ins w:id="1079" w:author="PR Preview" w:date="2026-01-01T00:00:00Z">
        <w:r>
          <w:t xml:space="preserve"> </w:t>
        </w:r>
      </w:ins>
      <m:oMath>
        <m:r>
          <m:t>P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is false,</w:t>
        </w:r>
      </w:ins>
      <w:ins w:id="10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true anyway (</w:t>
        </w:r>
      </w:ins>
      <w:hyperlink r:id="rId14">
        <w:ins w:id="1085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86" w:author="PR Preview" w:date="2026-01-01T00:00:00Z">
        <w:r>
          <w:t xml:space="preserve">).</w:t>
        </w:r>
      </w:ins>
    </w:p>
    <w:p>
      <w:pPr>
        <w:pStyle w:val="BodyText"/>
      </w:pPr>
      <w:ins w:id="1087" w:author="PR Preview" w:date="2026-01-01T00:00:00Z">
        <w:r>
          <w:t xml:space="preserve">When the statement is about every element of a set,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as in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“for every odd integer</w:t>
        </w:r>
      </w:ins>
      <w:ins w:id="1092" w:author="PR Preview" w:date="2026-01-01T00:00:00Z">
        <w:r>
          <w:t xml:space="preserve"> </w:t>
        </w:r>
      </w:ins>
      <m:oMath>
        <m:r>
          <m:t>n</m:t>
        </m:r>
      </m:oMath>
      <w:ins w:id="1093" w:author="PR Preview" w:date="2026-01-01T00:00:00Z">
        <w:r>
          <w:t xml:space="preserve">”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(</w:t>
        </w:r>
      </w:ins>
      <w:hyperlink r:id="rId57">
        <w:ins w:id="1096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1097" w:author="PR Preview" w:date="2026-01-01T00:00:00Z">
        <w:r>
          <w:t xml:space="preserve">),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 proof starts from an arbitrary element: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“Suppose</w:t>
        </w:r>
      </w:ins>
      <w:ins w:id="1102" w:author="PR Preview" w:date="2026-01-01T00:00:00Z">
        <w:r>
          <w:t xml:space="preserve"> </w:t>
        </w:r>
      </w:ins>
      <m:oMath>
        <m:r>
          <m:t>n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an odd integer.”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Since the proof uses nothing about</w:t>
        </w:r>
      </w:ins>
      <w:ins w:id="1107" w:author="PR Preview" w:date="2026-01-01T00:00:00Z">
        <w:r>
          <w:t xml:space="preserve"> </w:t>
        </w:r>
      </w:ins>
      <m:oMath>
        <m:r>
          <m:t>n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except that</w:t>
        </w:r>
      </w:ins>
      <w:ins w:id="1110" w:author="PR Preview" w:date="2026-01-01T00:00:00Z">
        <w:r>
          <w:t xml:space="preserve"> </w:t>
        </w:r>
      </w:ins>
      <m:oMath>
        <m:r>
          <m:t>n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odd,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the same steps work for every odd integer.</w:t>
        </w:r>
      </w:ins>
    </w:p>
    <w:bookmarkEnd w:id="58"/>
    <w:bookmarkStart w:id="59" w:name="exr-divides-transitive"/>
    <w:p>
      <w:pPr>
        <w:pStyle w:val="BodyText"/>
      </w:pPr>
      <w:ins w:id="1115" w:author="PR Preview" w:date="2026-01-01T00:00:00Z">
        <w:r>
          <w:rPr>
            <w:b/>
            <w:bCs/>
          </w:rPr>
          <w:t xml:space="preserve">Exercise 4 (Divisors of divisors)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Let</w:t>
        </w:r>
      </w:ins>
      <w:ins w:id="1118" w:author="PR Preview" w:date="2026-01-01T00:00:00Z">
        <w:r>
          <w:t xml:space="preserve"> </w:t>
        </w:r>
      </w:ins>
      <m:oMath>
        <m:r>
          <m:t>a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m:oMath>
        <m:r>
          <m:t>b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and</w:t>
        </w:r>
      </w:ins>
      <w:ins w:id="1123" w:author="PR Preview" w:date="2026-01-01T00:00:00Z">
        <w:r>
          <w:t xml:space="preserve"> </w:t>
        </w:r>
      </w:ins>
      <m:oMath>
        <m:r>
          <m:t>c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be integers.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Prove that if</w:t>
        </w:r>
      </w:ins>
      <w:ins w:id="11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32" w:author="PR Preview" w:date="2026-01-01T00:00:00Z">
        <w:r>
          <w:t xml:space="preserve">, then</w:t>
        </w:r>
      </w:ins>
      <w:ins w:id="11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34" w:author="PR Preview" w:date="2026-01-01T00:00:00Z">
        <w:r>
          <w:t xml:space="preserve">.</w:t>
        </w:r>
      </w:ins>
    </w:p>
    <w:bookmarkEnd w:id="59"/>
    <w:bookmarkStart w:id="60" w:name="sol-divides-transitive"/>
    <w:p>
      <w:pPr>
        <w:pStyle w:val="BodyText"/>
      </w:pPr>
      <w:ins w:id="1135" w:author="PR Preview" w:date="2026-01-01T00:00:00Z">
        <w:r>
          <w:rPr>
            <w:i/>
            <w:iCs/>
          </w:rPr>
          <w:t xml:space="preserve">Solution 4</w:t>
        </w:r>
      </w:ins>
      <w:ins w:id="1136" w:author="PR Preview" w:date="2026-01-01T00:00:00Z">
        <w:r>
          <w:t xml:space="preserve">. </w:t>
        </w:r>
      </w:ins>
      <w:ins w:id="1137" w:author="PR Preview" w:date="2026-01-01T00:00:00Z">
        <w:r>
          <w:t xml:space="preserve">Suppose</w:t>
        </w:r>
      </w:ins>
      <w:ins w:id="11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and</w:t>
        </w:r>
      </w:ins>
      <w:ins w:id="11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42" w:author="PR Preview" w:date="2026-01-01T00:00:00Z">
        <w:r>
          <w:t xml:space="preserve">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By</w:t>
        </w:r>
      </w:ins>
      <w:ins w:id="1145" w:author="PR Preview" w:date="2026-01-01T00:00:00Z">
        <w:r>
          <w:t xml:space="preserve"> </w:t>
        </w:r>
      </w:ins>
      <w:hyperlink w:anchor="def-divides">
        <w:ins w:id="11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and</w:t>
        </w:r>
      </w:ins>
      <w:ins w:id="11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for some integers</w:t>
        </w:r>
      </w:ins>
      <w:ins w:id="1154" w:author="PR Preview" w:date="2026-01-01T00:00:00Z">
        <w:r>
          <w:t xml:space="preserve"> </w:t>
        </w:r>
      </w:ins>
      <m:oMath>
        <m:r>
          <m:t>j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t>k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61" w:author="PR Preview" w:date="2026-01-01T00:00:00Z">
        <w:r>
          <w:t xml:space="preserve">Since</w:t>
        </w:r>
      </w:ins>
      <w:ins w:id="1162" w:author="PR Preview" w:date="2026-01-01T00:00:00Z">
        <w:r>
          <w:t xml:space="preserve"> </w:t>
        </w:r>
      </w:ins>
      <m:oMath>
        <m:r>
          <m:t>j</m:t>
        </m:r>
        <m:r>
          <m:t>k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is an integer (</w:t>
        </w:r>
      </w:ins>
      <w:hyperlink w:anchor="rem-integer-closure">
        <w:ins w:id="116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66" w:author="PR Preview" w:date="2026-01-01T00:00:00Z">
        <w:r>
          <w:t xml:space="preserve">),</w:t>
        </w:r>
      </w:ins>
      <w:ins w:id="11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68" w:author="PR Preview" w:date="2026-01-01T00:00:00Z">
        <w:r>
          <w:t xml:space="preserve">, by</w:t>
        </w:r>
      </w:ins>
      <w:ins w:id="1169" w:author="PR Preview" w:date="2026-01-01T00:00:00Z">
        <w:r>
          <w:t xml:space="preserve"> </w:t>
        </w:r>
      </w:ins>
      <w:hyperlink w:anchor="def-divides">
        <w:ins w:id="117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71" w:author="PR Preview" w:date="2026-01-01T00:00:00Z">
        <w:r>
          <w:t xml:space="preserve">.</w:t>
        </w:r>
      </w:ins>
    </w:p>
    <w:bookmarkEnd w:id="60"/>
    <w:bookmarkEnd w:id="61"/>
    <w:bookmarkStart w:id="71" w:name="sec-proof-by-cases"/>
    <w:p>
      <w:pPr>
        <w:pStyle w:val="Heading1"/>
      </w:pPr>
      <w:ins w:id="1172" w:author="PR Preview" w:date="2026-01-01T00:00:00Z">
        <w:r>
          <w:t xml:space="preserve">4. Proof by cases</w:t>
        </w:r>
      </w:ins>
    </w:p>
    <w:bookmarkStart w:id="64" w:name="exr-consecutive-product"/>
    <w:p>
      <w:pPr>
        <w:pStyle w:val="FirstParagraph"/>
      </w:pPr>
      <w:ins w:id="1173" w:author="PR Preview" w:date="2026-01-01T00:00:00Z">
        <w:r>
          <w:rPr>
            <w:b/>
            <w:bCs/>
          </w:rPr>
          <w:t xml:space="preserve">Exercise 5 (Even for every integer)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Prove that</w:t>
        </w:r>
      </w:ins>
      <w:ins w:id="117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even for every integer</w:t>
        </w:r>
      </w:ins>
      <w:ins w:id="1179" w:author="PR Preview" w:date="2026-01-01T00:00:00Z">
        <w:r>
          <w:t xml:space="preserve"> </w:t>
        </w:r>
      </w:ins>
      <m:oMath>
        <m:r>
          <m:t>n</m:t>
        </m:r>
      </m:oMath>
      <w:ins w:id="118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ins w:id="1181" w:author="PR Preview" w:date="2026-01-01T00:00:00Z">
        <w:r>
          <w:rPr>
            <w:i/>
            <w:iCs/>
          </w:rPr>
          <w:t xml:space="preserve">Solution 5</w:t>
        </w:r>
      </w:ins>
      <w:ins w:id="1182" w:author="PR Preview" w:date="2026-01-01T00:00:00Z">
        <w:r>
          <w:t xml:space="preserve">. </w:t>
        </w:r>
      </w:ins>
      <w:ins w:id="1183" w:author="PR Preview" w:date="2026-01-01T00:00:00Z">
        <w:r>
          <w:t xml:space="preserve">Let</w:t>
        </w:r>
      </w:ins>
      <w:ins w:id="1184" w:author="PR Preview" w:date="2026-01-01T00:00:00Z">
        <w:r>
          <w:t xml:space="preserve"> </w:t>
        </w:r>
      </w:ins>
      <m:oMath>
        <m:r>
          <m:t>n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be an integer.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Every integer is even or odd (</w:t>
        </w:r>
      </w:ins>
      <w:hyperlink w:anchor="rem-integer-closure">
        <w:ins w:id="1189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90" w:author="PR Preview" w:date="2026-01-01T00:00:00Z">
        <w:r>
          <w:t xml:space="preserve">),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so one of these cases holds.</w:t>
        </w:r>
      </w:ins>
    </w:p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Case 1:</w:t>
        </w:r>
      </w:ins>
      <w:ins w:id="119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195" w:author="PR Preview" w:date="2026-01-01T00:00:00Z">
        <w:r>
          <w:rPr>
            <w:b/>
            <w:bCs/>
          </w:rPr>
          <w:t xml:space="preserve"> </w:t>
        </w:r>
      </w:ins>
      <w:ins w:id="1196" w:author="PR Preview" w:date="2026-01-01T00:00:00Z">
        <w:r>
          <w:rPr>
            <w:b/>
            <w:bCs/>
          </w:rPr>
          <w:t xml:space="preserve">is even.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By</w:t>
        </w:r>
      </w:ins>
      <w:ins w:id="1199" w:author="PR Preview" w:date="2026-01-01T00:00:00Z">
        <w:r>
          <w:t xml:space="preserve"> </w:t>
        </w:r>
      </w:ins>
      <w:hyperlink w:anchor="def-even-odd">
        <w:ins w:id="120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some integer</w:t>
        </w:r>
      </w:ins>
      <w:ins w:id="1205" w:author="PR Preview" w:date="2026-01-01T00:00:00Z">
        <w:r>
          <w:t xml:space="preserve"> </w:t>
        </w:r>
      </w:ins>
      <m:oMath>
        <m:r>
          <m:t>k</m:t>
        </m:r>
      </m:oMath>
      <w:ins w:id="120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Case 2:</w:t>
        </w:r>
      </w:ins>
      <w:ins w:id="120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209" w:author="PR Preview" w:date="2026-01-01T00:00:00Z">
        <w:r>
          <w:rPr>
            <w:b/>
            <w:bCs/>
          </w:rPr>
          <w:t xml:space="preserve"> </w:t>
        </w:r>
      </w:ins>
      <w:ins w:id="1210" w:author="PR Preview" w:date="2026-01-01T00:00:00Z">
        <w:r>
          <w:rPr>
            <w:b/>
            <w:bCs/>
          </w:rPr>
          <w:t xml:space="preserve">is odd.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By</w:t>
        </w:r>
      </w:ins>
      <w:ins w:id="1213" w:author="PR Preview" w:date="2026-01-01T00:00:00Z">
        <w:r>
          <w:t xml:space="preserve"> </w:t>
        </w:r>
      </w:ins>
      <w:hyperlink w:anchor="def-odd">
        <w:ins w:id="12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15" w:author="PR Preview" w:date="2026-01-01T00:00:00Z">
        <w:r>
          <w:t xml:space="preserve">,</w:t>
        </w:r>
      </w:ins>
      <w:ins w:id="12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for some integer</w:t>
        </w:r>
      </w:ins>
      <w:ins w:id="1219" w:author="PR Preview" w:date="2026-01-01T00:00:00Z">
        <w:r>
          <w:t xml:space="preserve"> </w:t>
        </w:r>
      </w:ins>
      <m:oMath>
        <m:r>
          <m:t>k</m:t>
        </m:r>
      </m:oMath>
      <w:ins w:id="122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21" w:author="PR Preview" w:date="2026-01-01T00:00:00Z">
        <w:r>
          <w:t xml:space="preserve">In each case,</w:t>
        </w:r>
      </w:ins>
      <w:ins w:id="122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</w:t>
        </w:r>
      </w:ins>
      <w:ins w:id="1225" w:author="PR Preview" w:date="2026-01-01T00:00:00Z">
        <w:r>
          <w:t xml:space="preserve"> </w:t>
        </w:r>
      </w:ins>
      <m:oMath>
        <m:r>
          <m:t>2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times an integer (</w:t>
        </w:r>
      </w:ins>
      <w:hyperlink w:anchor="rem-integer-closure">
        <w:ins w:id="122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29" w:author="PR Preview" w:date="2026-01-01T00:00:00Z">
        <w:r>
          <w:t xml:space="preserve">),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so</w:t>
        </w:r>
      </w:ins>
      <w:ins w:id="123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is even, by</w:t>
        </w:r>
      </w:ins>
      <w:ins w:id="1235" w:author="PR Preview" w:date="2026-01-01T00:00:00Z">
        <w:r>
          <w:t xml:space="preserve"> </w:t>
        </w:r>
      </w:ins>
      <w:hyperlink w:anchor="def-even-odd">
        <w:ins w:id="123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37" w:author="PR Preview" w:date="2026-01-01T00:00:00Z">
        <w:r>
          <w:t xml:space="preserve">.</w:t>
        </w:r>
      </w:ins>
    </w:p>
    <w:bookmarkEnd w:id="65"/>
    <w:bookmarkStart w:id="66" w:name="def-proof-by-cases"/>
    <w:p>
      <w:pPr>
        <w:pStyle w:val="BodyText"/>
      </w:pPr>
      <w:ins w:id="1238" w:author="PR Preview" w:date="2026-01-01T00:00:00Z">
        <w:r>
          <w:rPr>
            <w:b/>
            <w:bCs/>
          </w:rPr>
          <w:t xml:space="preserve">Definition 12 (Proof by cases)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rPr>
            <w:b/>
            <w:bCs/>
          </w:rPr>
          <w:t xml:space="preserve">proof by cases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splits the situation into cases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that together cover every possibility,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 proves the conclusion separately in each case.</w:t>
        </w:r>
      </w:ins>
    </w:p>
    <w:bookmarkEnd w:id="66"/>
    <w:bookmarkStart w:id="67" w:name="exm-proof-by-cases"/>
    <w:p>
      <w:pPr>
        <w:pStyle w:val="BodyText"/>
      </w:pPr>
      <w:ins w:id="1249" w:author="PR Preview" w:date="2026-01-01T00:00:00Z">
        <w:r>
          <w:rPr>
            <w:b/>
            <w:bCs/>
          </w:rPr>
          <w:t xml:space="preserve">Example 9 (Two cases)</w:t>
        </w:r>
      </w:ins>
      <w:ins w:id="1250" w:author="PR Preview" w:date="2026-01-01T00:00:00Z">
        <w:r>
          <w:t xml:space="preserve"> </w:t>
        </w:r>
      </w:ins>
      <w:hyperlink w:anchor="sol-consecutive-product">
        <w:ins w:id="1251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is a proof by cases (</w:t>
        </w:r>
      </w:ins>
      <w:hyperlink w:anchor="def-proof-by-cases">
        <w:ins w:id="125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55" w:author="PR Preview" w:date="2026-01-01T00:00:00Z">
        <w:r>
          <w:t xml:space="preserve">):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every integer is even or odd (</w:t>
        </w:r>
      </w:ins>
      <w:hyperlink w:anchor="rem-integer-closure">
        <w:ins w:id="125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59" w:author="PR Preview" w:date="2026-01-01T00:00:00Z">
        <w:r>
          <w:t xml:space="preserve">),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so its two cases cover every integer</w:t>
        </w:r>
      </w:ins>
      <w:ins w:id="1262" w:author="PR Preview" w:date="2026-01-01T00:00:00Z">
        <w:r>
          <w:t xml:space="preserve"> </w:t>
        </w:r>
      </w:ins>
      <m:oMath>
        <m:r>
          <m:t>n</m:t>
        </m:r>
      </m:oMath>
      <w:ins w:id="1263" w:author="PR Preview" w:date="2026-01-01T00:00:00Z">
        <w:r>
          <w:t xml:space="preserve">.</w:t>
        </w:r>
      </w:ins>
    </w:p>
    <w:bookmarkEnd w:id="67"/>
    <w:bookmarkStart w:id="68" w:name="exr-max-min"/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Exercise 6 (Larger plus smaller)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For real numbers</w:t>
        </w:r>
      </w:ins>
      <w:ins w:id="1267" w:author="PR Preview" w:date="2026-01-01T00:00:00Z">
        <w:r>
          <w:t xml:space="preserve"> </w:t>
        </w:r>
      </w:ins>
      <m:oMath>
        <m:r>
          <m:t>x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and</w:t>
        </w:r>
      </w:ins>
      <w:ins w:id="1270" w:author="PR Preview" w:date="2026-01-01T00:00:00Z">
        <w:r>
          <w:t xml:space="preserve"> </w:t>
        </w:r>
      </w:ins>
      <m:oMath>
        <m:r>
          <m:t>y</m:t>
        </m:r>
      </m:oMath>
      <w:ins w:id="1271" w:author="PR Preview" w:date="2026-01-01T00:00:00Z">
        <w:r>
          <w:t xml:space="preserve">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let</w:t>
        </w:r>
      </w:ins>
      <w:ins w:id="1274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be the larger of</w:t>
        </w:r>
      </w:ins>
      <w:ins w:id="1277" w:author="PR Preview" w:date="2026-01-01T00:00:00Z">
        <w:r>
          <w:t xml:space="preserve"> </w:t>
        </w:r>
      </w:ins>
      <m:oMath>
        <m:r>
          <m:t>x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m:oMath>
        <m:r>
          <m:t>y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the smaller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(both equal</w:t>
        </w:r>
      </w:ins>
      <w:ins w:id="1288" w:author="PR Preview" w:date="2026-01-01T00:00:00Z">
        <w:r>
          <w:t xml:space="preserve"> </w:t>
        </w:r>
      </w:ins>
      <m:oMath>
        <m:r>
          <m:t>x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when</w:t>
        </w:r>
      </w:ins>
      <w:ins w:id="12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1292" w:author="PR Preview" w:date="2026-01-01T00:00:00Z">
        <w:r>
          <w:t xml:space="preserve">).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Prove that</w:t>
        </w:r>
      </w:ins>
      <w:ins w:id="129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296" w:author="PR Preview" w:date="2026-01-01T00:00:00Z">
        <w:r>
          <w:t xml:space="preserve">.</w:t>
        </w:r>
      </w:ins>
    </w:p>
    <w:bookmarkEnd w:id="68"/>
    <w:bookmarkStart w:id="69" w:name="sol-max-min"/>
    <w:p>
      <w:pPr>
        <w:pStyle w:val="BodyText"/>
      </w:pPr>
      <w:ins w:id="1297" w:author="PR Preview" w:date="2026-01-01T00:00:00Z">
        <w:r>
          <w:rPr>
            <w:i/>
            <w:iCs/>
          </w:rPr>
          <w:t xml:space="preserve">Solution 6</w:t>
        </w:r>
      </w:ins>
      <w:ins w:id="1298" w:author="PR Preview" w:date="2026-01-01T00:00:00Z">
        <w:r>
          <w:t xml:space="preserve">. </w:t>
        </w:r>
      </w:ins>
      <w:ins w:id="1299" w:author="PR Preview" w:date="2026-01-01T00:00:00Z">
        <w:r>
          <w:t xml:space="preserve">Let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and</w:t>
        </w:r>
      </w:ins>
      <w:ins w:id="1303" w:author="PR Preview" w:date="2026-01-01T00:00:00Z">
        <w:r>
          <w:t xml:space="preserve"> </w:t>
        </w:r>
      </w:ins>
      <m:oMath>
        <m:r>
          <m:t>y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be real numbers.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Either</w:t>
        </w:r>
      </w:ins>
      <w:ins w:id="13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or</w:t>
        </w:r>
      </w:ins>
      <w:ins w:id="13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12" w:author="PR Preview" w:date="2026-01-01T00:00:00Z">
        <w:r>
          <w:t xml:space="preserve">.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Both sides of the equation stay the same when</w:t>
        </w:r>
      </w:ins>
      <w:ins w:id="1315" w:author="PR Preview" w:date="2026-01-01T00:00:00Z">
        <w:r>
          <w:t xml:space="preserve"> </w:t>
        </w:r>
      </w:ins>
      <m:oMath>
        <m:r>
          <m:t>x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r>
          <m:t>y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are swapped,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so without loss of generality, suppose</w:t>
        </w:r>
      </w:ins>
      <w:ins w:id="13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24" w:author="PR Preview" w:date="2026-01-01T00:00:00Z">
        <w:r>
          <w:t xml:space="preserve">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Then</w:t>
        </w:r>
      </w:ins>
      <w:ins w:id="1327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and</w:t>
        </w:r>
      </w:ins>
      <w:ins w:id="133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3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ins w:id="1332" w:author="PR Preview" w:date="2026-01-01T00:00:00Z">
        <w:r>
          <w:rPr>
            <w:i/>
            <w:iCs/>
          </w:rPr>
          <w:t xml:space="preserve">Remark 7</w:t>
        </w:r>
      </w:ins>
      <w:ins w:id="1333" w:author="PR Preview" w:date="2026-01-01T00:00:00Z">
        <w:r>
          <w:t xml:space="preserve"> (Without loss of generality). </w:t>
        </w:r>
      </w:ins>
      <w:hyperlink w:anchor="sol-max-min">
        <w:ins w:id="1334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is a proof by cases (</w:t>
        </w:r>
      </w:ins>
      <w:hyperlink w:anchor="def-proof-by-cases">
        <w:ins w:id="133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338" w:author="PR Preview" w:date="2026-01-01T00:00:00Z">
        <w:r>
          <w:t xml:space="preserve">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with two cases,</w:t>
        </w:r>
      </w:ins>
      <w:ins w:id="13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</w:t>
        </w:r>
      </w:ins>
      <w:ins w:id="13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 proof of the second case is the proof of the first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with the names</w:t>
        </w:r>
      </w:ins>
      <w:ins w:id="1350" w:author="PR Preview" w:date="2026-01-01T00:00:00Z">
        <w:r>
          <w:t xml:space="preserve"> </w:t>
        </w:r>
      </w:ins>
      <m:oMath>
        <m:r>
          <m:t>x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y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swapped,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which changes neither side of the equation.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“Without loss of generality, suppose</w:t>
        </w:r>
      </w:ins>
      <w:ins w:id="13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61" w:author="PR Preview" w:date="2026-01-01T00:00:00Z">
        <w:r>
          <w:t xml:space="preserve">”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says this, and writes out only the first case.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Use it only when the other cases really are the same proof with names changed.</w:t>
        </w:r>
      </w:ins>
    </w:p>
    <w:bookmarkEnd w:id="70"/>
    <w:bookmarkEnd w:id="71"/>
    <w:bookmarkStart w:id="81" w:name="references"/>
    <w:p>
      <w:pPr>
        <w:pStyle w:val="Heading1"/>
      </w:pPr>
      <w:ins w:id="1366" w:author="PR Preview" w:date="2026-01-01T00:00:00Z">
        <w:r>
          <w:t xml:space="preserve">References</w:t>
        </w:r>
      </w:ins>
    </w:p>
    <w:bookmarkStart w:id="80" w:name="refs"/>
    <w:bookmarkStart w:id="73" w:name="ref-wikipedia_integer"/>
    <w:p>
      <w:pPr>
        <w:pStyle w:val="Bibliography"/>
      </w:pPr>
      <w:ins w:id="1367" w:author="PR Preview" w:date="2026-01-01T00:00:00Z">
        <w:r>
          <w:t xml:space="preserve">Wikipedia contributors. 2026a.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rPr>
            <w:i/>
            <w:iCs/>
          </w:rPr>
          <w:t xml:space="preserve">Integer —</w:t>
        </w:r>
      </w:ins>
      <w:ins w:id="1370" w:author="PR Preview" w:date="2026-01-01T00:00:00Z">
        <w:r>
          <w:rPr>
            <w:i/>
            <w:iCs/>
          </w:rPr>
          <w:t xml:space="preserve"> </w:t>
        </w:r>
      </w:ins>
      <w:ins w:id="1371" w:author="PR Preview" w:date="2026-01-01T00:00:00Z">
        <w:r>
          <w:rPr>
            <w:i/>
            <w:iCs/>
          </w:rPr>
          <w:t xml:space="preserve">Wikipedia</w:t>
        </w:r>
      </w:ins>
      <w:ins w:id="1372" w:author="PR Preview" w:date="2026-01-01T00:00:00Z">
        <w:r>
          <w:rPr>
            <w:i/>
            <w:iCs/>
          </w:rPr>
          <w:t xml:space="preserve">,</w:t>
        </w:r>
      </w:ins>
      <w:ins w:id="1373" w:author="PR Preview" w:date="2026-01-01T00:00:00Z">
        <w:r>
          <w:rPr>
            <w:i/>
            <w:iCs/>
          </w:rPr>
          <w:t xml:space="preserve"> </w:t>
        </w:r>
      </w:ins>
      <w:ins w:id="1374" w:author="PR Preview" w:date="2026-01-01T00:00:00Z">
        <w:r>
          <w:rPr>
            <w:i/>
            <w:iCs/>
          </w:rPr>
          <w:t xml:space="preserve">the Free Encyclopedia</w:t>
        </w:r>
      </w:ins>
      <w:ins w:id="1375" w:author="PR Preview" w:date="2026-01-01T00:00:00Z">
        <w:r>
          <w:t xml:space="preserve">.</w:t>
        </w:r>
      </w:ins>
      <w:ins w:id="1376" w:author="PR Preview" w:date="2026-01-01T00:00:00Z">
        <w:r>
          <w:t xml:space="preserve"> </w:t>
        </w:r>
      </w:ins>
      <w:hyperlink r:id="rId72">
        <w:ins w:id="1377" w:author="PR Preview" w:date="2026-01-01T00:00:00Z">
          <w:r>
            <w:rPr>
              <w:rStyle w:val="Hyperlink"/>
            </w:rPr>
            <w:t xml:space="preserve">https://en.wikipedia.org/wiki/Integer</w:t>
          </w:r>
        </w:ins>
      </w:hyperlink>
      <w:ins w:id="1378" w:author="PR Preview" w:date="2026-01-01T00:00:00Z">
        <w:r>
          <w:t xml:space="preserve">.</w:t>
        </w:r>
      </w:ins>
    </w:p>
    <w:bookmarkEnd w:id="73"/>
    <w:bookmarkStart w:id="75" w:name="ref-wikipedia_logical_consequence"/>
    <w:p>
      <w:pPr>
        <w:pStyle w:val="Bibliography"/>
      </w:pPr>
      <w:ins w:id="1379" w:author="PR Preview" w:date="2026-01-01T00:00:00Z">
        <w:r>
          <w:t xml:space="preserve">Wikipedia contributors. 2026b.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rPr>
            <w:i/>
            <w:iCs/>
          </w:rPr>
          <w:t xml:space="preserve">Logical Consequence —</w:t>
        </w:r>
      </w:ins>
      <w:ins w:id="1382" w:author="PR Preview" w:date="2026-01-01T00:00:00Z">
        <w:r>
          <w:rPr>
            <w:i/>
            <w:iCs/>
          </w:rPr>
          <w:t xml:space="preserve"> </w:t>
        </w:r>
      </w:ins>
      <w:ins w:id="1383" w:author="PR Preview" w:date="2026-01-01T00:00:00Z">
        <w:r>
          <w:rPr>
            <w:i/>
            <w:iCs/>
          </w:rPr>
          <w:t xml:space="preserve">Wikipedia</w:t>
        </w:r>
      </w:ins>
      <w:ins w:id="1384" w:author="PR Preview" w:date="2026-01-01T00:00:00Z">
        <w:r>
          <w:rPr>
            <w:i/>
            <w:iCs/>
          </w:rPr>
          <w:t xml:space="preserve">,</w:t>
        </w:r>
      </w:ins>
      <w:ins w:id="1385" w:author="PR Preview" w:date="2026-01-01T00:00:00Z">
        <w:r>
          <w:rPr>
            <w:i/>
            <w:iCs/>
          </w:rPr>
          <w:t xml:space="preserve"> </w:t>
        </w:r>
      </w:ins>
      <w:ins w:id="1386" w:author="PR Preview" w:date="2026-01-01T00:00:00Z">
        <w:r>
          <w:rPr>
            <w:i/>
            <w:iCs/>
          </w:rPr>
          <w:t xml:space="preserve">the Free Encyclopedia</w:t>
        </w:r>
      </w:ins>
      <w:ins w:id="1387" w:author="PR Preview" w:date="2026-01-01T00:00:00Z">
        <w:r>
          <w:t xml:space="preserve">.</w:t>
        </w:r>
      </w:ins>
      <w:ins w:id="1388" w:author="PR Preview" w:date="2026-01-01T00:00:00Z">
        <w:r>
          <w:t xml:space="preserve"> </w:t>
        </w:r>
      </w:ins>
      <w:hyperlink r:id="rId74">
        <w:ins w:id="1389" w:author="PR Preview" w:date="2026-01-01T00:00:00Z">
          <w:r>
            <w:rPr>
              <w:rStyle w:val="Hyperlink"/>
            </w:rPr>
            <w:t xml:space="preserve">https://en.wikipedia.org/wiki/Logical_consequence</w:t>
          </w:r>
        </w:ins>
      </w:hyperlink>
      <w:ins w:id="1390" w:author="PR Preview" w:date="2026-01-01T00:00:00Z">
        <w:r>
          <w:t xml:space="preserve">.</w:t>
        </w:r>
      </w:ins>
    </w:p>
    <w:bookmarkEnd w:id="75"/>
    <w:bookmarkStart w:id="77" w:name="ref-wikipedia_mathematical_proof"/>
    <w:p>
      <w:pPr>
        <w:pStyle w:val="Bibliography"/>
      </w:pPr>
      <w:ins w:id="1391" w:author="PR Preview" w:date="2026-01-01T00:00:00Z">
        <w:r>
          <w:t xml:space="preserve">Wikipedia contributors. 2026c.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rPr>
            <w:i/>
            <w:iCs/>
          </w:rPr>
          <w:t xml:space="preserve">Mathematical Proof —</w:t>
        </w:r>
      </w:ins>
      <w:ins w:id="1394" w:author="PR Preview" w:date="2026-01-01T00:00:00Z">
        <w:r>
          <w:rPr>
            <w:i/>
            <w:iCs/>
          </w:rPr>
          <w:t xml:space="preserve"> </w:t>
        </w:r>
      </w:ins>
      <w:ins w:id="1395" w:author="PR Preview" w:date="2026-01-01T00:00:00Z">
        <w:r>
          <w:rPr>
            <w:i/>
            <w:iCs/>
          </w:rPr>
          <w:t xml:space="preserve">Wikipedia</w:t>
        </w:r>
      </w:ins>
      <w:ins w:id="1396" w:author="PR Preview" w:date="2026-01-01T00:00:00Z">
        <w:r>
          <w:rPr>
            <w:i/>
            <w:iCs/>
          </w:rPr>
          <w:t xml:space="preserve">,</w:t>
        </w:r>
      </w:ins>
      <w:ins w:id="1397" w:author="PR Preview" w:date="2026-01-01T00:00:00Z">
        <w:r>
          <w:rPr>
            <w:i/>
            <w:iCs/>
          </w:rPr>
          <w:t xml:space="preserve"> </w:t>
        </w:r>
      </w:ins>
      <w:ins w:id="1398" w:author="PR Preview" w:date="2026-01-01T00:00:00Z">
        <w:r>
          <w:rPr>
            <w:i/>
            <w:iCs/>
          </w:rPr>
          <w:t xml:space="preserve">the Free Encyclopedia</w:t>
        </w:r>
      </w:ins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hyperlink r:id="rId76">
        <w:ins w:id="1401" w:author="PR Preview" w:date="2026-01-01T00:00:00Z">
          <w:r>
            <w:rPr>
              <w:rStyle w:val="Hyperlink"/>
            </w:rPr>
            <w:t xml:space="preserve">https://en.wikipedia.org/wiki/Mathematical_proof</w:t>
          </w:r>
        </w:ins>
      </w:hyperlink>
      <w:ins w:id="1402" w:author="PR Preview" w:date="2026-01-01T00:00:00Z">
        <w:r>
          <w:t xml:space="preserve">.</w:t>
        </w:r>
      </w:ins>
    </w:p>
    <w:bookmarkEnd w:id="77"/>
    <w:bookmarkStart w:id="79" w:name="ref-wikipedia_parity_mathematics"/>
    <w:p>
      <w:pPr>
        <w:pStyle w:val="Bibliography"/>
      </w:pPr>
      <w:ins w:id="1403" w:author="PR Preview" w:date="2026-01-01T00:00:00Z">
        <w:r>
          <w:t xml:space="preserve">Wikipedia contributors. 2026d.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rPr>
            <w:i/>
            <w:iCs/>
          </w:rPr>
          <w:t xml:space="preserve">Parity (Mathematics) —</w:t>
        </w:r>
      </w:ins>
      <w:ins w:id="1406" w:author="PR Preview" w:date="2026-01-01T00:00:00Z">
        <w:r>
          <w:rPr>
            <w:i/>
            <w:iCs/>
          </w:rPr>
          <w:t xml:space="preserve"> </w:t>
        </w:r>
      </w:ins>
      <w:ins w:id="1407" w:author="PR Preview" w:date="2026-01-01T00:00:00Z">
        <w:r>
          <w:rPr>
            <w:i/>
            <w:iCs/>
          </w:rPr>
          <w:t xml:space="preserve">Wikipedia</w:t>
        </w:r>
      </w:ins>
      <w:ins w:id="1408" w:author="PR Preview" w:date="2026-01-01T00:00:00Z">
        <w:r>
          <w:rPr>
            <w:i/>
            <w:iCs/>
          </w:rPr>
          <w:t xml:space="preserve">,</w:t>
        </w:r>
      </w:ins>
      <w:ins w:id="1409" w:author="PR Preview" w:date="2026-01-01T00:00:00Z">
        <w:r>
          <w:rPr>
            <w:i/>
            <w:iCs/>
          </w:rPr>
          <w:t xml:space="preserve"> </w:t>
        </w:r>
      </w:ins>
      <w:ins w:id="1410" w:author="PR Preview" w:date="2026-01-01T00:00:00Z">
        <w:r>
          <w:rPr>
            <w:i/>
            <w:iCs/>
          </w:rPr>
          <w:t xml:space="preserve">the Free Encyclopedia</w:t>
        </w:r>
      </w:ins>
      <w:ins w:id="1411" w:author="PR Preview" w:date="2026-01-01T00:00:00Z">
        <w:r>
          <w:t xml:space="preserve">.</w:t>
        </w:r>
      </w:ins>
      <w:ins w:id="1412" w:author="PR Preview" w:date="2026-01-01T00:00:00Z">
        <w:r>
          <w:t xml:space="preserve"> </w:t>
        </w:r>
      </w:ins>
      <w:hyperlink r:id="rId78">
        <w:ins w:id="1413" w:author="PR Preview" w:date="2026-01-01T00:00:00Z">
          <w:r>
            <w:rPr>
              <w:rStyle w:val="Hyperlink"/>
            </w:rPr>
            <w:t xml:space="preserve">https://en.wikipedia.org/wiki/Parity_(mathematics)</w:t>
          </w:r>
        </w:ins>
      </w:hyperlink>
      <w:ins w:id="1414" w:author="PR Preview" w:date="2026-01-01T00:00:00Z">
        <w:r>
          <w:t xml:space="preserve">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2026-10-23T20:35:44Z</dcterms:created>
  <dcterms:modified xsi:type="dcterms:W3CDTF">2026-10-23T20:35:44Z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13:33:56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