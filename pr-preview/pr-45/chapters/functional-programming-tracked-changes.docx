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Functional Programming</w:t>
      </w:r>
    </w:p>
    <w:p>
      <w:pPr>
        <w:pStyle w:val="Subtitle"/>
      </w:pPr>
      <w:r>
        <w:t xml:space="preserve">Expressions, functions and cases in Racket</w:t>
      </w:r>
    </w:p>
    <w:p>
      <w:pPr>
        <w:pStyle w:val="Date"/>
      </w:pPr>
      <w:del w:id="1" w:author="PR Preview" w:date="2026-01-01T00:00:00Z">
        <w:r>
          <w:delText xml:space="preserve">Last modified: 2026-10-30 01:15:16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11:18:07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Kameron Decker Harris’s Fall 2026 syllabus opens the course with an introduction to functional programming;</w:t>
            </w:r>
            <w:r>
              <w:t xml:space="preserve"> </w:t>
            </w:r>
            <w:r>
              <w:t xml:space="preserve">this chapter, its examples and its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expression, function, argument and value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3" w:name="sec-racket-expressions"/>
    <w:p>
      <w:pPr>
        <w:pStyle w:val="Heading1"/>
      </w:pPr>
      <w:r>
        <w:t xml:space="preserve">1. Expressions</w:t>
      </w:r>
    </w:p>
    <w:bookmarkStart w:id="15" w:name="rem-running-racket"/>
    <w:p>
      <w:pPr>
        <w:pStyle w:val="FirstParagraph"/>
      </w:pPr>
      <w:r>
        <w:rPr>
          <w:i/>
          <w:iCs/>
        </w:rPr>
        <w:t xml:space="preserve">Remark 1</w:t>
      </w:r>
      <w:r>
        <w:t xml:space="preserve"> (Running Racket). </w:t>
      </w:r>
      <w:r>
        <w:t xml:space="preserve">This course writes its programs in</w:t>
      </w:r>
      <w:r>
        <w:t xml:space="preserve"> </w:t>
      </w:r>
      <w:hyperlink r:id="rId13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programming language that grew out of Scheme, a dialect of Lisp.</w:t>
      </w:r>
      <w:r>
        <w:t xml:space="preserve"> </w:t>
      </w:r>
      <w:r>
        <w:t xml:space="preserve">Racket comes with DrRacket, the program you use to write and run Racket code,</w:t>
      </w:r>
      <w:r>
        <w:t xml:space="preserve"> </w:t>
      </w:r>
      <w:r>
        <w:t xml:space="preserve">and Lab 1 walks through using it.</w:t>
      </w:r>
      <w:r>
        <w:t xml:space="preserve"> </w:t>
      </w:r>
      <w:r>
        <w:t xml:space="preserve">Each Racket file in this course starts with the line</w:t>
      </w:r>
      <w:r>
        <w:t xml:space="preserve"> </w:t>
      </w:r>
      <w:r>
        <w:rPr>
          <w:rStyle w:val="VerbatimChar"/>
        </w:rPr>
        <w:t xml:space="preserve">#lang racket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Racket Guide</w:t>
        </w:r>
      </w:hyperlink>
      <w:r>
        <w:t xml:space="preserve"> </w:t>
      </w:r>
      <w:r>
        <w:t xml:space="preserve">is the reference for anything these notes do not cover.</w:t>
      </w:r>
    </w:p>
    <w:bookmarkEnd w:id="15"/>
    <w:bookmarkStart w:id="16" w:name="exr-evaluate-nested"/>
    <w:p>
      <w:pPr>
        <w:pStyle w:val="BodyText"/>
      </w:pPr>
      <w:r>
        <w:rPr>
          <w:b/>
          <w:bCs/>
        </w:rPr>
        <w:t xml:space="preserve">Exercise 1 (Operation first)</w:t>
      </w:r>
      <w:r>
        <w:t xml:space="preserve"> </w:t>
      </w:r>
      <w:r>
        <w:t xml:space="preserve">Racket writes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(- 7 2)</w:t>
      </w:r>
      <w:r>
        <w:t xml:space="preserve">,</w:t>
      </w:r>
      <w:r>
        <w:t xml:space="preserve"> </w:t>
      </w:r>
      <w:r>
        <w:t xml:space="preserve">with the operation first and the parentheses around the whole expression.</w:t>
      </w:r>
      <w:r>
        <w:t xml:space="preserve"> </w:t>
      </w:r>
      <w:r>
        <w:t xml:space="preserve">Guess what each Racket expression returns: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(* (+ 1 2) (- 10 4))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(- 20 (* 3 (+ 1 1)))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(+ 1 2 3 4)</w:t>
      </w:r>
    </w:p>
    <w:p>
      <w:pPr>
        <w:pStyle w:val="FirstParagraph"/>
      </w:pPr>
      <w:r>
        <w:t xml:space="preserve">Then write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 Racket.</w:t>
      </w:r>
    </w:p>
    <w:bookmarkEnd w:id="16"/>
    <w:bookmarkStart w:id="17" w:name="sol-evaluate-neste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Work from the innermost parentheses outward.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(+ 1 2)</w:t>
      </w:r>
      <w:r>
        <w:t xml:space="preserve"> </w:t>
      </w:r>
      <w:r>
        <w:t xml:space="preserve">is 3 and</w:t>
      </w:r>
      <w:r>
        <w:t xml:space="preserve"> </w:t>
      </w:r>
      <w:r>
        <w:rPr>
          <w:rStyle w:val="VerbatimChar"/>
        </w:rPr>
        <w:t xml:space="preserve">(- 10 4)</w:t>
      </w:r>
      <w:r>
        <w:t xml:space="preserve"> </w:t>
      </w:r>
      <w:r>
        <w:t xml:space="preserve">is 6, so the expression is</w:t>
      </w:r>
      <w:r>
        <w:t xml:space="preserve"> </w:t>
      </w:r>
      <w:r>
        <w:rPr>
          <w:rStyle w:val="VerbatimChar"/>
        </w:rPr>
        <w:t xml:space="preserve">(* 3 6)</w:t>
      </w:r>
      <w:r>
        <w:t xml:space="preserve">, which returns 18.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(+ 1 1)</w:t>
      </w:r>
      <w:r>
        <w:t xml:space="preserve"> </w:t>
      </w:r>
      <w:r>
        <w:t xml:space="preserve">is 2, so</w:t>
      </w:r>
      <w:r>
        <w:t xml:space="preserve"> </w:t>
      </w:r>
      <w:r>
        <w:rPr>
          <w:rStyle w:val="VerbatimChar"/>
        </w:rPr>
        <w:t xml:space="preserve">(* 3 (+ 1 1))</w:t>
      </w:r>
      <w:r>
        <w:t xml:space="preserve"> </w:t>
      </w:r>
      <w:r>
        <w:t xml:space="preserve">is 6, and</w:t>
      </w:r>
      <w:r>
        <w:t xml:space="preserve"> </w:t>
      </w:r>
      <w:r>
        <w:rPr>
          <w:rStyle w:val="VerbatimChar"/>
        </w:rPr>
        <w:t xml:space="preserve">(- 20 6)</w:t>
      </w:r>
      <w:r>
        <w:t xml:space="preserve"> </w:t>
      </w:r>
      <w:r>
        <w:t xml:space="preserve">returns 14.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+</w:t>
      </w:r>
      <w:r>
        <w:t xml:space="preserve"> </w:t>
      </w:r>
      <w:r>
        <w:t xml:space="preserve">can take any number of operands, and adds them all, so the expression returns 10.</w:t>
      </w:r>
    </w:p>
    <w:p>
      <w:pPr>
        <w:pStyle w:val="FirstParagraph"/>
      </w:pPr>
      <w:r>
        <w:t xml:space="preserve">The expression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subtracts 1 from the product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and 4,</w:t>
      </w:r>
      <w:r>
        <w:t xml:space="preserve"> </w:t>
      </w:r>
      <w:r>
        <w:t xml:space="preserve">so in Racket it is</w:t>
      </w:r>
      <w:r>
        <w:t xml:space="preserve"> </w:t>
      </w:r>
      <w:r>
        <w:rPr>
          <w:rStyle w:val="VerbatimChar"/>
        </w:rPr>
        <w:t xml:space="preserve">(- (* (+ 2 3) 4) 1)</w:t>
      </w:r>
      <w:r>
        <w:t xml:space="preserve">, which returns 19.</w:t>
      </w:r>
    </w:p>
    <w:bookmarkEnd w:id="17"/>
    <w:bookmarkStart w:id="18" w:name="def-function"/>
    <w:p>
      <w:pPr>
        <w:pStyle w:val="BodyText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8"/>
    <w:bookmarkStart w:id="20" w:name="def-expression"/>
    <w:p>
      <w:pPr>
        <w:pStyle w:val="BodyText"/>
      </w:pPr>
      <w:r>
        <w:rPr>
          <w:b/>
          <w:bCs/>
        </w:rPr>
        <w:t xml:space="preserve">Definition 2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20"/>
    <w:bookmarkStart w:id="21" w:name="def-racket-expression"/>
    <w:p>
      <w:pPr>
        <w:pStyle w:val="BodyText"/>
      </w:pPr>
      <w:r>
        <w:rPr>
          <w:b/>
          <w:bCs/>
        </w:rPr>
        <w:t xml:space="preserve">Definition 3 (Racket expression, prefix notation)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Racket expression</w:t>
      </w:r>
      <w:r>
        <w:t xml:space="preserve"> </w:t>
      </w:r>
      <w:r>
        <w:t xml:space="preserve">(</w:t>
      </w:r>
      <w:hyperlink w:anchor="def-expression">
        <w:r>
          <w:rPr>
            <w:rStyle w:val="Hyperlink"/>
          </w:rPr>
          <w:t xml:space="preserve">Definition 2</w:t>
        </w:r>
      </w:hyperlink>
      <w:r>
        <w:t xml:space="preserve">) is one of:</w:t>
      </w:r>
    </w:p>
    <w:p>
      <w:pPr>
        <w:pStyle w:val="Compact"/>
        <w:numPr>
          <w:ilvl w:val="0"/>
          <w:numId w:val="1003"/>
        </w:numPr>
      </w:pPr>
      <w:r>
        <w:t xml:space="preserve">a constant, such as the number</w:t>
      </w:r>
      <w:r>
        <w:t xml:space="preserve"> </w:t>
      </w:r>
      <w:r>
        <w:rPr>
          <w:rStyle w:val="VerbatimChar"/>
        </w:rPr>
        <w:t xml:space="preserve">7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 name, such as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+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application</w:t>
      </w:r>
      <w:r>
        <w:t xml:space="preserve"> </w:t>
      </w:r>
      <w:r>
        <w:rPr>
          <w:rStyle w:val="VerbatimChar"/>
        </w:rPr>
        <w:t xml:space="preserve">(f e1 ... en)</w:t>
      </w:r>
      <w:r>
        <w:t xml:space="preserve">:</w:t>
      </w:r>
      <w:r>
        <w:t xml:space="preserve"> </w:t>
      </w:r>
      <w:r>
        <w:t xml:space="preserve">an expression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for an operation or function, followed by its operands</w:t>
      </w:r>
      <w:r>
        <w:t xml:space="preserve"> </w:t>
      </w:r>
      <w:r>
        <w:rPr>
          <w:rStyle w:val="VerbatimChar"/>
        </w:rPr>
        <w:t xml:space="preserve">e1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en</w:t>
      </w:r>
      <w:r>
        <w:t xml:space="preserve">,</w:t>
      </w:r>
      <w:r>
        <w:t xml:space="preserve"> </w:t>
      </w:r>
      <w:r>
        <w:t xml:space="preserve">which are expressions too, all inside one pair of parentheses.</w:t>
      </w:r>
    </w:p>
    <w:p>
      <w:pPr>
        <w:pStyle w:val="FirstParagraph"/>
      </w:pPr>
      <w:r>
        <w:t xml:space="preserve">Writing the operation before its operands is called prefix notation.</w:t>
      </w:r>
      <w:r>
        <w:t xml:space="preserve"> </w:t>
      </w:r>
      <w:r>
        <w:t xml:space="preserve">Racket needs no precedence rules,</w:t>
      </w:r>
      <w:r>
        <w:t xml:space="preserve"> </w:t>
      </w:r>
      <w:r>
        <w:t xml:space="preserve">because the nesting of the parentheses says which operation comes first:</w:t>
      </w:r>
      <w:r>
        <w:t xml:space="preserve"> </w:t>
      </w:r>
      <w:r>
        <w:rPr>
          <w:rStyle w:val="VerbatimChar"/>
        </w:rPr>
        <w:t xml:space="preserve">(* (+ 2 3) 4)</w:t>
      </w:r>
      <w:r>
        <w:t xml:space="preserve"> </w:t>
      </w:r>
      <w:r>
        <w:t xml:space="preserve">adds first, and</w:t>
      </w:r>
      <w:r>
        <w:t xml:space="preserve"> </w:t>
      </w:r>
      <w:r>
        <w:rPr>
          <w:rStyle w:val="VerbatimChar"/>
        </w:rPr>
        <w:t xml:space="preserve">(+ 2 (* 3 4))</w:t>
      </w:r>
      <w:r>
        <w:t xml:space="preserve"> </w:t>
      </w:r>
      <w:r>
        <w:t xml:space="preserve">multiplies first.</w:t>
      </w:r>
    </w:p>
    <w:bookmarkEnd w:id="21"/>
    <w:bookmarkStart w:id="22" w:name="rem-evaluation"/>
    <w:p>
      <w:pPr>
        <w:pStyle w:val="BodyText"/>
      </w:pPr>
      <w:r>
        <w:rPr>
          <w:i/>
          <w:iCs/>
        </w:rPr>
        <w:t xml:space="preserve">Remark 2</w:t>
      </w:r>
      <w:r>
        <w:t xml:space="preserve"> (How Racket evaluates an application). </w:t>
      </w:r>
      <w:r>
        <w:t xml:space="preserve">To</w:t>
      </w:r>
      <w:r>
        <w:t xml:space="preserve"> </w:t>
      </w:r>
      <w:r>
        <w:rPr>
          <w:b/>
          <w:bCs/>
        </w:rPr>
        <w:t xml:space="preserve">evaluate</w:t>
      </w:r>
      <w:r>
        <w:t xml:space="preserve"> </w:t>
      </w:r>
      <w:r>
        <w:t xml:space="preserve">an application</w:t>
      </w:r>
      <w:r>
        <w:t xml:space="preserve"> </w:t>
      </w:r>
      <w:r>
        <w:rPr>
          <w:rStyle w:val="VerbatimChar"/>
        </w:rPr>
        <w:t xml:space="preserve">(f e1 ... en)</w:t>
      </w:r>
      <w:r>
        <w:t xml:space="preserve"> </w:t>
      </w:r>
      <w:r>
        <w:t xml:space="preserve">(</w:t>
      </w:r>
      <w:hyperlink w:anchor="def-racket-express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Racket evaluates each operand</w:t>
      </w:r>
      <w:r>
        <w:t xml:space="preserve"> </w:t>
      </w:r>
      <w:r>
        <w:rPr>
          <w:rStyle w:val="VerbatimChar"/>
        </w:rPr>
        <w:t xml:space="preserve">e1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to a value,</w:t>
      </w:r>
      <w:r>
        <w:t xml:space="preserve"> </w:t>
      </w:r>
      <w:r>
        <w:t xml:space="preserve">then 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those values.</w:t>
      </w:r>
      <w:r>
        <w:t xml:space="preserve"> </w:t>
      </w:r>
      <w:r>
        <w:t xml:space="preserve">In part 1 of</w:t>
      </w:r>
      <w:r>
        <w:t xml:space="preserve"> </w:t>
      </w:r>
      <w:hyperlink w:anchor="exr-evaluate-nested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(* (+ 1 2) (- 10 4))</w:t>
      </w:r>
      <w:r>
        <w:br/>
      </w:r>
      <w:r>
        <w:rPr>
          <w:rStyle w:val="VerbatimChar"/>
        </w:rPr>
        <w:t xml:space="preserve">= (* 3 (- 10 4))</w:t>
      </w:r>
      <w:r>
        <w:br/>
      </w:r>
      <w:r>
        <w:rPr>
          <w:rStyle w:val="VerbatimChar"/>
        </w:rPr>
        <w:t xml:space="preserve">= (* 3 6)</w:t>
      </w:r>
      <w:r>
        <w:br/>
      </w:r>
      <w:r>
        <w:rPr>
          <w:rStyle w:val="VerbatimChar"/>
        </w:rPr>
        <w:t xml:space="preserve">= 18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replaces one application by its value,</w:t>
      </w:r>
      <w:r>
        <w:t xml:space="preserve"> </w:t>
      </w:r>
      <w:r>
        <w:t xml:space="preserve">and the evaluation ends with a value, which cannot be simplified further.</w:t>
      </w:r>
    </w:p>
    <w:bookmarkEnd w:id="22"/>
    <w:bookmarkEnd w:id="23"/>
    <w:bookmarkStart w:id="30" w:name="sec-racket-functions"/>
    <w:p>
      <w:pPr>
        <w:pStyle w:val="Heading1"/>
      </w:pPr>
      <w:r>
        <w:t xml:space="preserve">2. Functions</w:t>
      </w:r>
    </w:p>
    <w:bookmarkStart w:id="24" w:name="exr-formula-from-code"/>
    <w:p>
      <w:pPr>
        <w:pStyle w:val="FirstParagraph"/>
      </w:pPr>
      <w:r>
        <w:rPr>
          <w:b/>
          <w:bCs/>
        </w:rPr>
        <w:t xml:space="preserve">Exercise 2 (Reading a definition)</w:t>
      </w:r>
      <w:r>
        <w:t xml:space="preserve"> </w:t>
      </w:r>
      <w:r>
        <w:t xml:space="preserve">This Racket code defines a function named</w:t>
      </w:r>
      <w:r>
        <w:t xml:space="preserve"> </w:t>
      </w:r>
      <w:r>
        <w:rPr>
          <w:rStyle w:val="VerbatimChar"/>
        </w:rPr>
        <w:t xml:space="preserve">h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x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)))</w:t>
      </w:r>
    </w:p>
    <w:p>
      <w:pPr>
        <w:pStyle w:val="Compact"/>
        <w:numPr>
          <w:ilvl w:val="0"/>
          <w:numId w:val="1004"/>
        </w:numPr>
      </w:pPr>
      <w:r>
        <w:t xml:space="preserve">Write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a formula in ordinary mathematical notation.</w:t>
      </w:r>
    </w:p>
    <w:p>
      <w:pPr>
        <w:pStyle w:val="Compact"/>
        <w:numPr>
          <w:ilvl w:val="0"/>
          <w:numId w:val="1004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(h 5)</w:t>
      </w:r>
      <w:r>
        <w:t xml:space="preserve"> </w:t>
      </w:r>
      <w:r>
        <w:t xml:space="preserve">return?</w:t>
      </w:r>
    </w:p>
    <w:p>
      <w:pPr>
        <w:pStyle w:val="Compact"/>
        <w:numPr>
          <w:ilvl w:val="0"/>
          <w:numId w:val="1004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(h (h 3))</w:t>
      </w:r>
      <w:r>
        <w:t xml:space="preserve"> </w:t>
      </w:r>
      <w:r>
        <w:t xml:space="preserve">return?</w:t>
      </w:r>
    </w:p>
    <w:bookmarkEnd w:id="24"/>
    <w:bookmarkStart w:id="25" w:name="sol-formula-from-cod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since</w:t>
      </w:r>
      <w:r>
        <w:t xml:space="preserve"> </w:t>
      </w:r>
      <w:r>
        <w:rPr>
          <w:rStyle w:val="VerbatimChar"/>
        </w:rPr>
        <w:t xml:space="preserve">(* x x)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(* 2 x)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=</m:t>
        </m:r>
        <m:r>
          <m:t>15</m:t>
        </m:r>
      </m:oMath>
      <w:r>
        <w:t xml:space="preserve">, so</w:t>
      </w:r>
      <w:r>
        <w:t xml:space="preserve"> </w:t>
      </w:r>
      <w:r>
        <w:rPr>
          <w:rStyle w:val="VerbatimChar"/>
        </w:rPr>
        <w:t xml:space="preserve">(h 5)</w:t>
      </w:r>
      <w:r>
        <w:t xml:space="preserve"> </w:t>
      </w:r>
      <w:r>
        <w:t xml:space="preserve">returns 15.</w:t>
      </w:r>
    </w:p>
    <w:p>
      <w:pPr>
        <w:pStyle w:val="Compact"/>
        <w:numPr>
          <w:ilvl w:val="0"/>
          <w:numId w:val="1005"/>
        </w:numPr>
      </w:pPr>
      <w:r>
        <w:t xml:space="preserve">Racket first evaluates the argument</w:t>
      </w:r>
      <w:r>
        <w:t xml:space="preserve"> </w:t>
      </w:r>
      <w:r>
        <w:rPr>
          <w:rStyle w:val="VerbatimChar"/>
        </w:rPr>
        <w:t xml:space="preserve">(h 3)</w:t>
      </w:r>
      <w:r>
        <w:t xml:space="preserve">, which is</w:t>
      </w:r>
      <w:r>
        <w:t xml:space="preserve"> </w:t>
      </w:r>
      <m:oMath>
        <m:r>
          <m:t>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then applies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to it, so</w:t>
      </w:r>
      <w:r>
        <w:t xml:space="preserve"> </w:t>
      </w:r>
      <w:r>
        <w:rPr>
          <w:rStyle w:val="VerbatimChar"/>
        </w:rPr>
        <w:t xml:space="preserve">(h (h 3))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(h 3)</w:t>
      </w:r>
      <w:r>
        <w:t xml:space="preserve"> </w:t>
      </w:r>
      <w:r>
        <w:t xml:space="preserve">again and returns 3.</w:t>
      </w:r>
    </w:p>
    <w:bookmarkEnd w:id="25"/>
    <w:bookmarkStart w:id="26" w:name="def-argument"/>
    <w:p>
      <w:pPr>
        <w:pStyle w:val="FirstParagraph"/>
      </w:pPr>
      <w:r>
        <w:rPr>
          <w:b/>
          <w:bCs/>
        </w:rPr>
        <w:t xml:space="preserve">Definition 4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26"/>
    <w:bookmarkStart w:id="27" w:name="def-value"/>
    <w:p>
      <w:pPr>
        <w:pStyle w:val="BodyText"/>
      </w:pPr>
      <w:r>
        <w:rPr>
          <w:b/>
          <w:bCs/>
        </w:rPr>
        <w:t xml:space="preserve">Definition 5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def-racket-define"/>
    <w:p>
      <w:pPr>
        <w:pStyle w:val="BodyText"/>
      </w:pPr>
      <w:r>
        <w:rPr>
          <w:b/>
          <w:bCs/>
        </w:rPr>
        <w:t xml:space="preserve">Definition 6 (Defining a function in Racket)</w:t>
      </w:r>
      <w:r>
        <w:t xml:space="preserve"> </w:t>
      </w:r>
      <w:r>
        <w:t xml:space="preserve">The Racket definition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x1 ... xn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defines a function named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rPr>
          <w:rStyle w:val="VerbatimChar"/>
        </w:rPr>
        <w:t xml:space="preserve">x1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xn</w:t>
      </w:r>
      <w:r>
        <w:t xml:space="preserve">:</w:t>
      </w:r>
      <w:r>
        <w:t xml:space="preserve"> </w:t>
      </w:r>
      <w:r>
        <w:t xml:space="preserve">names that stand for its arguments (</w:t>
      </w:r>
      <w:hyperlink w:anchor="def-argumen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To evaluate an application</w:t>
      </w:r>
      <w:r>
        <w:t xml:space="preserve"> </w:t>
      </w:r>
      <w:r>
        <w:rPr>
          <w:rStyle w:val="VerbatimChar"/>
        </w:rPr>
        <w:t xml:space="preserve">(f a1 ... an)</w:t>
      </w:r>
      <w:r>
        <w:t xml:space="preserve">,</w:t>
      </w:r>
      <w:r>
        <w:t xml:space="preserve"> </w:t>
      </w:r>
      <w:r>
        <w:t xml:space="preserve">Racket evaluates the arguments</w:t>
      </w:r>
      <w:r>
        <w:t xml:space="preserve"> </w:t>
      </w:r>
      <w:r>
        <w:rPr>
          <w:rStyle w:val="VerbatimChar"/>
        </w:rPr>
        <w:t xml:space="preserve">a1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an</w:t>
      </w:r>
      <w:r>
        <w:t xml:space="preserve">,</w:t>
      </w:r>
      <w:r>
        <w:t xml:space="preserve"> </w:t>
      </w:r>
      <w:r>
        <w:t xml:space="preserve">replaces each parameter in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by the value of its argument,</w:t>
      </w:r>
      <w:r>
        <w:t xml:space="preserve"> </w:t>
      </w:r>
      <w:r>
        <w:t xml:space="preserve">and evaluates the result.</w:t>
      </w:r>
      <w:r>
        <w:t xml:space="preserve"> </w:t>
      </w:r>
      <w:r>
        <w:t xml:space="preserve">The value of the application is the value (</w:t>
      </w:r>
      <w:hyperlink w:anchor="def-valu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at those arguments.</w:t>
      </w:r>
    </w:p>
    <w:bookmarkEnd w:id="28"/>
    <w:bookmarkStart w:id="29" w:name="exm-substitution"/>
    <w:p>
      <w:pPr>
        <w:pStyle w:val="BodyText"/>
      </w:pPr>
      <w:r>
        <w:rPr>
          <w:b/>
          <w:bCs/>
        </w:rPr>
        <w:t xml:space="preserve">Example 1 (Replacing a parameter by its argument)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from</w:t>
      </w:r>
      <w:r>
        <w:t xml:space="preserve"> </w:t>
      </w:r>
      <w:hyperlink w:anchor="exr-formula-from-cod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hyperlink w:anchor="def-racket-defin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(h 5)</w:t>
      </w:r>
      <w:r>
        <w:t xml:space="preserve"> </w:t>
      </w:r>
      <w:r>
        <w:t xml:space="preserve">in four steps:</w:t>
      </w:r>
    </w:p>
    <w:p>
      <w:pPr>
        <w:pStyle w:val="SourceCode"/>
      </w:pPr>
      <w:r>
        <w:rPr>
          <w:rStyle w:val="VerbatimChar"/>
        </w:rPr>
        <w:t xml:space="preserve">(h 5)</w:t>
      </w:r>
      <w:r>
        <w:br/>
      </w:r>
      <w:r>
        <w:rPr>
          <w:rStyle w:val="VerbatimChar"/>
        </w:rPr>
        <w:t xml:space="preserve">= (- (* 5 5) (* 2 5))</w:t>
      </w:r>
      <w:r>
        <w:br/>
      </w:r>
      <w:r>
        <w:rPr>
          <w:rStyle w:val="VerbatimChar"/>
        </w:rPr>
        <w:t xml:space="preserve">= (- 25 (* 2 5))</w:t>
      </w:r>
      <w:r>
        <w:br/>
      </w:r>
      <w:r>
        <w:rPr>
          <w:rStyle w:val="VerbatimChar"/>
        </w:rPr>
        <w:t xml:space="preserve">= (- 25 10)</w:t>
      </w:r>
      <w:r>
        <w:br/>
      </w:r>
      <w:r>
        <w:rPr>
          <w:rStyle w:val="VerbatimChar"/>
        </w:rPr>
        <w:t xml:space="preserve">= 15</w:t>
      </w:r>
    </w:p>
    <w:p>
      <w:pPr>
        <w:pStyle w:val="FirstParagraph"/>
      </w:pPr>
      <w:r>
        <w:t xml:space="preserve">The first step replaces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by 5 in the body of</w:t>
      </w:r>
      <w:r>
        <w:t xml:space="preserve"> </w:t>
      </w:r>
      <w:r>
        <w:rPr>
          <w:rStyle w:val="VerbatimChar"/>
        </w:rPr>
        <w:t xml:space="preserve">h</w:t>
      </w:r>
      <w:r>
        <w:t xml:space="preserve">,</w:t>
      </w:r>
      <w:r>
        <w:t xml:space="preserve"> </w:t>
      </w:r>
      <w:r>
        <w:t xml:space="preserve">just as computing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replaces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5 in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Each later step replaces one application by its value (</w:t>
      </w:r>
      <w:hyperlink w:anchor="rem-evaluation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29"/>
    <w:bookmarkEnd w:id="30"/>
    <w:bookmarkStart w:id="36" w:name="sec-racket-cases"/>
    <w:p>
      <w:pPr>
        <w:pStyle w:val="Heading1"/>
      </w:pPr>
      <w:r>
        <w:t xml:space="preserve">3. Cases</w:t>
      </w:r>
    </w:p>
    <w:bookmarkStart w:id="31" w:name="exr-ticket-price"/>
    <w:p>
      <w:pPr>
        <w:pStyle w:val="FirstParagraph"/>
      </w:pPr>
      <w:r>
        <w:rPr>
          <w:b/>
          <w:bCs/>
        </w:rPr>
        <w:t xml:space="preserve">Exercise 3 (Choosing a case)</w:t>
      </w:r>
      <w:r>
        <w:t xml:space="preserve"> </w:t>
      </w:r>
      <w:r>
        <w:t xml:space="preserve">A museum sets its ticket price, in dollars, by age: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ticket-price 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[(&lt;</w:t>
      </w:r>
      <w:r>
        <w:rPr>
          <w:rStyle w:val="NormalTok"/>
        </w:rPr>
        <w:t xml:space="preserve"> age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[(&lt;</w:t>
      </w:r>
      <w:r>
        <w:rPr>
          <w:rStyle w:val="NormalTok"/>
        </w:rPr>
        <w:t xml:space="preserve"> age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]))</w:t>
      </w:r>
    </w:p>
    <w:p>
      <w:pPr>
        <w:pStyle w:val="FirstParagraph"/>
      </w:pPr>
      <w:r>
        <w:t xml:space="preserve">Each line in square brackets pairs a test with a value.</w:t>
      </w:r>
    </w:p>
    <w:p>
      <w:pPr>
        <w:pStyle w:val="Compact"/>
        <w:numPr>
          <w:ilvl w:val="0"/>
          <w:numId w:val="1006"/>
        </w:numPr>
      </w:pPr>
      <w:r>
        <w:t xml:space="preserve">Guess what</w:t>
      </w:r>
      <w:r>
        <w:t xml:space="preserve"> </w:t>
      </w:r>
      <w:r>
        <w:rPr>
          <w:rStyle w:val="VerbatimChar"/>
        </w:rPr>
        <w:t xml:space="preserve">(ticket-price 4)</w:t>
      </w:r>
      <w:r>
        <w:t xml:space="preserve">,</w:t>
      </w:r>
      <w:r>
        <w:t xml:space="preserve"> </w:t>
      </w:r>
      <w:r>
        <w:rPr>
          <w:rStyle w:val="VerbatimChar"/>
        </w:rPr>
        <w:t xml:space="preserve">(ticket-price 5)</w:t>
      </w:r>
      <w:r>
        <w:t xml:space="preserve">,</w:t>
      </w:r>
      <w:r>
        <w:t xml:space="preserve"> </w:t>
      </w:r>
      <w:r>
        <w:rPr>
          <w:rStyle w:val="VerbatimChar"/>
        </w:rPr>
        <w:t xml:space="preserve">(ticket-price 17)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(ticket-price 70)</w:t>
      </w:r>
      <w:r>
        <w:t xml:space="preserve"> </w:t>
      </w:r>
      <w:r>
        <w:t xml:space="preserve">return.</w:t>
      </w:r>
    </w:p>
    <w:p>
      <w:pPr>
        <w:pStyle w:val="Compact"/>
        <w:numPr>
          <w:ilvl w:val="0"/>
          <w:numId w:val="1006"/>
        </w:numPr>
      </w:pPr>
      <w:r>
        <w:t xml:space="preserve">Write the function as a formula with cases, for a whole number of years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31"/>
    <w:bookmarkStart w:id="32" w:name="sol-ticket-pric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Racket tries the tests in order and returns the value beside the first true one: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4)</w:t>
      </w:r>
      <w:r>
        <w:t xml:space="preserve"> </w:t>
      </w:r>
      <w:r>
        <w:t xml:space="preserve">returns 0, since</w:t>
      </w:r>
      <w:r>
        <w:t xml:space="preserve"> </w:t>
      </w:r>
      <m:oMath>
        <m:r>
          <m:t>4</m:t>
        </m:r>
        <m:r>
          <m:rPr>
            <m:sty m:val="p"/>
          </m:rPr>
          <m:t>&lt;</m:t>
        </m:r>
        <m:r>
          <m:t>5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5)</w:t>
      </w:r>
      <w:r>
        <w:t xml:space="preserve"> </w:t>
      </w:r>
      <w:r>
        <w:t xml:space="preserve">returns 8,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5</m:t>
        </m:r>
      </m:oMath>
      <w:r>
        <w:t xml:space="preserve"> </w:t>
      </w:r>
      <w:r>
        <w:t xml:space="preserve">is false but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18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17)</w:t>
      </w:r>
      <w:r>
        <w:t xml:space="preserve"> </w:t>
      </w:r>
      <w:r>
        <w:t xml:space="preserve">returns 8, since</w:t>
      </w:r>
      <w:r>
        <w:t xml:space="preserve"> </w:t>
      </w:r>
      <m:oMath>
        <m:r>
          <m:t>17</m:t>
        </m:r>
        <m:r>
          <m:rPr>
            <m:sty m:val="p"/>
          </m:rPr>
          <m:t>&lt;</m:t>
        </m:r>
        <m:r>
          <m:t>18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70)</w:t>
      </w:r>
      <w:r>
        <w:t xml:space="preserve"> </w:t>
      </w:r>
      <w:r>
        <w:t xml:space="preserve">returns 12, since neither test is true, so 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line applies.</w:t>
      </w:r>
    </w:p>
    <w:p>
      <w:pPr>
        <w:numPr>
          <w:ilvl w:val="0"/>
          <w:numId w:val="1007"/>
        </w:numPr>
      </w:pPr>
      <w:r>
        <w:t xml:space="preserve">The second case holds only when the first test is false,</w:t>
      </w:r>
      <w:r>
        <w:t xml:space="preserve"> </w:t>
      </w:r>
      <w:r>
        <w:t xml:space="preserve">so its condition is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&lt;</m:t>
        </m:r>
        <m:r>
          <m:t>18</m:t>
        </m:r>
      </m:oMath>
      <w:r>
        <w:t xml:space="preserve">, not just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18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8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5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18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12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18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32"/>
    <w:bookmarkStart w:id="33" w:name="def-booleans"/>
    <w:p>
      <w:pPr>
        <w:pStyle w:val="FirstParagraph"/>
      </w:pPr>
      <w:r>
        <w:rPr>
          <w:b/>
          <w:bCs/>
        </w:rPr>
        <w:t xml:space="preserve">Definition 7 (True and false in Racket)</w:t>
      </w:r>
      <w:r>
        <w:t xml:space="preserve"> </w:t>
      </w:r>
      <w:r>
        <w:t xml:space="preserve">Racket writes the two truth values as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(true) and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(false).</w:t>
      </w:r>
      <w:r>
        <w:t xml:space="preserve"> </w:t>
      </w:r>
      <w:r>
        <w:t xml:space="preserve">A comparison such as</w:t>
      </w:r>
      <w:r>
        <w:t xml:space="preserve"> </w:t>
      </w:r>
      <w:r>
        <w:rPr>
          <w:rStyle w:val="VerbatimChar"/>
        </w:rPr>
        <w:t xml:space="preserve">(&lt; 4 5)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(= 3 7)</w:t>
      </w:r>
      <w:r>
        <w:t xml:space="preserve"> </w:t>
      </w:r>
      <w:r>
        <w:t xml:space="preserve">returns one of them,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not</w:t>
      </w:r>
      <w:r>
        <w:t xml:space="preserve"> </w:t>
      </w:r>
      <w:r>
        <w:t xml:space="preserve">combine them:</w:t>
      </w:r>
      <w:r>
        <w:t xml:space="preserve"> </w:t>
      </w:r>
      <w:r>
        <w:rPr>
          <w:rStyle w:val="VerbatimChar"/>
        </w:rPr>
        <w:t xml:space="preserve">(and (&lt; 1 2) (&lt; 3 2))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3"/>
    <w:bookmarkStart w:id="34" w:name="def-if-cond"/>
    <w:p>
      <w:pPr>
        <w:pStyle w:val="BodyText"/>
      </w:pPr>
      <w:r>
        <w:rPr>
          <w:b/>
          <w:bCs/>
        </w:rPr>
        <w:t xml:space="preserve">Definition 8 (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cond</w:t>
      </w:r>
      <w:r>
        <w:rPr>
          <w:b/>
          <w:bCs/>
        </w:rPr>
        <w:t xml:space="preserve">)</w:t>
      </w:r>
      <w:r>
        <w:t xml:space="preserve"> </w:t>
      </w:r>
      <w:r>
        <w:t xml:space="preserve">The expression</w:t>
      </w:r>
      <w:r>
        <w:t xml:space="preserve"> </w:t>
      </w:r>
      <w:r>
        <w:rPr>
          <w:rStyle w:val="VerbatimChar"/>
        </w:rPr>
        <w:t xml:space="preserve">(if test a b)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t xml:space="preserve">and returns the value of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 and the value of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if it is false.</w:t>
      </w:r>
    </w:p>
    <w:p>
      <w:pPr>
        <w:pStyle w:val="BodyText"/>
      </w:pPr>
      <w:r>
        <w:t xml:space="preserve">The expression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test1 a1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test2 a2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...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an</w:t>
      </w:r>
      <w:r>
        <w:rPr>
          <w:rStyle w:val="OperatorTok"/>
        </w:rPr>
        <w:t xml:space="preserve">])</w:t>
      </w:r>
    </w:p>
    <w:p>
      <w:pPr>
        <w:pStyle w:val="FirstParagraph"/>
      </w:pPr>
      <w:r>
        <w:t xml:space="preserve">evaluates the tests in order and returns the value of the expression beside the first true one,</w:t>
      </w:r>
      <w:r>
        <w:t xml:space="preserve"> </w:t>
      </w:r>
      <w:r>
        <w:t xml:space="preserve">or the value of</w:t>
      </w:r>
      <w:r>
        <w:t xml:space="preserve"> </w:t>
      </w:r>
      <w:r>
        <w:rPr>
          <w:rStyle w:val="VerbatimChar"/>
        </w:rPr>
        <w:t xml:space="preserve">an</w:t>
      </w:r>
      <w:r>
        <w:t xml:space="preserve"> </w:t>
      </w:r>
      <w:r>
        <w:t xml:space="preserve">if none is true.</w:t>
      </w:r>
      <w:r>
        <w:t xml:space="preserve"> </w:t>
      </w:r>
      <w:r>
        <w:t xml:space="preserve">Like a function defined by cases in mathematics,</w:t>
      </w:r>
      <w:r>
        <w:t xml:space="preserve"> </w:t>
      </w:r>
      <w:r>
        <w:t xml:space="preserve">each case of a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applies only when every case before it fails.</w:t>
      </w:r>
    </w:p>
    <w:p>
      <w:pPr>
        <w:pStyle w:val="BodyText"/>
      </w:pPr>
      <w:r>
        <w:rPr>
          <w:rStyle w:val="VerbatimChar"/>
        </w:rPr>
        <w:t xml:space="preserve">if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look like applications (</w:t>
      </w:r>
      <w:hyperlink w:anchor="def-racket-expression">
        <w:r>
          <w:rPr>
            <w:rStyle w:val="Hyperlink"/>
          </w:rPr>
          <w:t xml:space="preserve">Definition 3</w:t>
        </w:r>
      </w:hyperlink>
      <w:r>
        <w:t xml:space="preserve">), but they are not:</w:t>
      </w:r>
      <w:r>
        <w:t xml:space="preserve"> </w:t>
      </w:r>
      <w:r>
        <w:t xml:space="preserve">an application evaluates all of its operands (</w:t>
      </w:r>
      <w:hyperlink w:anchor="rem-evaluation">
        <w:r>
          <w:rPr>
            <w:rStyle w:val="Hyperlink"/>
          </w:rPr>
          <w:t xml:space="preserve">Remark 2</w:t>
        </w:r>
      </w:hyperlink>
      <w:r>
        <w:t xml:space="preserve">),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evaluate only the tests they need and the one branch they return.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define</w:t>
      </w:r>
      <w:r>
        <w:t xml:space="preserve"> </w:t>
      </w:r>
      <w:r>
        <w:t xml:space="preserve">are not applications either.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2 (Absolute value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)</w:t>
      </w:r>
      <w:r>
        <w:t xml:space="preserve"> </w:t>
      </w:r>
      <w:r>
        <w:t xml:space="preserve">The absolute value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has two cases, so one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(</w:t>
      </w:r>
      <w:hyperlink w:anchor="def-if-cond">
        <w:r>
          <w:rPr>
            <w:rStyle w:val="Hyperlink"/>
          </w:rPr>
          <w:t xml:space="preserve">Definition 8</w:t>
        </w:r>
      </w:hyperlink>
      <w:r>
        <w:t xml:space="preserve">) is enough: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absolute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x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x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Style w:val="VerbatimChar"/>
        </w:rPr>
        <w:t xml:space="preserve">(absolute -7)</w:t>
      </w:r>
      <w:r>
        <w:t xml:space="preserve"> </w:t>
      </w:r>
      <w:r>
        <w:t xml:space="preserve">returns 7, and</w:t>
      </w:r>
      <w:r>
        <w:t xml:space="preserve"> </w:t>
      </w:r>
      <w:r>
        <w:rPr>
          <w:rStyle w:val="VerbatimChar"/>
        </w:rPr>
        <w:t xml:space="preserve">(absolute 2)</w:t>
      </w:r>
      <w:r>
        <w:t xml:space="preserve"> </w:t>
      </w:r>
      <w:r>
        <w:t xml:space="preserve">returns 2.</w:t>
      </w:r>
      <w:r>
        <w:t xml:space="preserve"> </w:t>
      </w:r>
      <w:r>
        <w:t xml:space="preserve">Racket already has this function, under the name</w:t>
      </w:r>
      <w:r>
        <w:t xml:space="preserve"> </w:t>
      </w:r>
      <w:r>
        <w:rPr>
          <w:rStyle w:val="VerbatimChar"/>
        </w:rPr>
        <w:t xml:space="preserve">abs</w:t>
      </w:r>
      <w:r>
        <w:t xml:space="preserve">.</w:t>
      </w:r>
    </w:p>
    <w:bookmarkEnd w:id="35"/>
    <w:bookmarkEnd w:id="36"/>
    <w:bookmarkStart w:id="43" w:name="sec-pure-functions"/>
    <w:p>
      <w:pPr>
        <w:pStyle w:val="Heading1"/>
      </w:pPr>
      <w:r>
        <w:t xml:space="preserve">4. Pure functions</w:t>
      </w:r>
    </w:p>
    <w:bookmarkStart w:id="37" w:name="exr-next-id"/>
    <w:p>
      <w:pPr>
        <w:pStyle w:val="FirstParagraph"/>
      </w:pPr>
      <w:r>
        <w:rPr>
          <w:b/>
          <w:bCs/>
        </w:rPr>
        <w:t xml:space="preserve">Exercise 4 (Same call, different answer)</w:t>
      </w:r>
      <w:r>
        <w:t xml:space="preserve"> </w:t>
      </w:r>
      <w:r>
        <w:t xml:space="preserve">This Python code hands out ID numbers:</w:t>
      </w:r>
    </w:p>
    <w:p>
      <w:pPr>
        <w:pStyle w:val="SourceCode"/>
      </w:pP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next_id():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count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</w:p>
    <w:p>
      <w:pPr>
        <w:pStyle w:val="Compact"/>
        <w:numPr>
          <w:ilvl w:val="0"/>
          <w:numId w:val="1009"/>
        </w:numPr>
      </w:pPr>
      <w:r>
        <w:t xml:space="preserve">The program calls</w:t>
      </w:r>
      <w:r>
        <w:t xml:space="preserve"> </w:t>
      </w:r>
      <w:r>
        <w:rPr>
          <w:rStyle w:val="VerbatimChar"/>
        </w:rPr>
        <w:t xml:space="preserve">next_id()</w:t>
      </w:r>
      <w:r>
        <w:t xml:space="preserve"> </w:t>
      </w:r>
      <w:r>
        <w:t xml:space="preserve">twice in a row.</w:t>
      </w:r>
      <w:r>
        <w:t xml:space="preserve"> </w:t>
      </w:r>
      <w:r>
        <w:t xml:space="preserve">What does each call return?</w:t>
      </w:r>
    </w:p>
    <w:p>
      <w:pPr>
        <w:pStyle w:val="Compact"/>
        <w:numPr>
          <w:ilvl w:val="0"/>
          <w:numId w:val="1009"/>
        </w:numPr>
      </w:pPr>
      <w:r>
        <w:t xml:space="preserve">Is there a mathematical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) with no arguments</w:t>
      </w:r>
      <w:r>
        <w:t xml:space="preserve"> </w:t>
      </w:r>
      <w:r>
        <w:t xml:space="preserve">whose value is what</w:t>
      </w:r>
      <w:r>
        <w:t xml:space="preserve"> </w:t>
      </w:r>
      <w:r>
        <w:rPr>
          <w:rStyle w:val="VerbatimChar"/>
        </w:rPr>
        <w:t xml:space="preserve">next_id()</w:t>
      </w:r>
      <w:r>
        <w:t xml:space="preserve"> </w:t>
      </w:r>
      <w:r>
        <w:t xml:space="preserve">returns every time it is called?</w:t>
      </w:r>
    </w:p>
    <w:bookmarkEnd w:id="37"/>
    <w:bookmarkStart w:id="38" w:name="sol-next-i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t xml:space="preserve">The first call changes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from 0 to 1 and returns 1.</w:t>
      </w:r>
      <w:r>
        <w:t xml:space="preserve"> </w:t>
      </w:r>
      <w:r>
        <w:t xml:space="preserve">The second call changes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from 1 to 2 and returns 2.</w:t>
      </w:r>
    </w:p>
    <w:p>
      <w:pPr>
        <w:pStyle w:val="Compact"/>
        <w:numPr>
          <w:ilvl w:val="0"/>
          <w:numId w:val="1010"/>
        </w:numPr>
      </w:pPr>
      <w:r>
        <w:t xml:space="preserve">No.</w:t>
      </w:r>
      <w:r>
        <w:t xml:space="preserve"> </w:t>
      </w:r>
      <w:r>
        <w:t xml:space="preserve">A function with no arguments has exactly one value,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next_id()</w:t>
      </w:r>
      <w:r>
        <w:t xml:space="preserve"> </w:t>
      </w:r>
      <w:r>
        <w:t xml:space="preserve">returned 1 and then 2.</w:t>
      </w:r>
      <w:r>
        <w:t xml:space="preserve"> </w:t>
      </w:r>
      <w:r>
        <w:t xml:space="preserve">What it returns depends on the variable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,</w:t>
      </w:r>
      <w:r>
        <w:t xml:space="preserve"> </w:t>
      </w:r>
      <w:r>
        <w:t xml:space="preserve">which is not an argument and which each call changes.</w:t>
      </w:r>
    </w:p>
    <w:bookmarkEnd w:id="38"/>
    <w:bookmarkStart w:id="39" w:name="def-side-effect"/>
    <w:p>
      <w:pPr>
        <w:pStyle w:val="FirstParagraph"/>
      </w:pPr>
      <w:r>
        <w:rPr>
          <w:b/>
          <w:bCs/>
        </w:rPr>
        <w:t xml:space="preserve">Definition 9 (Side effect)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side effect</w:t>
      </w:r>
      <w:r>
        <w:t xml:space="preserve"> </w:t>
      </w:r>
      <w:r>
        <w:t xml:space="preserve">of a piece of code is any change it makes besides returning a value,</w:t>
      </w:r>
      <w:r>
        <w:t xml:space="preserve"> </w:t>
      </w:r>
      <w:r>
        <w:t xml:space="preserve">such as changing a variable, printing, or writing a file.</w:t>
      </w:r>
      <w:r>
        <w:t xml:space="preserve"> </w:t>
      </w:r>
      <w:r>
        <w:rPr>
          <w:rStyle w:val="VerbatimChar"/>
        </w:rPr>
        <w:t xml:space="preserve">next_id</w:t>
      </w:r>
      <w:r>
        <w:t xml:space="preserve"> </w:t>
      </w:r>
      <w:r>
        <w:t xml:space="preserve">in</w:t>
      </w:r>
      <w:r>
        <w:t xml:space="preserve"> </w:t>
      </w:r>
      <w:hyperlink w:anchor="exr-next-i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has a side effect: it changes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.</w:t>
      </w:r>
    </w:p>
    <w:bookmarkEnd w:id="39"/>
    <w:bookmarkStart w:id="40" w:name="def-pure-function"/>
    <w:p>
      <w:pPr>
        <w:pStyle w:val="BodyText"/>
      </w:pPr>
      <w:r>
        <w:rPr>
          <w:b/>
          <w:bCs/>
        </w:rPr>
        <w:t xml:space="preserve">Definition 10 (Pure function)</w:t>
      </w:r>
      <w:r>
        <w:t xml:space="preserve"> </w:t>
      </w:r>
      <w:r>
        <w:t xml:space="preserve">A function in a program is</w:t>
      </w:r>
      <w:r>
        <w:t xml:space="preserve"> </w:t>
      </w:r>
      <w:r>
        <w:rPr>
          <w:b/>
          <w:bCs/>
        </w:rPr>
        <w:t xml:space="preserve">pure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</w:t>
      </w:r>
    </w:p>
    <w:p>
      <w:pPr>
        <w:pStyle w:val="Compact"/>
        <w:numPr>
          <w:ilvl w:val="0"/>
          <w:numId w:val="1011"/>
        </w:numPr>
      </w:pPr>
      <w:r>
        <w:t xml:space="preserve">it returns the same value whenever it is called with the same arguments, and</w:t>
      </w:r>
    </w:p>
    <w:p>
      <w:pPr>
        <w:pStyle w:val="Compact"/>
        <w:numPr>
          <w:ilvl w:val="0"/>
          <w:numId w:val="1011"/>
        </w:numPr>
      </w:pPr>
      <w:r>
        <w:t xml:space="preserve">it has no side effects (</w:t>
      </w:r>
      <w:hyperlink w:anchor="def-side-effect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FirstParagraph"/>
      </w:pPr>
      <w:r>
        <w:t xml:space="preserve">A pure function computes a mathematical function (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) of its arguments.</w:t>
      </w:r>
    </w:p>
    <w:bookmarkEnd w:id="40"/>
    <w:bookmarkStart w:id="41" w:name="def-functional-programming"/>
    <w:p>
      <w:pPr>
        <w:pStyle w:val="BodyText"/>
      </w:pPr>
      <w:r>
        <w:rPr>
          <w:b/>
          <w:bCs/>
        </w:rPr>
        <w:t xml:space="preserve">Definition 11 (Functional programming)</w:t>
      </w:r>
      <w:r>
        <w:t xml:space="preserve"> </w:t>
      </w:r>
      <w:r>
        <w:rPr>
          <w:b/>
          <w:bCs/>
        </w:rPr>
        <w:t xml:space="preserve">Functional programming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style of programming</w:t>
      </w:r>
      <w:r>
        <w:t xml:space="preserve"> </w:t>
      </w:r>
      <w:r>
        <w:t xml:space="preserve">in which a program is built by defining and applying pure functions (</w:t>
      </w:r>
      <w:hyperlink w:anchor="def-pure-func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rather than by running statements that change variables.</w:t>
      </w:r>
    </w:p>
    <w:bookmarkEnd w:id="41"/>
    <w:bookmarkStart w:id="42" w:name="rem-replace-by-value"/>
    <w:p>
      <w:pPr>
        <w:pStyle w:val="BodyText"/>
      </w:pPr>
      <w:r>
        <w:rPr>
          <w:i/>
          <w:iCs/>
        </w:rPr>
        <w:t xml:space="preserve">Remark 3</w:t>
      </w:r>
      <w:r>
        <w:t xml:space="preserve"> (Why this course uses functional programming). </w:t>
      </w:r>
      <w:r>
        <w:t xml:space="preserve">In a program built from pure functions (</w:t>
      </w:r>
      <w:hyperlink w:anchor="def-pure-func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 expression can be replaced by its value anywhere it appears</w:t>
      </w:r>
      <w:r>
        <w:t xml:space="preserve"> </w:t>
      </w:r>
      <w:r>
        <w:t xml:space="preserve">without changing what the program does.</w:t>
      </w:r>
      <w:r>
        <w:t xml:space="preserve"> </w:t>
      </w:r>
      <w:r>
        <w:t xml:space="preserve">That is what makes evaluation by substitution (</w:t>
      </w:r>
      <w:hyperlink w:anchor="exm-substitution">
        <w:r>
          <w:rPr>
            <w:rStyle w:val="Hyperlink"/>
          </w:rPr>
          <w:t xml:space="preserve">Example 1</w:t>
        </w:r>
      </w:hyperlink>
      <w:r>
        <w:t xml:space="preserve">) work,</w:t>
      </w:r>
      <w:r>
        <w:t xml:space="preserve"> </w:t>
      </w:r>
      <w:r>
        <w:t xml:space="preserve">and it is also how algebra works: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can be replaced by 15 in any formula.</w:t>
      </w:r>
      <w:r>
        <w:t xml:space="preserve"> </w:t>
      </w:r>
      <w:r>
        <w:t xml:space="preserve">So a pure function can be checked with the same reasoning as a formula,</w:t>
      </w:r>
      <w:r>
        <w:t xml:space="preserve"> </w:t>
      </w:r>
      <w:r>
        <w:t xml:space="preserve">and this course proves facts about programs that way.</w:t>
      </w:r>
    </w:p>
    <w:p>
      <w:pPr>
        <w:pStyle w:val="BodyText"/>
      </w:pPr>
      <w:r>
        <w:rPr>
          <w:rStyle w:val="VerbatimChar"/>
        </w:rPr>
        <w:t xml:space="preserve">next_id</w:t>
      </w:r>
      <w:r>
        <w:t xml:space="preserve"> </w:t>
      </w:r>
      <w:r>
        <w:t xml:space="preserve">in</w:t>
      </w:r>
      <w:r>
        <w:t xml:space="preserve"> </w:t>
      </w:r>
      <w:hyperlink w:anchor="exr-next-i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not pure,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next_id() + next_id()</w:t>
      </w:r>
      <w:r>
        <w:t xml:space="preserve"> </w:t>
      </w:r>
      <w:r>
        <w:t xml:space="preserve">cannot be simplified to</w:t>
      </w:r>
      <w:r>
        <w:t xml:space="preserve"> </w:t>
      </w:r>
      <w:r>
        <w:rPr>
          <w:rStyle w:val="VerbatimChar"/>
        </w:rPr>
        <w:t xml:space="preserve">2 * next_id()</w:t>
      </w:r>
      <w:r>
        <w:t xml:space="preserve">.</w:t>
      </w:r>
      <w:r>
        <w:t xml:space="preserve"> </w:t>
      </w:r>
      <w:r>
        <w:t xml:space="preserve">On a fresh start,</w:t>
      </w:r>
      <w:r>
        <w:t xml:space="preserve"> </w:t>
      </w:r>
      <w:r>
        <w:rPr>
          <w:rStyle w:val="VerbatimChar"/>
        </w:rPr>
        <w:t xml:space="preserve">next_id() + next_id()</w:t>
      </w:r>
      <w:r>
        <w:t xml:space="preserve"> </w:t>
      </w:r>
      <w:r>
        <w:t xml:space="preserve">returns 3, from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2 * next_id()</w:t>
      </w:r>
      <w:r>
        <w:t xml:space="preserve"> </w:t>
      </w:r>
      <w:r>
        <w:t xml:space="preserve">returns 2.</w:t>
      </w:r>
      <w:r>
        <w:t xml:space="preserve"> </w:t>
      </w:r>
      <w:r>
        <w:t xml:space="preserve">Racket can change variables too, with</w:t>
      </w:r>
      <w:r>
        <w:t xml:space="preserve"> </w:t>
      </w:r>
      <w:r>
        <w:rPr>
          <w:rStyle w:val="VerbatimChar"/>
        </w:rPr>
        <w:t xml:space="preserve">set!</w:t>
      </w:r>
      <w:r>
        <w:t xml:space="preserve">,</w:t>
      </w:r>
      <w:r>
        <w:t xml:space="preserve"> </w:t>
      </w:r>
      <w:r>
        <w:t xml:space="preserve">but this course does not use it.</w:t>
      </w:r>
    </w:p>
    <w:bookmarkEnd w:id="42"/>
    <w:bookmarkEnd w:id="43"/>
    <w:bookmarkStart w:id="50" w:name="sec-functions-as-values"/>
    <w:p>
      <w:pPr>
        <w:pStyle w:val="Heading1"/>
      </w:pPr>
      <w:r>
        <w:t xml:space="preserve">5. Functions as values</w:t>
      </w:r>
    </w:p>
    <w:bookmarkStart w:id="44" w:name="exr-twice"/>
    <w:p>
      <w:pPr>
        <w:pStyle w:val="FirstParagraph"/>
      </w:pPr>
      <w:r>
        <w:rPr>
          <w:b/>
          <w:bCs/>
        </w:rPr>
        <w:t xml:space="preserve">Exercise 5 (A function as an argument)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twice</w:t>
      </w:r>
      <w:r>
        <w:t xml:space="preserve"> </w:t>
      </w:r>
      <w:r>
        <w:t xml:space="preserve">takes a function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and a value</w:t>
      </w:r>
      <w:r>
        <w:t xml:space="preserve"> </w:t>
      </w:r>
      <w:r>
        <w:rPr>
          <w:rStyle w:val="VerbatimChar"/>
        </w:rPr>
        <w:t xml:space="preserve">x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twice f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x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add-three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x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Guess what each expression returns: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(twice add-three 10)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(twice h 4)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from</w:t>
      </w:r>
      <w:r>
        <w:t xml:space="preserve"> </w:t>
      </w:r>
      <w:hyperlink w:anchor="exr-formula-from-code">
        <w:r>
          <w:rPr>
            <w:rStyle w:val="Hyperlink"/>
          </w:rPr>
          <w:t xml:space="preserve">Exercise 2</w:t>
        </w:r>
      </w:hyperlink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(twice add-three (twice add-three 0))</w:t>
      </w:r>
    </w:p>
    <w:bookmarkEnd w:id="44"/>
    <w:bookmarkStart w:id="45" w:name="sol-twic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Replace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 the body</w:t>
      </w:r>
      <w:r>
        <w:t xml:space="preserve"> </w:t>
      </w:r>
      <w:r>
        <w:rPr>
          <w:rStyle w:val="VerbatimChar"/>
        </w:rPr>
        <w:t xml:space="preserve">(f (f x))</w:t>
      </w:r>
      <w:r>
        <w:t xml:space="preserve"> </w:t>
      </w:r>
      <w:r>
        <w:t xml:space="preserve">(</w:t>
      </w:r>
      <w:hyperlink w:anchor="def-racket-defin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(twice add-three 10)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(add-three (add-three 10))</w:t>
      </w:r>
      <w:r>
        <w:t xml:space="preserve">, which is</w:t>
      </w:r>
      <w:r>
        <w:t xml:space="preserve"> </w:t>
      </w:r>
      <w:r>
        <w:rPr>
          <w:rStyle w:val="VerbatimChar"/>
        </w:rPr>
        <w:t xml:space="preserve">(add-three 13)</w:t>
      </w:r>
      <w:r>
        <w:t xml:space="preserve">, which returns 16.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(twice h 4)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(h (h 4))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=</m:t>
        </m:r>
        <m:r>
          <m:t>48</m:t>
        </m:r>
      </m:oMath>
      <w:r>
        <w:t xml:space="preserve">, it returns 48.</w:t>
      </w:r>
    </w:p>
    <w:p>
      <w:pPr>
        <w:pStyle w:val="Compact"/>
        <w:numPr>
          <w:ilvl w:val="0"/>
          <w:numId w:val="1013"/>
        </w:numPr>
      </w:pPr>
      <w:r>
        <w:t xml:space="preserve">The argument</w:t>
      </w:r>
      <w:r>
        <w:t xml:space="preserve"> </w:t>
      </w:r>
      <w:r>
        <w:rPr>
          <w:rStyle w:val="VerbatimChar"/>
        </w:rPr>
        <w:t xml:space="preserve">(twice add-three 0)</w:t>
      </w:r>
      <w:r>
        <w:t xml:space="preserve"> </w:t>
      </w:r>
      <w:r>
        <w:t xml:space="preserve">returns 6,</w:t>
      </w:r>
      <w:r>
        <w:t xml:space="preserve"> </w:t>
      </w:r>
      <w:r>
        <w:t xml:space="preserve">so the whole expression is</w:t>
      </w:r>
      <w:r>
        <w:t xml:space="preserve"> </w:t>
      </w:r>
      <w:r>
        <w:rPr>
          <w:rStyle w:val="VerbatimChar"/>
        </w:rPr>
        <w:t xml:space="preserve">(twice add-three 6)</w:t>
      </w:r>
      <w:r>
        <w:t xml:space="preserve">, which returns 12.</w:t>
      </w:r>
    </w:p>
    <w:bookmarkEnd w:id="45"/>
    <w:bookmarkStart w:id="46" w:name="def-higher-order"/>
    <w:p>
      <w:pPr>
        <w:pStyle w:val="FirstParagraph"/>
      </w:pPr>
      <w:r>
        <w:rPr>
          <w:b/>
          <w:bCs/>
        </w:rPr>
        <w:t xml:space="preserve">Definition 12 (Higher-order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higher-order function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is a function that takes a function as an argument, or returns a function as its value.</w:t>
      </w:r>
      <w:r>
        <w:t xml:space="preserve"> </w:t>
      </w:r>
      <w:r>
        <w:rPr>
          <w:rStyle w:val="VerbatimChar"/>
        </w:rPr>
        <w:t xml:space="preserve">twice</w:t>
      </w:r>
      <w:r>
        <w:t xml:space="preserve"> </w:t>
      </w:r>
      <w:r>
        <w:t xml:space="preserve">in</w:t>
      </w:r>
      <w:r>
        <w:t xml:space="preserve"> </w:t>
      </w:r>
      <w:hyperlink w:anchor="exr-twice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a higher-order function.</w:t>
      </w:r>
    </w:p>
    <w:bookmarkEnd w:id="46"/>
    <w:bookmarkStart w:id="47" w:name="exm-map-filter"/>
    <w:p>
      <w:pPr>
        <w:pStyle w:val="BodyText"/>
      </w:pPr>
      <w:r>
        <w:rPr>
          <w:b/>
          <w:bCs/>
        </w:rPr>
        <w:t xml:space="preserve">Example 3 (</w:t>
      </w:r>
      <w:r>
        <w:rPr>
          <w:rStyle w:val="VerbatimChar"/>
          <w:b/>
          <w:bCs/>
        </w:rPr>
        <w:t xml:space="preserve">map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filter</w:t>
      </w:r>
      <w:r>
        <w:rPr>
          <w:b/>
          <w:bCs/>
        </w:rPr>
        <w:t xml:space="preserve">)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(list 5 7 9)</w:t>
      </w:r>
      <w:r>
        <w:t xml:space="preserve"> </w:t>
      </w:r>
      <w:r>
        <w:t xml:space="preserve">makes the list of 5, 7 and 9, which Racket prints as</w:t>
      </w:r>
      <w:r>
        <w:t xml:space="preserve"> </w:t>
      </w:r>
      <w:r>
        <w:rPr>
          <w:rStyle w:val="VerbatimChar"/>
        </w:rPr>
        <w:t xml:space="preserve">'(5 7 9)</w:t>
      </w:r>
      <w:r>
        <w:t xml:space="preserve">.</w:t>
      </w:r>
      <w:r>
        <w:t xml:space="preserve"> </w:t>
      </w:r>
      <w:r>
        <w:t xml:space="preserve">Two built-in higher-order functions (</w:t>
      </w:r>
      <w:hyperlink w:anchor="def-higher-order">
        <w:r>
          <w:rPr>
            <w:rStyle w:val="Hyperlink"/>
          </w:rPr>
          <w:t xml:space="preserve">Definition 12</w:t>
        </w:r>
      </w:hyperlink>
      <w:r>
        <w:t xml:space="preserve">) work on lists: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(map f L)</w:t>
      </w:r>
      <w:r>
        <w:t xml:space="preserve"> </w:t>
      </w:r>
      <w:r>
        <w:t xml:space="preserve">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each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 and returns the list of results.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add-three</w:t>
      </w:r>
      <w:r>
        <w:t xml:space="preserve"> </w:t>
      </w:r>
      <w:r>
        <w:t xml:space="preserve">from</w:t>
      </w:r>
      <w:r>
        <w:t xml:space="preserve"> </w:t>
      </w:r>
      <w:hyperlink w:anchor="exr-twice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(map add-three (list 5 7 9))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'(8 10 12)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(filter p L)</w:t>
      </w:r>
      <w:r>
        <w:t xml:space="preserve"> </w:t>
      </w:r>
      <w:r>
        <w:t xml:space="preserve">returns the list of the elements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for which</w:t>
      </w:r>
      <w:r>
        <w:t xml:space="preserve"> </w:t>
      </w:r>
      <w:r>
        <w:rPr>
          <w:rStyle w:val="VerbatimChar"/>
        </w:rPr>
        <w:t xml:space="preserve">(p x)</w:t>
      </w:r>
      <w:r>
        <w:t xml:space="preserve"> </w:t>
      </w:r>
      <w:r>
        <w:t xml:space="preserve">is true.</w:t>
      </w:r>
      <w:r>
        <w:t xml:space="preserve"> </w:t>
      </w:r>
      <w:r>
        <w:rPr>
          <w:rStyle w:val="VerbatimChar"/>
        </w:rPr>
        <w:t xml:space="preserve">(filter even? (list 5 6 7 8))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'(6 8)</w:t>
      </w:r>
      <w:r>
        <w:t xml:space="preserve">.</w:t>
      </w:r>
    </w:p>
    <w:p>
      <w:pPr>
        <w:pStyle w:val="FirstParagraph"/>
      </w:pPr>
      <w:r>
        <w:t xml:space="preserve">Neither one changes</w:t>
      </w:r>
      <w:r>
        <w:t xml:space="preserve"> </w:t>
      </w:r>
      <w:r>
        <w:rPr>
          <w:rStyle w:val="VerbatimChar"/>
        </w:rPr>
        <w:t xml:space="preserve">L</w:t>
      </w:r>
      <w:r>
        <w:t xml:space="preserve">; each returns a new list.</w:t>
      </w:r>
    </w:p>
    <w:bookmarkEnd w:id="47"/>
    <w:bookmarkStart w:id="48" w:name="exr-spread"/>
    <w:p>
      <w:pPr>
        <w:pStyle w:val="BodyText"/>
      </w:pPr>
      <w:r>
        <w:rPr>
          <w:b/>
          <w:bCs/>
        </w:rPr>
        <w:t xml:space="preserve">Exercise 6 (Applying a function to a list)</w:t>
      </w:r>
      <w:r>
        <w:t xml:space="preserve"> </w:t>
      </w:r>
      <w:r>
        <w:rPr>
          <w:rStyle w:val="VerbatimChar"/>
        </w:rPr>
        <w:t xml:space="preserve">(apply f L)</w:t>
      </w:r>
      <w:r>
        <w:t xml:space="preserve"> </w:t>
      </w:r>
      <w:r>
        <w:t xml:space="preserve">applies the function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the elements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as its arguments,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(apply + (list 2 7 6))</w:t>
      </w:r>
      <w:r>
        <w:t xml:space="preserve"> </w:t>
      </w:r>
      <w:r>
        <w:t xml:space="preserve">is the same as</w:t>
      </w:r>
      <w:r>
        <w:t xml:space="preserve"> </w:t>
      </w:r>
      <w:r>
        <w:rPr>
          <w:rStyle w:val="VerbatimChar"/>
        </w:rPr>
        <w:t xml:space="preserve">(+ 2 7 6)</w:t>
      </w:r>
      <w:r>
        <w:t xml:space="preserve">, which returns 15.</w:t>
      </w:r>
    </w:p>
    <w:p>
      <w:pPr>
        <w:pStyle w:val="Compact"/>
        <w:numPr>
          <w:ilvl w:val="0"/>
          <w:numId w:val="1015"/>
        </w:numPr>
      </w:pPr>
      <w:r>
        <w:t xml:space="preserve">Guess what</w:t>
      </w:r>
      <w:r>
        <w:t xml:space="preserve"> </w:t>
      </w:r>
      <w:r>
        <w:rPr>
          <w:rStyle w:val="VerbatimChar"/>
        </w:rPr>
        <w:t xml:space="preserve">(apply max (list 3 9 2))</w:t>
      </w:r>
      <w:r>
        <w:t xml:space="preserve"> </w:t>
      </w:r>
      <w:r>
        <w:t xml:space="preserve">returns.</w:t>
      </w:r>
    </w:p>
    <w:p>
      <w:pPr>
        <w:pStyle w:val="Compact"/>
        <w:numPr>
          <w:ilvl w:val="0"/>
          <w:numId w:val="1015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,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min</w:t>
      </w:r>
      <w:r>
        <w:t xml:space="preserve"> </w:t>
      </w:r>
      <w:r>
        <w:t xml:space="preserve">to define</w:t>
      </w:r>
      <w:r>
        <w:t xml:space="preserve"> </w:t>
      </w:r>
      <w:r>
        <w:rPr>
          <w:rStyle w:val="VerbatimChar"/>
        </w:rPr>
        <w:t xml:space="preserve">(spread L)</w:t>
      </w:r>
      <w:r>
        <w:t xml:space="preserve">,</w:t>
      </w:r>
      <w:r>
        <w:t xml:space="preserve"> </w:t>
      </w:r>
      <w:r>
        <w:t xml:space="preserve">which returns the largest element of a nonempty list of numbers minus its smallest element.</w:t>
      </w:r>
    </w:p>
    <w:p>
      <w:pPr>
        <w:pStyle w:val="Compact"/>
        <w:numPr>
          <w:ilvl w:val="0"/>
          <w:numId w:val="1015"/>
        </w:numPr>
      </w:pPr>
      <w:r>
        <w:t xml:space="preserve">Guess what</w:t>
      </w:r>
      <w:r>
        <w:t xml:space="preserve"> </w:t>
      </w:r>
      <w:r>
        <w:rPr>
          <w:rStyle w:val="VerbatimChar"/>
        </w:rPr>
        <w:t xml:space="preserve">(spread (list 4 -1 7 2))</w:t>
      </w:r>
      <w:r>
        <w:t xml:space="preserve"> </w:t>
      </w:r>
      <w:r>
        <w:t xml:space="preserve">returns.</w:t>
      </w:r>
    </w:p>
    <w:bookmarkEnd w:id="48"/>
    <w:bookmarkStart w:id="49" w:name="sol-sprea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(apply max (list 3 9 2))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(max 3 9 2)</w:t>
      </w:r>
      <w:r>
        <w:t xml:space="preserve">, which returns 9.</w:t>
      </w:r>
    </w:p>
    <w:p>
      <w:pPr>
        <w:numPr>
          <w:ilvl w:val="0"/>
          <w:numId w:val="1016"/>
        </w:numPr>
      </w:pPr>
      <w:r>
        <w:t xml:space="preserve">One answer:</w:t>
      </w:r>
    </w:p>
    <w:p>
      <w:pPr>
        <w:pStyle w:val="SourceCode"/>
        <w:numPr>
          <w:ilvl w:val="0"/>
          <w:numId w:val="1000"/>
        </w:numPr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spread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apply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apply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)))</w:t>
      </w:r>
    </w:p>
    <w:p>
      <w:pPr>
        <w:numPr>
          <w:ilvl w:val="0"/>
          <w:numId w:val="1016"/>
        </w:numPr>
      </w:pPr>
      <w:r>
        <w:t xml:space="preserve">The largest element is 7 and the smallest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w:r>
        <w:rPr>
          <w:rStyle w:val="VerbatimChar"/>
        </w:rPr>
        <w:t xml:space="preserve">(spread (list 4 -1 7 2))</w:t>
      </w:r>
      <w:r>
        <w:t xml:space="preserve"> </w:t>
      </w:r>
      <w:r>
        <w:t xml:space="preserve">returns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spread</w:t>
      </w:r>
      <w:r>
        <w:t xml:space="preserve"> </w:t>
      </w:r>
      <w:r>
        <w:t xml:space="preserve">needs no recursion: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min</w:t>
      </w:r>
      <w:r>
        <w:t xml:space="preserve"> </w:t>
      </w:r>
      <w:r>
        <w:t xml:space="preserve">already take any number of arguments, and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hands each of them the whole list.</w:t>
      </w:r>
    </w:p>
    <w:bookmarkEnd w:id="49"/>
    <w:bookmarkEnd w:id="50"/>
    <w:bookmarkStart w:id="67" w:name="sec-lambda-let"/>
    <w:p>
      <w:pPr>
        <w:pStyle w:val="Heading1"/>
      </w:pPr>
      <w:r>
        <w:t xml:space="preserve">6. Anonymous functions and local names</w:t>
      </w:r>
    </w:p>
    <w:bookmarkStart w:id="51" w:name="exr-pair-with"/>
    <w:p>
      <w:pPr>
        <w:pStyle w:val="FirstParagraph"/>
      </w:pPr>
      <w:r>
        <w:rPr>
          <w:b/>
          <w:bCs/>
        </w:rPr>
        <w:t xml:space="preserve">Exercise 7 (A function with no name)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pair-with</w:t>
      </w:r>
      <w:r>
        <w:t xml:space="preserve"> </w:t>
      </w:r>
      <w:r>
        <w:t xml:space="preserve">takes a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and a value</w:t>
      </w:r>
      <w:r>
        <w:t xml:space="preserve"> </w:t>
      </w:r>
      <w:r>
        <w:rPr>
          <w:rStyle w:val="VerbatimChar"/>
        </w:rPr>
        <w:t xml:space="preserve">y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pair-with L 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x 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Guess what each expression returns: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((lambda (x) (* x x)) 7)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(map (lambda (x) (* 2 x)) (list 1 2 3))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(pair-with (list 1 2 3) "a")</w:t>
      </w:r>
    </w:p>
    <w:bookmarkEnd w:id="51"/>
    <w:bookmarkStart w:id="52" w:name="sol-pair-with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rPr>
          <w:rStyle w:val="VerbatimChar"/>
        </w:rPr>
        <w:t xml:space="preserve">(lambda (x) (* x x))</w:t>
      </w:r>
      <w:r>
        <w:t xml:space="preserve"> </w:t>
      </w:r>
      <w:r>
        <w:t xml:space="preserve">is the function that squares its argument,</w:t>
      </w:r>
      <w:r>
        <w:t xml:space="preserve"> </w:t>
      </w:r>
      <w:r>
        <w:t xml:space="preserve">written in place without a name.</w:t>
      </w:r>
    </w:p>
    <w:p>
      <w:pPr>
        <w:pStyle w:val="Compact"/>
        <w:numPr>
          <w:ilvl w:val="0"/>
          <w:numId w:val="1018"/>
        </w:numPr>
      </w:pPr>
      <w:r>
        <w:t xml:space="preserve">Applying it to 7 returns 49.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map</w:t>
      </w:r>
      <w:r>
        <w:t xml:space="preserve"> </w:t>
      </w:r>
      <w:r>
        <w:t xml:space="preserve">(</w:t>
      </w:r>
      <w:hyperlink w:anchor="exm-map-filter">
        <w:r>
          <w:rPr>
            <w:rStyle w:val="Hyperlink"/>
          </w:rPr>
          <w:t xml:space="preserve">Example 3</w:t>
        </w:r>
      </w:hyperlink>
      <w:r>
        <w:t xml:space="preserve">) applies the doubling function to each element, and returns</w:t>
      </w:r>
      <w:r>
        <w:t xml:space="preserve"> </w:t>
      </w:r>
      <w:r>
        <w:rPr>
          <w:rStyle w:val="VerbatimChar"/>
        </w:rPr>
        <w:t xml:space="preserve">'(2 4 6)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In the body of</w:t>
      </w:r>
      <w:r>
        <w:t xml:space="preserve"> </w:t>
      </w:r>
      <w:r>
        <w:rPr>
          <w:rStyle w:val="VerbatimChar"/>
        </w:rPr>
        <w:t xml:space="preserve">pair-with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"a"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applies 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nor/>
            <m:sty m:val="p"/>
          </m:rPr>
          <m:t>"a"</m:t>
        </m:r>
        <m:r>
          <m:rPr>
            <m:sty m:val="p"/>
          </m:rPr>
          <m:t>)</m:t>
        </m:r>
      </m:oMath>
      <w:r>
        <w:t xml:space="preserve"> </w:t>
      </w:r>
      <w:r>
        <w:t xml:space="preserve">to each element,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'((1 "a") (2 "a") (3 "a"))</w:t>
      </w:r>
      <w:r>
        <w:t xml:space="preserve">.</w:t>
      </w:r>
    </w:p>
    <w:bookmarkEnd w:id="52"/>
    <w:bookmarkStart w:id="54" w:name="def-lambda"/>
    <w:p>
      <w:pPr>
        <w:pStyle w:val="FirstParagraph"/>
      </w:pPr>
      <w:r>
        <w:rPr>
          <w:b/>
          <w:bCs/>
        </w:rPr>
        <w:t xml:space="preserve">Definition 13 (</w:t>
      </w:r>
      <w:r>
        <w:rPr>
          <w:rStyle w:val="VerbatimChar"/>
          <w:b/>
          <w:bCs/>
        </w:rPr>
        <w:t xml:space="preserve">lambda</w:t>
      </w:r>
      <w:r>
        <w:rPr>
          <w:b/>
          <w:bCs/>
        </w:rPr>
        <w:t xml:space="preserve">)</w:t>
      </w:r>
      <w:r>
        <w:t xml:space="preserve"> </w:t>
      </w:r>
      <w:r>
        <w:t xml:space="preserve">The Racket expression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x1 ... xn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rStyle w:val="VerbatimChar"/>
          <w:b/>
          <w:bCs/>
        </w:rPr>
        <w:t xml:space="preserve">lambda</w:t>
      </w:r>
      <w:r>
        <w:rPr>
          <w:b/>
          <w:bCs/>
        </w:rPr>
        <w:t xml:space="preserve"> </w:t>
      </w:r>
      <w:r>
        <w:rPr>
          <w:b/>
          <w:bCs/>
        </w:rPr>
        <w:t xml:space="preserve">expression</w:t>
      </w:r>
      <w:r>
        <w:t xml:space="preserve">.</w:t>
      </w:r>
      <w:r>
        <w:t xml:space="preserve"> </w:t>
      </w:r>
      <w:r>
        <w:t xml:space="preserve">Its value is the function with parameters</w:t>
      </w:r>
      <w:r>
        <w:t xml:space="preserve"> </w:t>
      </w:r>
      <w:r>
        <w:rPr>
          <w:rStyle w:val="VerbatimChar"/>
        </w:rPr>
        <w:t xml:space="preserve">x1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xn</w:t>
      </w:r>
      <w:r>
        <w:t xml:space="preserve"> </w:t>
      </w:r>
      <w:r>
        <w:t xml:space="preserve">whose value at its arguments is the value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,</w:t>
      </w:r>
      <w:r>
        <w:t xml:space="preserve"> </w:t>
      </w:r>
      <w:r>
        <w:t xml:space="preserve">found as in</w:t>
      </w:r>
      <w:r>
        <w:t xml:space="preserve"> </w:t>
      </w:r>
      <w:hyperlink w:anchor="def-racket-defin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The function has no name.</w:t>
      </w:r>
      <w:r>
        <w:t xml:space="preserve"> </w:t>
      </w:r>
      <w:r>
        <w:t xml:space="preserve">The body may use any name defined where the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expression appears,</w:t>
      </w:r>
      <w:r>
        <w:t xml:space="preserve"> </w:t>
      </w:r>
      <w:r>
        <w:t xml:space="preserve">as the body of the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pair-with</w:t>
      </w:r>
      <w:r>
        <w:t xml:space="preserve"> </w:t>
      </w:r>
      <w:r>
        <w:t xml:space="preserve">(</w:t>
      </w:r>
      <w:hyperlink w:anchor="exr-pair-with">
        <w:r>
          <w:rPr>
            <w:rStyle w:val="Hyperlink"/>
          </w:rPr>
          <w:t xml:space="preserve">Exercise 7</w:t>
        </w:r>
      </w:hyperlink>
      <w:r>
        <w:t xml:space="preserve">) uses</w:t>
      </w:r>
      <w:r>
        <w:t xml:space="preserve"> </w:t>
      </w:r>
      <w:r>
        <w:rPr>
          <w:rStyle w:val="VerbatimChar"/>
        </w:rPr>
        <w:t xml:space="preserve">y</w:t>
      </w:r>
      <w:r>
        <w:t xml:space="preserve">.</w:t>
      </w:r>
    </w:p>
    <w:p>
      <w:pPr>
        <w:pStyle w:val="BodyText"/>
      </w:pPr>
      <w:r>
        <w:t xml:space="preserve">The definition</w:t>
      </w:r>
      <w:r>
        <w:t xml:space="preserve"> </w:t>
      </w:r>
      <w:r>
        <w:rPr>
          <w:rStyle w:val="VerbatimChar"/>
        </w:rPr>
        <w:t xml:space="preserve">(define (f x) body)</w:t>
      </w:r>
      <w:r>
        <w:t xml:space="preserve"> </w:t>
      </w:r>
      <w:r>
        <w:t xml:space="preserve">is shorthand for</w:t>
      </w:r>
      <w:r>
        <w:t xml:space="preserve"> </w:t>
      </w:r>
      <w:r>
        <w:rPr>
          <w:rStyle w:val="VerbatimChar"/>
        </w:rPr>
        <w:t xml:space="preserve">(define f (lambda (x) body))</w:t>
      </w:r>
      <w:r>
        <w:t xml:space="preserve">:</w:t>
      </w:r>
      <w:r>
        <w:t xml:space="preserve"> </w:t>
      </w:r>
      <w:r>
        <w:t xml:space="preserve">it gives the name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the function the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expression makes.</w:t>
      </w:r>
    </w:p>
    <w:p>
      <w:pPr>
        <w:pStyle w:val="BodyText"/>
      </w:pPr>
      <w:r>
        <w:rPr>
          <w:i/>
          <w:iCs/>
        </w:rPr>
        <w:t xml:space="preserve">Video:</w:t>
      </w:r>
      <w:r>
        <w:t xml:space="preserve"> </w:t>
      </w:r>
      <w:r>
        <w:t xml:space="preserve">Jerry Cain uses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in Scheme, the language Racket grew out of, in</w:t>
      </w:r>
      <w:r>
        <w:t xml:space="preserve"> </w:t>
      </w:r>
      <w:hyperlink r:id="rId53">
        <w:r>
          <w:rPr>
            <w:rStyle w:val="Hyperlink"/>
          </w:rPr>
          <w:t xml:space="preserve">Stanford CS 107 Lecture 22</w:t>
        </w:r>
      </w:hyperlink>
      <w:r>
        <w:t xml:space="preserve"> </w:t>
      </w:r>
      <w:r>
        <w:t xml:space="preserve">(Cain 2008)</w:t>
      </w:r>
      <w:r>
        <w:t xml:space="preserve">.</w:t>
      </w:r>
    </w:p>
    <w:bookmarkEnd w:id="54"/>
    <w:bookmarkStart w:id="56" w:name="rem-lambda-calculus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name comes from). </w:t>
      </w:r>
      <w:r>
        <w:t xml:space="preserve">The word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comes from the lambda calculus,</w:t>
      </w:r>
      <w:r>
        <w:t xml:space="preserve"> </w:t>
      </w:r>
      <w:r>
        <w:t xml:space="preserve">a model of computation in which a function is written</w:t>
      </w:r>
      <w:r>
        <w:t xml:space="preserve"> </w:t>
      </w:r>
      <m:oMath>
        <m:r>
          <m:t>λ</m:t>
        </m:r>
        <m:r>
          <m:t>x</m:t>
        </m:r>
        <m:r>
          <m:rPr>
            <m:sty m:val="p"/>
          </m:rPr>
          <m:t>.</m:t>
        </m:r>
        <m:r>
          <m:t> </m:t>
        </m:r>
        <m:r>
          <m:t>e</m:t>
        </m:r>
      </m:oMath>
      <w:r>
        <w:t xml:space="preserve">,</w:t>
      </w:r>
      <w:r>
        <w:t xml:space="preserve"> </w:t>
      </w:r>
      <w:r>
        <w:t xml:space="preserve">the function that takes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value of the expression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 lambda calculus has only three features:</w:t>
      </w:r>
      <w:r>
        <w:t xml:space="preserve"> </w:t>
      </w:r>
      <w:r>
        <w:t xml:space="preserve">functions, applying a function to an argument, and variables.</w:t>
      </w:r>
      <w:r>
        <w:t xml:space="preserve"> </w:t>
      </w:r>
      <w:r>
        <w:t xml:space="preserve">It has no numbers, strings or loops</w:t>
      </w:r>
      <w:r>
        <w:t xml:space="preserve"> </w:t>
      </w:r>
      <w:r>
        <w:t xml:space="preserve">(Crichton 2019)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m:oMath>
        <m:r>
          <m:t>λ</m:t>
        </m:r>
        <m:r>
          <m:t>x</m:t>
        </m:r>
        <m:r>
          <m:rPr>
            <m:sty m:val="p"/>
          </m:rPr>
          <m:t>.</m:t>
        </m:r>
        <m:r>
          <m:t> </m:t>
        </m:r>
        <m:r>
          <m:t>e</m:t>
        </m:r>
      </m:oMath>
      <w:r>
        <w:t xml:space="preserve"> </w:t>
      </w:r>
      <w:r>
        <w:t xml:space="preserve">to an argument replaces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by that argument,</w:t>
      </w:r>
      <w:r>
        <w:t xml:space="preserve"> </w:t>
      </w:r>
      <w:r>
        <w:t xml:space="preserve">as in evaluation by substitution (</w:t>
      </w:r>
      <w:hyperlink w:anchor="exm-substitution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function in</w:t>
      </w:r>
      <w:r>
        <w:t xml:space="preserve"> </w:t>
      </w:r>
      <w:hyperlink w:anchor="exr-pair-with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that squares its argument is</w:t>
      </w:r>
      <w:r>
        <w:t xml:space="preserve"> </w:t>
      </w:r>
      <m:oMath>
        <m:r>
          <m:t>λ</m:t>
        </m:r>
        <m:r>
          <m:t>x</m:t>
        </m:r>
        <m:r>
          <m:rPr>
            <m:sty m:val="p"/>
          </m:rPr>
          <m:t>.</m:t>
        </m:r>
        <m:r>
          <m:t> 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Media:</w:t>
      </w:r>
      <w:r>
        <w:t xml:space="preserve"> </w:t>
      </w:r>
      <w:r>
        <w:t xml:space="preserve">Will Crichton’s</w:t>
      </w:r>
      <w:r>
        <w:t xml:space="preserve"> </w:t>
      </w:r>
      <w:hyperlink r:id="rId55">
        <w:r>
          <w:rPr>
            <w:rStyle w:val="Hyperlink"/>
          </w:rPr>
          <w:t xml:space="preserve">notes on the lambda calculus</w:t>
        </w:r>
      </w:hyperlink>
      <w:r>
        <w:t xml:space="preserve">, from Stanford’s CS 242,</w:t>
      </w:r>
      <w:r>
        <w:t xml:space="preserve"> </w:t>
      </w:r>
      <w:r>
        <w:rPr>
          <w:i/>
          <w:iCs/>
        </w:rPr>
        <w:t xml:space="preserve">Programming Languages</w:t>
      </w:r>
      <w:r>
        <w:t xml:space="preserve">, go further</w:t>
      </w:r>
      <w:r>
        <w:t xml:space="preserve"> </w:t>
      </w:r>
      <w:r>
        <w:t xml:space="preserve">(Crichton 2019)</w:t>
      </w:r>
      <w:r>
        <w:t xml:space="preserve">.</w:t>
      </w:r>
    </w:p>
    <w:bookmarkEnd w:id="56"/>
    <w:bookmarkStart w:id="57" w:name="exm-adder"/>
    <w:p>
      <w:pPr>
        <w:pStyle w:val="BodyText"/>
      </w:pPr>
      <w:r>
        <w:rPr>
          <w:b/>
          <w:bCs/>
        </w:rPr>
        <w:t xml:space="preserve">Example 4 (A function that returns a function)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adder</w:t>
      </w:r>
      <w:r>
        <w:t xml:space="preserve"> </w:t>
      </w:r>
      <w:r>
        <w:t xml:space="preserve">takes a number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and returns a function: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adder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x d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(adder 3)</w:t>
      </w:r>
      <w:r>
        <w:t xml:space="preserve"> </w:t>
      </w:r>
      <w:r>
        <w:t xml:space="preserve">returns 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still knows that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is 3 after</w:t>
      </w:r>
      <w:r>
        <w:t xml:space="preserve"> </w:t>
      </w:r>
      <w:r>
        <w:rPr>
          <w:rStyle w:val="VerbatimChar"/>
        </w:rPr>
        <w:t xml:space="preserve">adder</w:t>
      </w:r>
      <w:r>
        <w:t xml:space="preserve"> </w:t>
      </w:r>
      <w:r>
        <w:t xml:space="preserve">has returned.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adder</w:t>
      </w:r>
      <w:r>
        <w:t xml:space="preserve"> </w:t>
      </w:r>
      <w:r>
        <w:t xml:space="preserve">is a higher-order function (</w:t>
      </w:r>
      <w:hyperlink w:anchor="def-higher-order">
        <w:r>
          <w:rPr>
            <w:rStyle w:val="Hyperlink"/>
          </w:rPr>
          <w:t xml:space="preserve">Definition 12</w:t>
        </w:r>
      </w:hyperlink>
      <w:r>
        <w:t xml:space="preserve">), and its value can be used anywhere a function can: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((adder 3) 4)</w:t>
      </w:r>
      <w:r>
        <w:t xml:space="preserve"> </w:t>
      </w:r>
      <w:r>
        <w:t xml:space="preserve">returns 7.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(twice (adder 3) 10)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twice</w:t>
      </w:r>
      <w:r>
        <w:t xml:space="preserve"> </w:t>
      </w:r>
      <w:r>
        <w:t xml:space="preserve">from</w:t>
      </w:r>
      <w:r>
        <w:t xml:space="preserve"> </w:t>
      </w:r>
      <w:hyperlink w:anchor="exr-twice">
        <w:r>
          <w:rPr>
            <w:rStyle w:val="Hyperlink"/>
          </w:rPr>
          <w:t xml:space="preserve">Exercise 5</w:t>
        </w:r>
      </w:hyperlink>
      <w:r>
        <w:t xml:space="preserve">, returns 16.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(map (adder 1) (list 5 7 9))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'(6 8 10)</w:t>
      </w:r>
      <w:r>
        <w:t xml:space="preserve">.</w:t>
      </w:r>
    </w:p>
    <w:bookmarkEnd w:id="57"/>
    <w:bookmarkStart w:id="58" w:name="def-let"/>
    <w:p>
      <w:pPr>
        <w:pStyle w:val="FirstParagraph"/>
      </w:pPr>
      <w:r>
        <w:rPr>
          <w:b/>
          <w:bCs/>
        </w:rPr>
        <w:t xml:space="preserve">Definition 14 (</w:t>
      </w:r>
      <w:r>
        <w:rPr>
          <w:rStyle w:val="VerbatimChar"/>
          <w:b/>
          <w:bCs/>
        </w:rPr>
        <w:t xml:space="preserve">let</w:t>
      </w:r>
      <w:r>
        <w:rPr>
          <w:b/>
          <w:bCs/>
        </w:rPr>
        <w:t xml:space="preserve">)</w:t>
      </w:r>
      <w:r>
        <w:t xml:space="preserve"> </w:t>
      </w:r>
      <w:r>
        <w:t xml:space="preserve">The Racket expression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name1 e1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...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namen en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evaluates</w:t>
      </w:r>
      <w:r>
        <w:t xml:space="preserve"> </w:t>
      </w:r>
      <w:r>
        <w:rPr>
          <w:rStyle w:val="VerbatimChar"/>
        </w:rPr>
        <w:t xml:space="preserve">e1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en</w:t>
      </w:r>
      <w:r>
        <w:t xml:space="preserve">,</w:t>
      </w:r>
      <w:r>
        <w:t xml:space="preserve"> </w:t>
      </w:r>
      <w:r>
        <w:t xml:space="preserve">gives each value its name,</w:t>
      </w:r>
      <w:r>
        <w:t xml:space="preserve"> </w:t>
      </w:r>
      <w:r>
        <w:t xml:space="preserve">and returns the value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, which can use those names.</w:t>
      </w:r>
      <w:r>
        <w:t xml:space="preserve"> </w:t>
      </w:r>
      <w:r>
        <w:t xml:space="preserve">The names last only inside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expression is shorthand for applying a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expression (</w:t>
      </w:r>
      <w:hyperlink w:anchor="def-lambda">
        <w:r>
          <w:rPr>
            <w:rStyle w:val="Hyperlink"/>
          </w:rPr>
          <w:t xml:space="preserve">Definition 13</w:t>
        </w:r>
      </w:hyperlink>
      <w:r>
        <w:t xml:space="preserve">):</w:t>
      </w:r>
      <w:r>
        <w:t xml:space="preserve"> </w:t>
      </w:r>
      <w:r>
        <w:t xml:space="preserve">it has the same value as</w:t>
      </w:r>
      <w:r>
        <w:t xml:space="preserve"> </w:t>
      </w:r>
      <w:r>
        <w:rPr>
          <w:rStyle w:val="VerbatimChar"/>
        </w:rPr>
        <w:t xml:space="preserve">((lambda (name1 ... namen) body) e1 ... en)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(let ([s (+ 1 2)]) (* s s))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((lambda (s) (* s s)) (+ 1 2))</w:t>
      </w:r>
      <w:r>
        <w:t xml:space="preserve"> </w:t>
      </w:r>
      <w:r>
        <w:t xml:space="preserve">both return 9.</w:t>
      </w:r>
    </w:p>
    <w:p>
      <w:pPr>
        <w:pStyle w:val="BodyText"/>
      </w:pPr>
      <w:r>
        <w:rPr>
          <w:i/>
          <w:iCs/>
        </w:rPr>
        <w:t xml:space="preserve">Video:</w:t>
      </w:r>
      <w:r>
        <w:t xml:space="preserve"> </w:t>
      </w:r>
      <w:r>
        <w:t xml:space="preserve">Cain uses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to save a result that would otherwise be computed twice, and shows how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becomes a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, in</w:t>
      </w:r>
      <w:r>
        <w:t xml:space="preserve"> </w:t>
      </w:r>
      <w:hyperlink r:id="rId53">
        <w:r>
          <w:rPr>
            <w:rStyle w:val="Hyperlink"/>
          </w:rPr>
          <w:t xml:space="preserve">CS 107 Lecture 22</w:t>
        </w:r>
      </w:hyperlink>
      <w:r>
        <w:t xml:space="preserve"> </w:t>
      </w:r>
      <w:r>
        <w:t xml:space="preserve">(Cain 2008)</w:t>
      </w:r>
      <w:r>
        <w:t xml:space="preserve">.</w:t>
      </w:r>
    </w:p>
    <w:bookmarkEnd w:id="58"/>
    <w:bookmarkStart w:id="59" w:name="exm-quadratic-roots"/>
    <w:p>
      <w:pPr>
        <w:pStyle w:val="BodyText"/>
      </w:pPr>
      <w:r>
        <w:rPr>
          <w:b/>
          <w:bCs/>
        </w:rPr>
        <w:t xml:space="preserve">Example 5 (Naming a value used twice)</w:t>
      </w:r>
      <w:r>
        <w:t xml:space="preserve"> </w:t>
      </w:r>
      <w:r>
        <w:t xml:space="preserve">The solutions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r>
          <m:t>c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±</m:t>
              </m:r>
              <m:r>
                <m:t>s</m:t>
              </m:r>
            </m:num>
            <m:den>
              <m:r>
                <m:t>2</m:t>
              </m:r>
              <m:r>
                <m:t>a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where </m:t>
          </m:r>
          <m:r>
            <m:t>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a</m:t>
              </m:r>
              <m:r>
                <m:t>c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solutions use</w:t>
      </w:r>
      <w:r>
        <w:t xml:space="preserve"> </w:t>
      </w:r>
      <m:oMath>
        <m:r>
          <m:t>s</m:t>
        </m:r>
      </m:oMath>
      <w:r>
        <w:t xml:space="preserve">, so a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names it and computes it once: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roots a b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sqrt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b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a c</w:t>
      </w:r>
      <w:r>
        <w:rPr>
          <w:rStyle w:val="OperatorTok"/>
        </w:rPr>
        <w:t xml:space="preserve">)))])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rPr>
          <w:rStyle w:val="VerbatimChar"/>
        </w:rPr>
        <w:t xml:space="preserve">(roots 1 -3 2)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'(2 1)</w:t>
      </w:r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rStyle w:val="VerbatimChar"/>
        </w:rPr>
        <w:t xml:space="preserve">let</w:t>
      </w:r>
      <w:r>
        <w:t xml:space="preserve"> </w:t>
      </w:r>
      <w:r>
        <w:t xml:space="preserve">does not change a variable: inside the body,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stands for one value, as a name does in algebra.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roots</w:t>
      </w:r>
      <w:r>
        <w:t xml:space="preserve"> </w:t>
      </w:r>
      <w:r>
        <w:t xml:space="preserve">is a pure function (</w:t>
      </w:r>
      <w:hyperlink w:anchor="def-pure-func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1" w:name="rem-scheme-racket"/>
    <w:p>
      <w:pPr>
        <w:pStyle w:val="BodyText"/>
      </w:pPr>
      <w:r>
        <w:rPr>
          <w:i/>
          <w:iCs/>
        </w:rPr>
        <w:t xml:space="preserve">Remark 5</w:t>
      </w:r>
      <w:r>
        <w:t xml:space="preserve"> (Scheme and Racket). </w:t>
      </w:r>
      <w:r>
        <w:t xml:space="preserve">Stanford’s CS 107,</w:t>
      </w:r>
      <w:r>
        <w:t xml:space="preserve"> </w:t>
      </w:r>
      <w:r>
        <w:rPr>
          <w:i/>
          <w:iCs/>
        </w:rPr>
        <w:t xml:space="preserve">Programming Paradigms</w:t>
      </w:r>
      <w:r>
        <w:t xml:space="preserve">, taught Scheme in its Spring 2008 offering,</w:t>
      </w:r>
      <w:r>
        <w:t xml:space="preserve"> </w:t>
      </w:r>
      <w:r>
        <w:t xml:space="preserve">and its lectures are free to watch</w:t>
      </w:r>
      <w:r>
        <w:t xml:space="preserve"> </w:t>
      </w:r>
      <w:r>
        <w:t xml:space="preserve">(Cain 2008)</w:t>
      </w:r>
      <w:r>
        <w:t xml:space="preserve">.</w:t>
      </w:r>
      <w:r>
        <w:t xml:space="preserve"> </w:t>
      </w:r>
      <w:r>
        <w:t xml:space="preserve">Racket grew out of Scheme,</w:t>
      </w:r>
      <w:r>
        <w:t xml:space="preserve"> </w:t>
      </w:r>
      <w:r>
        <w:t xml:space="preserve">and most of the Scheme code in those lectures runs in Racket with few changes:</w:t>
      </w:r>
    </w:p>
    <w:p>
      <w:pPr>
        <w:pStyle w:val="Compact"/>
        <w:numPr>
          <w:ilvl w:val="0"/>
          <w:numId w:val="1020"/>
        </w:numPr>
      </w:pPr>
      <w:r>
        <w:t xml:space="preserve">Scheme’s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cdr</w:t>
      </w:r>
      <w:r>
        <w:t xml:space="preserve"> </w:t>
      </w:r>
      <w:r>
        <w:t xml:space="preserve">return the first element of a list and the list of the other elements.</w:t>
      </w:r>
      <w:r>
        <w:t xml:space="preserve"> </w:t>
      </w:r>
      <w:r>
        <w:t xml:space="preserve">Racket accepts them too,</w:t>
      </w:r>
      <w:r>
        <w:t xml:space="preserve"> </w:t>
      </w:r>
      <w:r>
        <w:t xml:space="preserve">but this course uses their clearer names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rest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A Scheme file needs no first line.</w:t>
      </w:r>
      <w:r>
        <w:t xml:space="preserve"> </w:t>
      </w:r>
      <w:r>
        <w:t xml:space="preserve">A Racket file starts with</w:t>
      </w:r>
      <w:r>
        <w:t xml:space="preserve"> </w:t>
      </w:r>
      <w:r>
        <w:rPr>
          <w:rStyle w:val="VerbatimChar"/>
        </w:rPr>
        <w:t xml:space="preserve">#lang racket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Racket writes the cases of a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in square brackets,</w:t>
      </w:r>
      <w:r>
        <w:t xml:space="preserve"> </w:t>
      </w:r>
      <w:r>
        <w:rPr>
          <w:rStyle w:val="VerbatimChar"/>
        </w:rPr>
        <w:t xml:space="preserve">[test a]</w:t>
      </w:r>
      <w:r>
        <w:t xml:space="preserve">,</w:t>
      </w:r>
      <w:r>
        <w:t xml:space="preserve"> </w:t>
      </w:r>
      <w:r>
        <w:t xml:space="preserve">where Scheme uses parentheses.</w:t>
      </w:r>
      <w:r>
        <w:t xml:space="preserve"> </w:t>
      </w:r>
      <w:r>
        <w:t xml:space="preserve">Racket accepts both.</w:t>
      </w:r>
    </w:p>
    <w:p>
      <w:pPr>
        <w:pStyle w:val="Compact"/>
        <w:numPr>
          <w:ilvl w:val="0"/>
          <w:numId w:val="1020"/>
        </w:numPr>
      </w:pPr>
      <w:r>
        <w:t xml:space="preserve">CS 107 typed its code into an interpreter called Kawa.</w:t>
      </w:r>
      <w:r>
        <w:t xml:space="preserve"> </w:t>
      </w:r>
      <w:r>
        <w:t xml:space="preserve">This course uses DrRacket.</w:t>
      </w:r>
    </w:p>
    <w:p>
      <w:pPr>
        <w:pStyle w:val="FirstParagraph"/>
      </w:pPr>
      <w:r>
        <w:rPr>
          <w:i/>
          <w:iCs/>
        </w:rPr>
        <w:t xml:space="preserve">Video:</w:t>
      </w:r>
      <w:r>
        <w:t xml:space="preserve"> </w:t>
      </w:r>
      <w:r>
        <w:t xml:space="preserve">Jerry Cain introduces Scheme, its lists and its first recursive functions in</w:t>
      </w:r>
      <w:r>
        <w:t xml:space="preserve"> </w:t>
      </w:r>
      <w:hyperlink r:id="rId60">
        <w:r>
          <w:rPr>
            <w:rStyle w:val="Hyperlink"/>
          </w:rPr>
          <w:t xml:space="preserve">CS 107 Lecture 19</w:t>
        </w:r>
      </w:hyperlink>
      <w:r>
        <w:t xml:space="preserve"> </w:t>
      </w:r>
      <w:r>
        <w:t xml:space="preserve">(Cain 2008)</w:t>
      </w:r>
      <w:r>
        <w:t xml:space="preserve">.</w:t>
      </w:r>
    </w:p>
    <w:bookmarkEnd w:id="61"/>
    <w:bookmarkStart w:id="66" w:name="rem-functional-further-reading"/>
    <w:p>
      <w:pPr>
        <w:pStyle w:val="BodyText"/>
      </w:pPr>
      <w:r>
        <w:rPr>
          <w:i/>
          <w:iCs/>
        </w:rPr>
        <w:t xml:space="preserve">Remark 6</w:t>
      </w:r>
      <w:r>
        <w:t xml:space="preserve"> (Further reading). </w:t>
      </w:r>
    </w:p>
    <w:p>
      <w:pPr>
        <w:pStyle w:val="Compact"/>
        <w:numPr>
          <w:ilvl w:val="0"/>
          <w:numId w:val="1021"/>
        </w:numPr>
      </w:pPr>
      <w:r>
        <w:t xml:space="preserve">Jerry Cain’s CS 107 handouts on Scheme, on the</w:t>
      </w:r>
      <w:r>
        <w:t xml:space="preserve"> </w:t>
      </w:r>
      <w:hyperlink r:id="rId62">
        <w:r>
          <w:rPr>
            <w:rStyle w:val="Hyperlink"/>
          </w:rPr>
          <w:t xml:space="preserve">course page</w:t>
        </w:r>
      </w:hyperlink>
      <w:r>
        <w:t xml:space="preserve">,</w:t>
      </w:r>
      <w:r>
        <w:t xml:space="preserve"> </w:t>
      </w:r>
      <w:r>
        <w:t xml:space="preserve">work many more examples, among them flattening nested lists and listing permutations;</w:t>
      </w:r>
      <w:r>
        <w:t xml:space="preserve"> </w:t>
      </w:r>
      <w:r>
        <w:t xml:space="preserve">his lectures 19 to 23</w:t>
      </w:r>
      <w:r>
        <w:t xml:space="preserve"> </w:t>
      </w:r>
      <w:r>
        <w:t xml:space="preserve">(Cain 2008)</w:t>
      </w:r>
      <w:r>
        <w:t xml:space="preserve"> </w:t>
      </w:r>
      <w:r>
        <w:t xml:space="preserve">cover the same ground.</w:t>
      </w:r>
    </w:p>
    <w:p>
      <w:pPr>
        <w:pStyle w:val="Compact"/>
        <w:numPr>
          <w:ilvl w:val="0"/>
          <w:numId w:val="1021"/>
        </w:numPr>
      </w:pPr>
      <w:r>
        <w:t xml:space="preserve">Will Crichton’s CS 242 notes on</w:t>
      </w:r>
      <w:r>
        <w:t xml:space="preserve"> </w:t>
      </w:r>
      <w:hyperlink r:id="rId63">
        <w:r>
          <w:rPr>
            <w:rStyle w:val="Hyperlink"/>
          </w:rPr>
          <w:t xml:space="preserve">functional basics</w:t>
        </w:r>
      </w:hyperlink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algebraic data types</w:t>
        </w:r>
      </w:hyperlink>
      <w:r>
        <w:t xml:space="preserve"> </w:t>
      </w:r>
      <w:r>
        <w:t xml:space="preserve">build functional programs on types, in the language OCaml</w:t>
      </w:r>
      <w:r>
        <w:t xml:space="preserve"> </w:t>
      </w:r>
      <w:r>
        <w:t xml:space="preserve">(Crichton 2019)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Stanford’s</w:t>
      </w:r>
      <w:r>
        <w:t xml:space="preserve"> </w:t>
      </w:r>
      <w:hyperlink r:id="rId65">
        <w:r>
          <w:rPr>
            <w:rStyle w:val="Hyperlink"/>
          </w:rPr>
          <w:t xml:space="preserve">CS 99</w:t>
        </w:r>
      </w:hyperlink>
      <w:r>
        <w:t xml:space="preserve"> </w:t>
      </w:r>
      <w:r>
        <w:t xml:space="preserve">teaches Lean 4,</w:t>
      </w:r>
      <w:r>
        <w:t xml:space="preserve"> </w:t>
      </w:r>
      <w:r>
        <w:t xml:space="preserve">a functional programming language in which a computer checks proofs about the programs</w:t>
      </w:r>
      <w:r>
        <w:t xml:space="preserve"> </w:t>
      </w:r>
      <w:r>
        <w:t xml:space="preserve">(Aniva and Mohamed 2025)</w:t>
      </w:r>
      <w:r>
        <w:t xml:space="preserve">.</w:t>
      </w:r>
    </w:p>
    <w:bookmarkEnd w:id="66"/>
    <w:bookmarkEnd w:id="67"/>
    <w:bookmarkStart w:id="83" w:name="references"/>
    <w:p>
      <w:pPr>
        <w:pStyle w:val="Heading1"/>
      </w:pPr>
      <w:r>
        <w:t xml:space="preserve">References</w:t>
      </w:r>
    </w:p>
    <w:bookmarkStart w:id="82" w:name="refs"/>
    <w:bookmarkStart w:id="68" w:name="ref-aniva2025cs99"/>
    <w:p>
      <w:pPr>
        <w:pStyle w:val="Bibliography"/>
      </w:pPr>
      <w:r>
        <w:t xml:space="preserve">Aniva, Leni, and Abdalrhman Mohamed. 2025.</w:t>
      </w:r>
      <w:r>
        <w:t xml:space="preserve"> </w:t>
      </w:r>
      <w:r>
        <w:rPr>
          <w:i/>
          <w:iCs/>
        </w:rPr>
        <w:t xml:space="preserve">CS</w:t>
      </w:r>
      <w:r>
        <w:rPr>
          <w:i/>
          <w:iCs/>
        </w:rPr>
        <w:t xml:space="preserve"> </w:t>
      </w:r>
      <w:r>
        <w:rPr>
          <w:i/>
          <w:iCs/>
        </w:rPr>
        <w:t xml:space="preserve">99: Functional Programming and Theorem Proving in</w:t>
      </w:r>
      <w:r>
        <w:rPr>
          <w:i/>
          <w:iCs/>
        </w:rPr>
        <w:t xml:space="preserve"> </w:t>
      </w:r>
      <w:r>
        <w:rPr>
          <w:i/>
          <w:iCs/>
        </w:rPr>
        <w:t xml:space="preserve">Lean</w:t>
      </w:r>
      <w:r>
        <w:rPr>
          <w:i/>
          <w:iCs/>
        </w:rPr>
        <w:t xml:space="preserve"> </w:t>
      </w:r>
      <w:r>
        <w:rPr>
          <w:i/>
          <w:iCs/>
        </w:rPr>
        <w:t xml:space="preserve">4</w:t>
      </w:r>
      <w:r>
        <w:t xml:space="preserve">. Stanford University.</w:t>
      </w:r>
      <w:r>
        <w:t xml:space="preserve"> </w:t>
      </w:r>
      <w:hyperlink r:id="rId65">
        <w:r>
          <w:rPr>
            <w:rStyle w:val="Hyperlink"/>
          </w:rPr>
          <w:t xml:space="preserve">https://web.stanford.edu/class/cs99/</w:t>
        </w:r>
      </w:hyperlink>
      <w:r>
        <w:t xml:space="preserve">.</w:t>
      </w:r>
    </w:p>
    <w:bookmarkEnd w:id="68"/>
    <w:bookmarkStart w:id="69" w:name="ref-cain2008cs107videos"/>
    <w:p>
      <w:pPr>
        <w:pStyle w:val="Bibliography"/>
      </w:pPr>
      <w:r>
        <w:t xml:space="preserve">Cain, Jerry. 2008.</w:t>
      </w:r>
      <w:r>
        <w:t xml:space="preserve"> </w:t>
      </w:r>
      <w:r>
        <w:rPr>
          <w:i/>
          <w:iCs/>
        </w:rPr>
        <w:t xml:space="preserve">Programming Paradigms (</w:t>
      </w:r>
      <w:r>
        <w:rPr>
          <w:i/>
          <w:iCs/>
        </w:rPr>
        <w:t xml:space="preserve">Stanford</w:t>
      </w:r>
      <w:r>
        <w:rPr>
          <w:i/>
          <w:iCs/>
        </w:rPr>
        <w:t xml:space="preserve"> </w:t>
      </w:r>
      <w:r>
        <w:rPr>
          <w:i/>
          <w:iCs/>
        </w:rPr>
        <w:t xml:space="preserve">CS107</w:t>
      </w:r>
      <w:r>
        <w:rPr>
          <w:i/>
          <w:iCs/>
        </w:rPr>
        <w:t xml:space="preserve">), Lectures 19–23</w:t>
      </w:r>
      <w:r>
        <w:t xml:space="preserve">. Stanford Engineering Everywhere.</w:t>
      </w:r>
      <w:r>
        <w:t xml:space="preserve"> </w:t>
      </w:r>
      <w:hyperlink r:id="rId62">
        <w:r>
          <w:rPr>
            <w:rStyle w:val="Hyperlink"/>
          </w:rPr>
          <w:t xml:space="preserve">https://see.stanford.edu/Course/CS107</w:t>
        </w:r>
      </w:hyperlink>
      <w:r>
        <w:t xml:space="preserve">.</w:t>
      </w:r>
    </w:p>
    <w:bookmarkEnd w:id="69"/>
    <w:bookmarkStart w:id="71" w:name="ref-crichton2019cs242"/>
    <w:p>
      <w:pPr>
        <w:pStyle w:val="Bibliography"/>
      </w:pPr>
      <w:r>
        <w:t xml:space="preserve">Crichton, Will. 2019.</w:t>
      </w:r>
      <w:r>
        <w:t xml:space="preserve"> </w:t>
      </w:r>
      <w:r>
        <w:rPr>
          <w:i/>
          <w:iCs/>
        </w:rPr>
        <w:t xml:space="preserve">CS</w:t>
      </w:r>
      <w:r>
        <w:rPr>
          <w:i/>
          <w:iCs/>
        </w:rPr>
        <w:t xml:space="preserve"> </w:t>
      </w:r>
      <w:r>
        <w:rPr>
          <w:i/>
          <w:iCs/>
        </w:rPr>
        <w:t xml:space="preserve">242: Programming Languages, Fall 2019</w:t>
      </w:r>
      <w:r>
        <w:t xml:space="preserve">. Stanford University.</w:t>
      </w:r>
      <w:r>
        <w:t xml:space="preserve"> </w:t>
      </w:r>
      <w:hyperlink r:id="rId70">
        <w:r>
          <w:rPr>
            <w:rStyle w:val="Hyperlink"/>
          </w:rPr>
          <w:t xml:space="preserve">https://stanford-cs242.github.io/f19/</w:t>
        </w:r>
      </w:hyperlink>
      <w:r>
        <w:t xml:space="preserve">.</w:t>
      </w:r>
    </w:p>
    <w:bookmarkEnd w:id="71"/>
    <w:bookmarkStart w:id="73" w:name="ref-wikipedia_expression_mathematic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Expression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https://en.wikipedia.org/wiki/Expression_(mathematics)</w:t>
        </w:r>
      </w:hyperlink>
      <w:r>
        <w:t xml:space="preserve">.</w:t>
      </w:r>
    </w:p>
    <w:bookmarkEnd w:id="73"/>
    <w:bookmarkStart w:id="75" w:name="ref-wikipedia_function_mathematics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Function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https://en.wikipedia.org/wiki/Function_(mathematics)</w:t>
        </w:r>
      </w:hyperlink>
      <w:r>
        <w:t xml:space="preserve">.</w:t>
      </w:r>
    </w:p>
    <w:bookmarkEnd w:id="75"/>
    <w:bookmarkStart w:id="77" w:name="ref-wikipedia_functional_programming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Functional Programming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https://en.wikipedia.org/wiki/Functional_programming</w:t>
        </w:r>
      </w:hyperlink>
      <w:r>
        <w:t xml:space="preserve">.</w:t>
      </w:r>
    </w:p>
    <w:bookmarkEnd w:id="77"/>
    <w:bookmarkStart w:id="79" w:name="ref-wikipedia_higher_order_f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Higher-Order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https://en.wikipedia.org/wiki/Higher-order_function</w:t>
        </w:r>
      </w:hyperlink>
      <w:r>
        <w:t xml:space="preserve">.</w:t>
      </w:r>
    </w:p>
    <w:bookmarkEnd w:id="79"/>
    <w:bookmarkStart w:id="81" w:name="ref-wikipedia_pure_func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Pure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https://en.wikipedia.org/wiki/Pure_function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4" Type="http://schemas.openxmlformats.org/officeDocument/2006/relationships/hyperlink" Target="https://docs.racket-lang.org/guide/" TargetMode="External"/><Relationship Id="rId72" Type="http://schemas.openxmlformats.org/officeDocument/2006/relationships/hyperlink" Target="https://en.wikipedia.org/wiki/Expression_(mathematics)" TargetMode="External"/><Relationship Id="rId74" Type="http://schemas.openxmlformats.org/officeDocument/2006/relationships/hyperlink" Target="https://en.wikipedia.org/wiki/Function_(mathematics)" TargetMode="External"/><Relationship Id="rId76" Type="http://schemas.openxmlformats.org/officeDocument/2006/relationships/hyperlink" Target="https://en.wikipedia.org/wiki/Functional_programming" TargetMode="External"/><Relationship Id="rId78" Type="http://schemas.openxmlformats.org/officeDocument/2006/relationships/hyperlink" Target="https://en.wikipedia.org/wiki/Higher-order_function" TargetMode="External"/><Relationship Id="rId80" Type="http://schemas.openxmlformats.org/officeDocument/2006/relationships/hyperlink" Target="https://en.wikipedia.org/wiki/Pure_function" TargetMode="External"/><Relationship Id="rId19" Type="http://schemas.openxmlformats.org/officeDocument/2006/relationships/hyperlink" Target="https://morrison-lab.github.io/mcs/chapters/functional-programming.html#def-function" TargetMode="External"/><Relationship Id="rId12" Type="http://schemas.openxmlformats.org/officeDocument/2006/relationships/hyperlink" Target="https://morrison-lab.github.io/mds/" TargetMode="External"/><Relationship Id="rId13" Type="http://schemas.openxmlformats.org/officeDocument/2006/relationships/hyperlink" Target="https://racket-lang.org/" TargetMode="External"/><Relationship Id="rId62" Type="http://schemas.openxmlformats.org/officeDocument/2006/relationships/hyperlink" Target="https://see.stanford.edu/Course/CS107" TargetMode="External"/><Relationship Id="rId70" Type="http://schemas.openxmlformats.org/officeDocument/2006/relationships/hyperlink" Target="https://stanford-cs242.github.io/f19/" TargetMode="External"/><Relationship Id="rId55" Type="http://schemas.openxmlformats.org/officeDocument/2006/relationships/hyperlink" Target="https://stanford-cs242.github.io/f19/lectures/02-1-lambda-calculus" TargetMode="External"/><Relationship Id="rId63" Type="http://schemas.openxmlformats.org/officeDocument/2006/relationships/hyperlink" Target="https://stanford-cs242.github.io/f19/lectures/03-1-functional-basics" TargetMode="External"/><Relationship Id="rId64" Type="http://schemas.openxmlformats.org/officeDocument/2006/relationships/hyperlink" Target="https://stanford-cs242.github.io/f19/lectures/03-2-algebraic-data-types" TargetMode="External"/><Relationship Id="rId65" Type="http://schemas.openxmlformats.org/officeDocument/2006/relationships/hyperlink" Target="https://web.stanford.edu/class/cs99/" TargetMode="External"/><Relationship Id="rId53" Type="http://schemas.openxmlformats.org/officeDocument/2006/relationships/hyperlink" Target="https://www.youtube.com/watch?v=3LeCydausnk" TargetMode="External"/><Relationship Id="rId60" Type="http://schemas.openxmlformats.org/officeDocument/2006/relationships/hyperlink" Target="https://www.youtube.com/watch?v=_cV8NWQCxnE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s://docs.racket-lang.org/guide/" TargetMode="External"/><Relationship Id="rId72" Type="http://schemas.openxmlformats.org/officeDocument/2006/relationships/hyperlink" Target="https://en.wikipedia.org/wiki/Expression_(mathematics)" TargetMode="External"/><Relationship Id="rId74" Type="http://schemas.openxmlformats.org/officeDocument/2006/relationships/hyperlink" Target="https://en.wikipedia.org/wiki/Function_(mathematics)" TargetMode="External"/><Relationship Id="rId76" Type="http://schemas.openxmlformats.org/officeDocument/2006/relationships/hyperlink" Target="https://en.wikipedia.org/wiki/Functional_programming" TargetMode="External"/><Relationship Id="rId78" Type="http://schemas.openxmlformats.org/officeDocument/2006/relationships/hyperlink" Target="https://en.wikipedia.org/wiki/Higher-order_function" TargetMode="External"/><Relationship Id="rId80" Type="http://schemas.openxmlformats.org/officeDocument/2006/relationships/hyperlink" Target="https://en.wikipedia.org/wiki/Pure_function" TargetMode="External"/><Relationship Id="rId19" Type="http://schemas.openxmlformats.org/officeDocument/2006/relationships/hyperlink" Target="https://morrison-lab.github.io/mcs/chapters/functional-programming.html#def-function" TargetMode="External"/><Relationship Id="rId12" Type="http://schemas.openxmlformats.org/officeDocument/2006/relationships/hyperlink" Target="https://morrison-lab.github.io/mds/" TargetMode="External"/><Relationship Id="rId13" Type="http://schemas.openxmlformats.org/officeDocument/2006/relationships/hyperlink" Target="https://racket-lang.org/" TargetMode="External"/><Relationship Id="rId62" Type="http://schemas.openxmlformats.org/officeDocument/2006/relationships/hyperlink" Target="https://see.stanford.edu/Course/CS107" TargetMode="External"/><Relationship Id="rId70" Type="http://schemas.openxmlformats.org/officeDocument/2006/relationships/hyperlink" Target="https://stanford-cs242.github.io/f19/" TargetMode="External"/><Relationship Id="rId55" Type="http://schemas.openxmlformats.org/officeDocument/2006/relationships/hyperlink" Target="https://stanford-cs242.github.io/f19/lectures/02-1-lambda-calculus" TargetMode="External"/><Relationship Id="rId63" Type="http://schemas.openxmlformats.org/officeDocument/2006/relationships/hyperlink" Target="https://stanford-cs242.github.io/f19/lectures/03-1-functional-basics" TargetMode="External"/><Relationship Id="rId64" Type="http://schemas.openxmlformats.org/officeDocument/2006/relationships/hyperlink" Target="https://stanford-cs242.github.io/f19/lectures/03-2-algebraic-data-types" TargetMode="External"/><Relationship Id="rId65" Type="http://schemas.openxmlformats.org/officeDocument/2006/relationships/hyperlink" Target="https://web.stanford.edu/class/cs99/" TargetMode="External"/><Relationship Id="rId53" Type="http://schemas.openxmlformats.org/officeDocument/2006/relationships/hyperlink" Target="https://www.youtube.com/watch?v=3LeCydausnk" TargetMode="External"/><Relationship Id="rId60" Type="http://schemas.openxmlformats.org/officeDocument/2006/relationships/hyperlink" Target="https://www.youtube.com/watch?v=_cV8NWQCx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Programming</dc:title>
  <dc:creator/>
  <cp:keywords/>
  <dcterms:created xsi:type="dcterms:W3CDTF">2026-10-30T18:24:59Z</dcterms:created>
  <dcterms:modified xsi:type="dcterms:W3CDTF">2026-10-30T18:24:59Z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11:18:07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Expressions, functions and cases in Racket</vt:lpwstr>
  </property>
  <property fmtid="{D5CDD505-2E9C-101B-9397-08002B2CF9AE}" pid="17" name="toc-title">
    <vt:lpwstr>Table of contents</vt:lpwstr>
  </property>
</Properties>
</file>