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Recurrence Relations and Growth Rates</w:t>
      </w:r>
    </w:p>
    <w:p>
      <w:pPr>
        <w:pStyle w:val="Subtitle"/>
      </w:pPr>
      <w:r>
        <w:t xml:space="preserve">Solving recurrence relations, running times, and big-O notation</w:t>
      </w:r>
    </w:p>
    <w:p>
      <w:pPr>
        <w:pStyle w:val="Date"/>
      </w:pPr>
      <w:del w:id="1" w:author="PR Preview" w:date="2026-01-01T00:00:00Z">
        <w:r>
          <w:delText xml:space="preserve">Last modified: 2026-10-24 10:58:32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10:59:47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 and Kameron Decker Harris’s Fall 2026 lecture notes,</w:t>
            </w:r>
            <w:r>
              <w:t xml:space="preserve"> </w:t>
            </w:r>
            <w:r>
              <w:t xml:space="preserve">which name recurrence relations and order of growth as the topics after recursive algorithms.</w:t>
            </w:r>
            <w:r>
              <w:t xml:space="preserve"> </w:t>
            </w:r>
            <w:r>
              <w:t xml:space="preserve">One idea comes from those notes:</w:t>
            </w:r>
            <w:r>
              <w:t xml:space="preserve"> </w:t>
            </w:r>
            <w:r>
              <w:t xml:space="preserve">the running time of a recursive function is the running time of its recursive call plus the work outside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examples, 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pal_loop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pairs</w:t>
            </w:r>
            <w:r>
              <w:t xml:space="preserve">, the Racket functions, the theorems and their proofs.</w:t>
            </w:r>
            <w:r>
              <w:t xml:space="preserve"> </w:t>
            </w:r>
            <w:r>
              <w:t xml:space="preserve">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come from earlier chapters of these notes.</w:t>
            </w:r>
          </w:p>
        </w:tc>
      </w:tr>
    </w:tbl>
    <w:bookmarkStart w:id="25" w:name="sec-recurrence-relations"/>
    <w:p>
      <w:pPr>
        <w:pStyle w:val="Heading1"/>
      </w:pPr>
      <w:r>
        <w:t xml:space="preserve">1. Recurrence relations</w:t>
      </w:r>
    </w:p>
    <w:bookmarkStart w:id="14" w:name="exr-double-plus-power-terms"/>
    <w:p>
      <w:pPr>
        <w:pStyle w:val="FirstParagraph"/>
      </w:pPr>
      <w:r>
        <w:rPr>
          <w:b/>
          <w:bCs/>
        </w:rPr>
        <w:t xml:space="preserve">Exercise 1 (Double and add a power of 2)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 integer (</w:t>
      </w:r>
      <w:hyperlink r:id="rId13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 term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twice the term before it, plus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4"/>
    <w:bookmarkStart w:id="15" w:name="sol-double-plus-power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64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8" w:name="def-recurrence-relation"/>
    <w:p>
      <w:pPr>
        <w:pStyle w:val="FirstParagraph"/>
      </w:pPr>
      <w:r>
        <w:rPr>
          <w:b/>
          <w:bCs/>
        </w:rPr>
        <w:t xml:space="preserve">Definition 1 (Recurrence 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recurrence relation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recurrence of a recursively defined sequence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),</w:t>
      </w:r>
      <w:r>
        <w:t xml:space="preserve"> </w:t>
      </w:r>
      <w:r>
        <w:t xml:space="preserve">that is, its recursive rule (</w:t>
      </w:r>
      <w:hyperlink r:id="rId17">
        <w:r>
          <w:rPr>
            <w:rStyle w:val="Hyperlink"/>
          </w:rPr>
          <w:t xml:space="preserve">Definition: Recursive definition</w:t>
        </w:r>
      </w:hyperlink>
      <w:r>
        <w:t xml:space="preserve">) written as an equation,</w:t>
      </w:r>
      <w:r>
        <w:t xml:space="preserve"> </w:t>
      </w:r>
      <w:r>
        <w:t xml:space="preserve">which gives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bookmarkEnd w:id="18"/>
    <w:bookmarkStart w:id="19" w:name="exm-double-plus-power-sequence"/>
    <w:p>
      <w:pPr>
        <w:pStyle w:val="BodyText"/>
      </w:pPr>
      <w:r>
        <w:rPr>
          <w:b/>
          <w:bCs/>
        </w:rPr>
        <w:t xml:space="preserve">Example 1 (The sequence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e-plus-power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recursively defined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its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Racket, where</w:t>
      </w:r>
      <w:r>
        <w:t xml:space="preserve"> </w:t>
      </w:r>
      <w:r>
        <w:rPr>
          <w:rStyle w:val="VerbatimChar"/>
        </w:rPr>
        <w:t xml:space="preserve">(expt 2 n)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the recurrence relation becomes a recursive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expt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rPr>
          <w:rStyle w:val="VerbatimChar"/>
        </w:rPr>
        <w:t xml:space="preserve">(b 5)</w:t>
      </w:r>
      <w:r>
        <w:t xml:space="preserve"> </w:t>
      </w:r>
      <w:r>
        <w:t xml:space="preserve">leads to calls of</w:t>
      </w:r>
      <w:r>
        <w:t xml:space="preserve"> </w:t>
      </w:r>
      <w:r>
        <w:rPr>
          <w:rStyle w:val="VerbatimChar"/>
        </w:rPr>
        <w:t xml:space="preserve">(b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3)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2)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(b 0)</w:t>
      </w:r>
      <w:r>
        <w:t xml:space="preserve"> </w:t>
      </w:r>
      <w:r>
        <w:t xml:space="preserve">in turn,</w:t>
      </w:r>
      <w:r>
        <w:t xml:space="preserve"> </w:t>
      </w:r>
      <w:r>
        <w:t xml:space="preserve">and returns 160, as in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9"/>
    <w:bookmarkStart w:id="21" w:name="def-closed-form"/>
    <w:p>
      <w:pPr>
        <w:pStyle w:val="BodyText"/>
      </w:pPr>
      <w:r>
        <w:rPr>
          <w:b/>
          <w:bCs/>
        </w:rPr>
        <w:t xml:space="preserve">Definition 2 (Closed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for a sequence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w:r>
        <w:t xml:space="preserve">is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uses only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fixed numbers,</w:t>
      </w:r>
      <w:r>
        <w:t xml:space="preserve"> </w:t>
      </w:r>
      <w:r>
        <w:t xml:space="preserve">combined by a fixed number of operations such as addition, multiplication, powers and floors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and that uses no other term of the sequence.</w:t>
      </w:r>
    </w:p>
    <w:bookmarkEnd w:id="21"/>
    <w:bookmarkStart w:id="24" w:name="exm-closed-form"/>
    <w:p>
      <w:pPr>
        <w:pStyle w:val="BodyText"/>
      </w:pPr>
      <w:r>
        <w:rPr>
          <w:b/>
          <w:bCs/>
        </w:rPr>
        <w:t xml:space="preserve">Example 2 (Closed forms and recurrence relations)</w:t>
      </w:r>
      <w:r>
        <w:t xml:space="preserve"> </w:t>
      </w:r>
      <w:r>
        <w:t xml:space="preserve">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not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), since it uses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3">
        <w:r>
          <w:rPr>
            <w:rStyle w:val="Hyperlink"/>
          </w:rPr>
          <w:t xml:space="preserve">Theorem: A formula for the double-minus-one sequence</w:t>
        </w:r>
      </w:hyperlink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closed form for the same sequence:</w:t>
      </w:r>
      <w:r>
        <w:t xml:space="preserve"> </w:t>
      </w:r>
      <w:r>
        <w:t xml:space="preserve">it gives</w:t>
      </w:r>
      <w:r>
        <w:t xml:space="preserve"> </w:t>
      </w:r>
      <m:oMath>
        <m:sSub>
          <m:e>
            <m:r>
              <m:t>a</m:t>
            </m:r>
          </m:e>
          <m:sub>
            <m:r>
              <m:t>50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without finding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49</m:t>
            </m:r>
          </m:sub>
        </m:sSub>
      </m:oMath>
      <w:r>
        <w:t xml:space="preserve"> </w:t>
      </w:r>
      <w:r>
        <w:t xml:space="preserve">first.</w:t>
      </w:r>
      <w:r>
        <w:t xml:space="preserve"> </w:t>
      </w:r>
      <w:r>
        <w:t xml:space="preserve">Finding a closed form for a sequence from its recurrence relation is called</w:t>
      </w:r>
      <w:r>
        <w:t xml:space="preserve"> </w:t>
      </w:r>
      <w:r>
        <w:rPr>
          <w:i/>
          <w:iCs/>
        </w:rPr>
        <w:t xml:space="preserve">solving</w:t>
      </w:r>
      <w:r>
        <w:t xml:space="preserve"> </w:t>
      </w:r>
      <w:r>
        <w:t xml:space="preserve">the recurrence relation.</w:t>
      </w:r>
    </w:p>
    <w:bookmarkEnd w:id="24"/>
    <w:bookmarkEnd w:id="25"/>
    <w:bookmarkStart w:id="32" w:name="sec-iteration"/>
    <w:p>
      <w:pPr>
        <w:pStyle w:val="Heading1"/>
      </w:pPr>
      <w:r>
        <w:t xml:space="preserve">2. Solving recurrence relations by iteration</w:t>
      </w:r>
    </w:p>
    <w:bookmarkStart w:id="26" w:name="exr-substitute-once"/>
    <w:p>
      <w:pPr>
        <w:pStyle w:val="FirstParagraph"/>
      </w:pPr>
      <w:r>
        <w:rPr>
          <w:b/>
          <w:bCs/>
        </w:rPr>
        <w:t xml:space="preserve">Exercise 2 (Using the recurrence relation three times)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,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  <w:r>
        <w:t xml:space="preserve"> </w:t>
      </w:r>
      <w:r>
        <w:t xml:space="preserve">Starting from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then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to write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.</w:t>
      </w:r>
    </w:p>
    <w:bookmarkEnd w:id="26"/>
    <w:bookmarkStart w:id="27" w:name="sol-substitute-o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then 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iteration"/>
    <w:p>
      <w:pPr>
        <w:pStyle w:val="FirstParagraph"/>
      </w:pPr>
      <w:r>
        <w:rPr>
          <w:b/>
          <w:bCs/>
        </w:rPr>
        <w:t xml:space="preserve">Definition 3 (Iteration (unrolling))</w:t>
      </w:r>
      <w:r>
        <w:t xml:space="preserve"> </w:t>
      </w:r>
      <w:r>
        <w:t xml:space="preserve">Solving a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by</w:t>
      </w:r>
      <w:r>
        <w:t xml:space="preserve"> </w:t>
      </w:r>
      <w:r>
        <w:rPr>
          <w:b/>
          <w:bCs/>
        </w:rPr>
        <w:t xml:space="preserve">iteration</w:t>
      </w:r>
      <w:r>
        <w:t xml:space="preserve">, also called</w:t>
      </w:r>
      <w:r>
        <w:t xml:space="preserve"> </w:t>
      </w:r>
      <w:r>
        <w:rPr>
          <w:b/>
          <w:bCs/>
        </w:rPr>
        <w:t xml:space="preserve">unrolling</w:t>
      </w:r>
      <w:r>
        <w:t xml:space="preserve">,</w:t>
      </w:r>
      <w:r>
        <w:t xml:space="preserve"> </w:t>
      </w:r>
      <w:r>
        <w:t xml:space="preserve">finds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for its sequence in three steps:</w:t>
      </w:r>
    </w:p>
    <w:p>
      <w:pPr>
        <w:pStyle w:val="Compact"/>
        <w:numPr>
          <w:ilvl w:val="0"/>
          <w:numId w:val="1001"/>
        </w:numPr>
      </w:pPr>
      <w:r>
        <w:t xml:space="preserve">use the recurrence relation again and again to write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, and so on;</w:t>
      </w:r>
    </w:p>
    <w:p>
      <w:pPr>
        <w:pStyle w:val="Compact"/>
        <w:numPr>
          <w:ilvl w:val="0"/>
          <w:numId w:val="1001"/>
        </w:numPr>
      </w:pPr>
      <w:r>
        <w:t xml:space="preserve">guess, from the pattern,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steps;</w:t>
      </w:r>
    </w:p>
    <w:p>
      <w:pPr>
        <w:pStyle w:val="Compact"/>
        <w:numPr>
          <w:ilvl w:val="0"/>
          <w:numId w:val="1001"/>
        </w:numPr>
      </w:pPr>
      <w:r>
        <w:t xml:space="preserve">choose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 an initial term, and put in its value.</w:t>
      </w:r>
    </w:p>
    <w:bookmarkEnd w:id="28"/>
    <w:bookmarkStart w:id="29" w:name="exm-double-plus-power-iteration"/>
    <w:p>
      <w:pPr>
        <w:pStyle w:val="FirstParagraph"/>
      </w:pPr>
      <w:r>
        <w:rPr>
          <w:b/>
          <w:bCs/>
        </w:rPr>
        <w:t xml:space="preserve">Example 3 (Unrolling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recurrence relation and</w:t>
      </w:r>
      <w:r>
        <w:t xml:space="preserve"> </w:t>
      </w:r>
      <w:hyperlink w:anchor="sol-substitute-onc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give the first steps of 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for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 the factor in front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 and the multiple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pattern suggests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, which is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agrees with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: for example,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160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29"/>
    <w:bookmarkStart w:id="31" w:name="rem-iteration-guess"/>
    <w:p>
      <w:pPr>
        <w:pStyle w:val="BodyText"/>
      </w:pPr>
      <w:r>
        <w:rPr>
          <w:i/>
          <w:iCs/>
        </w:rPr>
        <w:t xml:space="preserve">Remark 1</w:t>
      </w:r>
      <w:r>
        <w:t xml:space="preserve"> (Iteration gives a guess). </w:t>
      </w:r>
      <w:r>
        <w:t xml:space="preserve">In</w:t>
      </w:r>
      <w:r>
        <w:t xml:space="preserve"> </w:t>
      </w:r>
      <w:hyperlink w:anchor="exm-double-plus-power-iteration">
        <w:r>
          <w:rPr>
            <w:rStyle w:val="Hyperlink"/>
          </w:rPr>
          <w:t xml:space="preserve">Example 3</w:t>
        </w:r>
      </w:hyperlink>
      <w:r>
        <w:t xml:space="preserve">, the formula for general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came from the three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Nothing proved that the pattern continues, so the closed form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still a guess.</w:t>
      </w:r>
      <w:r>
        <w:t xml:space="preserve"> </w:t>
      </w:r>
      <w:r>
        <w:t xml:space="preserve">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turns such a guess into a theorem,</w:t>
      </w:r>
      <w:r>
        <w:t xml:space="preserve"> </w:t>
      </w:r>
      <w:r>
        <w:t xml:space="preserve">with the recurrence relation in the inductive step.</w:t>
      </w:r>
    </w:p>
    <w:bookmarkEnd w:id="31"/>
    <w:bookmarkEnd w:id="32"/>
    <w:bookmarkStart w:id="41" w:name="sec-closed-form-induction"/>
    <w:p>
      <w:pPr>
        <w:pStyle w:val="Heading1"/>
      </w:pPr>
      <w:r>
        <w:t xml:space="preserve">3. Checking a closed form by induction</w:t>
      </w:r>
    </w:p>
    <w:bookmarkStart w:id="33" w:name="exr-triple-plus-power-check"/>
    <w:p>
      <w:pPr>
        <w:pStyle w:val="FirstParagraph"/>
      </w:pPr>
      <w:r>
        <w:rPr>
          <w:b/>
          <w:bCs/>
        </w:rPr>
        <w:t xml:space="preserve">Exercise 3 (Checking a guess)</w:t>
      </w:r>
      <w:r>
        <w:t xml:space="preserve"> </w:t>
      </w:r>
      <w:r>
        <w:t xml:space="preserve">A sequence starts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 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Someone guesses the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from the recurrence relation,</w:t>
      </w:r>
      <w:r>
        <w:t xml:space="preserve"> </w:t>
      </w:r>
      <w:r>
        <w:t xml:space="preserve">and check the guess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33"/>
    <w:bookmarkStart w:id="34" w:name="sol-triple-plus-power-check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From the recurrence relation,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65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</w:tbl>
    <w:p>
      <w:pPr>
        <w:pStyle w:val="BodyText"/>
      </w:pPr>
      <w:r>
        <w:t xml:space="preserve">The guess is right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Four cases do not prove it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34"/>
    <w:bookmarkStart w:id="36" w:name="thm-double-plus-power-closed"/>
    <w:p>
      <w:pPr>
        <w:pStyle w:val="BodyText"/>
      </w:pPr>
      <w:r>
        <w:rPr>
          <w:b/>
          <w:bCs/>
        </w:rPr>
        <w:t xml:space="preserve">Theorem 1 (A closed form for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8" w:name="thm-triple-plus-power-closed"/>
    <w:p>
      <w:pPr>
        <w:pStyle w:val="BodyText"/>
      </w:pPr>
      <w:r>
        <w:rPr>
          <w:b/>
          <w:bCs/>
        </w:rPr>
        <w:t xml:space="preserve">Theorem 2 (A closed form for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as guessed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9" w:name="exm-wrong-guess"/>
    <w:p>
      <w:pPr>
        <w:pStyle w:val="BodyText"/>
      </w:pPr>
      <w:r>
        <w:rPr>
          <w:b/>
          <w:bCs/>
        </w:rPr>
        <w:t xml:space="preserve">Example 4 (A guess that fails)</w:t>
      </w:r>
      <w:r>
        <w:t xml:space="preserve"> </w:t>
      </w:r>
      <w:r>
        <w:t xml:space="preserve">The sequence of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starts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sSup>
          <m:e>
            <m:r>
              <m:t>5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 one might guess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guess fails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BodyText"/>
      </w:pPr>
      <w:r>
        <w:t xml:space="preserve">An attempt to prove the guess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shows where it goes wrong.</w:t>
      </w:r>
      <w:r>
        <w:t xml:space="preserve"> </w:t>
      </w:r>
      <w:r>
        <w:t xml:space="preserve">Supposing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the recurrence relation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inductive step needs this to equal</w:t>
      </w:r>
      <w:r>
        <w:t xml:space="preserve"> </w:t>
      </w:r>
      <m:oMath>
        <m:sSup>
          <m:e>
            <m:r>
              <m:t>5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which happens only when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that is, only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9"/>
    <w:bookmarkStart w:id="40" w:name="rem-iteration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(Finding a closed form, then proving it). </w:t>
      </w: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and checking small cases, as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find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to try.</w:t>
      </w:r>
      <w:r>
        <w:t xml:space="preserve"> </w:t>
      </w:r>
      <w:r>
        <w:t xml:space="preserve">Induction proves it, as in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triple-plus-power-closed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or shows that it is wrong, as in</w:t>
      </w:r>
      <w:r>
        <w:t xml:space="preserve"> </w:t>
      </w:r>
      <w:hyperlink w:anchor="exm-wrong-gues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A proof by induction needs the closed form before it starts:</w:t>
      </w:r>
      <w:r>
        <w:t xml:space="preserve"> </w:t>
      </w:r>
      <w:r>
        <w:t xml:space="preserve">it can check a formula, but it cannot find one.</w:t>
      </w:r>
    </w:p>
    <w:bookmarkEnd w:id="40"/>
    <w:bookmarkEnd w:id="41"/>
    <w:bookmarkStart w:id="52" w:name="sec-recursive-running-time"/>
    <w:p>
      <w:pPr>
        <w:pStyle w:val="Heading1"/>
      </w:pPr>
      <w:r>
        <w:t xml:space="preserve">4. Running times of recursive algorithms</w:t>
      </w:r>
    </w:p>
    <w:bookmarkStart w:id="43" w:name="exr-pal-calls"/>
    <w:p>
      <w:pPr>
        <w:pStyle w:val="FirstParagraph"/>
      </w:pPr>
      <w:r>
        <w:rPr>
          <w:b/>
          <w:bCs/>
        </w:rPr>
        <w:t xml:space="preserve">Exercise 4 (How many calls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make?)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be the algorithm of</w:t>
      </w:r>
      <w:r>
        <w:t xml:space="preserve"> 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.</w:t>
      </w:r>
      <w:r>
        <w:t xml:space="preserve"> </w:t>
      </w:r>
      <w:r>
        <w:t xml:space="preserve">How many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including the first, does</w:t>
      </w:r>
      <w:r>
        <w:t xml:space="preserve">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make?</w:t>
      </w:r>
    </w:p>
    <w:bookmarkEnd w:id="43"/>
    <w:bookmarkStart w:id="44" w:name="sol-pal-call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pal(bbaabb)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pal(baab)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pal(aa)</w:t>
      </w:r>
      <w:r>
        <w:t xml:space="preserve">,</w:t>
      </w:r>
      <w:r>
        <w:t xml:space="preserve"> </w:t>
      </w:r>
      <w:r>
        <w:t xml:space="preserve">which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the empty string, which returns true.</w:t>
      </w:r>
      <w:r>
        <w:t xml:space="preserve"> </w:t>
      </w:r>
      <w:r>
        <w:t xml:space="preserve">That is 5 calls, on strings of 8, 6, 4, 2 and 0 symbols:</w:t>
      </w:r>
      <w:r>
        <w:t xml:space="preserve"> </w:t>
      </w:r>
      <w:r>
        <w:t xml:space="preserve">each call removes the first and last symbols.</w:t>
      </w:r>
    </w:p>
    <w:bookmarkEnd w:id="44"/>
    <w:bookmarkStart w:id="46" w:name="rem-size-step"/>
    <w:p>
      <w:pPr>
        <w:pStyle w:val="BodyText"/>
      </w:pPr>
      <w:r>
        <w:rPr>
          <w:i/>
          <w:iCs/>
        </w:rPr>
        <w:t xml:space="preserve">Remark 3</w:t>
      </w:r>
      <w:r>
        <w:t xml:space="preserve"> (The size of an input and a step). </w:t>
      </w:r>
      <w:r>
        <w:t xml:space="preserve">To count the work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 does, we first fix two things: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of an input, such as the number of symbols in a string or the number of entries in an array;</w:t>
      </w:r>
    </w:p>
    <w:p>
      <w:pPr>
        <w:pStyle w:val="Compact"/>
        <w:numPr>
          <w:ilvl w:val="0"/>
          <w:numId w:val="1002"/>
        </w:numPr>
      </w:pPr>
      <w:r>
        <w:t xml:space="preserve">what one</w:t>
      </w:r>
      <w:r>
        <w:t xml:space="preserve"> </w:t>
      </w:r>
      <w:r>
        <w:rPr>
          <w:i/>
          <w:iCs/>
        </w:rPr>
        <w:t xml:space="preserve">step</w:t>
      </w:r>
      <w:r>
        <w:t xml:space="preserve"> </w:t>
      </w:r>
      <w:r>
        <w:t xml:space="preserve">is, such as one comparison, one arithmetic operation or one call of a function.</w:t>
      </w:r>
    </w:p>
    <w:bookmarkEnd w:id="46"/>
    <w:bookmarkStart w:id="48" w:name="def-running-time"/>
    <w:p>
      <w:pPr>
        <w:pStyle w:val="FirstParagraph"/>
      </w:pPr>
      <w:r>
        <w:rPr>
          <w:b/>
          <w:bCs/>
        </w:rPr>
        <w:t xml:space="preserve">Definition 4 (Running time)</w:t>
      </w:r>
      <w:r>
        <w:t xml:space="preserve"> </w:t>
      </w:r>
      <w:r>
        <w:t xml:space="preserve">Fix, for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), the size of an input and what one step is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running time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the algorithm is the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whose value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largest number of steps that the algorithm takes on any input of size</w:t>
      </w:r>
      <w:r>
        <w:t xml:space="preserve"> </w:t>
      </w:r>
      <m:oMath>
        <m:r>
          <m:t>n</m:t>
        </m:r>
      </m:oMath>
      <w:r>
        <w:t xml:space="preserve">.</w:t>
      </w:r>
    </w:p>
    <w:bookmarkEnd w:id="48"/>
    <w:bookmarkStart w:id="49" w:name="exm-pal-running-time"/>
    <w:p>
      <w:pPr>
        <w:pStyle w:val="BodyText"/>
      </w:pPr>
      <w:r>
        <w:rPr>
          <w:b/>
          <w:bCs/>
        </w:rPr>
        <w:t xml:space="preserve">Example 5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Take the size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 of the input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) to be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symbols in the string,</w:t>
      </w:r>
      <w:r>
        <w:t xml:space="preserve"> </w:t>
      </w:r>
      <w:r>
        <w:t xml:space="preserve">and count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as one step,</w:t>
      </w:r>
      <w:r>
        <w:t xml:space="preserve"> </w:t>
      </w:r>
      <w:r>
        <w:t xml:space="preserve">since apart from its recursive call each call does at most two comparisons.</w:t>
      </w:r>
      <w:r>
        <w:t xml:space="preserve"> </w:t>
      </w:r>
      <w:r>
        <w:t xml:space="preserve">This assumes that the call on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passes the shorter string as a pair of positions in</w:t>
      </w:r>
      <w:r>
        <w:t xml:space="preserve"> </w:t>
      </w:r>
      <w:r>
        <w:rPr>
          <w:rStyle w:val="VerbatimChar"/>
        </w:rPr>
        <w:t xml:space="preserve">s</w:t>
      </w:r>
      <w:r>
        <w:t xml:space="preserve">, which takes a fixed number of operations;</w:t>
      </w:r>
      <w:r>
        <w:t xml:space="preserve"> </w:t>
      </w:r>
      <w:r>
        <w:t xml:space="preserve">copying its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 into a new string would add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 to every call.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running time of a call is the running time of its recursive call plus the work outside it.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without calling itself,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call that takes longest is one whose first and last symbols match,</w:t>
      </w:r>
      <w:r>
        <w:t xml:space="preserve"> </w:t>
      </w:r>
      <w:r>
        <w:t xml:space="preserve">since otherwise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at once.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 which can be any such string,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k</m:t>
        </m:r>
      </m:oMath>
      <w:r>
        <w:t xml:space="preserve">, as long 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To reach an initial term,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):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</m:oMath>
      <w:r>
        <w:t xml:space="preserve"> </w:t>
      </w:r>
      <w:r>
        <w:t xml:space="preserve">is 0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and 1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and either way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guess is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⌊"/>
              <m:sepChr m:val=""/>
              <m:endChr m:val="⌋"/>
              <m:grow/>
            </m:dPr>
            <m:e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gives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 as in</w:t>
      </w:r>
      <w:r>
        <w:t xml:space="preserve"> </w:t>
      </w:r>
      <w:hyperlink w:anchor="sol-pal-calls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proves it.</w:t>
      </w:r>
    </w:p>
    <w:bookmarkEnd w:id="49"/>
    <w:bookmarkStart w:id="50" w:name="thm-pal-running-time"/>
    <w:p>
      <w:pPr>
        <w:pStyle w:val="BodyText"/>
      </w:pPr>
      <w:r>
        <w:rPr>
          <w:b/>
          <w:bCs/>
        </w:rPr>
        <w:t xml:space="preserve">Theorem 3 (A closed form for 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as 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recurrence relation uses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 not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so we use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n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since subtracting the integer 1 from a real number subtracts 1 from its floor.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formula holds for</w:t>
      </w:r>
      <w:r>
        <w:t xml:space="preserve"> </w:t>
      </w:r>
      <m:oMath>
        <m:r>
          <m:t>n</m:t>
        </m:r>
      </m:oMath>
      <w:r>
        <w:t xml:space="preserve">, and by strong induction it holds 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52"/>
    <w:bookmarkStart w:id="57" w:name="sec-two-calls"/>
    <w:p>
      <w:pPr>
        <w:pStyle w:val="Heading1"/>
      </w:pPr>
      <w:r>
        <w:t xml:space="preserve">5. Two recursive calls</w:t>
      </w:r>
    </w:p>
    <w:bookmarkStart w:id="53" w:name="exr-twice-calls"/>
    <w:p>
      <w:pPr>
        <w:pStyle w:val="FirstParagraph"/>
      </w:pPr>
      <w:r>
        <w:rPr>
          <w:b/>
          <w:bCs/>
        </w:rPr>
        <w:t xml:space="preserve">Exercise 5 (A function that calls itself twice)</w:t>
      </w:r>
      <w:r>
        <w:t xml:space="preserve"> </w:t>
      </w:r>
      <w:r>
        <w:t xml:space="preserve">This Racket function computes 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,</w:t>
      </w:r>
      <w:r>
        <w:t xml:space="preserve"> </w:t>
      </w:r>
      <w:r>
        <w:t xml:space="preserve">but it finds</w:t>
      </w:r>
      <w:r>
        <w:t xml:space="preserve"> </w:t>
      </w:r>
      <m:oMath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with two recursive calls: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Write down every call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that running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involves,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the value that each call returns.</w:t>
      </w:r>
    </w:p>
    <w:bookmarkEnd w:id="53"/>
    <w:bookmarkStart w:id="54" w:name="sol-twice-call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twice, and each of those calls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twice:</w:t>
      </w:r>
    </w:p>
    <w:p>
      <w:pPr>
        <w:pStyle w:val="SourceCode"/>
      </w:pPr>
      <w:r>
        <w:rPr>
          <w:rStyle w:val="VerbatimChar"/>
        </w:rPr>
        <w:t xml:space="preserve">(dm 2)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returns 3 + 3 - 1 = 5</w:t>
      </w:r>
    </w:p>
    <w:p>
      <w:pPr>
        <w:pStyle w:val="FirstParagraph"/>
      </w:pPr>
      <w:r>
        <w:t xml:space="preserve">That is 7 calls,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4 of them are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.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returns 5, which is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two calls of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do exactly the same work.</w:t>
      </w:r>
    </w:p>
    <w:bookmarkEnd w:id="54"/>
    <w:bookmarkStart w:id="55" w:name="thm-twice-base-calls"/>
    <w:p>
      <w:pPr>
        <w:pStyle w:val="BodyText"/>
      </w:pPr>
      <w:r>
        <w:rPr>
          <w:b/>
          <w:bCs/>
        </w:rPr>
        <w:t xml:space="preserve">Theorem 4 (Two calls of size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base cases)</w:t>
      </w:r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makes include exactly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</w:t>
      </w:r>
      <w:r>
        <w:t xml:space="preserve"> </w:t>
      </w:r>
      <w:r>
        <w:t xml:space="preserve">counting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itself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So, counting each call as one step,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satisfies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number of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among 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makes.</w:t>
      </w:r>
      <w:r>
        <w:t xml:space="preserve"> </w:t>
      </w:r>
      <w:r>
        <w:t xml:space="preserve">Every call of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does the same work, 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only on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is not itself a call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 and it calls</w:t>
      </w:r>
      <w:r>
        <w:t xml:space="preserve"> </w:t>
      </w:r>
      <w:r>
        <w:rPr>
          <w:rStyle w:val="VerbatimChar"/>
        </w:rPr>
        <w:t xml:space="preserve">(dm (- n 1))</w:t>
      </w:r>
      <w:r>
        <w:t xml:space="preserve"> </w:t>
      </w:r>
      <w:r>
        <w:t xml:space="preserve">twice, as in</w:t>
      </w:r>
      <w:r>
        <w:t xml:space="preserve"> </w:t>
      </w:r>
      <w:hyperlink w:anchor="sol-twice-calls">
        <w:r>
          <w:rPr>
            <w:rStyle w:val="Hyperlink"/>
          </w:rPr>
          <w:t xml:space="preserve">Solution 5</w:t>
        </w:r>
      </w:hyperlink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Each of these calls is a step, so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takes 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steps.</w:t>
      </w:r>
    </w:p>
    <w:bookmarkStart w:id="56" w:name="rem-twice-fix"/>
    <w:p>
      <w:pPr>
        <w:pStyle w:val="BodyText"/>
      </w:pPr>
      <w:r>
        <w:rPr>
          <w:i/>
          <w:iCs/>
        </w:rPr>
        <w:t xml:space="preserve">Remark 4</w:t>
      </w:r>
      <w:r>
        <w:t xml:space="preserve"> (One call instead of two).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finds the same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twice.</w:t>
      </w:r>
      <w:r>
        <w:t xml:space="preserve"> </w:t>
      </w:r>
      <w:r>
        <w:t xml:space="preserve">Writing the recursive rule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directly, with one recursive call,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returns the same values, but each call of</w:t>
      </w:r>
      <w:r>
        <w:t xml:space="preserve"> </w:t>
      </w:r>
      <w:r>
        <w:rPr>
          <w:rStyle w:val="VerbatimChar"/>
        </w:rPr>
        <w:t xml:space="preserve">dm1</w:t>
      </w:r>
      <w:r>
        <w:t xml:space="preserve"> </w:t>
      </w:r>
      <w:r>
        <w:t xml:space="preserve">makes only one recursive call, so its calls form a single chain instead of a tree that doubles at every level.</w:t>
      </w:r>
      <w:r>
        <w:t xml:space="preserve"> </w:t>
      </w:r>
      <w:r>
        <w:t xml:space="preserve">By</w:t>
      </w:r>
      <w:r>
        <w:t xml:space="preserve"> </w:t>
      </w:r>
      <w:hyperlink w:anchor="thm-twice-base-calls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(dm 30)</w:t>
      </w:r>
      <w:r>
        <w:t xml:space="preserve"> </w:t>
      </w:r>
      <w:r>
        <w:t xml:space="preserve">makes more than a billion calls, since</w:t>
      </w:r>
      <w:r>
        <w:t xml:space="preserve"> </w:t>
      </w:r>
      <m:oMath>
        <m:sSup>
          <m:e>
            <m:r>
              <m:t>2</m:t>
            </m:r>
          </m:e>
          <m:sup>
            <m:r>
              <m:t>30</m:t>
            </m:r>
          </m:sup>
        </m:sSup>
        <m:r>
          <m:rPr>
            <m:sty m:val="p"/>
          </m:rPr>
          <m:t>=</m:t>
        </m:r>
        <m:r>
          <m:t>1073741824</m:t>
        </m:r>
      </m:oMath>
      <w:r>
        <w:t xml:space="preserve">.</w:t>
      </w:r>
    </w:p>
    <w:bookmarkEnd w:id="56"/>
    <w:bookmarkEnd w:id="57"/>
    <w:bookmarkStart w:id="74" w:name="sec-asymptotic-notation"/>
    <w:p>
      <w:pPr>
        <w:pStyle w:val="Heading1"/>
      </w:pPr>
      <w:r>
        <w:t xml:space="preserve">6. Asymptotic notation</w:t>
      </w:r>
    </w:p>
    <w:bookmarkStart w:id="58" w:name="exr-linear-quadratic"/>
    <w:p>
      <w:pPr>
        <w:pStyle w:val="FirstParagraph"/>
      </w:pPr>
      <w:r>
        <w:rPr>
          <w:b/>
          <w:bCs/>
        </w:rPr>
        <w:t xml:space="preserve">Exercise 6 (Which running time is better?)</w:t>
      </w:r>
      <w:r>
        <w:t xml:space="preserve"> </w:t>
      </w:r>
      <w:r>
        <w:t xml:space="preserve">One algorithm takes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steps on an input of size</w:t>
      </w:r>
      <w:r>
        <w:t xml:space="preserve"> </w:t>
      </w:r>
      <m:oMath>
        <m:r>
          <m:t>n</m:t>
        </m:r>
      </m:oMath>
      <w:r>
        <w:t xml:space="preserve">, and another takes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Compare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1000</m:t>
        </m:r>
      </m:oMath>
      <w:r>
        <w:t xml:space="preserve">.</w:t>
      </w:r>
      <w:r>
        <w:t xml:space="preserve"> </w:t>
      </w:r>
      <w:r>
        <w:t xml:space="preserve">Which algorithm takes fewer steps on small inputs, and which on large ones?</w:t>
      </w:r>
    </w:p>
    <w:bookmarkEnd w:id="58"/>
    <w:bookmarkStart w:id="59" w:name="sol-linear-quadrat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1000000</w:t>
            </w:r>
          </w:p>
        </w:tc>
      </w:tr>
    </w:tbl>
    <w:p>
      <w:pPr>
        <w:pStyle w:val="BodyText"/>
      </w:pPr>
      <w:r>
        <w:t xml:space="preserve">The second algorithm takes fewer steps when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100</m:t>
        </m:r>
      </m:oMath>
      <w:r>
        <w:t xml:space="preserve">, and the two take the same number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t>100</m:t>
        </m:r>
        <m:r>
          <m:t>n</m:t>
        </m:r>
      </m:oMath>
      <w:r>
        <w:t xml:space="preserve">, so the first algorithm takes fewer steps,</w:t>
      </w:r>
      <w:r>
        <w:t xml:space="preserve"> </w:t>
      </w:r>
      <w:r>
        <w:t xml:space="preserve">and the ratio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100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grows without bound.</w:t>
      </w:r>
      <w:r>
        <w:t xml:space="preserve"> </w:t>
      </w:r>
      <w:r>
        <w:t xml:space="preserve">The factor 100 decides which is better on small inputs;</w:t>
      </w:r>
      <w:r>
        <w:t xml:space="preserve"> </w:t>
      </w:r>
      <w:r>
        <w:t xml:space="preserve">the powers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decide which is better on large ones.</w:t>
      </w:r>
    </w:p>
    <w:bookmarkEnd w:id="59"/>
    <w:bookmarkStart w:id="65" w:name="def-big-o"/>
    <w:p>
      <w:pPr>
        <w:pStyle w:val="BodyText"/>
      </w:pPr>
      <w:r>
        <w:rPr>
          <w:b/>
          <w:bCs/>
        </w:rPr>
        <w:t xml:space="preserve">Definition 5 (Big-O)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most a fixed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“there exist”</w:t>
      </w:r>
      <w:r>
        <w:t xml:space="preserve"> </w:t>
      </w:r>
      <w:r>
        <w:t xml:space="preserve">is an</w:t>
      </w:r>
      <w:r>
        <w:t xml:space="preserve"> </w:t>
      </w:r>
      <w:hyperlink r:id="rId63">
        <w:r>
          <w:rPr>
            <w:rStyle w:val="Hyperlink"/>
          </w:rPr>
          <w:t xml:space="preserve">existential quantifier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is a</w:t>
      </w:r>
      <w:r>
        <w:t xml:space="preserve"> </w:t>
      </w:r>
      <w:hyperlink r:id="rId64">
        <w:r>
          <w:rPr>
            <w:rStyle w:val="Hyperlink"/>
          </w:rPr>
          <w:t xml:space="preserve">universal quantifier</w:t>
        </w:r>
      </w:hyperlink>
      <w:r>
        <w:t xml:space="preserve">.</w:t>
      </w:r>
    </w:p>
    <w:bookmarkEnd w:id="65"/>
    <w:bookmarkStart w:id="66" w:name="def-witness"/>
    <w:p>
      <w:pPr>
        <w:pStyle w:val="BodyText"/>
      </w:pPr>
      <w:r>
        <w:rPr>
          <w:b/>
          <w:bCs/>
        </w:rPr>
        <w:t xml:space="preserve">Definition 6 (Witnesses)</w:t>
      </w:r>
      <w:r>
        <w:t xml:space="preserve"> </w:t>
      </w:r>
      <w:r>
        <w:t xml:space="preserve">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inequality in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holds 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are a pair of</w:t>
      </w:r>
      <w:r>
        <w:t xml:space="preserve"> </w:t>
      </w:r>
      <w:r>
        <w:rPr>
          <w:b/>
          <w:bCs/>
        </w:rPr>
        <w:t xml:space="preserve">witnesses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defined in the same way, from</w:t>
      </w:r>
      <w:r>
        <w:t xml:space="preserve"> 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Some books write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.</w:t>
      </w:r>
    </w:p>
    <w:bookmarkEnd w:id="66"/>
    <w:bookmarkStart w:id="67" w:name="exm-pal-big-o"/>
    <w:p>
      <w:pPr>
        <w:pStyle w:val="BodyText"/>
      </w:pPr>
      <w:r>
        <w:rPr>
          <w:b/>
          <w:bCs/>
        </w:rPr>
        <w:t xml:space="preserve">Example 6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takes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steps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floor)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also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too.</w:t>
      </w:r>
      <w:r>
        <w:t xml:space="preserve"> </w:t>
      </w:r>
      <w:r>
        <w:t xml:space="preserve">Witnesses are not unique: any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 as well.</w:t>
      </w:r>
    </w:p>
    <w:bookmarkEnd w:id="67"/>
    <w:bookmarkStart w:id="68" w:name="exm-cubic-big-o"/>
    <w:p>
      <w:pPr>
        <w:pStyle w:val="BodyText"/>
      </w:pPr>
      <w:r>
        <w:rPr>
          <w:b/>
          <w:bCs/>
        </w:rPr>
        <w:t xml:space="preserve">Example 7 (Finding witnesses for</w:t>
      </w:r>
      <w:r>
        <w:rPr>
          <w:b/>
          <w:bCs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To prove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we look for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&gt;</m:t>
        </m:r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 the term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 the inequality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≤</m:t>
        </m:r>
        <m:r>
          <m:t>3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the same as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which holds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, but not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</m:t>
        </m:r>
      </m:oMath>
      <w:r>
        <w:t xml:space="preserve">.</w:t>
      </w:r>
      <w:r>
        <w:t xml:space="preserve"> </w:t>
      </w:r>
      <w:r>
        <w:t xml:space="preserve">So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≤</m:t>
              </m:r>
              <m:r>
                <m:t>64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are witnesses.</w:t>
      </w:r>
      <w:r>
        <w:t xml:space="preserve"> </w:t>
      </w:r>
      <w:r>
        <w:t xml:space="preserve">A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allows a smaller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r>
          <m:t>40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pair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works.</w:t>
      </w:r>
    </w:p>
    <w:bookmarkEnd w:id="68"/>
    <w:bookmarkStart w:id="69" w:name="def-big-omega"/>
    <w:p>
      <w:pPr>
        <w:pStyle w:val="BodyText"/>
      </w:pPr>
      <w:r>
        <w:rPr>
          <w:b/>
          <w:bCs/>
        </w:rPr>
        <w:t xml:space="preserve">Definition 7 (Big-Omega)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big-Omega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 fixed positive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69"/>
    <w:bookmarkStart w:id="70" w:name="exm-cubic-big-omega"/>
    <w:p>
      <w:pPr>
        <w:pStyle w:val="BodyText"/>
      </w:pPr>
      <w:r>
        <w:rPr>
          <w:b/>
          <w:bCs/>
        </w:rPr>
        <w:t xml:space="preserve">Example 8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70"/>
    <w:bookmarkStart w:id="71" w:name="def-big-theta"/>
    <w:p>
      <w:pPr>
        <w:pStyle w:val="BodyText"/>
      </w:pPr>
      <w:r>
        <w:rPr>
          <w:b/>
          <w:bCs/>
        </w:rPr>
        <w:t xml:space="preserve">Definition 8 (Big-Theta)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big-Theta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big-O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big-Omega</w:t>
        </w:r>
      </w:hyperlink>
      <w:r>
        <w:t xml:space="preserve">).</w:t>
      </w:r>
      <w:r>
        <w:t xml:space="preserve"> </w:t>
      </w:r>
      <w:r>
        <w:t xml:space="preserve">In words,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are within fixed multiples of each other, from some point on.</w:t>
      </w:r>
    </w:p>
    <w:bookmarkEnd w:id="71"/>
    <w:bookmarkStart w:id="72" w:name="exm-cubic-big-theta"/>
    <w:p>
      <w:pPr>
        <w:pStyle w:val="BodyText"/>
      </w:pPr>
      <w:r>
        <w:rPr>
          <w:b/>
          <w:bCs/>
        </w:rPr>
        <w:t xml:space="preserve">Example 9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cubic-big-o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exm-cubic-big-omega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constant 40 and the factor 2 do not change how fast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</m:oMath>
      <w:r>
        <w:t xml:space="preserve"> </w:t>
      </w:r>
      <w:r>
        <w:t xml:space="preserve">grows.</w:t>
      </w:r>
    </w:p>
    <w:bookmarkEnd w:id="72"/>
    <w:bookmarkStart w:id="73" w:name="thm-sum-rule"/>
    <w:p>
      <w:pPr>
        <w:pStyle w:val="BodyText"/>
      </w:pPr>
      <w:r>
        <w:rPr>
          <w:b/>
          <w:bCs/>
        </w:rPr>
        <w:t xml:space="preserve">Theorem 5 (Sums of big-O functions)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functions 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 from the natural numbers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 to the real numbers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witnesses 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triangle inequality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says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both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9" w:name="sec-disproving-bounds"/>
    <w:p>
      <w:pPr>
        <w:pStyle w:val="Heading1"/>
      </w:pPr>
      <w:r>
        <w:t xml:space="preserve">7. Disproving a bound</w:t>
      </w:r>
    </w:p>
    <w:bookmarkStart w:id="75" w:name="exr-not-big-o"/>
    <w:p>
      <w:pPr>
        <w:pStyle w:val="FirstParagraph"/>
      </w:pPr>
      <w:r>
        <w:rPr>
          <w:b/>
          <w:bCs/>
        </w:rPr>
        <w:t xml:space="preserve">Exercise 7 (Is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big-O of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By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,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is false.</w:t>
      </w:r>
    </w:p>
    <w:bookmarkEnd w:id="75"/>
    <w:bookmarkStart w:id="77" w:name="sol-not-big-o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We use proof by contradiction (</w:t>
      </w:r>
      <w:hyperlink r:id="rId76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, 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t xml:space="preserve">by the definition of the floor, 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c</m:t>
        </m:r>
      </m:oMath>
      <w:r>
        <w:t xml:space="preserve">.</w:t>
      </w:r>
      <w:r>
        <w:t xml:space="preserve"> </w:t>
      </w:r>
      <w:r>
        <w:t xml:space="preserve">This is a contradiction, so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77"/>
    <w:bookmarkStart w:id="78" w:name="rem-disprove-big-o"/>
    <w:p>
      <w:pPr>
        <w:pStyle w:val="BodyText"/>
      </w:pPr>
      <w:r>
        <w:rPr>
          <w:i/>
          <w:iCs/>
        </w:rPr>
        <w:t xml:space="preserve">Remark 5</w:t>
      </w:r>
      <w:r>
        <w:t xml:space="preserve"> (How to disprove a big-O bound). </w:t>
      </w:r>
      <w:r>
        <w:t xml:space="preserve">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says that there exist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negation says that for every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some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&gt;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 the rules for negating the existential (</w:t>
      </w:r>
      <w:hyperlink r:id="rId63">
        <w:r>
          <w:rPr>
            <w:rStyle w:val="Hyperlink"/>
          </w:rPr>
          <w:t xml:space="preserve">Definition: Existential quantifier</w:t>
        </w:r>
      </w:hyperlink>
      <w:r>
        <w:t xml:space="preserve">) and universal (</w:t>
      </w:r>
      <w:hyperlink r:id="rId64">
        <w:r>
          <w:rPr>
            <w:rStyle w:val="Hyperlink"/>
          </w:rPr>
          <w:t xml:space="preserve">Definition: Universal quantifier</w:t>
        </w:r>
      </w:hyperlink>
      <w:r>
        <w:t xml:space="preserve">) quantifiers.</w:t>
      </w:r>
      <w:r>
        <w:t xml:space="preserve"> </w:t>
      </w:r>
      <w:r>
        <w:t xml:space="preserve">So a disproof cannot pick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like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, it takes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finds such an</w:t>
      </w:r>
      <w:r>
        <w:t xml:space="preserve"> </w:t>
      </w:r>
      <m:oMath>
        <m:r>
          <m:t>n</m:t>
        </m:r>
      </m:oMath>
      <w:r>
        <w:t xml:space="preserve">, which depends 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Checking that the inequality fails for a few chosen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not a disproof.</w:t>
      </w:r>
    </w:p>
    <w:bookmarkEnd w:id="78"/>
    <w:bookmarkEnd w:id="79"/>
    <w:bookmarkStart w:id="91" w:name="sec-growth-rates"/>
    <w:p>
      <w:pPr>
        <w:pStyle w:val="Heading1"/>
      </w:pPr>
      <w:r>
        <w:t xml:space="preserve">8. Common growth rates</w:t>
      </w:r>
    </w:p>
    <w:bookmarkStart w:id="80" w:name="exr-sixteen"/>
    <w:p>
      <w:pPr>
        <w:pStyle w:val="FirstParagraph"/>
      </w:pPr>
      <w:r>
        <w:rPr>
          <w:b/>
          <w:bCs/>
        </w:rPr>
        <w:t xml:space="preserve">Exercise 8 (Seven functions at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is the power to which 2 must be raised to give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.</w:t>
      </w:r>
      <w:r>
        <w:t xml:space="preserve"> </w:t>
      </w:r>
      <w:r>
        <w:t xml:space="preserve">Find the values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of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r>
          <m:rPr>
            <m:sty m:val="p"/>
          </m:rPr>
          <m:t>!</m:t>
        </m:r>
      </m:oMath>
      <w:r>
        <w:t xml:space="preserve">,</w:t>
      </w:r>
    </w:p>
    <w:p>
      <w:pPr>
        <w:pStyle w:val="FirstParagraph"/>
      </w:pPr>
      <w:r>
        <w:t xml:space="preserve">and put the values in increasing order.</w:t>
      </w:r>
    </w:p>
    <w:bookmarkEnd w:id="80"/>
    <w:bookmarkStart w:id="81" w:name="sol-sixtee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20922789888000</w:t>
            </w:r>
          </w:p>
        </w:tc>
      </w:tr>
    </w:tbl>
    <w:p>
      <w:pPr>
        <w:pStyle w:val="BodyText"/>
      </w:pPr>
      <w:r>
        <w:t xml:space="preserve">The values are already in increasing order.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16</m:t>
        </m:r>
        <m:r>
          <m:rPr>
            <m:sty m:val="p"/>
          </m:rPr>
          <m:t>=</m:t>
        </m:r>
        <m:r>
          <m:t>20922789888000</m:t>
        </m:r>
      </m:oMath>
      <w:r>
        <w:t xml:space="preserve">, about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.</w:t>
      </w:r>
    </w:p>
    <w:bookmarkEnd w:id="81"/>
    <w:bookmarkStart w:id="83" w:name="def-logarithm"/>
    <w:p>
      <w:pPr>
        <w:pStyle w:val="BodyText"/>
      </w:pPr>
      <w:r>
        <w:rPr>
          <w:b/>
          <w:bCs/>
        </w:rPr>
        <w:t xml:space="preserve">Definition 9 (Logarithm)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be a real number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logarithm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base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Definition: Power with a real exponent</w:t>
        </w:r>
      </w:hyperlink>
      <w:r>
        <w:t xml:space="preserve">).</w:t>
      </w:r>
    </w:p>
    <w:bookmarkEnd w:id="83"/>
    <w:bookmarkStart w:id="84" w:name="exm-logarithm"/>
    <w:p>
      <w:pPr>
        <w:pStyle w:val="BodyText"/>
      </w:pPr>
      <w:r>
        <w:rPr>
          <w:b/>
          <w:bCs/>
        </w:rPr>
        <w:t xml:space="preserve">Example 10 (Some logarithms)</w:t>
      </w:r>
      <w:r>
        <w:t xml:space="preserve"> </w:t>
      </w:r>
      <w:r>
        <w:t xml:space="preserve">By</w:t>
      </w:r>
      <w:r>
        <w:t xml:space="preserve"> 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1000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1000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FirstParagraph"/>
      </w:pPr>
      <w:r>
        <w:t xml:space="preserve">The logarithm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grows by 1 each time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doubles: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</m:oMath>
      <w:r>
        <w:t xml:space="preserve">.</w:t>
      </w:r>
    </w:p>
    <w:bookmarkEnd w:id="84"/>
    <w:bookmarkStart w:id="85" w:name="rem-log-base"/>
    <w:p>
      <w:pPr>
        <w:pStyle w:val="BodyText"/>
      </w:pPr>
      <w:r>
        <w:rPr>
          <w:i/>
          <w:iCs/>
        </w:rPr>
        <w:t xml:space="preserve">Remark 6</w:t>
      </w:r>
      <w:r>
        <w:t xml:space="preserve"> (The base of a logarithm is a constant factor).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 </w:t>
      </w:r>
      <w:r>
        <w:t xml:space="preserve">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10</m:t>
                </m:r>
              </m:sup>
            </m:sSup>
          </m:e>
        </m:d>
        <m:sSup>
          <m:e>
            <m:r>
              <m:t>​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10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 factor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, about 3.32, does not depend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as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 both the big-O and the big-Omega bound.</w:t>
      </w:r>
      <w:r>
        <w:t xml:space="preserve"> </w:t>
      </w:r>
      <w:r>
        <w:t xml:space="preserve">For this reason big-O bounds often write</w:t>
      </w:r>
      <w:r>
        <w:t xml:space="preserve"> </w:t>
      </w:r>
      <m:oMath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without a base.</w:t>
      </w:r>
    </w:p>
    <w:bookmarkEnd w:id="85"/>
    <w:bookmarkStart w:id="86" w:name="def-factorial"/>
    <w:p>
      <w:pPr>
        <w:pStyle w:val="BodyText"/>
      </w:pPr>
      <w:r>
        <w:rPr>
          <w:b/>
          <w:bCs/>
        </w:rPr>
        <w:t xml:space="preserve">Definition 10 (Factorial)</w:t>
      </w:r>
      <w:r>
        <w:t xml:space="preserve"> </w:t>
      </w:r>
      <w:r>
        <w:t xml:space="preserve">For a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factorial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2026c)</w:t>
      </w:r>
      <w:r>
        <w:t xml:space="preserve">, written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 </w:t>
      </w:r>
      <w:r>
        <w:t xml:space="preserve">of the natural numbers from 1 to</w:t>
      </w:r>
      <w:r>
        <w:t xml:space="preserve"> </w:t>
      </w:r>
      <m:oMath>
        <m:r>
          <m:t>n</m:t>
        </m:r>
      </m:oMath>
      <w:r>
        <w:t xml:space="preserve">.</w:t>
      </w:r>
    </w:p>
    <w:bookmarkEnd w:id="86"/>
    <w:bookmarkStart w:id="87" w:name="exm-factorial"/>
    <w:p>
      <w:pPr>
        <w:pStyle w:val="BodyText"/>
      </w:pPr>
      <w:r>
        <w:rPr>
          <w:b/>
          <w:bCs/>
        </w:rPr>
        <w:t xml:space="preserve">Example 11 (Some factorials)</w:t>
      </w:r>
      <w:r>
        <w:t xml:space="preserve"> </w:t>
      </w:r>
      <w:r>
        <w:t xml:space="preserve">By</w:t>
      </w:r>
      <w:r>
        <w:t xml:space="preserve"> 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120</m:t>
        </m:r>
      </m:oMath>
      <w:r>
        <w:t xml:space="preserve">.</w:t>
      </w:r>
      <w:r>
        <w:t xml:space="preserve"> </w:t>
      </w:r>
      <w:r>
        <w:t xml:space="preserve">The number of orders in which 5 different books can stand on a shelf is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</m:oMath>
      <w:r>
        <w:t xml:space="preserve">:</w:t>
      </w:r>
      <w:r>
        <w:t xml:space="preserve"> </w:t>
      </w:r>
      <w:r>
        <w:t xml:space="preserve">5 choices for the first, then 4 for the second, and so on.</w:t>
      </w:r>
    </w:p>
    <w:bookmarkEnd w:id="87"/>
    <w:bookmarkStart w:id="88" w:name="thm-growth-chain"/>
    <w:p>
      <w:pPr>
        <w:pStyle w:val="BodyText"/>
      </w:pPr>
      <w:r>
        <w:rPr>
          <w:b/>
          <w:bCs/>
        </w:rPr>
        <w:t xml:space="preserve">Theorem 6 (A chain of growth rates)</w:t>
      </w:r>
      <w:r>
        <w:t xml:space="preserve"> </w:t>
      </w:r>
      <w:r>
        <w:t xml:space="preserve">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≤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r>
            <m:t>n</m:t>
          </m:r>
          <m:r>
            <m:rPr>
              <m:sty m:val="p"/>
            </m:rPr>
            <m:t>≤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logarithm to the base 2 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factorial (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for real numbers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z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be a natural number,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 so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which is false.</w:t>
      </w:r>
    </w:p>
    <w:p>
      <w:pPr>
        <w:pStyle w:val="BodyText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m</m:t>
        </m:r>
      </m:oMath>
      <w:r>
        <w:t xml:space="preserve">,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which is false.</w:t>
      </w:r>
    </w:p>
    <w:p>
      <w:pPr>
        <w:pStyle w:val="BodyText"/>
      </w:pPr>
      <m:oMath>
        <m:r>
          <m:t>n</m:t>
        </m:r>
        <m:r>
          <m:rPr>
            <m:sty m:val="p"/>
          </m:rPr>
          <m:t>≤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Multiply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This is</w:t>
      </w:r>
      <w:r>
        <w:t xml:space="preserve"> </w:t>
      </w:r>
      <w:hyperlink r:id="rId89">
        <w:r>
          <w:rPr>
            <w:rStyle w:val="Hyperlink"/>
          </w:rPr>
          <w:t xml:space="preserve">Example: An induction that starts at 4</w:t>
        </w:r>
      </w:hyperlink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 induction,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0" w:name="rem-growth-chain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common growth rates). </w:t>
      </w:r>
      <w:r>
        <w:t xml:space="preserve">By</w:t>
      </w:r>
      <w:r>
        <w:t xml:space="preserve"> </w:t>
      </w:r>
      <w:hyperlink w:anchor="thm-growth-chain">
        <w:r>
          <w:rPr>
            <w:rStyle w:val="Hyperlink"/>
          </w:rPr>
          <w:t xml:space="preserve">Theorem 6</w:t>
        </w:r>
      </w:hyperlink>
      <w:r>
        <w:t xml:space="preserve">, each function in the chain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!</m:t>
          </m:r>
        </m:oMath>
      </m:oMathPara>
    </w:p>
    <w:p>
      <w:pPr>
        <w:pStyle w:val="FirstParagraph"/>
      </w:pPr>
      <w:r>
        <w:t xml:space="preserve">is big-O 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of the next,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In the other direction, none is big-O of the one before it.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shows how to prove such a statement for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the same argument, 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instead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shows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running time that is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of one of these functions is called, in order,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constant</w:t>
      </w:r>
      <w:r>
        <w:t xml:space="preserve">, for</w:t>
      </w:r>
      <w:r>
        <w:t xml:space="preserve"> </w:t>
      </w:r>
      <m:oMath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logarithmic</w:t>
      </w:r>
      <w:r>
        <w:t xml:space="preserve">, for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linear</w:t>
      </w:r>
      <w:r>
        <w:t xml:space="preserve">, for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n</m:t>
        </m:r>
        <m:r>
          <m:rPr>
            <m:sty m:val="p"/>
          </m:rPr>
          <m:t>log</m:t>
        </m:r>
        <m:r>
          <m:t>n</m:t>
        </m:r>
      </m:oMath>
      <w:r>
        <w:t xml:space="preserve">, for</w:t>
      </w:r>
      <w: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quadratic</w:t>
      </w:r>
      <w:r>
        <w:t xml:space="preserve">, for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exponential</w:t>
      </w:r>
      <w:r>
        <w:t xml:space="preserve">, for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factorial</w:t>
      </w:r>
      <w:r>
        <w:t xml:space="preserve">, 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FirstParagraph"/>
      </w:pPr>
      <w:r>
        <w:t xml:space="preserve">Other powers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 between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For natural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b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power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also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though the witness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with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n</m:t>
            </m:r>
          </m:e>
          <m:sup>
            <m:r>
              <m:t>4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16</m:t>
        </m:r>
      </m:oMath>
      <w:r>
        <w:t xml:space="preserve">, where</w:t>
      </w:r>
      <w:r>
        <w:t xml:space="preserve"> </w:t>
      </w:r>
      <m:oMath>
        <m:sSup>
          <m:e>
            <m:r>
              <m:t>16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65536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, but not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 since</w:t>
      </w:r>
      <w:r>
        <w:t xml:space="preserve"> </w:t>
      </w:r>
      <m:oMath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50625</m:t>
        </m:r>
        <m:r>
          <m:rPr>
            <m:sty m:val="p"/>
          </m:rPr>
          <m:t>&gt;</m:t>
        </m:r>
        <m:r>
          <m:t>32768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15</m:t>
            </m:r>
          </m:sup>
        </m:sSup>
      </m:oMath>
      <w:r>
        <w:t xml:space="preserve">.</w:t>
      </w:r>
      <w:r>
        <w:t xml:space="preserve"> </w:t>
      </w:r>
      <w:r>
        <w:t xml:space="preserve">We do not prove the general statement here.</w:t>
      </w:r>
    </w:p>
    <w:bookmarkEnd w:id="90"/>
    <w:bookmarkEnd w:id="91"/>
    <w:bookmarkStart w:id="103" w:name="sec-loop-steps"/>
    <w:p>
      <w:pPr>
        <w:pStyle w:val="Heading1"/>
      </w:pPr>
      <w:r>
        <w:t xml:space="preserve">9. Counting the steps of loops</w:t>
      </w:r>
    </w:p>
    <w:bookmarkStart w:id="93" w:name="exr-table-loops"/>
    <w:p>
      <w:pPr>
        <w:pStyle w:val="FirstParagraph"/>
      </w:pPr>
      <w:r>
        <w:rPr>
          <w:b/>
          <w:bCs/>
        </w:rPr>
        <w:t xml:space="preserve">Exercise 9 (Printing a multiplication table)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 in the pseudocode of</w:t>
      </w:r>
      <w:r>
        <w:t xml:space="preserve"> </w:t>
      </w:r>
      <w:hyperlink r:id="rId92">
        <w:r>
          <w:rPr>
            <w:rStyle w:val="Hyperlink"/>
          </w:rPr>
          <w:t xml:space="preserve">Remark: How to read the pseudocode in this chapter</w:t>
        </w:r>
      </w:hyperlink>
      <w:r>
        <w:t xml:space="preserve">, prints a multiplication table:</w:t>
      </w:r>
    </w:p>
    <w:p>
      <w:pPr>
        <w:pStyle w:val="SourceCode"/>
      </w:pPr>
      <w:r>
        <w:rPr>
          <w:rStyle w:val="VerbatimChar"/>
        </w:rPr>
        <w:t xml:space="preserve">procedure table(n)       // n is a natural number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print i * j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print x</w:t>
      </w:r>
      <w:r>
        <w:t xml:space="preserve"> </w:t>
      </w:r>
      <w:r>
        <w:t xml:space="preserve">writes the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as output.</w:t>
      </w:r>
      <w:r>
        <w:t xml:space="preserve"> </w:t>
      </w:r>
      <w:r>
        <w:t xml:space="preserve">How many times does the line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run, as a function of</w:t>
      </w:r>
      <w:r>
        <w:t xml:space="preserve"> </w:t>
      </w:r>
      <m:oMath>
        <m:r>
          <m:t>n</m:t>
        </m:r>
      </m:oMath>
      <w:r>
        <w:t xml:space="preserve">?</w:t>
      </w:r>
    </w:p>
    <w:bookmarkEnd w:id="93"/>
    <w:bookmarkStart w:id="94" w:name="sol-table-loop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For each value of</w:t>
      </w:r>
      <w:r>
        <w:t xml:space="preserve"> </w:t>
      </w:r>
      <m:oMath>
        <m:r>
          <m:t>i</m:t>
        </m:r>
      </m:oMath>
      <w:r>
        <w:t xml:space="preserve">, the inner loop runs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once for each of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 outer loop makes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passes, one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line runs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times, once for each entry of 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table.</w:t>
      </w:r>
      <w:r>
        <w:t xml:space="preserve"> </w:t>
      </w:r>
      <w:r>
        <w:t xml:space="preserve">For example,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it runs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times.</w:t>
      </w:r>
    </w:p>
    <w:bookmarkEnd w:id="94"/>
    <w:bookmarkStart w:id="96" w:name="rem-count-loops"/>
    <w:p>
      <w:pPr>
        <w:pStyle w:val="BodyText"/>
      </w:pPr>
      <w:r>
        <w:rPr>
          <w:i/>
          <w:iCs/>
        </w:rPr>
        <w:t xml:space="preserve">Remark 8</w:t>
      </w:r>
      <w:r>
        <w:t xml:space="preserve"> (Counting the steps of loops). </w:t>
      </w:r>
      <w:r>
        <w:t xml:space="preserve">To find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 an algorithm with loops:</w:t>
      </w:r>
    </w:p>
    <w:p>
      <w:pPr>
        <w:pStyle w:val="Compact"/>
        <w:numPr>
          <w:ilvl w:val="0"/>
          <w:numId w:val="1007"/>
        </w:numPr>
      </w:pPr>
      <w:r>
        <w:t xml:space="preserve">a loop whose body takes the same number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steps on each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passes takes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s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the steps of nested loops multiply,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parts of an algorithm that run one after the other take the sum of their steps,</w:t>
      </w:r>
      <w:r>
        <w:t xml:space="preserve"> </w:t>
      </w:r>
      <w:r>
        <w:t xml:space="preserve">and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turns big-O bounds for the parts into a big-O bound for the sum.</w:t>
      </w:r>
    </w:p>
    <w:p>
      <w:pPr>
        <w:pStyle w:val="FirstParagraph"/>
      </w:pPr>
      <w:r>
        <w:t xml:space="preserve">Each test of a loop’s guard (</w:t>
      </w:r>
      <w:hyperlink r:id="rId95">
        <w:r>
          <w:rPr>
            <w:rStyle w:val="Hyperlink"/>
          </w:rPr>
          <w:t xml:space="preserve">Definition: Guard of a loop</w:t>
        </w:r>
      </w:hyperlink>
      <w:r>
        <w:t xml:space="preserve">) and each line of setup is also a step,</w:t>
      </w:r>
      <w:r>
        <w:t xml:space="preserve"> </w:t>
      </w:r>
      <w:r>
        <w:t xml:space="preserve">but counting them too changes the count by at most a fixed multiple plus a fixed number,</w:t>
      </w:r>
      <w:r>
        <w:t xml:space="preserve"> </w:t>
      </w:r>
      <w:r>
        <w:t xml:space="preserve">which does not change a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bound 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on a count that is at least 1.</w:t>
      </w:r>
    </w:p>
    <w:bookmarkEnd w:id="96"/>
    <w:bookmarkStart w:id="97" w:name="exm-loops-in-sequence"/>
    <w:p>
      <w:pPr>
        <w:pStyle w:val="BodyText"/>
      </w:pPr>
      <w:r>
        <w:rPr>
          <w:b/>
          <w:bCs/>
        </w:rPr>
        <w:t xml:space="preserve">Example 12 (A loop, then a nested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pairs</w:t>
      </w:r>
      <w:r>
        <w:t xml:space="preserve"> </w:t>
      </w:r>
      <w:r>
        <w:t xml:space="preserve">takes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 </w:t>
      </w:r>
      <w:r>
        <w:t xml:space="preserve">of numbers,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pairs(A, n)    // A[1..n] is an array of numbers, n &gt;= 1</w:t>
      </w:r>
      <w:r>
        <w:br/>
      </w:r>
      <w:r>
        <w:rPr>
          <w:rStyle w:val="VerbatimChar"/>
        </w:rPr>
        <w:t xml:space="preserve">    s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s := s + A[i]</w:t>
      </w:r>
      <w:r>
        <w:br/>
      </w:r>
      <w:r>
        <w:rPr>
          <w:rStyle w:val="VerbatimChar"/>
        </w:rPr>
        <w:t xml:space="preserve">    t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t := t + A[i] * A[j]</w:t>
      </w:r>
      <w:r>
        <w:br/>
      </w:r>
      <w:r>
        <w:rPr>
          <w:rStyle w:val="VerbatimChar"/>
        </w:rPr>
        <w:t xml:space="preserve">    return s + t</w:t>
      </w:r>
    </w:p>
    <w:p>
      <w:pPr>
        <w:pStyle w:val="FirstParagraph"/>
      </w:pPr>
      <w:r>
        <w:t xml:space="preserve">Count each run of an assignment inside a loop as one step.</w:t>
      </w:r>
      <w:r>
        <w:t xml:space="preserve"> </w:t>
      </w:r>
      <w:r>
        <w:t xml:space="preserve">The first loop takes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steps, and the nested loops take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so the algorithm takes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): the nested loops decide the growth, and the first loop does not.</w:t>
      </w:r>
    </w:p>
    <w:bookmarkEnd w:id="97"/>
    <w:bookmarkStart w:id="99" w:name="exm-pal-loop"/>
    <w:p>
      <w:pPr>
        <w:pStyle w:val="BodyText"/>
      </w:pPr>
      <w:r>
        <w:rPr>
          <w:b/>
          <w:bCs/>
        </w:rPr>
        <w:t xml:space="preserve">Example 13 (A loop with the same recurrence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pal_loop</w:t>
      </w:r>
      <w:r>
        <w:t xml:space="preserve"> </w:t>
      </w:r>
      <w:r>
        <w:t xml:space="preserve">tests whether a string is a palindrome (</w:t>
      </w:r>
      <w:hyperlink r:id="rId98">
        <w:r>
          <w:rPr>
            <w:rStyle w:val="Hyperlink"/>
          </w:rPr>
          <w:t xml:space="preserve">Definition: Palindrome</w:t>
        </w:r>
      </w:hyperlink>
      <w:r>
        <w:t xml:space="preserve">) with a loop instead of recursion:</w:t>
      </w:r>
    </w:p>
    <w:p>
      <w:pPr>
        <w:pStyle w:val="SourceCode"/>
      </w:pPr>
      <w:r>
        <w:rPr>
          <w:rStyle w:val="VerbatimChar"/>
        </w:rPr>
        <w:t xml:space="preserve">procedure pal_loop(s)    // s is a string s[1] s[2] ... s[n] of n symbols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 and s[i] = s[j]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  <w:r>
        <w:br/>
      </w:r>
      <w:r>
        <w:rPr>
          <w:rStyle w:val="VerbatimChar"/>
        </w:rPr>
        <w:t xml:space="preserve">    return i &gt;= j</w:t>
      </w:r>
    </w:p>
    <w:p>
      <w:pPr>
        <w:pStyle w:val="FirstParagraph"/>
      </w:pPr>
      <w:r>
        <w:t xml:space="preserve">The test</w:t>
      </w:r>
      <w:r>
        <w:t xml:space="preserve"> </w:t>
      </w:r>
      <w:r>
        <w:rPr>
          <w:rStyle w:val="VerbatimChar"/>
        </w:rPr>
        <w:t xml:space="preserve">s[i] = s[j]</w:t>
      </w:r>
      <w:r>
        <w:t xml:space="preserve"> </w:t>
      </w:r>
      <w:r>
        <w:t xml:space="preserve">is made only when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 </w:t>
      </w:r>
      <w:r>
        <w:t xml:space="preserve">is true.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largest number of passes through the body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 guard is false at once, 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most passes come when the first and last symbols match;</w:t>
      </w:r>
      <w:r>
        <w:t xml:space="preserve"> </w:t>
      </w:r>
      <w:r>
        <w:t xml:space="preserve">after the first pass, the loop then runs exactly as it would on the string</w:t>
      </w:r>
      <w:r>
        <w:t xml:space="preserve"> </w:t>
      </w:r>
      <m:oMath>
        <m:r>
          <m:t>s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every index one larger.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the same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as for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initial terms one smaller.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 by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 as in the proof of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and the formula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guard is tested once more than the body runs,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is the number of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by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, and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exm-pal-big-o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99"/>
    <w:bookmarkStart w:id="102" w:name="exm-root-passes"/>
    <w:p>
      <w:pPr>
        <w:pStyle w:val="BodyText"/>
      </w:pPr>
      <w:r>
        <w:rPr>
          <w:b/>
          <w:bCs/>
        </w:rPr>
        <w:t xml:space="preserve">Example 14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takes</w:t>
      </w:r>
      <w:r>
        <w:rPr>
          <w:b/>
          <w:bCs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steps)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w:hyperlink r:id="rId100">
        <w:r>
          <w:rPr>
            <w:rStyle w:val="Hyperlink"/>
          </w:rPr>
          <w:t xml:space="preserve">Exercise: Tracing a square-root loop</w:t>
        </w:r>
      </w:hyperlink>
      <w:r>
        <w:t xml:space="preserve"> </w:t>
      </w:r>
      <w:r>
        <w:t xml:space="preserve">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Definition: Square root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its body adds 1 to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on each pass, starting from 0.</w:t>
      </w:r>
      <w:r>
        <w:t xml:space="preserve"> </w:t>
      </w:r>
      <w:r>
        <w:t xml:space="preserve">So on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body runs exactly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, for natural numbers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2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 the definition of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no more times than the body of a loop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passes: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its body runs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times.</w:t>
      </w:r>
    </w:p>
    <w:bookmarkEnd w:id="102"/>
    <w:bookmarkEnd w:id="103"/>
    <w:bookmarkStart w:id="119" w:name="references"/>
    <w:p>
      <w:pPr>
        <w:pStyle w:val="Heading1"/>
      </w:pPr>
      <w:r>
        <w:t xml:space="preserve">References</w:t>
      </w:r>
    </w:p>
    <w:bookmarkStart w:id="118" w:name="refs"/>
    <w:bookmarkStart w:id="105" w:name="ref-wikipedia_big_o_not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Big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https://en.wikipedia.org/wiki/Big_O_notation</w:t>
        </w:r>
      </w:hyperlink>
      <w:r>
        <w:t xml:space="preserve">.</w:t>
      </w:r>
    </w:p>
    <w:bookmarkEnd w:id="105"/>
    <w:bookmarkStart w:id="107" w:name="ref-wikipedia_closed_form_express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Closed-Form Expression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https://en.wikipedia.org/wiki/Closed-form_expression</w:t>
        </w:r>
      </w:hyperlink>
      <w:r>
        <w:t xml:space="preserve">.</w:t>
      </w:r>
    </w:p>
    <w:bookmarkEnd w:id="107"/>
    <w:bookmarkStart w:id="109" w:name="ref-wikipedia_factori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Factorial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https://en.wikipedia.org/wiki/Factorial</w:t>
        </w:r>
      </w:hyperlink>
      <w:r>
        <w:t xml:space="preserve">.</w:t>
      </w:r>
    </w:p>
    <w:bookmarkEnd w:id="109"/>
    <w:bookmarkStart w:id="111" w:name="ref-wikipedia_logarith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Logarithm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https://en.wikipedia.org/wiki/Logarithm</w:t>
        </w:r>
      </w:hyperlink>
      <w:r>
        <w:t xml:space="preserve">.</w:t>
      </w:r>
    </w:p>
    <w:bookmarkEnd w:id="111"/>
    <w:bookmarkStart w:id="113" w:name="ref-wikipedia_recurrence_rel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113"/>
    <w:bookmarkStart w:id="115" w:name="ref-wikipedia_time_complex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Time Complexity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https://en.wikipedia.org/wiki/Time_complexity</w:t>
        </w:r>
      </w:hyperlink>
      <w:r>
        <w:t xml:space="preserve">.</w:t>
      </w:r>
    </w:p>
    <w:bookmarkEnd w:id="115"/>
    <w:bookmarkStart w:id="117" w:name="ref-wikipedia_triangle_inequalit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Triangle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https://en.wikipedia.org/wiki/Triangle_inequality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4" Type="http://schemas.openxmlformats.org/officeDocument/2006/relationships/hyperlink" Target="https://en.wikipedia.org/wiki/Big_O_notation" TargetMode="External"/><Relationship Id="rId106" Type="http://schemas.openxmlformats.org/officeDocument/2006/relationships/hyperlink" Target="https://en.wikipedia.org/wiki/Closed-form_expression" TargetMode="External"/><Relationship Id="rId108" Type="http://schemas.openxmlformats.org/officeDocument/2006/relationships/hyperlink" Target="https://en.wikipedia.org/wiki/Factorial" TargetMode="External"/><Relationship Id="rId110" Type="http://schemas.openxmlformats.org/officeDocument/2006/relationships/hyperlink" Target="https://en.wikipedia.org/wiki/Logarithm" TargetMode="External"/><Relationship Id="rId112" Type="http://schemas.openxmlformats.org/officeDocument/2006/relationships/hyperlink" Target="https://en.wikipedia.org/wiki/Recurrence_relation" TargetMode="External"/><Relationship Id="rId114" Type="http://schemas.openxmlformats.org/officeDocument/2006/relationships/hyperlink" Target="https://en.wikipedia.org/wiki/Time_complexity" TargetMode="External"/><Relationship Id="rId116" Type="http://schemas.openxmlformats.org/officeDocument/2006/relationships/hyperlink" Target="https://en.wikipedia.org/wiki/Triangle_inequality" TargetMode="External"/><Relationship Id="rId76" Type="http://schemas.openxmlformats.org/officeDocument/2006/relationships/hyperlink" Target="https://morrison-lab.github.io/mcs/chapters/contrapositive-contradiction.html#def-proof-by-contradiction" TargetMode="External"/><Relationship Id="rId13" Type="http://schemas.openxmlformats.org/officeDocument/2006/relationships/hyperlink" Target="https://morrison-lab.github.io/mcs/chapters/direct-proof.html#def-integers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induction.html#def-recursive-sequence" TargetMode="External"/><Relationship Id="rId51" Type="http://schemas.openxmlformats.org/officeDocument/2006/relationships/hyperlink" Target="https://morrison-lab.github.io/mcs/chapters/induction.html#def-strong-induction" TargetMode="External"/><Relationship Id="rId89" Type="http://schemas.openxmlformats.org/officeDocument/2006/relationships/hyperlink" Target="https://morrison-lab.github.io/mcs/chapters/induction.html#exm-squares-powers" TargetMode="External"/><Relationship Id="rId37" Type="http://schemas.openxmlformats.org/officeDocument/2006/relationships/hyperlink" Target="https://morrison-lab.github.io/mcs/chapters/induction.html#rem-induction-template" TargetMode="External"/><Relationship Id="rId95" Type="http://schemas.openxmlformats.org/officeDocument/2006/relationships/hyperlink" Target="https://morrison-lab.github.io/mcs/chapters/loop-invariants.html#def-loop-guard" TargetMode="External"/><Relationship Id="rId100" Type="http://schemas.openxmlformats.org/officeDocument/2006/relationships/hyperlink" Target="https://morrison-lab.github.io/mcs/chapters/loop-invariants.html#exr-root-trace" TargetMode="External"/><Relationship Id="rId92" Type="http://schemas.openxmlformats.org/officeDocument/2006/relationships/hyperlink" Target="https://morrison-lab.github.io/mcs/chapters/loop-invariants.html#rem-pseudocode" TargetMode="External"/><Relationship Id="rId63" Type="http://schemas.openxmlformats.org/officeDocument/2006/relationships/hyperlink" Target="https://morrison-lab.github.io/mcs/chapters/predicates-quantifiers.html#def-existential-quantifier" TargetMode="External"/><Relationship Id="rId64" Type="http://schemas.openxmlformats.org/officeDocument/2006/relationships/hyperlink" Target="https://morrison-lab.github.io/mcs/chapters/predicates-quantifiers.html#def-universal-quantifier" TargetMode="External"/><Relationship Id="rId20" Type="http://schemas.openxmlformats.org/officeDocument/2006/relationships/hyperlink" Target="https://morrison-lab.github.io/mcs/chapters/recursion.html#def-floor" TargetMode="External"/><Relationship Id="rId98" Type="http://schemas.openxmlformats.org/officeDocument/2006/relationships/hyperlink" Target="https://morrison-lab.github.io/mcs/chapters/recursion.html#def-palindrome" TargetMode="External"/><Relationship Id="rId17" Type="http://schemas.openxmlformats.org/officeDocument/2006/relationships/hyperlink" Target="https://morrison-lab.github.io/mcs/chapters/recursion.html#def-recursive-definition" TargetMode="External"/><Relationship Id="rId22" Type="http://schemas.openxmlformats.org/officeDocument/2006/relationships/hyperlink" Target="https://morrison-lab.github.io/mcs/chapters/recursion.html#exm-doubling-sequence" TargetMode="External"/><Relationship Id="rId42" Type="http://schemas.openxmlformats.org/officeDocument/2006/relationships/hyperlink" Target="https://morrison-lab.github.io/mcs/chapters/recursion.html#exr-palindrome-trace" TargetMode="External"/><Relationship Id="rId23" Type="http://schemas.openxmlformats.org/officeDocument/2006/relationships/hyperlink" Target="https://morrison-lab.github.io/mcs/chapters/recursion.html#thm-doubling-closed" TargetMode="External"/><Relationship Id="rId60" Type="http://schemas.openxmlformats.org/officeDocument/2006/relationships/hyperlink" Target="https://morrison-lab.github.io/mcs/chapters/sets.html#def-natural-numbers" TargetMode="External"/><Relationship Id="rId61" Type="http://schemas.openxmlformats.org/officeDocument/2006/relationships/hyperlink" Target="https://morrison-lab.github.io/mcs/chapters/sets.html#def-real-numbers" TargetMode="External"/><Relationship Id="rId62" Type="http://schemas.openxmlformats.org/officeDocument/2006/relationships/hyperlink" Target="https://morrison-lab.github.io/mds/algebra-basics.html#def-absolute-value" TargetMode="External"/><Relationship Id="rId101" Type="http://schemas.openxmlformats.org/officeDocument/2006/relationships/hyperlink" Target="https://morrison-lab.github.io/mds/algebra-basics.html#def-square-root" TargetMode="External"/><Relationship Id="rId82" Type="http://schemas.openxmlformats.org/officeDocument/2006/relationships/hyperlink" Target="https://morrison-lab.github.io/mds/algebra-exponentials.html#def-real-power" TargetMode="External"/><Relationship Id="rId45" Type="http://schemas.openxmlformats.org/officeDocument/2006/relationships/hyperlink" Target="https://morrison-lab.github.io/mds/expressions-algorithms.html#def-algorithm" TargetMode="External"/><Relationship Id="rId47" Type="http://schemas.openxmlformats.org/officeDocument/2006/relationships/hyperlink" Target="https://morrison-lab.github.io/mds/functions.html#def-function" TargetMode="External"/><Relationship Id="rId12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https://en.wikipedia.org/wiki/Big_O_notation" TargetMode="External"/><Relationship Id="rId106" Type="http://schemas.openxmlformats.org/officeDocument/2006/relationships/hyperlink" Target="https://en.wikipedia.org/wiki/Closed-form_expression" TargetMode="External"/><Relationship Id="rId108" Type="http://schemas.openxmlformats.org/officeDocument/2006/relationships/hyperlink" Target="https://en.wikipedia.org/wiki/Factorial" TargetMode="External"/><Relationship Id="rId110" Type="http://schemas.openxmlformats.org/officeDocument/2006/relationships/hyperlink" Target="https://en.wikipedia.org/wiki/Logarithm" TargetMode="External"/><Relationship Id="rId112" Type="http://schemas.openxmlformats.org/officeDocument/2006/relationships/hyperlink" Target="https://en.wikipedia.org/wiki/Recurrence_relation" TargetMode="External"/><Relationship Id="rId114" Type="http://schemas.openxmlformats.org/officeDocument/2006/relationships/hyperlink" Target="https://en.wikipedia.org/wiki/Time_complexity" TargetMode="External"/><Relationship Id="rId116" Type="http://schemas.openxmlformats.org/officeDocument/2006/relationships/hyperlink" Target="https://en.wikipedia.org/wiki/Triangle_inequality" TargetMode="External"/><Relationship Id="rId76" Type="http://schemas.openxmlformats.org/officeDocument/2006/relationships/hyperlink" Target="https://morrison-lab.github.io/mcs/chapters/contrapositive-contradiction.html#def-proof-by-contradiction" TargetMode="External"/><Relationship Id="rId13" Type="http://schemas.openxmlformats.org/officeDocument/2006/relationships/hyperlink" Target="https://morrison-lab.github.io/mcs/chapters/direct-proof.html#def-integers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induction.html#def-recursive-sequence" TargetMode="External"/><Relationship Id="rId51" Type="http://schemas.openxmlformats.org/officeDocument/2006/relationships/hyperlink" Target="https://morrison-lab.github.io/mcs/chapters/induction.html#def-strong-induction" TargetMode="External"/><Relationship Id="rId89" Type="http://schemas.openxmlformats.org/officeDocument/2006/relationships/hyperlink" Target="https://morrison-lab.github.io/mcs/chapters/induction.html#exm-squares-powers" TargetMode="External"/><Relationship Id="rId37" Type="http://schemas.openxmlformats.org/officeDocument/2006/relationships/hyperlink" Target="https://morrison-lab.github.io/mcs/chapters/induction.html#rem-induction-template" TargetMode="External"/><Relationship Id="rId95" Type="http://schemas.openxmlformats.org/officeDocument/2006/relationships/hyperlink" Target="https://morrison-lab.github.io/mcs/chapters/loop-invariants.html#def-loop-guard" TargetMode="External"/><Relationship Id="rId100" Type="http://schemas.openxmlformats.org/officeDocument/2006/relationships/hyperlink" Target="https://morrison-lab.github.io/mcs/chapters/loop-invariants.html#exr-root-trace" TargetMode="External"/><Relationship Id="rId92" Type="http://schemas.openxmlformats.org/officeDocument/2006/relationships/hyperlink" Target="https://morrison-lab.github.io/mcs/chapters/loop-invariants.html#rem-pseudocode" TargetMode="External"/><Relationship Id="rId63" Type="http://schemas.openxmlformats.org/officeDocument/2006/relationships/hyperlink" Target="https://morrison-lab.github.io/mcs/chapters/predicates-quantifiers.html#def-existential-quantifier" TargetMode="External"/><Relationship Id="rId64" Type="http://schemas.openxmlformats.org/officeDocument/2006/relationships/hyperlink" Target="https://morrison-lab.github.io/mcs/chapters/predicates-quantifiers.html#def-universal-quantifier" TargetMode="External"/><Relationship Id="rId20" Type="http://schemas.openxmlformats.org/officeDocument/2006/relationships/hyperlink" Target="https://morrison-lab.github.io/mcs/chapters/recursion.html#def-floor" TargetMode="External"/><Relationship Id="rId98" Type="http://schemas.openxmlformats.org/officeDocument/2006/relationships/hyperlink" Target="https://morrison-lab.github.io/mcs/chapters/recursion.html#def-palindrome" TargetMode="External"/><Relationship Id="rId17" Type="http://schemas.openxmlformats.org/officeDocument/2006/relationships/hyperlink" Target="https://morrison-lab.github.io/mcs/chapters/recursion.html#def-recursive-definition" TargetMode="External"/><Relationship Id="rId22" Type="http://schemas.openxmlformats.org/officeDocument/2006/relationships/hyperlink" Target="https://morrison-lab.github.io/mcs/chapters/recursion.html#exm-doubling-sequence" TargetMode="External"/><Relationship Id="rId42" Type="http://schemas.openxmlformats.org/officeDocument/2006/relationships/hyperlink" Target="https://morrison-lab.github.io/mcs/chapters/recursion.html#exr-palindrome-trace" TargetMode="External"/><Relationship Id="rId23" Type="http://schemas.openxmlformats.org/officeDocument/2006/relationships/hyperlink" Target="https://morrison-lab.github.io/mcs/chapters/recursion.html#thm-doubling-closed" TargetMode="External"/><Relationship Id="rId60" Type="http://schemas.openxmlformats.org/officeDocument/2006/relationships/hyperlink" Target="https://morrison-lab.github.io/mcs/chapters/sets.html#def-natural-numbers" TargetMode="External"/><Relationship Id="rId61" Type="http://schemas.openxmlformats.org/officeDocument/2006/relationships/hyperlink" Target="https://morrison-lab.github.io/mcs/chapters/sets.html#def-real-numbers" TargetMode="External"/><Relationship Id="rId62" Type="http://schemas.openxmlformats.org/officeDocument/2006/relationships/hyperlink" Target="https://morrison-lab.github.io/mds/algebra-basics.html#def-absolute-value" TargetMode="External"/><Relationship Id="rId101" Type="http://schemas.openxmlformats.org/officeDocument/2006/relationships/hyperlink" Target="https://morrison-lab.github.io/mds/algebra-basics.html#def-square-root" TargetMode="External"/><Relationship Id="rId82" Type="http://schemas.openxmlformats.org/officeDocument/2006/relationships/hyperlink" Target="https://morrison-lab.github.io/mds/algebra-exponentials.html#def-real-power" TargetMode="External"/><Relationship Id="rId45" Type="http://schemas.openxmlformats.org/officeDocument/2006/relationships/hyperlink" Target="https://morrison-lab.github.io/mds/expressions-algorithms.html#def-algorithm" TargetMode="External"/><Relationship Id="rId47" Type="http://schemas.openxmlformats.org/officeDocument/2006/relationships/hyperlink" Target="https://morrison-lab.github.io/mds/functions.html#def-function" TargetMode="External"/><Relationship Id="rId12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Recurrence Relations and Growth Rates</dc:title>
  <dc:creator/>
  <cp:keywords/>
  <dcterms:created xsi:type="dcterms:W3CDTF">2026-10-24T18:04:37Z</dcterms:created>
  <dcterms:modified xsi:type="dcterms:W3CDTF">2026-10-24T18:04:37Z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10:59:47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Solving recurrence relations, running times, and big-O notation</vt:lpwstr>
  </property>
  <property fmtid="{D5CDD505-2E9C-101B-9397-08002B2CF9AE}" pid="17" name="toc-title">
    <vt:lpwstr>Table of contents</vt:lpwstr>
  </property>
</Properties>
</file>