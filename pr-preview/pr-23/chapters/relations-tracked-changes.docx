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Relations</w:t>
        </w:r>
      </w:ins>
    </w:p>
    <w:p>
      <w:pPr>
        <w:pStyle w:val="Subtitle"/>
      </w:pPr>
      <w:ins w:id="2" w:author="PR Preview" w:date="2026-01-01T00:00:00Z">
        <w:r>
          <w:t xml:space="preserve">Relations between sets, their properties, equivalence relations, partitions and functions</w:t>
        </w:r>
      </w:ins>
    </w:p>
    <w:p>
      <w:pPr>
        <w:pStyle w:val="Date"/>
      </w:pPr>
      <w:ins w:id="3" w:author="PR Preview" w:date="2026-01-01T00:00:00Z">
        <w:r>
          <w:t xml:space="preserve">Last modified: 2026-10-24 10:59:47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ins w:id="4" w:author="PR Preview" w:date="2026-01-01T00:00:00Z">
        <w:r>
          <w:t xml:space="preserve">1. Relations</w:t>
        </w:r>
      </w:ins>
    </w:p>
    <w:bookmarkStart w:id="13" w:name="exr-word-letters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(Letters in words)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 a set of words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and</w:t>
        </w:r>
      </w:ins>
      <w:ins w:id="13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 set of letters.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List the ordered pairs</w:t>
        </w:r>
      </w:ins>
      <w:ins w:id="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in the Cartesian product</w:t>
        </w:r>
      </w:ins>
      <w:ins w:id="21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×</m:t>
        </m:r>
        <m:r>
          <m:t>L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(</w:t>
        </w:r>
      </w:ins>
      <w:hyperlink r:id="rId12">
        <w:ins w:id="24" w:author="PR Preview" w:date="2026-01-01T00:00:00Z">
          <w:r>
            <w:rPr>
              <w:rStyle w:val="Hyperlink"/>
            </w:rPr>
            <w:t xml:space="preserve">Definition: Cartesian product</w:t>
          </w:r>
        </w:ins>
      </w:hyperlink>
      <w:ins w:id="25" w:author="PR Preview" w:date="2026-01-01T00:00:00Z">
        <w:r>
          <w:t xml:space="preserve">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for which the letter</w:t>
        </w:r>
      </w:ins>
      <w:ins w:id="28" w:author="PR Preview" w:date="2026-01-01T00:00:00Z">
        <w:r>
          <w:t xml:space="preserve"> </w:t>
        </w:r>
      </w:ins>
      <m:oMath>
        <m:r>
          <m:t>x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appears in the word</w:t>
        </w:r>
      </w:ins>
      <w:ins w:id="31" w:author="PR Preview" w:date="2026-01-01T00:00:00Z">
        <w:r>
          <w:t xml:space="preserve"> </w:t>
        </w:r>
      </w:ins>
      <m:oMath>
        <m:r>
          <m:t>w</m:t>
        </m:r>
      </m:oMath>
      <w:ins w:id="32" w:author="PR Preview" w:date="2026-01-01T00:00:00Z">
        <w:r>
          <w:t xml:space="preserve">.</w:t>
        </w:r>
      </w:ins>
    </w:p>
    <w:bookmarkEnd w:id="13"/>
    <w:bookmarkStart w:id="14" w:name="sol-word-letters"/>
    <w:p>
      <w:pPr>
        <w:pStyle w:val="BodyText"/>
      </w:pPr>
      <w:ins w:id="33" w:author="PR Preview" w:date="2026-01-01T00:00:00Z">
        <w:r>
          <w:rPr>
            <w:i/>
            <w:iCs/>
          </w:rPr>
          <w:t xml:space="preserve">Solution 1</w:t>
        </w:r>
      </w:ins>
      <w:ins w:id="34" w:author="PR Preview" w:date="2026-01-01T00:00:00Z">
        <w:r>
          <w:t xml:space="preserve">. </w:t>
        </w:r>
      </w:ins>
      <w:ins w:id="35" w:author="PR Preview" w:date="2026-01-01T00:00:00Z">
        <w:r>
          <w:t xml:space="preserve">Go through the words one at a time:</w:t>
        </w:r>
      </w:ins>
    </w:p>
    <w:p>
      <w:pPr>
        <w:pStyle w:val="Compact"/>
        <w:numPr>
          <w:ilvl w:val="0"/>
          <w:numId w:val="1002"/>
        </w:numPr>
      </w:pPr>
      <w:ins w:id="36" w:author="PR Preview" w:date="2026-01-01T00:00:00Z">
        <w:r>
          <w:t xml:space="preserve">cat has the letters c and t from</w:t>
        </w:r>
      </w:ins>
      <w:ins w:id="37" w:author="PR Preview" w:date="2026-01-01T00:00:00Z">
        <w:r>
          <w:t xml:space="preserve"> </w:t>
        </w:r>
      </w:ins>
      <m:oMath>
        <m:r>
          <m:t>L</m:t>
        </m:r>
      </m:oMath>
      <w:ins w:id="3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39" w:author="PR Preview" w:date="2026-01-01T00:00:00Z">
        <w:r>
          <w:t xml:space="preserve">dog has the letters d and o;</w:t>
        </w:r>
      </w:ins>
    </w:p>
    <w:p>
      <w:pPr>
        <w:pStyle w:val="Compact"/>
        <w:numPr>
          <w:ilvl w:val="0"/>
          <w:numId w:val="1002"/>
        </w:numPr>
      </w:pPr>
      <w:ins w:id="40" w:author="PR Preview" w:date="2026-01-01T00:00:00Z">
        <w:r>
          <w:t xml:space="preserve">owl has only o, since w and l are not in</w:t>
        </w:r>
      </w:ins>
      <w:ins w:id="41" w:author="PR Preview" w:date="2026-01-01T00:00:00Z">
        <w:r>
          <w:t xml:space="preserve"> </w:t>
        </w:r>
      </w:ins>
      <m:oMath>
        <m:r>
          <m:t>L</m:t>
        </m:r>
      </m:oMath>
      <w:ins w:id="42" w:author="PR Preview" w:date="2026-01-01T00:00:00Z">
        <w:r>
          <w:t xml:space="preserve">.</w:t>
        </w:r>
      </w:ins>
    </w:p>
    <w:p>
      <w:pPr>
        <w:pStyle w:val="FirstParagraph"/>
      </w:pPr>
      <w:ins w:id="43" w:author="PR Preview" w:date="2026-01-01T00:00:00Z">
        <w:r>
          <w:t xml:space="preserve">So the pairs are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4" w:author="PR Preview" w:date="2026-01-01T00:00:00Z">
        <w:r>
          <w:t xml:space="preserve">The other pairs of</w:t>
        </w:r>
      </w:ins>
      <w:ins w:id="45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×</m:t>
        </m:r>
        <m:r>
          <m:t>L</m:t>
        </m:r>
      </m:oMath>
      <w:ins w:id="46" w:author="PR Preview" w:date="2026-01-01T00:00:00Z">
        <w:r>
          <w:t xml:space="preserve">, such as</w:t>
        </w:r>
      </w:ins>
      <w:ins w:id="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ins w:id="48" w:author="PR Preview" w:date="2026-01-01T00:00:00Z">
        <w:r>
          <w:t xml:space="preserve">, are left out.</w:t>
        </w:r>
      </w:ins>
    </w:p>
    <w:bookmarkEnd w:id="14"/>
    <w:bookmarkStart w:id="17" w:name="def-binary-relation"/>
    <w:p>
      <w:pPr>
        <w:pStyle w:val="BodyText"/>
      </w:pPr>
      <w:ins w:id="49" w:author="PR Preview" w:date="2026-01-01T00:00:00Z">
        <w:r>
          <w:rPr>
            <w:b/>
            <w:bCs/>
          </w:rPr>
          <w:t xml:space="preserve">Definition 1 (Relation from one set to another)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Let</w:t>
        </w:r>
      </w:ins>
      <w:ins w:id="52" w:author="PR Preview" w:date="2026-01-01T00:00:00Z">
        <w:r>
          <w:t xml:space="preserve"> </w:t>
        </w:r>
      </w:ins>
      <m:oMath>
        <m:r>
          <m:t>A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and</w:t>
        </w:r>
      </w:ins>
      <w:ins w:id="55" w:author="PR Preview" w:date="2026-01-01T00:00:00Z">
        <w:r>
          <w:t xml:space="preserve"> </w:t>
        </w:r>
      </w:ins>
      <m:oMath>
        <m:r>
          <m:t>B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be sets (</w:t>
        </w:r>
      </w:ins>
      <w:hyperlink r:id="rId15">
        <w:ins w:id="58" w:author="PR Preview" w:date="2026-01-01T00:00:00Z">
          <w:r>
            <w:rPr>
              <w:rStyle w:val="Hyperlink"/>
            </w:rPr>
            <w:t xml:space="preserve">Definition: Set</w:t>
          </w:r>
        </w:ins>
      </w:hyperlink>
      <w:ins w:id="59" w:author="PR Preview" w:date="2026-01-01T00:00:00Z">
        <w:r>
          <w:t xml:space="preserve">).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relation from</w:t>
        </w:r>
      </w:ins>
      <w:ins w:id="64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65" w:author="PR Preview" w:date="2026-01-01T00:00:00Z">
        <w:r>
          <w:rPr>
            <w:b/>
            <w:bCs/>
          </w:rPr>
          <w:t xml:space="preserve"> </w:t>
        </w:r>
      </w:ins>
      <w:ins w:id="66" w:author="PR Preview" w:date="2026-01-01T00:00:00Z">
        <w:r>
          <w:rPr>
            <w:b/>
            <w:bCs/>
          </w:rPr>
          <w:t xml:space="preserve">to</w:t>
        </w:r>
      </w:ins>
      <w:ins w:id="67" w:author="PR Preview" w:date="2026-01-01T00:00:00Z">
        <w:r>
          <w:rPr>
            <w:b/>
            <w:bCs/>
          </w:rPr>
          <w:t xml:space="preserve"> </w:t>
        </w:r>
      </w:ins>
      <m:oMath>
        <m:r>
          <m:t>B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(Wikipedia contributors 2026c)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 a subset (</w:t>
        </w:r>
      </w:ins>
      <w:hyperlink r:id="rId16">
        <w:ins w:id="72" w:author="PR Preview" w:date="2026-01-01T00:00:00Z">
          <w:r>
            <w:rPr>
              <w:rStyle w:val="Hyperlink"/>
            </w:rPr>
            <w:t xml:space="preserve">Definition: Subset</w:t>
          </w:r>
        </w:ins>
      </w:hyperlink>
      <w:ins w:id="73" w:author="PR Preview" w:date="2026-01-01T00:00:00Z">
        <w:r>
          <w:t xml:space="preserve">)</w:t>
        </w:r>
      </w:ins>
      <w:ins w:id="74" w:author="PR Preview" w:date="2026-01-01T00:00:00Z">
        <w:r>
          <w:t xml:space="preserve"> </w:t>
        </w:r>
      </w:ins>
      <m:oMath>
        <m:r>
          <m:t>R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of the Cartesian product</w:t>
        </w:r>
      </w:ins>
      <w:ins w:id="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(</w:t>
        </w:r>
      </w:ins>
      <w:hyperlink r:id="rId12">
        <w:ins w:id="80" w:author="PR Preview" w:date="2026-01-01T00:00:00Z">
          <w:r>
            <w:rPr>
              <w:rStyle w:val="Hyperlink"/>
            </w:rPr>
            <w:t xml:space="preserve">Definition: Cartesian product</w:t>
          </w:r>
        </w:ins>
      </w:hyperlink>
      <w:ins w:id="81" w:author="PR Preview" w:date="2026-01-01T00:00:00Z">
        <w:r>
          <w:t xml:space="preserve">).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When</w:t>
        </w:r>
      </w:ins>
      <w:ins w:id="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85" w:author="PR Preview" w:date="2026-01-01T00:00:00Z">
        <w:r>
          <w:t xml:space="preserve">, we write</w:t>
        </w:r>
      </w:ins>
      <w:ins w:id="86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 say that</w:t>
        </w:r>
      </w:ins>
      <w:ins w:id="89" w:author="PR Preview" w:date="2026-01-01T00:00:00Z">
        <w:r>
          <w:t xml:space="preserve"> </w:t>
        </w:r>
      </w:ins>
      <m:oMath>
        <m:r>
          <m:t>a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 related to</w:t>
        </w:r>
      </w:ins>
      <w:ins w:id="92" w:author="PR Preview" w:date="2026-01-01T00:00:00Z">
        <w:r>
          <w:t xml:space="preserve"> </w:t>
        </w:r>
      </w:ins>
      <m:oMath>
        <m:r>
          <m:t>b</m:t>
        </m:r>
      </m:oMath>
      <w:ins w:id="93" w:author="PR Preview" w:date="2026-01-01T00:00:00Z">
        <w:r>
          <w:t xml:space="preserve">.</w:t>
        </w:r>
      </w:ins>
    </w:p>
    <w:bookmarkEnd w:id="17"/>
    <w:bookmarkStart w:id="18" w:name="exm-word-letters"/>
    <w:p>
      <w:pPr>
        <w:pStyle w:val="BodyText"/>
      </w:pPr>
      <w:ins w:id="94" w:author="PR Preview" w:date="2026-01-01T00:00:00Z">
        <w:r>
          <w:rPr>
            <w:b/>
            <w:bCs/>
          </w:rPr>
          <w:t xml:space="preserve">Example 1 (Words and their letters)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The pairs found in</w:t>
        </w:r>
      </w:ins>
      <w:ins w:id="97" w:author="PR Preview" w:date="2026-01-01T00:00:00Z">
        <w:r>
          <w:t xml:space="preserve"> </w:t>
        </w:r>
      </w:ins>
      <w:hyperlink w:anchor="sol-word-letters">
        <w:ins w:id="98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form a relation (</w:t>
        </w:r>
      </w:ins>
      <w:hyperlink w:anchor="def-binary-relation">
        <w:ins w:id="10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2" w:author="PR Preview" w:date="2026-01-01T00:00:00Z">
        <w:r>
          <w:t xml:space="preserve">) from</w:t>
        </w:r>
      </w:ins>
      <w:ins w:id="103" w:author="PR Preview" w:date="2026-01-01T00:00:00Z">
        <w:r>
          <w:t xml:space="preserve"> </w:t>
        </w:r>
      </w:ins>
      <m:oMath>
        <m:r>
          <m:t>W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to</w:t>
        </w:r>
      </w:ins>
      <w:ins w:id="106" w:author="PR Preview" w:date="2026-01-01T00:00:00Z">
        <w:r>
          <w:t xml:space="preserve"> </w:t>
        </w:r>
      </w:ins>
      <m:oMath>
        <m:r>
          <m:t>L</m:t>
        </m:r>
      </m:oMath>
      <w:ins w:id="10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08" w:author="PR Preview" w:date="2026-01-01T00:00:00Z">
        <w:r>
          <w:t xml:space="preserve">where</w:t>
        </w:r>
      </w:ins>
      <w:ins w:id="109" w:author="PR Preview" w:date="2026-01-01T00:00:00Z">
        <w:r>
          <w:t xml:space="preserve"> </w:t>
        </w:r>
      </w:ins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means that the word</w:t>
        </w:r>
      </w:ins>
      <w:ins w:id="112" w:author="PR Preview" w:date="2026-01-01T00:00:00Z">
        <w:r>
          <w:t xml:space="preserve"> </w:t>
        </w:r>
      </w:ins>
      <m:oMath>
        <m:r>
          <m:t>w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has the letter</w:t>
        </w:r>
      </w:ins>
      <w:ins w:id="115" w:author="PR Preview" w:date="2026-01-01T00:00:00Z">
        <w:r>
          <w:t xml:space="preserve"> </w:t>
        </w:r>
      </w:ins>
      <m:oMath>
        <m:r>
          <m:t>x</m:t>
        </m:r>
      </m:oMath>
      <w:ins w:id="116" w:author="PR Preview" w:date="2026-01-01T00:00:00Z">
        <w:r>
          <w:t xml:space="preserve">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So</w:t>
        </w:r>
      </w:ins>
      <w:ins w:id="119" w:author="PR Preview" w:date="2026-01-01T00:00:00Z">
        <w:r>
          <w:t xml:space="preserve"> </w:t>
        </w:r>
      </w:ins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ins w:id="120" w:author="PR Preview" w:date="2026-01-01T00:00:00Z">
        <w:r>
          <w:t xml:space="preserve">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but</w:t>
        </w:r>
      </w:ins>
      <w:ins w:id="1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ins w:id="124" w:author="PR Preview" w:date="2026-01-01T00:00:00Z">
        <w:r>
          <w:t xml:space="preserve">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The word cat is related to two letters,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and the letter o has two words related to it.</w:t>
        </w:r>
      </w:ins>
    </w:p>
    <w:p>
      <w:pPr>
        <w:pStyle w:val="BodyText"/>
      </w:pPr>
      <w:ins w:id="129" w:author="PR Preview" w:date="2026-01-01T00:00:00Z">
        <w:r>
          <w:t xml:space="preserve">The empty set and</w:t>
        </w:r>
      </w:ins>
      <w:ins w:id="130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×</m:t>
        </m:r>
        <m:r>
          <m:t>L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itself are relations from</w:t>
        </w:r>
      </w:ins>
      <w:ins w:id="133" w:author="PR Preview" w:date="2026-01-01T00:00:00Z">
        <w:r>
          <w:t xml:space="preserve"> </w:t>
        </w:r>
      </w:ins>
      <m:oMath>
        <m:r>
          <m:t>W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to</w:t>
        </w:r>
      </w:ins>
      <w:ins w:id="136" w:author="PR Preview" w:date="2026-01-01T00:00:00Z">
        <w:r>
          <w:t xml:space="preserve"> </w:t>
        </w:r>
      </w:ins>
      <m:oMath>
        <m:r>
          <m:t>L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too: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 first relates no word to any letter,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 the second relates every word to every letter.</w:t>
        </w:r>
      </w:ins>
    </w:p>
    <w:bookmarkEnd w:id="18"/>
    <w:bookmarkStart w:id="20" w:name="def-relation"/>
    <w:p>
      <w:pPr>
        <w:pStyle w:val="BodyText"/>
      </w:pPr>
      <w:ins w:id="143" w:author="PR Preview" w:date="2026-01-01T00:00:00Z">
        <w:r>
          <w:rPr>
            <w:b/>
            <w:bCs/>
          </w:rPr>
          <w:t xml:space="preserve">Definition 2 (Relation)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rPr>
            <w:b/>
            <w:bCs/>
          </w:rPr>
          <w:t xml:space="preserve">relation</w:t>
        </w:r>
      </w:ins>
      <w:ins w:id="148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on a set</w:t>
        </w:r>
      </w:ins>
      <w:ins w:id="151" w:author="PR Preview" w:date="2026-01-01T00:00:00Z">
        <w:r>
          <w:t xml:space="preserve"> </w:t>
        </w:r>
      </w:ins>
      <m:oMath>
        <m:r>
          <m:t>S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(Wikipedia contributors 2026c)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 a rule that,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for each</w:t>
        </w:r>
      </w:ins>
      <w:ins w:id="158" w:author="PR Preview" w:date="2026-01-01T00:00:00Z">
        <w:r>
          <w:t xml:space="preserve"> </w:t>
        </w:r>
      </w:ins>
      <w:hyperlink r:id="rId19">
        <w:ins w:id="159" w:author="PR Preview" w:date="2026-01-01T00:00:00Z">
          <w:r>
            <w:rPr>
              <w:rStyle w:val="Hyperlink"/>
            </w:rPr>
            <w:t xml:space="preserve">ordered pair</w:t>
          </w:r>
        </w:ins>
      </w:hyperlink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of elements</w:t>
        </w:r>
      </w:ins>
      <w:ins w:id="1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163" w:author="PR Preview" w:date="2026-01-01T00:00:00Z">
        <w:r>
          <w:t xml:space="preserve">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says whether</w:t>
        </w:r>
      </w:ins>
      <w:ins w:id="1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holds (</w:t>
        </w:r>
      </w:ins>
      <w:ins w:id="169" w:author="PR Preview" w:date="2026-01-01T00:00:00Z">
        <w:r>
          <w:t xml:space="preserve">“</w:t>
        </w:r>
      </w:ins>
      <m:oMath>
        <m:r>
          <m:t>a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is related to</w:t>
        </w:r>
      </w:ins>
      <w:ins w:id="172" w:author="PR Preview" w:date="2026-01-01T00:00:00Z">
        <w:r>
          <w:t xml:space="preserve"> </w:t>
        </w:r>
      </w:ins>
      <m:oMath>
        <m:r>
          <m:t>b</m:t>
        </m:r>
      </m:oMath>
      <w:ins w:id="173" w:author="PR Preview" w:date="2026-01-01T00:00:00Z">
        <w:r>
          <w:t xml:space="preserve">”</w:t>
        </w:r>
      </w:ins>
      <w:ins w:id="174" w:author="PR Preview" w:date="2026-01-01T00:00:00Z">
        <w:r>
          <w:t xml:space="preserve">).</w:t>
        </w:r>
      </w:ins>
    </w:p>
    <w:bookmarkEnd w:id="20"/>
    <w:bookmarkStart w:id="21" w:name="exm-relation"/>
    <w:p>
      <w:pPr>
        <w:pStyle w:val="BodyText"/>
      </w:pPr>
      <w:ins w:id="175" w:author="PR Preview" w:date="2026-01-01T00:00:00Z">
        <w:r>
          <w:rPr>
            <w:b/>
            <w:bCs/>
          </w:rPr>
          <w:t xml:space="preserve">Example 2 (Relations on the real numbers)</w:t>
        </w:r>
      </w:ins>
      <w:ins w:id="176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77" w:author="PR Preview" w:date="2026-01-01T00:00:00Z">
        <w:r>
          <w:t xml:space="preserve">,</w:t>
        </w:r>
      </w:ins>
      <w:ins w:id="178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and</w:t>
        </w:r>
      </w:ins>
      <w:ins w:id="181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are relations on</w:t>
        </w:r>
      </w:ins>
      <w:ins w:id="18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85" w:author="PR Preview" w:date="2026-01-01T00:00:00Z">
        <w:r>
          <w:t xml:space="preserve">.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For</w:t>
        </w:r>
      </w:ins>
      <w:ins w:id="188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89" w:author="PR Preview" w:date="2026-01-01T00:00:00Z">
        <w:r>
          <w:t xml:space="preserve">, the pair</w:t>
        </w:r>
      </w:ins>
      <w:ins w:id="1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related, since</w:t>
        </w:r>
      </w:ins>
      <w:ins w:id="19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&lt;</m:t>
        </m:r>
        <m:r>
          <m:t>5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but the pair</w:t>
        </w:r>
      </w:ins>
      <w:ins w:id="1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is not, since</w:t>
        </w:r>
      </w:ins>
      <w:ins w:id="200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&lt;</m:t>
        </m:r>
        <m:r>
          <m:t>2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is false: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the order of the pair matters.</w:t>
        </w:r>
      </w:ins>
    </w:p>
    <w:bookmarkEnd w:id="21"/>
    <w:bookmarkStart w:id="22" w:name="rem-relation-on-set"/>
    <w:p>
      <w:pPr>
        <w:pStyle w:val="BodyText"/>
      </w:pPr>
      <w:ins w:id="205" w:author="PR Preview" w:date="2026-01-01T00:00:00Z">
        <w:r>
          <w:rPr>
            <w:i/>
            <w:iCs/>
          </w:rPr>
          <w:t xml:space="preserve">Remark 1</w:t>
        </w:r>
      </w:ins>
      <w:ins w:id="206" w:author="PR Preview" w:date="2026-01-01T00:00:00Z">
        <w:r>
          <w:t xml:space="preserve"> (A relation on a set is a set of pairs). </w:t>
        </w:r>
      </w:ins>
      <w:ins w:id="207" w:author="PR Preview" w:date="2026-01-01T00:00:00Z">
        <w:r>
          <w:t xml:space="preserve">A relation</w:t>
        </w:r>
      </w:ins>
      <w:ins w:id="208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on a set</w:t>
        </w:r>
      </w:ins>
      <w:ins w:id="211" w:author="PR Preview" w:date="2026-01-01T00:00:00Z">
        <w:r>
          <w:t xml:space="preserve"> </w:t>
        </w:r>
      </w:ins>
      <m:oMath>
        <m:r>
          <m:t>S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(</w:t>
        </w:r>
      </w:ins>
      <w:hyperlink w:anchor="def-relation">
        <w:ins w:id="21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15" w:author="PR Preview" w:date="2026-01-01T00:00:00Z">
        <w:r>
          <w:t xml:space="preserve">) decides,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for each ordered pair</w:t>
        </w:r>
      </w:ins>
      <w:ins w:id="2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of elements of</w:t>
        </w:r>
      </w:ins>
      <w:ins w:id="221" w:author="PR Preview" w:date="2026-01-01T00:00:00Z">
        <w:r>
          <w:t xml:space="preserve"> </w:t>
        </w:r>
      </w:ins>
      <m:oMath>
        <m:r>
          <m:t>S</m:t>
        </m:r>
      </m:oMath>
      <w:ins w:id="222" w:author="PR Preview" w:date="2026-01-01T00:00:00Z">
        <w:r>
          <w:t xml:space="preserve">, whether</w:t>
        </w:r>
      </w:ins>
      <w:ins w:id="22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24" w:author="PR Preview" w:date="2026-01-01T00:00:00Z">
        <w:r>
          <w:t xml:space="preserve">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 pairs for which it holds form the set</w:t>
        </w:r>
      </w:ins>
      <w:ins w:id="22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which is a relation from</w:t>
        </w:r>
      </w:ins>
      <w:ins w:id="231" w:author="PR Preview" w:date="2026-01-01T00:00:00Z">
        <w:r>
          <w:t xml:space="preserve"> </w:t>
        </w:r>
      </w:ins>
      <m:oMath>
        <m:r>
          <m:t>S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to</w:t>
        </w:r>
      </w:ins>
      <w:ins w:id="234" w:author="PR Preview" w:date="2026-01-01T00:00:00Z">
        <w:r>
          <w:t xml:space="preserve"> </w:t>
        </w:r>
      </w:ins>
      <m:oMath>
        <m:r>
          <m:t>S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(</w:t>
        </w:r>
      </w:ins>
      <w:hyperlink w:anchor="def-binary-relation">
        <w:ins w:id="23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38" w:author="PR Preview" w:date="2026-01-01T00:00:00Z">
        <w:r>
          <w:t xml:space="preserve">).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In the other direction, a subset</w:t>
        </w:r>
      </w:ins>
      <w:ins w:id="241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decides, for each pair, whether</w:t>
        </w:r>
      </w:ins>
      <w:ins w:id="244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ins w:id="245" w:author="PR Preview" w:date="2026-01-01T00:00:00Z">
        <w:r>
          <w:t xml:space="preserve">.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So a relation on</w:t>
        </w:r>
      </w:ins>
      <w:ins w:id="248" w:author="PR Preview" w:date="2026-01-01T00:00:00Z">
        <w:r>
          <w:t xml:space="preserve"> </w:t>
        </w:r>
      </w:ins>
      <m:oMath>
        <m:r>
          <m:t>S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 the same as a relation from</w:t>
        </w:r>
      </w:ins>
      <w:ins w:id="251" w:author="PR Preview" w:date="2026-01-01T00:00:00Z">
        <w:r>
          <w:t xml:space="preserve"> </w:t>
        </w:r>
      </w:ins>
      <m:oMath>
        <m:r>
          <m:t>S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to</w:t>
        </w:r>
      </w:ins>
      <w:ins w:id="254" w:author="PR Preview" w:date="2026-01-01T00:00:00Z">
        <w:r>
          <w:t xml:space="preserve"> </w:t>
        </w:r>
      </w:ins>
      <m:oMath>
        <m:r>
          <m:t>S</m:t>
        </m:r>
      </m:oMath>
      <w:ins w:id="255" w:author="PR Preview" w:date="2026-01-01T00:00:00Z">
        <w:r>
          <w:t xml:space="preserve">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and from here on we treat it as a subset of</w:t>
        </w:r>
      </w:ins>
      <w:ins w:id="25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×</m:t>
        </m:r>
        <m:r>
          <m:t>S</m:t>
        </m:r>
      </m:oMath>
      <w:ins w:id="259" w:author="PR Preview" w:date="2026-01-01T00:00:00Z">
        <w:r>
          <w:t xml:space="preserve">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named with a letter such as</w:t>
        </w:r>
      </w:ins>
      <w:ins w:id="262" w:author="PR Preview" w:date="2026-01-01T00:00:00Z">
        <w:r>
          <w:t xml:space="preserve"> </w:t>
        </w:r>
      </w:ins>
      <m:oMath>
        <m:r>
          <m:t>R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or with a symbol such as</w:t>
        </w:r>
      </w:ins>
      <w:ins w:id="265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66" w:author="PR Preview" w:date="2026-01-01T00:00:00Z">
        <w:r>
          <w:t xml:space="preserve">.</w:t>
        </w:r>
      </w:ins>
    </w:p>
    <w:p>
      <w:pPr>
        <w:pStyle w:val="BodyText"/>
      </w:pPr>
      <w:ins w:id="267" w:author="PR Preview" w:date="2026-01-01T00:00:00Z">
        <w:r>
          <w:t xml:space="preserve">For example, the relation</w:t>
        </w:r>
      </w:ins>
      <w:ins w:id="268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on</w:t>
        </w:r>
      </w:ins>
      <w:ins w:id="27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of</w:t>
        </w:r>
      </w:ins>
      <w:ins w:id="274" w:author="PR Preview" w:date="2026-01-01T00:00:00Z">
        <w:r>
          <w:t xml:space="preserve"> </w:t>
        </w:r>
      </w:ins>
      <w:hyperlink w:anchor="exm-relation">
        <w:ins w:id="275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is the set of points</w:t>
        </w:r>
      </w:ins>
      <w:ins w:id="2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of the plane with</w:t>
        </w:r>
      </w:ins>
      <w:ins w:id="2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y</m:t>
        </m:r>
      </m:oMath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which are the points above the line</w:t>
        </w:r>
      </w:ins>
      <w:ins w:id="28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x</m:t>
        </m:r>
      </m:oMath>
      <w:ins w:id="286" w:author="PR Preview" w:date="2026-01-01T00:00:00Z">
        <w:r>
          <w:t xml:space="preserve">.</w:t>
        </w:r>
      </w:ins>
    </w:p>
    <w:bookmarkEnd w:id="22"/>
    <w:bookmarkStart w:id="23" w:name="exm-parent"/>
    <w:p>
      <w:pPr>
        <w:pStyle w:val="BodyText"/>
      </w:pPr>
      <w:ins w:id="287" w:author="PR Preview" w:date="2026-01-01T00:00:00Z">
        <w:r>
          <w:rPr>
            <w:b/>
            <w:bCs/>
          </w:rPr>
          <w:t xml:space="preserve">Example 3 (Parents in a family)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Let</w:t>
        </w:r>
      </w:ins>
      <w:ins w:id="2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be five people in a family,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where Ada is the parent of Ben and of Cora,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Ben is the parent of Dev,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and Cora is the parent of Eva.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The relation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“is a parent of”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on</w:t>
        </w:r>
      </w:ins>
      <w:ins w:id="305" w:author="PR Preview" w:date="2026-01-01T00:00:00Z">
        <w:r>
          <w:t xml:space="preserve"> </w:t>
        </w:r>
      </w:ins>
      <m:oMath>
        <m:r>
          <m:t>F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(</w:t>
        </w:r>
      </w:ins>
      <w:hyperlink w:anchor="rem-relation-on-set">
        <w:ins w:id="308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309" w:author="PR Preview" w:date="2026-01-01T00:00:00Z">
        <w:r>
          <w:t xml:space="preserve">) is the set of four pairs</w:t>
        </w:r>
      </w:ins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10" w:author="PR Preview" w:date="2026-01-01T00:00:00Z">
        <w:r>
          <w:t xml:space="preserve">So</w:t>
        </w:r>
      </w:ins>
      <w:ins w:id="311" w:author="PR Preview" w:date="2026-01-01T00:00:00Z">
        <w:r>
          <w:t xml:space="preserve"> </w:t>
        </w:r>
      </w:ins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ins w:id="312" w:author="PR Preview" w:date="2026-01-01T00:00:00Z">
        <w:r>
          <w:t xml:space="preserve">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but</w:t>
        </w:r>
      </w:ins>
      <w:ins w:id="3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ins w:id="316" w:author="PR Preview" w:date="2026-01-01T00:00:00Z">
        <w:r>
          <w:t xml:space="preserve">, since Dev is Ben’s child, not Ben’s parent.</w:t>
        </w:r>
      </w:ins>
    </w:p>
    <w:bookmarkEnd w:id="23"/>
    <w:bookmarkEnd w:id="24"/>
    <w:bookmarkStart w:id="44" w:name="sec-drawing-relations"/>
    <w:p>
      <w:pPr>
        <w:pStyle w:val="Heading1"/>
      </w:pPr>
      <w:ins w:id="317" w:author="PR Preview" w:date="2026-01-01T00:00:00Z">
        <w:r>
          <w:t xml:space="preserve">2. Drawing relations</w:t>
        </w:r>
      </w:ins>
    </w:p>
    <w:bookmarkStart w:id="25" w:name="exr-beats"/>
    <w:p>
      <w:pPr>
        <w:pStyle w:val="FirstParagraph"/>
      </w:pPr>
      <w:ins w:id="318" w:author="PR Preview" w:date="2026-01-01T00:00:00Z">
        <w:r>
          <w:rPr>
            <w:b/>
            <w:bCs/>
          </w:rPr>
          <w:t xml:space="preserve">Exercise 2 (Rock, paper, scissors)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In the game rock, paper, scissors,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rock beats scissors,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scissors beats paper,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and paper beats rock.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Write the relation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“beats”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on the set</w:t>
        </w:r>
      </w:ins>
      <w:ins w:id="33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as a set of ordered pairs (</w:t>
        </w:r>
      </w:ins>
      <w:hyperlink w:anchor="rem-relation-on-set">
        <w:ins w:id="336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337" w:author="PR Preview" w:date="2026-01-01T00:00:00Z">
        <w:r>
          <w:t xml:space="preserve">).</w:t>
        </w:r>
      </w:ins>
    </w:p>
    <w:bookmarkEnd w:id="25"/>
    <w:bookmarkStart w:id="26" w:name="sol-beats"/>
    <w:p>
      <w:pPr>
        <w:pStyle w:val="BodyText"/>
      </w:pPr>
      <w:ins w:id="338" w:author="PR Preview" w:date="2026-01-01T00:00:00Z">
        <w:r>
          <w:rPr>
            <w:i/>
            <w:iCs/>
          </w:rPr>
          <w:t xml:space="preserve">Solution 2</w:t>
        </w:r>
      </w:ins>
      <w:ins w:id="339" w:author="PR Preview" w:date="2026-01-01T00:00:00Z">
        <w:r>
          <w:t xml:space="preserve">. </w:t>
        </w:r>
      </w:ins>
      <w:ins w:id="340" w:author="PR Preview" w:date="2026-01-01T00:00:00Z">
        <w:r>
          <w:t xml:space="preserve">Each statement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“</w:t>
        </w:r>
      </w:ins>
      <m:oMath>
        <m:r>
          <m:t>a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beats</w:t>
        </w:r>
      </w:ins>
      <w:ins w:id="345" w:author="PR Preview" w:date="2026-01-01T00:00:00Z">
        <w:r>
          <w:t xml:space="preserve"> </w:t>
        </w:r>
      </w:ins>
      <m:oMath>
        <m:r>
          <m:t>b</m:t>
        </m:r>
      </m:oMath>
      <w:ins w:id="346" w:author="PR Preview" w:date="2026-01-01T00:00:00Z">
        <w:r>
          <w:t xml:space="preserve">”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gives the pair</w:t>
        </w:r>
      </w:ins>
      <w:ins w:id="3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350" w:author="PR Preview" w:date="2026-01-01T00:00:00Z">
        <w:r>
          <w:t xml:space="preserve">, with the winner first:</w:t>
        </w:r>
      </w:ins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51" w:author="PR Preview" w:date="2026-01-01T00:00:00Z">
        <w:r>
          <w:t xml:space="preserve">No element of</w:t>
        </w:r>
      </w:ins>
      <w:ins w:id="352" w:author="PR Preview" w:date="2026-01-01T00:00:00Z">
        <w:r>
          <w:t xml:space="preserve"> </w:t>
        </w:r>
      </w:ins>
      <m:oMath>
        <m:r>
          <m:t>G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beats itself, so no pair of</w:t>
        </w:r>
      </w:ins>
      <w:ins w:id="355" w:author="PR Preview" w:date="2026-01-01T00:00:00Z">
        <w:r>
          <w:t xml:space="preserve"> </w:t>
        </w:r>
      </w:ins>
      <m:oMath>
        <m:r>
          <m:t>B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has the same entry twice.</w:t>
        </w:r>
      </w:ins>
    </w:p>
    <w:bookmarkEnd w:id="26"/>
    <w:bookmarkStart w:id="27" w:name="exm-beats"/>
    <w:p>
      <w:pPr>
        <w:pStyle w:val="BodyText"/>
      </w:pPr>
      <w:ins w:id="358" w:author="PR Preview" w:date="2026-01-01T00:00:00Z">
        <w:r>
          <w:rPr>
            <w:b/>
            <w:bCs/>
          </w:rPr>
          <w:t xml:space="preserve">Example 4 (The relation</w:t>
        </w:r>
      </w:ins>
      <w:ins w:id="359" w:author="PR Preview" w:date="2026-01-01T00:00:00Z">
        <w:r>
          <w:rPr>
            <w:b/>
            <w:bCs/>
          </w:rPr>
          <w:t xml:space="preserve"> </w:t>
        </w:r>
      </w:ins>
      <w:ins w:id="360" w:author="PR Preview" w:date="2026-01-01T00:00:00Z">
        <w:r>
          <w:rPr>
            <w:b/>
            <w:bCs/>
          </w:rPr>
          <w:t xml:space="preserve">“beats”</w:t>
        </w:r>
      </w:ins>
      <w:ins w:id="361" w:author="PR Preview" w:date="2026-01-01T00:00:00Z">
        <w:r>
          <w:rPr>
            <w:b/>
            <w:bCs/>
          </w:rPr>
          <w:t xml:space="preserve">)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By</w:t>
        </w:r>
      </w:ins>
      <w:ins w:id="364" w:author="PR Preview" w:date="2026-01-01T00:00:00Z">
        <w:r>
          <w:t xml:space="preserve"> </w:t>
        </w:r>
      </w:ins>
      <w:hyperlink w:anchor="sol-beats">
        <w:ins w:id="365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366" w:author="PR Preview" w:date="2026-01-01T00:00:00Z">
        <w:r>
          <w:t xml:space="preserve">, the relation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“beats”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on</w:t>
        </w:r>
      </w:ins>
      <w:ins w:id="37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(</w:t>
        </w:r>
      </w:ins>
      <w:hyperlink w:anchor="rem-relation-on-set">
        <w:ins w:id="374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375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76" w:author="PR Preview" w:date="2026-01-01T00:00:00Z">
        <w:r>
          <w:t xml:space="preserve">So</w:t>
        </w:r>
      </w:ins>
      <w:ins w:id="377" w:author="PR Preview" w:date="2026-01-01T00:00:00Z">
        <w:r>
          <w:t xml:space="preserve"> </w:t>
        </w:r>
      </w:ins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ins w:id="378" w:author="PR Preview" w:date="2026-01-01T00:00:00Z">
        <w:r>
          <w:t xml:space="preserve">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but</w:t>
        </w:r>
      </w:ins>
      <w:ins w:id="3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ins w:id="382" w:author="PR Preview" w:date="2026-01-01T00:00:00Z">
        <w:r>
          <w:t xml:space="preserve">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since the first entry of each pair is the winner.</w:t>
        </w:r>
      </w:ins>
    </w:p>
    <w:bookmarkEnd w:id="27"/>
    <w:bookmarkStart w:id="28" w:name="def-arrow-diagram"/>
    <w:p>
      <w:pPr>
        <w:pStyle w:val="BodyText"/>
      </w:pPr>
      <w:ins w:id="385" w:author="PR Preview" w:date="2026-01-01T00:00:00Z">
        <w:r>
          <w:rPr>
            <w:b/>
            <w:bCs/>
          </w:rPr>
          <w:t xml:space="preserve">Definition 3 (Arrow diagram)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Let</w:t>
        </w:r>
      </w:ins>
      <w:ins w:id="388" w:author="PR Preview" w:date="2026-01-01T00:00:00Z">
        <w:r>
          <w:t xml:space="preserve"> </w:t>
        </w:r>
      </w:ins>
      <m:oMath>
        <m:r>
          <m:t>R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be a relation from a set</w:t>
        </w:r>
      </w:ins>
      <w:ins w:id="391" w:author="PR Preview" w:date="2026-01-01T00:00:00Z">
        <w:r>
          <w:t xml:space="preserve"> </w:t>
        </w:r>
      </w:ins>
      <m:oMath>
        <m:r>
          <m:t>A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to a set</w:t>
        </w:r>
      </w:ins>
      <w:ins w:id="394" w:author="PR Preview" w:date="2026-01-01T00:00:00Z">
        <w:r>
          <w:t xml:space="preserve"> </w:t>
        </w:r>
      </w:ins>
      <m:oMath>
        <m:r>
          <m:t>B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(</w:t>
        </w:r>
      </w:ins>
      <w:hyperlink w:anchor="def-binary-relation">
        <w:ins w:id="39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98" w:author="PR Preview" w:date="2026-01-01T00:00:00Z">
        <w:r>
          <w:t xml:space="preserve">).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The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rPr>
            <w:b/>
            <w:bCs/>
          </w:rPr>
          <w:t xml:space="preserve">arrow diagram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of</w:t>
        </w:r>
      </w:ins>
      <w:ins w:id="405" w:author="PR Preview" w:date="2026-01-01T00:00:00Z">
        <w:r>
          <w:t xml:space="preserve"> </w:t>
        </w:r>
      </w:ins>
      <m:oMath>
        <m:r>
          <m:t>R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draws the elements of</w:t>
        </w:r>
      </w:ins>
      <w:ins w:id="408" w:author="PR Preview" w:date="2026-01-01T00:00:00Z">
        <w:r>
          <w:t xml:space="preserve"> </w:t>
        </w:r>
      </w:ins>
      <m:oMath>
        <m:r>
          <m:t>A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in one column and the elements of</w:t>
        </w:r>
      </w:ins>
      <w:ins w:id="411" w:author="PR Preview" w:date="2026-01-01T00:00:00Z">
        <w:r>
          <w:t xml:space="preserve"> </w:t>
        </w:r>
      </w:ins>
      <m:oMath>
        <m:r>
          <m:t>B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in another,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with an arrow from</w:t>
        </w:r>
      </w:ins>
      <w:ins w:id="416" w:author="PR Preview" w:date="2026-01-01T00:00:00Z">
        <w:r>
          <w:t xml:space="preserve"> </w:t>
        </w:r>
      </w:ins>
      <m:oMath>
        <m:r>
          <m:t>a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to</w:t>
        </w:r>
      </w:ins>
      <w:ins w:id="419" w:author="PR Preview" w:date="2026-01-01T00:00:00Z">
        <w:r>
          <w:t xml:space="preserve"> </w:t>
        </w:r>
      </w:ins>
      <m:oMath>
        <m:r>
          <m:t>b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for each pair</w:t>
        </w:r>
      </w:ins>
      <w:ins w:id="4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423" w:author="PR Preview" w:date="2026-01-01T00:00:00Z">
        <w:r>
          <w:t xml:space="preserve">.</w:t>
        </w:r>
      </w:ins>
    </w:p>
    <w:bookmarkEnd w:id="28"/>
    <w:bookmarkStart w:id="33" w:name="exm-arrow-diagram"/>
    <w:p>
      <w:pPr>
        <w:pStyle w:val="BodyText"/>
      </w:pPr>
      <w:ins w:id="424" w:author="PR Preview" w:date="2026-01-01T00:00:00Z">
        <w:r>
          <w:rPr>
            <w:b/>
            <w:bCs/>
          </w:rPr>
          <w:t xml:space="preserve">Example 5 (An arrow diagram of words and letters)</w:t>
        </w:r>
      </w:ins>
      <w:ins w:id="425" w:author="PR Preview" w:date="2026-01-01T00:00:00Z">
        <w:r>
          <w:t xml:space="preserve"> </w:t>
        </w:r>
      </w:ins>
      <w:hyperlink w:anchor="fig-word-letters">
        <w:ins w:id="426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is the arrow diagram (</w:t>
        </w:r>
      </w:ins>
      <w:hyperlink w:anchor="def-arrow-diagram">
        <w:ins w:id="42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30" w:author="PR Preview" w:date="2026-01-01T00:00:00Z">
        <w:r>
          <w:t xml:space="preserve">) of the relation</w:t>
        </w:r>
      </w:ins>
      <w:ins w:id="431" w:author="PR Preview" w:date="2026-01-01T00:00:00Z">
        <w:r>
          <w:t xml:space="preserve"> </w:t>
        </w:r>
      </w:ins>
      <m:oMath>
        <m:r>
          <m:t>H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of</w:t>
        </w:r>
      </w:ins>
      <w:ins w:id="434" w:author="PR Preview" w:date="2026-01-01T00:00:00Z">
        <w:r>
          <w:t xml:space="preserve"> </w:t>
        </w:r>
      </w:ins>
      <w:hyperlink w:anchor="exm-word-letters">
        <w:ins w:id="43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36" w:author="PR Preview" w:date="2026-01-01T00:00:00Z">
        <w:r>
          <w:t xml:space="preserve">.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Each of the five pairs of</w:t>
        </w:r>
      </w:ins>
      <w:ins w:id="439" w:author="PR Preview" w:date="2026-01-01T00:00:00Z">
        <w:r>
          <w:t xml:space="preserve"> </w:t>
        </w:r>
      </w:ins>
      <m:oMath>
        <m:r>
          <m:t>H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is one arrow.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Two arrows leave cat, and two arrive at o.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ins w:id="444" w:author="PR Preview" w:date="2026-01-01T00:00:00Z">
        <w:r>
          <w:rPr>
            <w:b/>
            <w:bCs/>
          </w:rPr>
          <w:t xml:space="preserve">Definition 4 (Directed graph of a relation)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Let</w:t>
        </w:r>
      </w:ins>
      <w:ins w:id="447" w:author="PR Preview" w:date="2026-01-01T00:00:00Z">
        <w:r>
          <w:t xml:space="preserve"> </w:t>
        </w:r>
      </w:ins>
      <m:oMath>
        <m:r>
          <m:t>R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be a relation on a set</w:t>
        </w:r>
      </w:ins>
      <w:ins w:id="450" w:author="PR Preview" w:date="2026-01-01T00:00:00Z">
        <w:r>
          <w:t xml:space="preserve"> </w:t>
        </w:r>
      </w:ins>
      <m:oMath>
        <m:r>
          <m:t>A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(</w:t>
        </w:r>
      </w:ins>
      <w:hyperlink w:anchor="rem-relation-on-set">
        <w:ins w:id="453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454" w:author="PR Preview" w:date="2026-01-01T00:00:00Z">
        <w:r>
          <w:t xml:space="preserve">).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The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rPr>
            <w:b/>
            <w:bCs/>
          </w:rPr>
          <w:t xml:space="preserve">directed graph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of</w:t>
        </w:r>
      </w:ins>
      <w:ins w:id="461" w:author="PR Preview" w:date="2026-01-01T00:00:00Z">
        <w:r>
          <w:t xml:space="preserve"> </w:t>
        </w:r>
      </w:ins>
      <m:oMath>
        <m:r>
          <m:t>R</m:t>
        </m:r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(Wikipedia contributors 2026g)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draws each element of</w:t>
        </w:r>
      </w:ins>
      <w:ins w:id="466" w:author="PR Preview" w:date="2026-01-01T00:00:00Z">
        <w:r>
          <w:t xml:space="preserve"> </w:t>
        </w:r>
      </w:ins>
      <m:oMath>
        <m:r>
          <m:t>A</m:t>
        </m:r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once, as a labeled point,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with an arrow from</w:t>
        </w:r>
      </w:ins>
      <w:ins w:id="471" w:author="PR Preview" w:date="2026-01-01T00:00:00Z">
        <w:r>
          <w:t xml:space="preserve"> </w:t>
        </w:r>
      </w:ins>
      <m:oMath>
        <m:r>
          <m:t>a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to</w:t>
        </w:r>
      </w:ins>
      <w:ins w:id="474" w:author="PR Preview" w:date="2026-01-01T00:00:00Z">
        <w:r>
          <w:t xml:space="preserve"> </w:t>
        </w:r>
      </w:ins>
      <m:oMath>
        <m:r>
          <m:t>b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for each pair</w:t>
        </w:r>
      </w:ins>
      <w:ins w:id="4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478" w:author="PR Preview" w:date="2026-01-01T00:00:00Z">
        <w:r>
          <w:t xml:space="preserve">.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A pair</w:t>
        </w:r>
      </w:ins>
      <w:ins w:id="4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is drawn as an arrow that leaves</w:t>
        </w:r>
      </w:ins>
      <w:ins w:id="484" w:author="PR Preview" w:date="2026-01-01T00:00:00Z">
        <w:r>
          <w:t xml:space="preserve"> </w:t>
        </w:r>
      </w:ins>
      <m:oMath>
        <m:r>
          <m:t>a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and comes back to</w:t>
        </w:r>
      </w:ins>
      <w:ins w:id="487" w:author="PR Preview" w:date="2026-01-01T00:00:00Z">
        <w:r>
          <w:t xml:space="preserve"> </w:t>
        </w:r>
      </w:ins>
      <m:oMath>
        <m:r>
          <m:t>a</m:t>
        </m:r>
      </m:oMath>
      <w:ins w:id="488" w:author="PR Preview" w:date="2026-01-01T00:00:00Z">
        <w:r>
          <w:t xml:space="preserve">.</w:t>
        </w:r>
      </w:ins>
    </w:p>
    <w:bookmarkEnd w:id="34"/>
    <w:bookmarkStart w:id="39" w:name="exm-relation-digraph"/>
    <w:p>
      <w:pPr>
        <w:pStyle w:val="BodyText"/>
      </w:pPr>
      <w:ins w:id="489" w:author="PR Preview" w:date="2026-01-01T00:00:00Z">
        <w:r>
          <w:rPr>
            <w:b/>
            <w:bCs/>
          </w:rPr>
          <w:t xml:space="preserve">Example 6 (The directed graph of</w:t>
        </w:r>
      </w:ins>
      <w:ins w:id="490" w:author="PR Preview" w:date="2026-01-01T00:00:00Z">
        <w:r>
          <w:rPr>
            <w:b/>
            <w:bCs/>
          </w:rPr>
          <w:t xml:space="preserve"> </w:t>
        </w:r>
      </w:ins>
      <w:ins w:id="491" w:author="PR Preview" w:date="2026-01-01T00:00:00Z">
        <w:r>
          <w:rPr>
            <w:b/>
            <w:bCs/>
          </w:rPr>
          <w:t xml:space="preserve">“beats”</w:t>
        </w:r>
      </w:ins>
      <w:ins w:id="492" w:author="PR Preview" w:date="2026-01-01T00:00:00Z">
        <w:r>
          <w:rPr>
            <w:b/>
            <w:bCs/>
          </w:rPr>
          <w:t xml:space="preserve">)</w:t>
        </w:r>
      </w:ins>
      <w:ins w:id="493" w:author="PR Preview" w:date="2026-01-01T00:00:00Z">
        <w:r>
          <w:t xml:space="preserve"> </w:t>
        </w:r>
      </w:ins>
      <w:hyperlink w:anchor="fig-beats">
        <w:ins w:id="494" w:author="PR Preview" w:date="2026-01-01T00:00:00Z">
          <w:r>
            <w:rPr>
              <w:rStyle w:val="Hyperlink"/>
            </w:rPr>
            <w:t xml:space="preserve">Figure 2</w:t>
          </w:r>
        </w:ins>
      </w:hyperlink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is the directed graph (</w:t>
        </w:r>
      </w:ins>
      <w:hyperlink w:anchor="def-relation-digraph">
        <w:ins w:id="49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98" w:author="PR Preview" w:date="2026-01-01T00:00:00Z">
        <w:r>
          <w:t xml:space="preserve">) of the relation</w:t>
        </w:r>
      </w:ins>
      <w:ins w:id="499" w:author="PR Preview" w:date="2026-01-01T00:00:00Z">
        <w:r>
          <w:t xml:space="preserve"> </w:t>
        </w:r>
      </w:ins>
      <m:oMath>
        <m:r>
          <m:t>B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of</w:t>
        </w:r>
      </w:ins>
      <w:ins w:id="502" w:author="PR Preview" w:date="2026-01-01T00:00:00Z">
        <w:r>
          <w:t xml:space="preserve"> </w:t>
        </w:r>
      </w:ins>
      <w:hyperlink w:anchor="exm-beats">
        <w:ins w:id="503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504" w:author="PR Preview" w:date="2026-01-01T00:00:00Z">
        <w:r>
          <w:t xml:space="preserve">.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Each element of</w:t>
        </w:r>
      </w:ins>
      <w:ins w:id="507" w:author="PR Preview" w:date="2026-01-01T00:00:00Z">
        <w:r>
          <w:t xml:space="preserve"> </w:t>
        </w:r>
      </w:ins>
      <m:oMath>
        <m:r>
          <m:t>G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appears once,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where an arrow diagram (</w:t>
        </w:r>
      </w:ins>
      <w:hyperlink w:anchor="def-arrow-diagram">
        <w:ins w:id="51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13" w:author="PR Preview" w:date="2026-01-01T00:00:00Z">
        <w:r>
          <w:t xml:space="preserve">) of</w:t>
        </w:r>
      </w:ins>
      <w:ins w:id="514" w:author="PR Preview" w:date="2026-01-01T00:00:00Z">
        <w:r>
          <w:t xml:space="preserve"> </w:t>
        </w:r>
      </w:ins>
      <m:oMath>
        <m:r>
          <m:t>B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would draw</w:t>
        </w:r>
      </w:ins>
      <w:ins w:id="517" w:author="PR Preview" w:date="2026-01-01T00:00:00Z">
        <w:r>
          <w:t xml:space="preserve"> </w:t>
        </w:r>
      </w:ins>
      <m:oMath>
        <m:r>
          <m:t>G</m:t>
        </m:r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twice, once in each column.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Starting from any element and following the arrows leads around the triangle,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and back to the start after three arrows.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ins w:id="524" w:author="PR Preview" w:date="2026-01-01T00:00:00Z">
        <w:r>
          <w:rPr>
            <w:b/>
            <w:bCs/>
          </w:rPr>
          <w:t xml:space="preserve">Definition 5 (Matrix of a relation)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Let</w:t>
        </w:r>
      </w:ins>
      <w:ins w:id="527" w:author="PR Preview" w:date="2026-01-01T00:00:00Z">
        <w:r>
          <w:t xml:space="preserve"> </w:t>
        </w:r>
      </w:ins>
      <m:oMath>
        <m:r>
          <m:t>R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be a relation from a finite set</w:t>
        </w:r>
      </w:ins>
      <w:ins w:id="530" w:author="PR Preview" w:date="2026-01-01T00:00:00Z">
        <w:r>
          <w:t xml:space="preserve"> </w:t>
        </w:r>
      </w:ins>
      <m:oMath>
        <m:r>
          <m:t>A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to a finite set</w:t>
        </w:r>
      </w:ins>
      <w:ins w:id="533" w:author="PR Preview" w:date="2026-01-01T00:00:00Z">
        <w:r>
          <w:t xml:space="preserve"> </w:t>
        </w:r>
      </w:ins>
      <m:oMath>
        <m:r>
          <m:t>B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(</w:t>
        </w:r>
      </w:ins>
      <w:hyperlink r:id="rId40">
        <w:ins w:id="536" w:author="PR Preview" w:date="2026-01-01T00:00:00Z">
          <w:r>
            <w:rPr>
              <w:rStyle w:val="Hyperlink"/>
            </w:rPr>
            <w:t xml:space="preserve">Definition: Finite set</w:t>
          </w:r>
        </w:ins>
      </w:hyperlink>
      <w:ins w:id="537" w:author="PR Preview" w:date="2026-01-01T00:00:00Z">
        <w:r>
          <w:t xml:space="preserve">),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and list their elements in a chosen order as</w:t>
        </w:r>
      </w:ins>
      <w:ins w:id="5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and</w:t>
        </w:r>
      </w:ins>
      <w:ins w:id="54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544" w:author="PR Preview" w:date="2026-01-01T00:00:00Z">
        <w:r>
          <w:t xml:space="preserve">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The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rPr>
            <w:b/>
            <w:bCs/>
          </w:rPr>
          <w:t xml:space="preserve">matrix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of</w:t>
        </w:r>
      </w:ins>
      <w:ins w:id="551" w:author="PR Preview" w:date="2026-01-01T00:00:00Z">
        <w:r>
          <w:t xml:space="preserve"> </w:t>
        </w:r>
      </w:ins>
      <m:oMath>
        <m:r>
          <m:t>R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(Wikipedia contributors 2026q)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is the</w:t>
        </w:r>
      </w:ins>
      <w:ins w:id="55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matrix (</w:t>
        </w:r>
      </w:ins>
      <w:hyperlink r:id="rId41">
        <w:ins w:id="559" w:author="PR Preview" w:date="2026-01-01T00:00:00Z">
          <w:r>
            <w:rPr>
              <w:rStyle w:val="Hyperlink"/>
            </w:rPr>
            <w:t xml:space="preserve">Definition: Matrix</w:t>
          </w:r>
        </w:ins>
      </w:hyperlink>
      <w:ins w:id="560" w:author="PR Preview" w:date="2026-01-01T00:00:00Z">
        <w:r>
          <w:t xml:space="preserve">)</w:t>
        </w:r>
      </w:ins>
      <w:ins w:id="561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R</m:t>
            </m:r>
          </m:sub>
        </m:sSub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whose entry in row</w:t>
        </w:r>
      </w:ins>
      <w:ins w:id="564" w:author="PR Preview" w:date="2026-01-01T00:00:00Z">
        <w:r>
          <w:t xml:space="preserve"> </w:t>
        </w:r>
      </w:ins>
      <m:oMath>
        <m:r>
          <m:t>i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and column</w:t>
        </w:r>
      </w:ins>
      <w:ins w:id="567" w:author="PR Preview" w:date="2026-01-01T00:00:00Z">
        <w:r>
          <w:t xml:space="preserve"> </w:t>
        </w:r>
      </w:ins>
      <m:oMath>
        <m:r>
          <m:t>j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570" w:author="PR Preview" w:date="2026-01-01T00:00:00Z">
        <w:r>
          <w:t xml:space="preserve">For a relation on a set</w:t>
        </w:r>
      </w:ins>
      <w:ins w:id="571" w:author="PR Preview" w:date="2026-01-01T00:00:00Z">
        <w:r>
          <w:t xml:space="preserve"> </w:t>
        </w:r>
      </w:ins>
      <m:oMath>
        <m:r>
          <m:t>A</m:t>
        </m:r>
      </m:oMath>
      <w:ins w:id="572" w:author="PR Preview" w:date="2026-01-01T00:00:00Z">
        <w:r>
          <w:t xml:space="preserve">, the rows and the columns list</w:t>
        </w:r>
      </w:ins>
      <w:ins w:id="573" w:author="PR Preview" w:date="2026-01-01T00:00:00Z">
        <w:r>
          <w:t xml:space="preserve"> </w:t>
        </w:r>
      </w:ins>
      <m:oMath>
        <m:r>
          <m:t>A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in the same order.</w:t>
        </w:r>
      </w:ins>
    </w:p>
    <w:bookmarkEnd w:id="42"/>
    <w:bookmarkStart w:id="43" w:name="exm-relation-matrix"/>
    <w:p>
      <w:pPr>
        <w:pStyle w:val="BodyText"/>
      </w:pPr>
      <w:ins w:id="576" w:author="PR Preview" w:date="2026-01-01T00:00:00Z">
        <w:r>
          <w:rPr>
            <w:b/>
            <w:bCs/>
          </w:rPr>
          <w:t xml:space="preserve">Example 7 (Matrices of two relations)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List the words of</w:t>
        </w:r>
      </w:ins>
      <w:ins w:id="579" w:author="PR Preview" w:date="2026-01-01T00:00:00Z">
        <w:r>
          <w:t xml:space="preserve"> </w:t>
        </w:r>
      </w:ins>
      <m:oMath>
        <m:r>
          <m:t>W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in the order cat, dog, owl,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and the letters of</w:t>
        </w:r>
      </w:ins>
      <w:ins w:id="584" w:author="PR Preview" w:date="2026-01-01T00:00:00Z">
        <w:r>
          <w:t xml:space="preserve"> </w:t>
        </w:r>
      </w:ins>
      <m:oMath>
        <m:r>
          <m:t>L</m:t>
        </m:r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in the order c, d, o, t.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The relation</w:t>
        </w:r>
      </w:ins>
      <w:ins w:id="589" w:author="PR Preview" w:date="2026-01-01T00:00:00Z">
        <w:r>
          <w:t xml:space="preserve"> </w:t>
        </w:r>
      </w:ins>
      <m:oMath>
        <m:r>
          <m:t>H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of</w:t>
        </w:r>
      </w:ins>
      <w:ins w:id="592" w:author="PR Preview" w:date="2026-01-01T00:00:00Z">
        <w:r>
          <w:t xml:space="preserve"> </w:t>
        </w:r>
      </w:ins>
      <w:hyperlink w:anchor="exm-word-letters">
        <w:ins w:id="593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has the matrix (</w:t>
        </w:r>
      </w:ins>
      <w:hyperlink w:anchor="def-relation-matrix">
        <w:ins w:id="59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597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98" w:author="PR Preview" w:date="2026-01-01T00:00:00Z">
        <w:r>
          <w:t xml:space="preserve">Row 1, for cat, has a 1 in the columns for c and t,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the two arrows that leave cat in</w:t>
        </w:r>
      </w:ins>
      <w:ins w:id="601" w:author="PR Preview" w:date="2026-01-01T00:00:00Z">
        <w:r>
          <w:t xml:space="preserve"> </w:t>
        </w:r>
      </w:ins>
      <w:hyperlink w:anchor="fig-word-letters">
        <w:ins w:id="602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603" w:author="PR Preview" w:date="2026-01-01T00:00:00Z">
        <w:r>
          <w:t xml:space="preserve">.</w:t>
        </w:r>
      </w:ins>
    </w:p>
    <w:p>
      <w:pPr>
        <w:pStyle w:val="BodyText"/>
      </w:pPr>
      <w:ins w:id="604" w:author="PR Preview" w:date="2026-01-01T00:00:00Z">
        <w:r>
          <w:t xml:space="preserve">List</w:t>
        </w:r>
      </w:ins>
      <w:ins w:id="605" w:author="PR Preview" w:date="2026-01-01T00:00:00Z">
        <w:r>
          <w:t xml:space="preserve"> </w:t>
        </w:r>
      </w:ins>
      <m:oMath>
        <m:r>
          <m:t>G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in the order rock, paper, scissors.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The relation</w:t>
        </w:r>
      </w:ins>
      <w:ins w:id="610" w:author="PR Preview" w:date="2026-01-01T00:00:00Z">
        <w:r>
          <w:t xml:space="preserve"> </w:t>
        </w:r>
      </w:ins>
      <m:oMath>
        <m:r>
          <m:t>B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of</w:t>
        </w:r>
      </w:ins>
      <w:ins w:id="613" w:author="PR Preview" w:date="2026-01-01T00:00:00Z">
        <w:r>
          <w:t xml:space="preserve"> </w:t>
        </w:r>
      </w:ins>
      <w:hyperlink w:anchor="exm-beats">
        <w:ins w:id="614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has the matrix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17" w:author="PR Preview" w:date="2026-01-01T00:00:00Z">
        <w:r>
          <w:t xml:space="preserve">Its entries on the diagonal,</w:t>
        </w:r>
      </w:ins>
      <w:ins w:id="618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11</m:t>
            </m:r>
          </m:sub>
        </m:sSub>
      </m:oMath>
      <w:ins w:id="619" w:author="PR Preview" w:date="2026-01-01T00:00:00Z">
        <w:r>
          <w:t xml:space="preserve">,</w:t>
        </w:r>
      </w:ins>
      <w:ins w:id="620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22</m:t>
            </m:r>
          </m:sub>
        </m:sSub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and</w:t>
        </w:r>
      </w:ins>
      <w:ins w:id="623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33</m:t>
            </m:r>
          </m:sub>
        </m:sSub>
      </m:oMath>
      <w:ins w:id="624" w:author="PR Preview" w:date="2026-01-01T00:00:00Z">
        <w:r>
          <w:t xml:space="preserve">, are 0, since nothing beats itself.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Listing the elements in another order would move the rows and columns around,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but the new matrix would hold the same pairs.</w:t>
        </w:r>
      </w:ins>
    </w:p>
    <w:bookmarkEnd w:id="43"/>
    <w:bookmarkEnd w:id="44"/>
    <w:bookmarkStart w:id="70" w:name="sec-relation-properties"/>
    <w:p>
      <w:pPr>
        <w:pStyle w:val="Heading1"/>
      </w:pPr>
      <w:ins w:id="629" w:author="PR Preview" w:date="2026-01-01T00:00:00Z">
        <w:r>
          <w:t xml:space="preserve">3. Properties of relations</w:t>
        </w:r>
      </w:ins>
    </w:p>
    <w:bookmarkStart w:id="45" w:name="exr-beats-transitive"/>
    <w:p>
      <w:pPr>
        <w:pStyle w:val="FirstParagraph"/>
      </w:pPr>
      <w:ins w:id="630" w:author="PR Preview" w:date="2026-01-01T00:00:00Z">
        <w:r>
          <w:rPr>
            <w:b/>
            <w:bCs/>
          </w:rPr>
          <w:t xml:space="preserve">Exercise 3 (Does rock beat paper?)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In the relation</w:t>
        </w:r>
      </w:ins>
      <w:ins w:id="633" w:author="PR Preview" w:date="2026-01-01T00:00:00Z">
        <w:r>
          <w:t xml:space="preserve"> </w:t>
        </w:r>
      </w:ins>
      <m:oMath>
        <m:r>
          <m:t>B</m:t>
        </m:r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of</w:t>
        </w:r>
      </w:ins>
      <w:ins w:id="636" w:author="PR Preview" w:date="2026-01-01T00:00:00Z">
        <w:r>
          <w:t xml:space="preserve"> </w:t>
        </w:r>
      </w:ins>
      <w:hyperlink w:anchor="exm-beats">
        <w:ins w:id="637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638" w:author="PR Preview" w:date="2026-01-01T00:00:00Z">
        <w:r>
          <w:t xml:space="preserve">,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rock beats scissors and scissors beats paper.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Does rock beat paper?</w:t>
        </w:r>
      </w:ins>
    </w:p>
    <w:bookmarkEnd w:id="45"/>
    <w:bookmarkStart w:id="46" w:name="sol-beats-transitive"/>
    <w:p>
      <w:pPr>
        <w:pStyle w:val="BodyText"/>
      </w:pPr>
      <w:ins w:id="643" w:author="PR Preview" w:date="2026-01-01T00:00:00Z">
        <w:r>
          <w:rPr>
            <w:i/>
            <w:iCs/>
          </w:rPr>
          <w:t xml:space="preserve">Solution 3</w:t>
        </w:r>
      </w:ins>
      <w:ins w:id="644" w:author="PR Preview" w:date="2026-01-01T00:00:00Z">
        <w:r>
          <w:t xml:space="preserve">. </w:t>
        </w:r>
      </w:ins>
      <w:ins w:id="645" w:author="PR Preview" w:date="2026-01-01T00:00:00Z">
        <w:r>
          <w:t xml:space="preserve">No.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The pair</w:t>
        </w:r>
      </w:ins>
      <w:ins w:id="6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is not in</w:t>
        </w:r>
      </w:ins>
      <w:ins w:id="651" w:author="PR Preview" w:date="2026-01-01T00:00:00Z">
        <w:r>
          <w:t xml:space="preserve"> </w:t>
        </w:r>
      </w:ins>
      <m:oMath>
        <m:r>
          <m:t>B</m:t>
        </m:r>
      </m:oMath>
      <w:ins w:id="652" w:author="PR Preview" w:date="2026-01-01T00:00:00Z">
        <w:r>
          <w:t xml:space="preserve">;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paper beats rock, not the other way around.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So for</w:t>
        </w:r>
      </w:ins>
      <w:ins w:id="657" w:author="PR Preview" w:date="2026-01-01T00:00:00Z">
        <w:r>
          <w:t xml:space="preserve"> </w:t>
        </w:r>
      </w:ins>
      <m:oMath>
        <m:r>
          <m:t>B</m:t>
        </m:r>
      </m:oMath>
      <w:ins w:id="658" w:author="PR Preview" w:date="2026-01-01T00:00:00Z">
        <w:r>
          <w:t xml:space="preserve">,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“</w:t>
        </w:r>
      </w:ins>
      <m:oMath>
        <m:r>
          <m:t>a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beats</w:t>
        </w:r>
      </w:ins>
      <w:ins w:id="663" w:author="PR Preview" w:date="2026-01-01T00:00:00Z">
        <w:r>
          <w:t xml:space="preserve"> </w:t>
        </w:r>
      </w:ins>
      <m:oMath>
        <m:r>
          <m:t>b</m:t>
        </m:r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and</w:t>
        </w:r>
      </w:ins>
      <w:ins w:id="666" w:author="PR Preview" w:date="2026-01-01T00:00:00Z">
        <w:r>
          <w:t xml:space="preserve"> </w:t>
        </w:r>
      </w:ins>
      <m:oMath>
        <m:r>
          <m:t>b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beats</w:t>
        </w:r>
      </w:ins>
      <w:ins w:id="669" w:author="PR Preview" w:date="2026-01-01T00:00:00Z">
        <w:r>
          <w:t xml:space="preserve"> </w:t>
        </w:r>
      </w:ins>
      <m:oMath>
        <m:r>
          <m:t>c</m:t>
        </m:r>
      </m:oMath>
      <w:ins w:id="670" w:author="PR Preview" w:date="2026-01-01T00:00:00Z">
        <w:r>
          <w:t xml:space="preserve">”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does not guarantee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“</w:t>
        </w:r>
      </w:ins>
      <m:oMath>
        <m:r>
          <m:t>a</m:t>
        </m:r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beats</w:t>
        </w:r>
      </w:ins>
      <w:ins w:id="677" w:author="PR Preview" w:date="2026-01-01T00:00:00Z">
        <w:r>
          <w:t xml:space="preserve"> </w:t>
        </w:r>
      </w:ins>
      <m:oMath>
        <m:r>
          <m:t>c</m:t>
        </m:r>
      </m:oMath>
      <w:ins w:id="678" w:author="PR Preview" w:date="2026-01-01T00:00:00Z">
        <w:r>
          <w:t xml:space="preserve">”</w:t>
        </w:r>
      </w:ins>
      <w:ins w:id="679" w:author="PR Preview" w:date="2026-01-01T00:00:00Z">
        <w:r>
          <w:t xml:space="preserve">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The properties in this section are rules of this kind,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which a relation may or may not follow.</w:t>
        </w:r>
      </w:ins>
    </w:p>
    <w:bookmarkEnd w:id="46"/>
    <w:bookmarkStart w:id="51" w:name="exm-shares-letter"/>
    <w:p>
      <w:pPr>
        <w:pStyle w:val="BodyText"/>
      </w:pPr>
      <w:ins w:id="684" w:author="PR Preview" w:date="2026-01-01T00:00:00Z">
        <w:r>
          <w:rPr>
            <w:b/>
            <w:bCs/>
          </w:rPr>
          <w:t xml:space="preserve">Example 8 (Words that share a letter)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Let</w:t>
        </w:r>
      </w:ins>
      <w:ins w:id="687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ins w:id="688" w:author="PR Preview" w:date="2026-01-01T00:00:00Z">
        <w:r>
          <w:t xml:space="preserve">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and on</w:t>
        </w:r>
      </w:ins>
      <w:ins w:id="691" w:author="PR Preview" w:date="2026-01-01T00:00:00Z">
        <w:r>
          <w:t xml:space="preserve"> </w:t>
        </w:r>
      </w:ins>
      <m:oMath>
        <m:r>
          <m:t>V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let</w:t>
        </w:r>
      </w:ins>
      <w:ins w:id="694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when the words</w:t>
        </w:r>
      </w:ins>
      <w:ins w:id="697" w:author="PR Preview" w:date="2026-01-01T00:00:00Z">
        <w:r>
          <w:t xml:space="preserve"> </w:t>
        </w:r>
      </w:ins>
      <m:oMath>
        <m:r>
          <m:t>a</m:t>
        </m:r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and</w:t>
        </w:r>
      </w:ins>
      <w:ins w:id="700" w:author="PR Preview" w:date="2026-01-01T00:00:00Z">
        <w:r>
          <w:t xml:space="preserve"> </w:t>
        </w:r>
      </w:ins>
      <m:oMath>
        <m:r>
          <m:t>b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have at least one letter in common (</w:t>
        </w:r>
      </w:ins>
      <w:hyperlink w:anchor="rem-relation-on-set">
        <w:ins w:id="703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704" w:author="PR Preview" w:date="2026-01-01T00:00:00Z">
        <w:r>
          <w:t xml:space="preserve">).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For example,</w:t>
        </w:r>
      </w:ins>
      <w:ins w:id="707" w:author="PR Preview" w:date="2026-01-01T00:00:00Z">
        <w:r>
          <w:t xml:space="preserve"> </w:t>
        </w:r>
      </w:ins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ins w:id="708" w:author="PR Preview" w:date="2026-01-01T00:00:00Z">
        <w:r>
          <w:t xml:space="preserve">, since both have a c,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and</w:t>
        </w:r>
      </w:ins>
      <w:ins w:id="711" w:author="PR Preview" w:date="2026-01-01T00:00:00Z">
        <w:r>
          <w:t xml:space="preserve"> </w:t>
        </w:r>
      </w:ins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ins w:id="712" w:author="PR Preview" w:date="2026-01-01T00:00:00Z">
        <w:r>
          <w:t xml:space="preserve">, since both have an o,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but</w:t>
        </w:r>
      </w:ins>
      <w:ins w:id="7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ins w:id="716" w:author="PR Preview" w:date="2026-01-01T00:00:00Z">
        <w:r>
          <w:t xml:space="preserve">.</w:t>
        </w:r>
      </w:ins>
      <w:ins w:id="717" w:author="PR Preview" w:date="2026-01-01T00:00:00Z">
        <w:r>
          <w:t xml:space="preserve"> </w:t>
        </w:r>
      </w:ins>
      <w:hyperlink w:anchor="fig-shares-letter">
        <w:ins w:id="718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is the directed graph (</w:t>
        </w:r>
      </w:ins>
      <w:hyperlink w:anchor="def-relation-digraph">
        <w:ins w:id="72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722" w:author="PR Preview" w:date="2026-01-01T00:00:00Z">
        <w:r>
          <w:t xml:space="preserve">) of</w:t>
        </w:r>
      </w:ins>
      <w:ins w:id="723" w:author="PR Preview" w:date="2026-01-01T00:00:00Z">
        <w:r>
          <w:t xml:space="preserve"> </w:t>
        </w:r>
      </w:ins>
      <m:oMath>
        <m:r>
          <m:t>T</m:t>
        </m:r>
      </m:oMath>
      <w:ins w:id="724" w:author="PR Preview" w:date="2026-01-01T00:00:00Z">
        <w:r>
          <w:t xml:space="preserve">.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Each word has a letter in common with itself,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so each point has an arrow that comes back to it.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ins w:id="729" w:author="PR Preview" w:date="2026-01-01T00:00:00Z">
        <w:r>
          <w:rPr>
            <w:b/>
            <w:bCs/>
          </w:rPr>
          <w:t xml:space="preserve">Definition 6 (Reflexive relation)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Let</w:t>
        </w:r>
      </w:ins>
      <w:ins w:id="732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be a</w:t>
        </w:r>
      </w:ins>
      <w:ins w:id="735" w:author="PR Preview" w:date="2026-01-01T00:00:00Z">
        <w:r>
          <w:t xml:space="preserve"> </w:t>
        </w:r>
      </w:ins>
      <w:hyperlink r:id="rId52">
        <w:ins w:id="736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on a</w:t>
        </w:r>
      </w:ins>
      <w:ins w:id="739" w:author="PR Preview" w:date="2026-01-01T00:00:00Z">
        <w:r>
          <w:t xml:space="preserve"> </w:t>
        </w:r>
      </w:ins>
      <w:hyperlink r:id="rId53">
        <w:ins w:id="740" w:author="PR Preview" w:date="2026-01-01T00:00:00Z">
          <w:r>
            <w:rPr>
              <w:rStyle w:val="Hyperlink"/>
            </w:rPr>
            <w:t xml:space="preserve">set</w:t>
          </w:r>
        </w:ins>
      </w:hyperlink>
      <w:ins w:id="741" w:author="PR Preview" w:date="2026-01-01T00:00:00Z">
        <w:r>
          <w:t xml:space="preserve"> </w:t>
        </w:r>
      </w:ins>
      <m:oMath>
        <m:r>
          <m:t>S</m:t>
        </m:r>
      </m:oMath>
      <w:ins w:id="742" w:author="PR Preview" w:date="2026-01-01T00:00:00Z">
        <w:r>
          <w:t xml:space="preserve">.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The relation</w:t>
        </w:r>
      </w:ins>
      <w:ins w:id="745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is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rPr>
            <w:b/>
            <w:bCs/>
          </w:rPr>
          <w:t xml:space="preserve">reflexive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(Wikipedia contributors 2026t)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if</w:t>
        </w:r>
      </w:ins>
      <w:ins w:id="75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a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for every</w:t>
        </w:r>
      </w:ins>
      <w:ins w:id="7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758" w:author="PR Preview" w:date="2026-01-01T00:00:00Z">
        <w:r>
          <w:t xml:space="preserve">.</w:t>
        </w:r>
      </w:ins>
    </w:p>
    <w:bookmarkEnd w:id="54"/>
    <w:bookmarkStart w:id="55" w:name="exm-reflexive-or-not"/>
    <w:p>
      <w:pPr>
        <w:pStyle w:val="BodyText"/>
      </w:pPr>
      <w:ins w:id="759" w:author="PR Preview" w:date="2026-01-01T00:00:00Z">
        <w:r>
          <w:rPr>
            <w:b/>
            <w:bCs/>
          </w:rPr>
          <w:t xml:space="preserve">Example 9 (Reflexive or not)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w:ins w:id="762" w:author="PR Preview" w:date="2026-01-01T00:00:00Z">
        <w:r>
          <w:t xml:space="preserve">The relation</w:t>
        </w:r>
      </w:ins>
      <w:ins w:id="763" w:author="PR Preview" w:date="2026-01-01T00:00:00Z">
        <w:r>
          <w:t xml:space="preserve"> </w:t>
        </w:r>
      </w:ins>
      <m:oMath>
        <m:r>
          <m:t>T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of</w:t>
        </w:r>
      </w:ins>
      <w:ins w:id="766" w:author="PR Preview" w:date="2026-01-01T00:00:00Z">
        <w:r>
          <w:t xml:space="preserve"> </w:t>
        </w:r>
      </w:ins>
      <w:hyperlink w:anchor="exm-shares-letter">
        <w:ins w:id="76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is reflexive (</w:t>
        </w:r>
      </w:ins>
      <w:hyperlink w:anchor="def-reflexive">
        <w:ins w:id="77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771" w:author="PR Preview" w:date="2026-01-01T00:00:00Z">
        <w:r>
          <w:t xml:space="preserve">),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since every word of</w:t>
        </w:r>
      </w:ins>
      <w:ins w:id="774" w:author="PR Preview" w:date="2026-01-01T00:00:00Z">
        <w:r>
          <w:t xml:space="preserve"> </w:t>
        </w:r>
      </w:ins>
      <m:oMath>
        <m:r>
          <m:t>V</m:t>
        </m:r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has a letter in common with itself.</w:t>
        </w:r>
      </w:ins>
    </w:p>
    <w:p>
      <w:pPr>
        <w:pStyle w:val="Compact"/>
        <w:numPr>
          <w:ilvl w:val="0"/>
          <w:numId w:val="1003"/>
        </w:numPr>
      </w:pPr>
      <w:ins w:id="777" w:author="PR Preview" w:date="2026-01-01T00:00:00Z">
        <w:r>
          <w:t xml:space="preserve">The relation</w:t>
        </w:r>
      </w:ins>
      <w:ins w:id="778" w:author="PR Preview" w:date="2026-01-01T00:00:00Z">
        <w:r>
          <w:t xml:space="preserve"> </w:t>
        </w:r>
      </w:ins>
      <m:oMath>
        <m:r>
          <m:t>B</m:t>
        </m:r>
      </m:oMath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of</w:t>
        </w:r>
      </w:ins>
      <w:ins w:id="781" w:author="PR Preview" w:date="2026-01-01T00:00:00Z">
        <w:r>
          <w:t xml:space="preserve"> </w:t>
        </w:r>
      </w:ins>
      <w:hyperlink w:anchor="exm-beats">
        <w:ins w:id="782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is not reflexive, since rock does not beat rock.</w:t>
        </w:r>
      </w:ins>
    </w:p>
    <w:p>
      <w:pPr>
        <w:pStyle w:val="Compact"/>
        <w:numPr>
          <w:ilvl w:val="0"/>
          <w:numId w:val="1003"/>
        </w:numPr>
      </w:pPr>
      <w:ins w:id="785" w:author="PR Preview" w:date="2026-01-01T00:00:00Z">
        <w:r>
          <w:t xml:space="preserve">The relation</w:t>
        </w:r>
      </w:ins>
      <w:ins w:id="786" w:author="PR Preview" w:date="2026-01-01T00:00:00Z">
        <w:r>
          <w:t xml:space="preserve"> </w:t>
        </w:r>
      </w:ins>
      <m:oMath>
        <m:r>
          <m:t>P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of</w:t>
        </w:r>
      </w:ins>
      <w:ins w:id="789" w:author="PR Preview" w:date="2026-01-01T00:00:00Z">
        <w:r>
          <w:t xml:space="preserve"> </w:t>
        </w:r>
      </w:ins>
      <w:hyperlink w:anchor="exm-parent">
        <w:ins w:id="79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is not reflexive, since Ada is not her own parent.</w:t>
        </w:r>
      </w:ins>
    </w:p>
    <w:bookmarkEnd w:id="55"/>
    <w:bookmarkStart w:id="58" w:name="def-symmetric-relation"/>
    <w:p>
      <w:pPr>
        <w:pStyle w:val="FirstParagraph"/>
      </w:pPr>
      <w:ins w:id="793" w:author="PR Preview" w:date="2026-01-01T00:00:00Z">
        <w:r>
          <w:rPr>
            <w:b/>
            <w:bCs/>
          </w:rPr>
          <w:t xml:space="preserve">Definition 7 (Symmetric relation)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Let</w:t>
        </w:r>
      </w:ins>
      <w:ins w:id="796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be a</w:t>
        </w:r>
      </w:ins>
      <w:ins w:id="799" w:author="PR Preview" w:date="2026-01-01T00:00:00Z">
        <w:r>
          <w:t xml:space="preserve"> </w:t>
        </w:r>
      </w:ins>
      <w:hyperlink r:id="rId52">
        <w:ins w:id="800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on a</w:t>
        </w:r>
      </w:ins>
      <w:ins w:id="803" w:author="PR Preview" w:date="2026-01-01T00:00:00Z">
        <w:r>
          <w:t xml:space="preserve"> </w:t>
        </w:r>
      </w:ins>
      <w:hyperlink r:id="rId53">
        <w:ins w:id="804" w:author="PR Preview" w:date="2026-01-01T00:00:00Z">
          <w:r>
            <w:rPr>
              <w:rStyle w:val="Hyperlink"/>
            </w:rPr>
            <w:t xml:space="preserve">set</w:t>
          </w:r>
        </w:ins>
      </w:hyperlink>
      <w:ins w:id="805" w:author="PR Preview" w:date="2026-01-01T00:00:00Z">
        <w:r>
          <w:t xml:space="preserve"> </w:t>
        </w:r>
      </w:ins>
      <m:oMath>
        <m:r>
          <m:t>S</m:t>
        </m:r>
      </m:oMath>
      <w:ins w:id="806" w:author="PR Preview" w:date="2026-01-01T00:00:00Z">
        <w:r>
          <w:t xml:space="preserve">.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The relation</w:t>
        </w:r>
      </w:ins>
      <w:ins w:id="809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is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rPr>
            <w:b/>
            <w:bCs/>
          </w:rPr>
          <w:t xml:space="preserve">symmetric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(Wikipedia contributors 2026v)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if,</w:t>
        </w:r>
      </w:ins>
      <w:ins w:id="818" w:author="PR Preview" w:date="2026-01-01T00:00:00Z">
        <w:r>
          <w:t xml:space="preserve"> </w:t>
        </w:r>
      </w:ins>
      <w:hyperlink r:id="rId56">
        <w:ins w:id="819" w:author="PR Preview" w:date="2026-01-01T00:00:00Z">
          <w:r>
            <w:rPr>
              <w:rStyle w:val="Hyperlink"/>
            </w:rPr>
            <w:t xml:space="preserve">for all</w:t>
          </w:r>
        </w:ins>
      </w:hyperlink>
      <w:ins w:id="82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821" w:author="PR Preview" w:date="2026-01-01T00:00:00Z">
        <w:r>
          <w:t xml:space="preserve">,</w:t>
        </w:r>
      </w:ins>
      <w:ins w:id="82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823" w:author="PR Preview" w:date="2026-01-01T00:00:00Z">
        <w:r>
          <w:t xml:space="preserve"> </w:t>
        </w:r>
      </w:ins>
      <w:hyperlink r:id="rId57">
        <w:ins w:id="824" w:author="PR Preview" w:date="2026-01-01T00:00:00Z">
          <w:r>
            <w:rPr>
              <w:rStyle w:val="Hyperlink"/>
            </w:rPr>
            <w:t xml:space="preserve">implies</w:t>
          </w:r>
        </w:ins>
      </w:hyperlink>
      <w:ins w:id="82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∼</m:t>
        </m:r>
        <m:r>
          <m:t>a</m:t>
        </m:r>
      </m:oMath>
      <w:ins w:id="826" w:author="PR Preview" w:date="2026-01-01T00:00:00Z">
        <w:r>
          <w:t xml:space="preserve">.</w:t>
        </w:r>
      </w:ins>
    </w:p>
    <w:bookmarkEnd w:id="58"/>
    <w:bookmarkStart w:id="59" w:name="exm-symmetric-or-not"/>
    <w:p>
      <w:pPr>
        <w:pStyle w:val="BodyText"/>
      </w:pPr>
      <w:ins w:id="827" w:author="PR Preview" w:date="2026-01-01T00:00:00Z">
        <w:r>
          <w:rPr>
            <w:b/>
            <w:bCs/>
          </w:rPr>
          <w:t xml:space="preserve">Example 10 (Symmetric or not)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w:ins w:id="830" w:author="PR Preview" w:date="2026-01-01T00:00:00Z">
        <w:r>
          <w:t xml:space="preserve">The relation</w:t>
        </w:r>
      </w:ins>
      <w:ins w:id="831" w:author="PR Preview" w:date="2026-01-01T00:00:00Z">
        <w:r>
          <w:t xml:space="preserve"> </w:t>
        </w:r>
      </w:ins>
      <m:oMath>
        <m:r>
          <m:t>T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of</w:t>
        </w:r>
      </w:ins>
      <w:ins w:id="834" w:author="PR Preview" w:date="2026-01-01T00:00:00Z">
        <w:r>
          <w:t xml:space="preserve"> </w:t>
        </w:r>
      </w:ins>
      <w:hyperlink w:anchor="exm-shares-letter">
        <w:ins w:id="835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is symmetric (</w:t>
        </w:r>
      </w:ins>
      <w:hyperlink w:anchor="def-symmetric-relation">
        <w:ins w:id="83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839" w:author="PR Preview" w:date="2026-01-01T00:00:00Z">
        <w:r>
          <w:t xml:space="preserve">):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if</w:t>
        </w:r>
      </w:ins>
      <w:ins w:id="842" w:author="PR Preview" w:date="2026-01-01T00:00:00Z">
        <w:r>
          <w:t xml:space="preserve"> </w:t>
        </w:r>
      </w:ins>
      <m:oMath>
        <m:r>
          <m:t>a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has a letter in common with</w:t>
        </w:r>
      </w:ins>
      <w:ins w:id="845" w:author="PR Preview" w:date="2026-01-01T00:00:00Z">
        <w:r>
          <w:t xml:space="preserve"> </w:t>
        </w:r>
      </w:ins>
      <m:oMath>
        <m:r>
          <m:t>b</m:t>
        </m:r>
      </m:oMath>
      <w:ins w:id="846" w:author="PR Preview" w:date="2026-01-01T00:00:00Z">
        <w:r>
          <w:t xml:space="preserve">, then</w:t>
        </w:r>
      </w:ins>
      <w:ins w:id="847" w:author="PR Preview" w:date="2026-01-01T00:00:00Z">
        <w:r>
          <w:t xml:space="preserve"> </w:t>
        </w:r>
      </w:ins>
      <m:oMath>
        <m:r>
          <m:t>b</m:t>
        </m:r>
      </m:oMath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has the same letter in common with</w:t>
        </w:r>
      </w:ins>
      <w:ins w:id="850" w:author="PR Preview" w:date="2026-01-01T00:00:00Z">
        <w:r>
          <w:t xml:space="preserve"> </w:t>
        </w:r>
      </w:ins>
      <m:oMath>
        <m:r>
          <m:t>a</m:t>
        </m:r>
      </m:oMath>
      <w:ins w:id="85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852" w:author="PR Preview" w:date="2026-01-01T00:00:00Z">
        <w:r>
          <w:t xml:space="preserve">The relation</w:t>
        </w:r>
      </w:ins>
      <w:ins w:id="853" w:author="PR Preview" w:date="2026-01-01T00:00:00Z">
        <w:r>
          <w:t xml:space="preserve"> </w:t>
        </w:r>
      </w:ins>
      <m:oMath>
        <m:r>
          <m:t>B</m:t>
        </m:r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of</w:t>
        </w:r>
      </w:ins>
      <w:ins w:id="856" w:author="PR Preview" w:date="2026-01-01T00:00:00Z">
        <w:r>
          <w:t xml:space="preserve"> </w:t>
        </w:r>
      </w:ins>
      <w:hyperlink w:anchor="exm-beats">
        <w:ins w:id="857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 not symmetric: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rock beats scissors, but scissors does not beat rock.</w:t>
        </w:r>
      </w:ins>
    </w:p>
    <w:p>
      <w:pPr>
        <w:pStyle w:val="Compact"/>
        <w:numPr>
          <w:ilvl w:val="0"/>
          <w:numId w:val="1004"/>
        </w:numPr>
      </w:pPr>
      <w:ins w:id="862" w:author="PR Preview" w:date="2026-01-01T00:00:00Z">
        <w:r>
          <w:t xml:space="preserve">The relation</w:t>
        </w:r>
      </w:ins>
      <w:ins w:id="863" w:author="PR Preview" w:date="2026-01-01T00:00:00Z">
        <w:r>
          <w:t xml:space="preserve"> </w:t>
        </w:r>
      </w:ins>
      <m:oMath>
        <m:r>
          <m:t>P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of</w:t>
        </w:r>
      </w:ins>
      <w:ins w:id="866" w:author="PR Preview" w:date="2026-01-01T00:00:00Z">
        <w:r>
          <w:t xml:space="preserve"> </w:t>
        </w:r>
      </w:ins>
      <w:hyperlink w:anchor="exm-parent">
        <w:ins w:id="867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is not symmetric: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Ada is a parent of Ben, but Ben is not a parent of Ada.</w:t>
        </w:r>
      </w:ins>
    </w:p>
    <w:bookmarkEnd w:id="59"/>
    <w:bookmarkStart w:id="60" w:name="def-antisymmetric"/>
    <w:p>
      <w:pPr>
        <w:pStyle w:val="FirstParagraph"/>
      </w:pPr>
      <w:ins w:id="872" w:author="PR Preview" w:date="2026-01-01T00:00:00Z">
        <w:r>
          <w:rPr>
            <w:b/>
            <w:bCs/>
          </w:rPr>
          <w:t xml:space="preserve">Definition 8 (Antisymmetric relation)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Let</w:t>
        </w:r>
      </w:ins>
      <w:ins w:id="875" w:author="PR Preview" w:date="2026-01-01T00:00:00Z">
        <w:r>
          <w:t xml:space="preserve"> </w:t>
        </w:r>
      </w:ins>
      <m:oMath>
        <m:r>
          <m:t>R</m:t>
        </m:r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be a relation on a set</w:t>
        </w:r>
      </w:ins>
      <w:ins w:id="878" w:author="PR Preview" w:date="2026-01-01T00:00:00Z">
        <w:r>
          <w:t xml:space="preserve"> </w:t>
        </w:r>
      </w:ins>
      <m:oMath>
        <m:r>
          <m:t>S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(</w:t>
        </w:r>
      </w:ins>
      <w:hyperlink w:anchor="rem-relation-on-set">
        <w:ins w:id="881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882" w:author="PR Preview" w:date="2026-01-01T00:00:00Z">
        <w:r>
          <w:t xml:space="preserve">).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The relation</w:t>
        </w:r>
      </w:ins>
      <w:ins w:id="885" w:author="PR Preview" w:date="2026-01-01T00:00:00Z">
        <w:r>
          <w:t xml:space="preserve"> </w:t>
        </w:r>
      </w:ins>
      <m:oMath>
        <m:r>
          <m:t>R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is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rPr>
            <w:b/>
            <w:bCs/>
          </w:rPr>
          <w:t xml:space="preserve">antisymmetric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(Wikipedia contributors 2026a)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if, for all</w:t>
        </w:r>
      </w:ins>
      <w:ins w:id="8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895" w:author="PR Preview" w:date="2026-01-01T00:00:00Z">
        <w:r>
          <w:t xml:space="preserve">,</w:t>
        </w:r>
      </w:ins>
      <w:ins w:id="896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and</w:t>
        </w:r>
      </w:ins>
      <w:ins w:id="899" w:author="PR Preview" w:date="2026-01-01T00:00:00Z">
        <w:r>
          <w:t xml:space="preserve"> </w:t>
        </w:r>
      </w:ins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together imply</w:t>
        </w:r>
      </w:ins>
      <w:ins w:id="90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903" w:author="PR Preview" w:date="2026-01-01T00:00:00Z">
        <w:r>
          <w:t xml:space="preserve">.</w:t>
        </w:r>
      </w:ins>
    </w:p>
    <w:bookmarkEnd w:id="60"/>
    <w:bookmarkStart w:id="64" w:name="exm-antisymmetric-or-not"/>
    <w:p>
      <w:pPr>
        <w:pStyle w:val="BodyText"/>
      </w:pPr>
      <w:ins w:id="904" w:author="PR Preview" w:date="2026-01-01T00:00:00Z">
        <w:r>
          <w:rPr>
            <w:b/>
            <w:bCs/>
          </w:rPr>
          <w:t xml:space="preserve">Example 11 (Antisymmetric or not)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By its contrapositive (</w:t>
        </w:r>
      </w:ins>
      <w:hyperlink r:id="rId61">
        <w:ins w:id="907" w:author="PR Preview" w:date="2026-01-01T00:00:00Z">
          <w:r>
            <w:rPr>
              <w:rStyle w:val="Hyperlink"/>
            </w:rPr>
            <w:t xml:space="preserve">Definition: Contrapositive</w:t>
          </w:r>
        </w:ins>
      </w:hyperlink>
      <w:ins w:id="908" w:author="PR Preview" w:date="2026-01-01T00:00:00Z">
        <w:r>
          <w:t xml:space="preserve">),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a relation</w:t>
        </w:r>
      </w:ins>
      <w:ins w:id="911" w:author="PR Preview" w:date="2026-01-01T00:00:00Z">
        <w:r>
          <w:t xml:space="preserve"> </w:t>
        </w:r>
      </w:ins>
      <m:oMath>
        <m:r>
          <m:t>R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is antisymmetric (</w:t>
        </w:r>
      </w:ins>
      <w:hyperlink w:anchor="def-antisymmetric">
        <w:ins w:id="91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915" w:author="PR Preview" w:date="2026-01-01T00:00:00Z">
        <w:r>
          <w:t xml:space="preserve">) exactly when,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for any two different elements</w:t>
        </w:r>
      </w:ins>
      <w:ins w:id="9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919" w:author="PR Preview" w:date="2026-01-01T00:00:00Z">
        <w:r>
          <w:t xml:space="preserve">,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at most one of</w:t>
        </w:r>
      </w:ins>
      <w:ins w:id="922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and</w:t>
        </w:r>
      </w:ins>
      <w:ins w:id="925" w:author="PR Preview" w:date="2026-01-01T00:00:00Z">
        <w:r>
          <w:t xml:space="preserve"> </w:t>
        </w:r>
      </w:ins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holds.</w:t>
        </w:r>
      </w:ins>
    </w:p>
    <w:p>
      <w:pPr>
        <w:pStyle w:val="Compact"/>
        <w:numPr>
          <w:ilvl w:val="0"/>
          <w:numId w:val="1005"/>
        </w:numPr>
      </w:pPr>
      <w:ins w:id="928" w:author="PR Preview" w:date="2026-01-01T00:00:00Z">
        <w:r>
          <w:t xml:space="preserve">The relation</w:t>
        </w:r>
      </w:ins>
      <w:ins w:id="929" w:author="PR Preview" w:date="2026-01-01T00:00:00Z">
        <w:r>
          <w:t xml:space="preserve"> </w:t>
        </w:r>
      </w:ins>
      <m:oMath>
        <m:r>
          <m:t>B</m:t>
        </m:r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of</w:t>
        </w:r>
      </w:ins>
      <w:ins w:id="932" w:author="PR Preview" w:date="2026-01-01T00:00:00Z">
        <w:r>
          <w:t xml:space="preserve"> </w:t>
        </w:r>
      </w:ins>
      <w:hyperlink w:anchor="exm-beats">
        <w:ins w:id="933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is antisymmetric: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no two different elements of</w:t>
        </w:r>
      </w:ins>
      <w:ins w:id="938" w:author="PR Preview" w:date="2026-01-01T00:00:00Z">
        <w:r>
          <w:t xml:space="preserve"> </w:t>
        </w:r>
      </w:ins>
      <m:oMath>
        <m:r>
          <m:t>G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beat each other.</w:t>
        </w:r>
      </w:ins>
    </w:p>
    <w:p>
      <w:pPr>
        <w:pStyle w:val="Compact"/>
        <w:numPr>
          <w:ilvl w:val="0"/>
          <w:numId w:val="1005"/>
        </w:numPr>
      </w:pPr>
      <w:ins w:id="941" w:author="PR Preview" w:date="2026-01-01T00:00:00Z">
        <w:r>
          <w:t xml:space="preserve">The relation</w:t>
        </w:r>
      </w:ins>
      <w:ins w:id="942" w:author="PR Preview" w:date="2026-01-01T00:00:00Z">
        <w:r>
          <w:t xml:space="preserve"> </w:t>
        </w:r>
      </w:ins>
      <m:oMath>
        <m:r>
          <m:t>P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of</w:t>
        </w:r>
      </w:ins>
      <w:ins w:id="945" w:author="PR Preview" w:date="2026-01-01T00:00:00Z">
        <w:r>
          <w:t xml:space="preserve"> </w:t>
        </w:r>
      </w:ins>
      <w:hyperlink w:anchor="exm-parent">
        <w:ins w:id="946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is antisymmetric: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no two people of</w:t>
        </w:r>
      </w:ins>
      <w:ins w:id="951" w:author="PR Preview" w:date="2026-01-01T00:00:00Z">
        <w:r>
          <w:t xml:space="preserve"> </w:t>
        </w:r>
      </w:ins>
      <m:oMath>
        <m:r>
          <m:t>F</m:t>
        </m:r>
      </m:oMath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are each other’s parent.</w:t>
        </w:r>
      </w:ins>
    </w:p>
    <w:p>
      <w:pPr>
        <w:pStyle w:val="Compact"/>
        <w:numPr>
          <w:ilvl w:val="0"/>
          <w:numId w:val="1005"/>
        </w:numPr>
      </w:pPr>
      <w:ins w:id="954" w:author="PR Preview" w:date="2026-01-01T00:00:00Z">
        <w:r>
          <w:t xml:space="preserve">The relation</w:t>
        </w:r>
      </w:ins>
      <w:ins w:id="955" w:author="PR Preview" w:date="2026-01-01T00:00:00Z">
        <w:r>
          <w:t xml:space="preserve"> </w:t>
        </w:r>
      </w:ins>
      <m:oMath>
        <m:r>
          <m:t>T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of</w:t>
        </w:r>
      </w:ins>
      <w:ins w:id="958" w:author="PR Preview" w:date="2026-01-01T00:00:00Z">
        <w:r>
          <w:t xml:space="preserve"> </w:t>
        </w:r>
      </w:ins>
      <w:hyperlink w:anchor="exm-shares-letter">
        <w:ins w:id="95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is not antisymmetric:</w:t>
        </w:r>
      </w:ins>
      <w:ins w:id="962" w:author="PR Preview" w:date="2026-01-01T00:00:00Z">
        <w:r>
          <w:t xml:space="preserve"> </w:t>
        </w:r>
      </w:ins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and</w:t>
        </w:r>
      </w:ins>
      <w:ins w:id="965" w:author="PR Preview" w:date="2026-01-01T00:00:00Z">
        <w:r>
          <w:t xml:space="preserve"> </w:t>
        </w:r>
      </w:ins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ins w:id="966" w:author="PR Preview" w:date="2026-01-01T00:00:00Z">
        <w:r>
          <w:t xml:space="preserve">, but cat and cow are different words.</w:t>
        </w:r>
      </w:ins>
    </w:p>
    <w:p>
      <w:pPr>
        <w:pStyle w:val="Compact"/>
        <w:numPr>
          <w:ilvl w:val="0"/>
          <w:numId w:val="1005"/>
        </w:numPr>
      </w:pPr>
      <w:ins w:id="967" w:author="PR Preview" w:date="2026-01-01T00:00:00Z">
        <w:r>
          <w:t xml:space="preserve">For a set</w:t>
        </w:r>
      </w:ins>
      <w:ins w:id="968" w:author="PR Preview" w:date="2026-01-01T00:00:00Z">
        <w:r>
          <w:t xml:space="preserve"> </w:t>
        </w:r>
      </w:ins>
      <m:oMath>
        <m:r>
          <m:t>U</m:t>
        </m:r>
      </m:oMath>
      <w:ins w:id="969" w:author="PR Preview" w:date="2026-01-01T00:00:00Z">
        <w:r>
          <w:t xml:space="preserve">, the relation</w:t>
        </w:r>
      </w:ins>
      <w:ins w:id="970" w:author="PR Preview" w:date="2026-01-01T00:00:00Z">
        <w:r>
          <w:t xml:space="preserve"> </w:t>
        </w:r>
      </w:ins>
      <m:oMath>
        <m:r>
          <m:rPr>
            <m:sty m:val="p"/>
          </m:rPr>
          <m:t>⊆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(</w:t>
        </w:r>
      </w:ins>
      <w:hyperlink r:id="rId16">
        <w:ins w:id="973" w:author="PR Preview" w:date="2026-01-01T00:00:00Z">
          <w:r>
            <w:rPr>
              <w:rStyle w:val="Hyperlink"/>
            </w:rPr>
            <w:t xml:space="preserve">Definition: Subset</w:t>
          </w:r>
        </w:ins>
      </w:hyperlink>
      <w:ins w:id="974" w:author="PR Preview" w:date="2026-01-01T00:00:00Z">
        <w:r>
          <w:t xml:space="preserve">) on the power set</w:t>
        </w:r>
      </w:ins>
      <w:ins w:id="9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(</w:t>
        </w:r>
      </w:ins>
      <w:hyperlink r:id="rId62">
        <w:ins w:id="978" w:author="PR Preview" w:date="2026-01-01T00:00:00Z">
          <w:r>
            <w:rPr>
              <w:rStyle w:val="Hyperlink"/>
            </w:rPr>
            <w:t xml:space="preserve">Definition: Power set</w:t>
          </w:r>
        </w:ins>
      </w:hyperlink>
      <w:ins w:id="979" w:author="PR Preview" w:date="2026-01-01T00:00:00Z">
        <w:r>
          <w:t xml:space="preserve">) is antisymmetric: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if</w:t>
        </w:r>
      </w:ins>
      <w:ins w:id="98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⊆</m:t>
        </m:r>
        <m:r>
          <m:t>Y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and</w:t>
        </w:r>
      </w:ins>
      <w:ins w:id="98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⊆</m:t>
        </m:r>
        <m:r>
          <m:t>X</m:t>
        </m:r>
      </m:oMath>
      <w:ins w:id="986" w:author="PR Preview" w:date="2026-01-01T00:00:00Z">
        <w:r>
          <w:t xml:space="preserve">, then</w:t>
        </w:r>
      </w:ins>
      <w:ins w:id="98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988" w:author="PR Preview" w:date="2026-01-01T00:00:00Z">
        <w:r>
          <w:t xml:space="preserve">, by</w:t>
        </w:r>
      </w:ins>
      <w:ins w:id="989" w:author="PR Preview" w:date="2026-01-01T00:00:00Z">
        <w:r>
          <w:t xml:space="preserve"> </w:t>
        </w:r>
      </w:ins>
      <w:hyperlink r:id="rId63">
        <w:ins w:id="990" w:author="PR Preview" w:date="2026-01-01T00:00:00Z">
          <w:r>
            <w:rPr>
              <w:rStyle w:val="Hyperlink"/>
            </w:rPr>
            <w:t xml:space="preserve">Theorem: Equal sets are subsets of each other</w:t>
          </w:r>
        </w:ins>
      </w:hyperlink>
      <w:ins w:id="991" w:author="PR Preview" w:date="2026-01-01T00:00:00Z">
        <w:r>
          <w:t xml:space="preserve">.</w:t>
        </w:r>
      </w:ins>
    </w:p>
    <w:bookmarkEnd w:id="64"/>
    <w:bookmarkStart w:id="65" w:name="def-transitive"/>
    <w:p>
      <w:pPr>
        <w:pStyle w:val="FirstParagraph"/>
      </w:pPr>
      <w:ins w:id="992" w:author="PR Preview" w:date="2026-01-01T00:00:00Z">
        <w:r>
          <w:rPr>
            <w:b/>
            <w:bCs/>
          </w:rPr>
          <w:t xml:space="preserve">Definition 9 (Transitive relation)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Let</w:t>
        </w:r>
      </w:ins>
      <w:ins w:id="995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be a</w:t>
        </w:r>
      </w:ins>
      <w:ins w:id="998" w:author="PR Preview" w:date="2026-01-01T00:00:00Z">
        <w:r>
          <w:t xml:space="preserve"> </w:t>
        </w:r>
      </w:ins>
      <w:hyperlink r:id="rId52">
        <w:ins w:id="999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on a set</w:t>
        </w:r>
      </w:ins>
      <w:ins w:id="1002" w:author="PR Preview" w:date="2026-01-01T00:00:00Z">
        <w:r>
          <w:t xml:space="preserve"> </w:t>
        </w:r>
      </w:ins>
      <m:oMath>
        <m:r>
          <m:t>S</m:t>
        </m:r>
      </m:oMath>
      <w:ins w:id="1003" w:author="PR Preview" w:date="2026-01-01T00:00:00Z">
        <w:r>
          <w:t xml:space="preserve">.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The relation</w:t>
        </w:r>
      </w:ins>
      <w:ins w:id="1006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is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rPr>
            <w:b/>
            <w:bCs/>
          </w:rPr>
          <w:t xml:space="preserve">transitive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(Wikipedia contributors 2026w)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if,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for all</w:t>
        </w:r>
      </w:ins>
      <w:ins w:id="10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1018" w:author="PR Preview" w:date="2026-01-01T00:00:00Z">
        <w:r>
          <w:t xml:space="preserve">,</w:t>
        </w:r>
      </w:ins>
      <w:ins w:id="10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and</w:t>
        </w:r>
      </w:ins>
      <w:ins w:id="102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∼</m:t>
        </m:r>
        <m:r>
          <m:t>c</m:t>
        </m:r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together imply</w:t>
        </w:r>
      </w:ins>
      <w:ins w:id="10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c</m:t>
        </m:r>
      </m:oMath>
      <w:ins w:id="1026" w:author="PR Preview" w:date="2026-01-01T00:00:00Z">
        <w:r>
          <w:t xml:space="preserve">.</w:t>
        </w:r>
      </w:ins>
    </w:p>
    <w:bookmarkEnd w:id="65"/>
    <w:bookmarkStart w:id="67" w:name="exm-transitive-or-not"/>
    <w:p>
      <w:pPr>
        <w:pStyle w:val="BodyText"/>
      </w:pPr>
      <w:ins w:id="1027" w:author="PR Preview" w:date="2026-01-01T00:00:00Z">
        <w:r>
          <w:rPr>
            <w:b/>
            <w:bCs/>
          </w:rPr>
          <w:t xml:space="preserve">Example 12 (Transitive or not)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w:ins w:id="1030" w:author="PR Preview" w:date="2026-01-01T00:00:00Z">
        <w:r>
          <w:t xml:space="preserve">The relation</w:t>
        </w:r>
      </w:ins>
      <w:ins w:id="1031" w:author="PR Preview" w:date="2026-01-01T00:00:00Z">
        <w:r>
          <w:t xml:space="preserve"> </w:t>
        </w:r>
      </w:ins>
      <m:oMath>
        <m:r>
          <m:t>B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of</w:t>
        </w:r>
      </w:ins>
      <w:ins w:id="1034" w:author="PR Preview" w:date="2026-01-01T00:00:00Z">
        <w:r>
          <w:t xml:space="preserve"> </w:t>
        </w:r>
      </w:ins>
      <w:hyperlink w:anchor="exm-beats">
        <w:ins w:id="1035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is not transitive (</w:t>
        </w:r>
      </w:ins>
      <w:hyperlink w:anchor="def-transitive">
        <w:ins w:id="103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039" w:author="PR Preview" w:date="2026-01-01T00:00:00Z">
        <w:r>
          <w:t xml:space="preserve">), as</w:t>
        </w:r>
      </w:ins>
      <w:ins w:id="1040" w:author="PR Preview" w:date="2026-01-01T00:00:00Z">
        <w:r>
          <w:t xml:space="preserve"> </w:t>
        </w:r>
      </w:ins>
      <w:hyperlink w:anchor="sol-beats-transitive">
        <w:ins w:id="1041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found.</w:t>
        </w:r>
      </w:ins>
    </w:p>
    <w:p>
      <w:pPr>
        <w:pStyle w:val="Compact"/>
        <w:numPr>
          <w:ilvl w:val="0"/>
          <w:numId w:val="1006"/>
        </w:numPr>
      </w:pPr>
      <w:ins w:id="1044" w:author="PR Preview" w:date="2026-01-01T00:00:00Z">
        <w:r>
          <w:t xml:space="preserve">The relation</w:t>
        </w:r>
      </w:ins>
      <w:ins w:id="1045" w:author="PR Preview" w:date="2026-01-01T00:00:00Z">
        <w:r>
          <w:t xml:space="preserve"> </w:t>
        </w:r>
      </w:ins>
      <m:oMath>
        <m:r>
          <m:t>T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of</w:t>
        </w:r>
      </w:ins>
      <w:ins w:id="1048" w:author="PR Preview" w:date="2026-01-01T00:00:00Z">
        <w:r>
          <w:t xml:space="preserve"> </w:t>
        </w:r>
      </w:ins>
      <w:hyperlink w:anchor="exm-shares-letter">
        <w:ins w:id="104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is not transitive:</w:t>
        </w:r>
      </w:ins>
      <w:ins w:id="1052" w:author="PR Preview" w:date="2026-01-01T00:00:00Z">
        <w:r>
          <w:t xml:space="preserve"> </w:t>
        </w:r>
      </w:ins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and</w:t>
        </w:r>
      </w:ins>
      <w:ins w:id="1055" w:author="PR Preview" w:date="2026-01-01T00:00:00Z">
        <w:r>
          <w:t xml:space="preserve"> </w:t>
        </w:r>
      </w:ins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ins w:id="1056" w:author="PR Preview" w:date="2026-01-01T00:00:00Z">
        <w:r>
          <w:t xml:space="preserve">,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but</w:t>
        </w:r>
      </w:ins>
      <w:ins w:id="10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ins w:id="106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1061" w:author="PR Preview" w:date="2026-01-01T00:00:00Z">
        <w:r>
          <w:t xml:space="preserve">The relation</w:t>
        </w:r>
      </w:ins>
      <w:ins w:id="1062" w:author="PR Preview" w:date="2026-01-01T00:00:00Z">
        <w:r>
          <w:t xml:space="preserve"> </w:t>
        </w:r>
      </w:ins>
      <m:oMath>
        <m:r>
          <m:t>P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of</w:t>
        </w:r>
      </w:ins>
      <w:ins w:id="1065" w:author="PR Preview" w:date="2026-01-01T00:00:00Z">
        <w:r>
          <w:t xml:space="preserve"> </w:t>
        </w:r>
      </w:ins>
      <w:hyperlink w:anchor="exm-parent">
        <w:ins w:id="1066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is not transitive: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Ada is a parent of Ben and Ben is a parent of Dev,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but Ada is not a parent of Dev.</w:t>
        </w:r>
      </w:ins>
    </w:p>
    <w:p>
      <w:pPr>
        <w:pStyle w:val="Compact"/>
        <w:numPr>
          <w:ilvl w:val="0"/>
          <w:numId w:val="1006"/>
        </w:numPr>
      </w:pPr>
      <w:ins w:id="1073" w:author="PR Preview" w:date="2026-01-01T00:00:00Z">
        <w:r>
          <w:t xml:space="preserve">For a set</w:t>
        </w:r>
      </w:ins>
      <w:ins w:id="1074" w:author="PR Preview" w:date="2026-01-01T00:00:00Z">
        <w:r>
          <w:t xml:space="preserve"> </w:t>
        </w:r>
      </w:ins>
      <m:oMath>
        <m:r>
          <m:t>U</m:t>
        </m:r>
      </m:oMath>
      <w:ins w:id="1075" w:author="PR Preview" w:date="2026-01-01T00:00:00Z">
        <w:r>
          <w:t xml:space="preserve">, the relation</w:t>
        </w:r>
      </w:ins>
      <w:ins w:id="1076" w:author="PR Preview" w:date="2026-01-01T00:00:00Z">
        <w:r>
          <w:t xml:space="preserve"> </w:t>
        </w:r>
      </w:ins>
      <m:oMath>
        <m:r>
          <m:rPr>
            <m:sty m:val="p"/>
          </m:rPr>
          <m:t>⊆</m:t>
        </m:r>
      </m:oMath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on</w:t>
        </w:r>
      </w:ins>
      <w:ins w:id="10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is transitive, by</w:t>
        </w:r>
      </w:ins>
      <w:ins w:id="1082" w:author="PR Preview" w:date="2026-01-01T00:00:00Z">
        <w:r>
          <w:t xml:space="preserve"> </w:t>
        </w:r>
      </w:ins>
      <w:hyperlink r:id="rId66">
        <w:ins w:id="1083" w:author="PR Preview" w:date="2026-01-01T00:00:00Z">
          <w:r>
            <w:rPr>
              <w:rStyle w:val="Hyperlink"/>
            </w:rPr>
            <w:t xml:space="preserve">Theorem: Subsets of subsets</w:t>
          </w:r>
        </w:ins>
      </w:hyperlink>
      <w:ins w:id="1084" w:author="PR Preview" w:date="2026-01-01T00:00:00Z">
        <w:r>
          <w:t xml:space="preserve">.</w:t>
        </w:r>
      </w:ins>
    </w:p>
    <w:bookmarkEnd w:id="67"/>
    <w:bookmarkStart w:id="68" w:name="rem-symmetric-antisymmetric"/>
    <w:p>
      <w:pPr>
        <w:pStyle w:val="FirstParagraph"/>
      </w:pPr>
      <w:ins w:id="1085" w:author="PR Preview" w:date="2026-01-01T00:00:00Z">
        <w:r>
          <w:rPr>
            <w:i/>
            <w:iCs/>
          </w:rPr>
          <w:t xml:space="preserve">Remark 2</w:t>
        </w:r>
      </w:ins>
      <w:ins w:id="1086" w:author="PR Preview" w:date="2026-01-01T00:00:00Z">
        <w:r>
          <w:t xml:space="preserve"> (Antisymmetric is not the opposite of symmetric). </w:t>
        </w:r>
      </w:ins>
      <w:ins w:id="1087" w:author="PR Preview" w:date="2026-01-01T00:00:00Z">
        <w:r>
          <w:t xml:space="preserve">A relation can be symmetric (</w:t>
        </w:r>
      </w:ins>
      <w:hyperlink w:anchor="def-symmetric-relation">
        <w:ins w:id="108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089" w:author="PR Preview" w:date="2026-01-01T00:00:00Z">
        <w:r>
          <w:t xml:space="preserve">) and antisymmetric (</w:t>
        </w:r>
      </w:ins>
      <w:hyperlink w:anchor="def-antisymmetric">
        <w:ins w:id="109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091" w:author="PR Preview" w:date="2026-01-01T00:00:00Z">
        <w:r>
          <w:t xml:space="preserve">),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only one of the two,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or neither:</w:t>
        </w:r>
      </w:ins>
    </w:p>
    <w:p>
      <w:pPr>
        <w:pStyle w:val="Compact"/>
        <w:numPr>
          <w:ilvl w:val="0"/>
          <w:numId w:val="1007"/>
        </w:numPr>
      </w:pPr>
      <w:ins w:id="1096" w:author="PR Preview" w:date="2026-01-01T00:00:00Z">
        <w:r>
          <w:t xml:space="preserve">the relation</w:t>
        </w:r>
      </w:ins>
      <w:ins w:id="109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on</w:t>
        </w:r>
      </w:ins>
      <w:ins w:id="1100" w:author="PR Preview" w:date="2026-01-01T00:00:00Z">
        <w:r>
          <w:t xml:space="preserve"> </w:t>
        </w:r>
      </w:ins>
      <m:oMath>
        <m:r>
          <m:t>V</m:t>
        </m:r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is both,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since it relates no word to a different word, so no pair can break either property;</w:t>
        </w:r>
      </w:ins>
    </w:p>
    <w:p>
      <w:pPr>
        <w:pStyle w:val="Compact"/>
        <w:numPr>
          <w:ilvl w:val="0"/>
          <w:numId w:val="1007"/>
        </w:numPr>
      </w:pPr>
      <w:ins w:id="1105" w:author="PR Preview" w:date="2026-01-01T00:00:00Z">
        <w:r>
          <w:t xml:space="preserve">the relation</w:t>
        </w:r>
      </w:ins>
      <w:ins w:id="1106" w:author="PR Preview" w:date="2026-01-01T00:00:00Z">
        <w:r>
          <w:t xml:space="preserve"> </w:t>
        </w:r>
      </w:ins>
      <m:oMath>
        <m:r>
          <m:t>T</m:t>
        </m:r>
      </m:oMath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of</w:t>
        </w:r>
      </w:ins>
      <w:ins w:id="1109" w:author="PR Preview" w:date="2026-01-01T00:00:00Z">
        <w:r>
          <w:t xml:space="preserve"> </w:t>
        </w:r>
      </w:ins>
      <w:hyperlink w:anchor="exm-shares-letter">
        <w:ins w:id="1110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is symmetric but not antisymmetric;</w:t>
        </w:r>
      </w:ins>
    </w:p>
    <w:p>
      <w:pPr>
        <w:pStyle w:val="Compact"/>
        <w:numPr>
          <w:ilvl w:val="0"/>
          <w:numId w:val="1007"/>
        </w:numPr>
      </w:pPr>
      <w:ins w:id="1113" w:author="PR Preview" w:date="2026-01-01T00:00:00Z">
        <w:r>
          <w:t xml:space="preserve">the relation</w:t>
        </w:r>
      </w:ins>
      <w:ins w:id="1114" w:author="PR Preview" w:date="2026-01-01T00:00:00Z">
        <w:r>
          <w:t xml:space="preserve"> </w:t>
        </w:r>
      </w:ins>
      <m:oMath>
        <m:r>
          <m:t>B</m:t>
        </m:r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of</w:t>
        </w:r>
      </w:ins>
      <w:ins w:id="1117" w:author="PR Preview" w:date="2026-01-01T00:00:00Z">
        <w:r>
          <w:t xml:space="preserve"> </w:t>
        </w:r>
      </w:ins>
      <w:hyperlink w:anchor="exm-beats">
        <w:ins w:id="111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is antisymmetric but not symmetric;</w:t>
        </w:r>
      </w:ins>
    </w:p>
    <w:p>
      <w:pPr>
        <w:pStyle w:val="Compact"/>
        <w:numPr>
          <w:ilvl w:val="0"/>
          <w:numId w:val="1007"/>
        </w:numPr>
      </w:pPr>
      <w:ins w:id="1121" w:author="PR Preview" w:date="2026-01-01T00:00:00Z">
        <w:r>
          <w:t xml:space="preserve">the relation</w:t>
        </w:r>
      </w:ins>
      <w:ins w:id="112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on</w:t>
        </w:r>
      </w:ins>
      <w:ins w:id="1125" w:author="PR Preview" w:date="2026-01-01T00:00:00Z">
        <w:r>
          <w:t xml:space="preserve"> </w:t>
        </w:r>
      </w:ins>
      <m:oMath>
        <m:r>
          <m:t>V</m:t>
        </m:r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is neither: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it relates cat and cow both ways, so it is not antisymmetric,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and it has</w:t>
        </w:r>
      </w:ins>
      <w:ins w:id="11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but not</w:t>
        </w:r>
      </w:ins>
      <w:ins w:id="11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ins w:id="1136" w:author="PR Preview" w:date="2026-01-01T00:00:00Z">
        <w:r>
          <w:t xml:space="preserve">, so it is not symmetric.</w:t>
        </w:r>
      </w:ins>
    </w:p>
    <w:p>
      <w:pPr>
        <w:pStyle w:val="FirstParagraph"/>
      </w:pPr>
      <w:ins w:id="1137" w:author="PR Preview" w:date="2026-01-01T00:00:00Z">
        <w:r>
          <w:t xml:space="preserve">A relation with both properties never relates two different elements: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if</w:t>
        </w:r>
      </w:ins>
      <w:ins w:id="1140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ins w:id="1141" w:author="PR Preview" w:date="2026-01-01T00:00:00Z">
        <w:r>
          <w:t xml:space="preserve">, then</w:t>
        </w:r>
      </w:ins>
      <w:ins w:id="1142" w:author="PR Preview" w:date="2026-01-01T00:00:00Z">
        <w:r>
          <w:t xml:space="preserve"> </w:t>
        </w:r>
      </w:ins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by symmetry, and then</w:t>
        </w:r>
      </w:ins>
      <w:ins w:id="114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by antisymmetry.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So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“not symmetric”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and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“antisymmetric”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say different things.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A relation is not symmetric when one pair</w:t>
        </w:r>
      </w:ins>
      <w:ins w:id="11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in it has its reverse</w:t>
        </w:r>
      </w:ins>
      <w:ins w:id="11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missing,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while it is antisymmetric when no two different elements are related both ways.</w:t>
        </w:r>
      </w:ins>
    </w:p>
    <w:bookmarkEnd w:id="68"/>
    <w:bookmarkStart w:id="69" w:name="rem-properties-pictures"/>
    <w:p>
      <w:pPr>
        <w:pStyle w:val="BodyText"/>
      </w:pPr>
      <w:ins w:id="1168" w:author="PR Preview" w:date="2026-01-01T00:00:00Z">
        <w:r>
          <w:rPr>
            <w:i/>
            <w:iCs/>
          </w:rPr>
          <w:t xml:space="preserve">Remark 3</w:t>
        </w:r>
      </w:ins>
      <w:ins w:id="1169" w:author="PR Preview" w:date="2026-01-01T00:00:00Z">
        <w:r>
          <w:t xml:space="preserve"> (Three properties in a matrix and a directed graph). </w:t>
        </w:r>
      </w:ins>
      <w:ins w:id="1170" w:author="PR Preview" w:date="2026-01-01T00:00:00Z">
        <w:r>
          <w:t xml:space="preserve">Let</w:t>
        </w:r>
      </w:ins>
      <w:ins w:id="1171" w:author="PR Preview" w:date="2026-01-01T00:00:00Z">
        <w:r>
          <w:t xml:space="preserve"> </w:t>
        </w:r>
      </w:ins>
      <m:oMath>
        <m:r>
          <m:t>R</m:t>
        </m:r>
      </m:oMath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be a relation on a finite set,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with matrix</w:t>
        </w:r>
      </w:ins>
      <w:ins w:id="1176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(</w:t>
        </w:r>
      </w:ins>
      <w:hyperlink w:anchor="def-relation-matrix">
        <w:ins w:id="117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180" w:author="PR Preview" w:date="2026-01-01T00:00:00Z">
        <w:r>
          <w:t xml:space="preserve">) and a directed graph (</w:t>
        </w:r>
      </w:ins>
      <w:hyperlink w:anchor="def-relation-digraph">
        <w:ins w:id="118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18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is reflexive (</w:t>
        </w:r>
      </w:ins>
      <w:hyperlink w:anchor="def-reflexive">
        <w:ins w:id="118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86" w:author="PR Preview" w:date="2026-01-01T00:00:00Z">
        <w:r>
          <w:t xml:space="preserve">) exactly when every diagonal entry</w:t>
        </w:r>
      </w:ins>
      <w:ins w:id="1187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is 1,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and exactly when every point of the directed graph has an arrow that comes back to it.</w:t>
        </w:r>
      </w:ins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is symmetric (</w:t>
        </w:r>
      </w:ins>
      <w:hyperlink w:anchor="def-symmetric-relation">
        <w:ins w:id="119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195" w:author="PR Preview" w:date="2026-01-01T00:00:00Z">
        <w:r>
          <w:t xml:space="preserve">) exactly when</w:t>
        </w:r>
      </w:ins>
      <w:ins w:id="1196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for all</w:t>
        </w:r>
      </w:ins>
      <w:ins w:id="1199" w:author="PR Preview" w:date="2026-01-01T00:00:00Z">
        <w:r>
          <w:t xml:space="preserve"> </w:t>
        </w:r>
      </w:ins>
      <m:oMath>
        <m:r>
          <m:t>i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and</w:t>
        </w:r>
      </w:ins>
      <w:ins w:id="1202" w:author="PR Preview" w:date="2026-01-01T00:00:00Z">
        <w:r>
          <w:t xml:space="preserve"> </w:t>
        </w:r>
      </w:ins>
      <m:oMath>
        <m:r>
          <m:t>j</m:t>
        </m:r>
      </m:oMath>
      <w:ins w:id="1203" w:author="PR Preview" w:date="2026-01-01T00:00:00Z">
        <w:r>
          <w:t xml:space="preserve">,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and exactly when every arrow from</w:t>
        </w:r>
      </w:ins>
      <w:ins w:id="1206" w:author="PR Preview" w:date="2026-01-01T00:00:00Z">
        <w:r>
          <w:t xml:space="preserve"> </w:t>
        </w:r>
      </w:ins>
      <m:oMath>
        <m:r>
          <m:t>a</m:t>
        </m:r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to</w:t>
        </w:r>
      </w:ins>
      <w:ins w:id="1209" w:author="PR Preview" w:date="2026-01-01T00:00:00Z">
        <w:r>
          <w:t xml:space="preserve"> </w:t>
        </w:r>
      </w:ins>
      <m:oMath>
        <m:r>
          <m:t>b</m:t>
        </m:r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comes with an arrow from</w:t>
        </w:r>
      </w:ins>
      <w:ins w:id="1212" w:author="PR Preview" w:date="2026-01-01T00:00:00Z">
        <w:r>
          <w:t xml:space="preserve"> </w:t>
        </w:r>
      </w:ins>
      <m:oMath>
        <m:r>
          <m:t>b</m:t>
        </m:r>
      </m:oMath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to</w:t>
        </w:r>
      </w:ins>
      <w:ins w:id="1215" w:author="PR Preview" w:date="2026-01-01T00:00:00Z">
        <w:r>
          <w:t xml:space="preserve"> </w:t>
        </w:r>
      </w:ins>
      <m:oMath>
        <m:r>
          <m:t>a</m:t>
        </m:r>
      </m:oMath>
      <w:ins w:id="121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is antisymmetric (</w:t>
        </w:r>
      </w:ins>
      <w:hyperlink w:anchor="def-antisymmetric">
        <w:ins w:id="121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220" w:author="PR Preview" w:date="2026-01-01T00:00:00Z">
        <w:r>
          <w:t xml:space="preserve">) exactly when</w:t>
        </w:r>
      </w:ins>
      <w:ins w:id="1221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and</w:t>
        </w:r>
      </w:ins>
      <w:ins w:id="1224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are never both 1 for</w:t>
        </w:r>
      </w:ins>
      <w:ins w:id="122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228" w:author="PR Preview" w:date="2026-01-01T00:00:00Z">
        <w:r>
          <w:t xml:space="preserve">,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and exactly when no two different points have arrows both ways between them.</w:t>
        </w:r>
      </w:ins>
    </w:p>
    <w:p>
      <w:pPr>
        <w:pStyle w:val="FirstParagraph"/>
      </w:pPr>
      <w:ins w:id="1231" w:author="PR Preview" w:date="2026-01-01T00:00:00Z">
        <w:r>
          <w:t xml:space="preserve">For example,</w:t>
        </w:r>
      </w:ins>
      <w:ins w:id="1232" w:author="PR Preview" w:date="2026-01-01T00:00:00Z">
        <w:r>
          <w:t xml:space="preserve"> </w:t>
        </w:r>
      </w:ins>
      <w:hyperlink w:anchor="fig-shares-letter">
        <w:ins w:id="1233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has an arrow back to every point, and every arrow there comes with its reverse,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so it shows again that</w:t>
        </w:r>
      </w:ins>
      <w:ins w:id="1238" w:author="PR Preview" w:date="2026-01-01T00:00:00Z">
        <w:r>
          <w:t xml:space="preserve"> </w:t>
        </w:r>
      </w:ins>
      <m:oMath>
        <m:r>
          <m:t>T</m:t>
        </m:r>
      </m:oMath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is reflexive and symmetric.</w:t>
        </w:r>
      </w:ins>
    </w:p>
    <w:bookmarkEnd w:id="69"/>
    <w:bookmarkEnd w:id="70"/>
    <w:bookmarkStart w:id="76" w:name="sec-racket-relations"/>
    <w:p>
      <w:pPr>
        <w:pStyle w:val="Heading1"/>
      </w:pPr>
      <w:ins w:id="1241" w:author="PR Preview" w:date="2026-01-01T00:00:00Z">
        <w:r>
          <w:t xml:space="preserve">4. Relations in Racket</w:t>
        </w:r>
      </w:ins>
    </w:p>
    <w:bookmarkStart w:id="71" w:name="exr-racket-member"/>
    <w:p>
      <w:pPr>
        <w:pStyle w:val="FirstParagraph"/>
      </w:pPr>
      <w:ins w:id="1242" w:author="PR Preview" w:date="2026-01-01T00:00:00Z">
        <w:r>
          <w:rPr>
            <w:b/>
            <w:bCs/>
          </w:rPr>
          <w:t xml:space="preserve">Exercise 4 (Looking up a pair)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In Racket, the relation</w:t>
        </w:r>
      </w:ins>
      <w:ins w:id="1245" w:author="PR Preview" w:date="2026-01-01T00:00:00Z">
        <w:r>
          <w:t xml:space="preserve"> </w:t>
        </w:r>
      </w:ins>
      <m:oMath>
        <m:r>
          <m:t>B</m:t>
        </m:r>
      </m:oMath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of</w:t>
        </w:r>
      </w:ins>
      <w:ins w:id="1248" w:author="PR Preview" w:date="2026-01-01T00:00:00Z">
        <w:r>
          <w:t xml:space="preserve"> </w:t>
        </w:r>
      </w:ins>
      <w:hyperlink w:anchor="exm-beats">
        <w:ins w:id="124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can be stored as a list of two-element lists:</w:t>
        </w:r>
      </w:ins>
    </w:p>
    <w:p>
      <w:pPr>
        <w:pStyle w:val="SourceCode"/>
      </w:pPr>
      <w:ins w:id="1252" w:author="PR Preview" w:date="2026-01-01T00:00:00Z">
        <w:r>
          <w:rPr>
            <w:rStyle w:val="OperatorTok"/>
          </w:rPr>
          <w:t xml:space="preserve">(</w:t>
        </w:r>
      </w:ins>
      <w:ins w:id="1253" w:author="PR Preview" w:date="2026-01-01T00:00:00Z">
        <w:r>
          <w:rPr>
            <w:rStyle w:val="ExtensionTok"/>
          </w:rPr>
          <w:t xml:space="preserve">define</w:t>
        </w:r>
      </w:ins>
      <w:ins w:id="1254" w:author="PR Preview" w:date="2026-01-01T00:00:00Z">
        <w:r>
          <w:rPr>
            <w:rStyle w:val="FunctionTok"/>
          </w:rPr>
          <w:t xml:space="preserve"> beats</w:t>
        </w:r>
      </w:ins>
      <w:ins w:id="1255" w:author="PR Preview" w:date="2026-01-01T00:00:00Z">
        <w:r>
          <w:br/>
        </w:r>
      </w:ins>
      <w:ins w:id="1256" w:author="PR Preview" w:date="2026-01-01T00:00:00Z">
        <w:r>
          <w:rPr>
            <w:rStyle w:val="NormalTok"/>
          </w:rPr>
          <w:t xml:space="preserve">  </w:t>
        </w:r>
      </w:ins>
      <w:ins w:id="1257" w:author="PR Preview" w:date="2026-01-01T00:00:00Z">
        <w:r>
          <w:rPr>
            <w:rStyle w:val="OperatorTok"/>
          </w:rPr>
          <w:t xml:space="preserve">(</w:t>
        </w:r>
      </w:ins>
      <w:ins w:id="1258" w:author="PR Preview" w:date="2026-01-01T00:00:00Z">
        <w:r>
          <w:rPr>
            <w:rStyle w:val="KeywordTok"/>
          </w:rPr>
          <w:t xml:space="preserve">list</w:t>
        </w:r>
      </w:ins>
      <w:ins w:id="1259" w:author="PR Preview" w:date="2026-01-01T00:00:00Z">
        <w:r>
          <w:rPr>
            <w:rStyle w:val="NormalTok"/>
          </w:rPr>
          <w:t xml:space="preserve"> </w:t>
        </w:r>
      </w:ins>
      <w:ins w:id="1260" w:author="PR Preview" w:date="2026-01-01T00:00:00Z">
        <w:r>
          <w:rPr>
            <w:rStyle w:val="OperatorTok"/>
          </w:rPr>
          <w:t xml:space="preserve">(</w:t>
        </w:r>
      </w:ins>
      <w:ins w:id="1261" w:author="PR Preview" w:date="2026-01-01T00:00:00Z">
        <w:r>
          <w:rPr>
            <w:rStyle w:val="KeywordTok"/>
          </w:rPr>
          <w:t xml:space="preserve">list</w:t>
        </w:r>
      </w:ins>
      <w:ins w:id="1262" w:author="PR Preview" w:date="2026-01-01T00:00:00Z">
        <w:r>
          <w:rPr>
            <w:rStyle w:val="NormalTok"/>
          </w:rPr>
          <w:t xml:space="preserve"> 'rock 'scissors</w:t>
        </w:r>
      </w:ins>
      <w:ins w:id="1263" w:author="PR Preview" w:date="2026-01-01T00:00:00Z">
        <w:r>
          <w:rPr>
            <w:rStyle w:val="OperatorTok"/>
          </w:rPr>
          <w:t xml:space="preserve">)</w:t>
        </w:r>
      </w:ins>
      <w:ins w:id="1264" w:author="PR Preview" w:date="2026-01-01T00:00:00Z">
        <w:r>
          <w:br/>
        </w:r>
      </w:ins>
      <w:ins w:id="1265" w:author="PR Preview" w:date="2026-01-01T00:00:00Z">
        <w:r>
          <w:rPr>
            <w:rStyle w:val="NormalTok"/>
          </w:rPr>
          <w:t xml:space="preserve">        </w:t>
        </w:r>
      </w:ins>
      <w:ins w:id="1266" w:author="PR Preview" w:date="2026-01-01T00:00:00Z">
        <w:r>
          <w:rPr>
            <w:rStyle w:val="OperatorTok"/>
          </w:rPr>
          <w:t xml:space="preserve">(</w:t>
        </w:r>
      </w:ins>
      <w:ins w:id="1267" w:author="PR Preview" w:date="2026-01-01T00:00:00Z">
        <w:r>
          <w:rPr>
            <w:rStyle w:val="KeywordTok"/>
          </w:rPr>
          <w:t xml:space="preserve">list</w:t>
        </w:r>
      </w:ins>
      <w:ins w:id="1268" w:author="PR Preview" w:date="2026-01-01T00:00:00Z">
        <w:r>
          <w:rPr>
            <w:rStyle w:val="NormalTok"/>
          </w:rPr>
          <w:t xml:space="preserve"> 'scissors 'paper</w:t>
        </w:r>
      </w:ins>
      <w:ins w:id="1269" w:author="PR Preview" w:date="2026-01-01T00:00:00Z">
        <w:r>
          <w:rPr>
            <w:rStyle w:val="OperatorTok"/>
          </w:rPr>
          <w:t xml:space="preserve">)</w:t>
        </w:r>
      </w:ins>
      <w:ins w:id="1270" w:author="PR Preview" w:date="2026-01-01T00:00:00Z">
        <w:r>
          <w:br/>
        </w:r>
      </w:ins>
      <w:ins w:id="1271" w:author="PR Preview" w:date="2026-01-01T00:00:00Z">
        <w:r>
          <w:rPr>
            <w:rStyle w:val="NormalTok"/>
          </w:rPr>
          <w:t xml:space="preserve">        </w:t>
        </w:r>
      </w:ins>
      <w:ins w:id="1272" w:author="PR Preview" w:date="2026-01-01T00:00:00Z">
        <w:r>
          <w:rPr>
            <w:rStyle w:val="OperatorTok"/>
          </w:rPr>
          <w:t xml:space="preserve">(</w:t>
        </w:r>
      </w:ins>
      <w:ins w:id="1273" w:author="PR Preview" w:date="2026-01-01T00:00:00Z">
        <w:r>
          <w:rPr>
            <w:rStyle w:val="KeywordTok"/>
          </w:rPr>
          <w:t xml:space="preserve">list</w:t>
        </w:r>
      </w:ins>
      <w:ins w:id="1274" w:author="PR Preview" w:date="2026-01-01T00:00:00Z">
        <w:r>
          <w:rPr>
            <w:rStyle w:val="NormalTok"/>
          </w:rPr>
          <w:t xml:space="preserve"> 'paper 'rock</w:t>
        </w:r>
      </w:ins>
      <w:ins w:id="1275" w:author="PR Preview" w:date="2026-01-01T00:00:00Z">
        <w:r>
          <w:rPr>
            <w:rStyle w:val="OperatorTok"/>
          </w:rPr>
          <w:t xml:space="preserve">)))</w:t>
        </w:r>
      </w:ins>
    </w:p>
    <w:p>
      <w:pPr>
        <w:pStyle w:val="FirstParagraph"/>
      </w:pPr>
      <w:ins w:id="1276" w:author="PR Preview" w:date="2026-01-01T00:00:00Z">
        <w:r>
          <w:rPr>
            <w:rStyle w:val="VerbatimChar"/>
          </w:rPr>
          <w:t xml:space="preserve">(member x L)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returns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rPr>
            <w:rStyle w:val="VerbatimChar"/>
          </w:rPr>
          <w:t xml:space="preserve">#f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when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rPr>
            <w:rStyle w:val="VerbatimChar"/>
          </w:rPr>
          <w:t xml:space="preserve">x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is not an element of the list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rPr>
            <w:rStyle w:val="VerbatimChar"/>
          </w:rPr>
          <w:t xml:space="preserve">L</w:t>
        </w:r>
      </w:ins>
      <w:ins w:id="1289" w:author="PR Preview" w:date="2026-01-01T00:00:00Z">
        <w:r>
          <w:t xml:space="preserve">.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Does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rPr>
            <w:rStyle w:val="VerbatimChar"/>
          </w:rPr>
          <w:t xml:space="preserve">(member (list 'rock 'paper) beats)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return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rPr>
            <w:rStyle w:val="VerbatimChar"/>
          </w:rPr>
          <w:t xml:space="preserve">#f</w:t>
        </w:r>
      </w:ins>
      <w:ins w:id="1298" w:author="PR Preview" w:date="2026-01-01T00:00:00Z">
        <w:r>
          <w:t xml:space="preserve">?</w:t>
        </w:r>
      </w:ins>
    </w:p>
    <w:bookmarkEnd w:id="71"/>
    <w:bookmarkStart w:id="72" w:name="sol-racket-member"/>
    <w:p>
      <w:pPr>
        <w:pStyle w:val="BodyText"/>
      </w:pPr>
      <w:ins w:id="1299" w:author="PR Preview" w:date="2026-01-01T00:00:00Z">
        <w:r>
          <w:rPr>
            <w:i/>
            <w:iCs/>
          </w:rPr>
          <w:t xml:space="preserve">Solution 4</w:t>
        </w:r>
      </w:ins>
      <w:ins w:id="1300" w:author="PR Preview" w:date="2026-01-01T00:00:00Z">
        <w:r>
          <w:t xml:space="preserve">. </w:t>
        </w:r>
      </w:ins>
      <w:ins w:id="1301" w:author="PR Preview" w:date="2026-01-01T00:00:00Z">
        <w:r>
          <w:t xml:space="preserve">Yes.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The list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rPr>
            <w:rStyle w:val="VerbatimChar"/>
          </w:rPr>
          <w:t xml:space="preserve">(list 'rock 'paper)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is not an element of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rPr>
            <w:rStyle w:val="VerbatimChar"/>
          </w:rPr>
          <w:t xml:space="preserve">beats</w:t>
        </w:r>
      </w:ins>
      <w:ins w:id="1310" w:author="PR Preview" w:date="2026-01-01T00:00:00Z">
        <w:r>
          <w:t xml:space="preserve">,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since rock does not beat paper (</w:t>
        </w:r>
      </w:ins>
      <w:hyperlink w:anchor="sol-beats-transitive">
        <w:ins w:id="1313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1314" w:author="PR Preview" w:date="2026-01-01T00:00:00Z">
        <w:r>
          <w:t xml:space="preserve">),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so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rPr>
            <w:rStyle w:val="VerbatimChar"/>
          </w:rPr>
          <w:t xml:space="preserve">member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returns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rPr>
            <w:rStyle w:val="VerbatimChar"/>
          </w:rPr>
          <w:t xml:space="preserve">#f</w:t>
        </w:r>
      </w:ins>
      <w:ins w:id="1323" w:author="PR Preview" w:date="2026-01-01T00:00:00Z">
        <w:r>
          <w:t xml:space="preserve">.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When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rPr>
            <w:rStyle w:val="VerbatimChar"/>
          </w:rPr>
          <w:t xml:space="preserve">x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is an element of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rPr>
            <w:rStyle w:val="VerbatimChar"/>
          </w:rPr>
          <w:t xml:space="preserve">L</w:t>
        </w:r>
      </w:ins>
      <w:ins w:id="1332" w:author="PR Preview" w:date="2026-01-01T00:00:00Z">
        <w:r>
          <w:t xml:space="preserve">,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rPr>
            <w:rStyle w:val="VerbatimChar"/>
          </w:rPr>
          <w:t xml:space="preserve">member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returns the part of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rPr>
            <w:rStyle w:val="VerbatimChar"/>
          </w:rPr>
          <w:t xml:space="preserve">L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that starts at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rPr>
            <w:rStyle w:val="VerbatimChar"/>
          </w:rPr>
          <w:t xml:space="preserve">x</w:t>
        </w:r>
      </w:ins>
      <w:ins w:id="1343" w:author="PR Preview" w:date="2026-01-01T00:00:00Z">
        <w:r>
          <w:t xml:space="preserve">, which is not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rPr>
            <w:rStyle w:val="VerbatimChar"/>
          </w:rPr>
          <w:t xml:space="preserve">#f</w:t>
        </w:r>
      </w:ins>
      <w:ins w:id="1346" w:author="PR Preview" w:date="2026-01-01T00:00:00Z">
        <w:r>
          <w:t xml:space="preserve">: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rPr>
            <w:rStyle w:val="VerbatimChar"/>
          </w:rPr>
          <w:t xml:space="preserve">(member (list 'paper 'rock) beats)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returns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rPr>
            <w:rStyle w:val="VerbatimChar"/>
          </w:rPr>
          <w:t xml:space="preserve">'((paper rock))</w:t>
        </w:r>
      </w:ins>
      <w:ins w:id="1353" w:author="PR Preview" w:date="2026-01-01T00:00:00Z">
        <w:r>
          <w:t xml:space="preserve">.</w:t>
        </w:r>
      </w:ins>
    </w:p>
    <w:bookmarkEnd w:id="72"/>
    <w:bookmarkStart w:id="75" w:name="exm-racket-properties"/>
    <w:p>
      <w:pPr>
        <w:pStyle w:val="BodyText"/>
      </w:pPr>
      <w:ins w:id="1354" w:author="PR Preview" w:date="2026-01-01T00:00:00Z">
        <w:r>
          <w:rPr>
            <w:b/>
            <w:bCs/>
          </w:rPr>
          <w:t xml:space="preserve">Example 13 (Checking properties in Racket)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The predicate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rPr>
            <w:rStyle w:val="VerbatimChar"/>
          </w:rPr>
          <w:t xml:space="preserve">related?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turns the answer of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rPr>
            <w:rStyle w:val="VerbatimChar"/>
          </w:rPr>
          <w:t xml:space="preserve">member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into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rPr>
            <w:rStyle w:val="VerbatimChar"/>
          </w:rPr>
          <w:t xml:space="preserve">#t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or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rPr>
            <w:rStyle w:val="VerbatimChar"/>
          </w:rPr>
          <w:t xml:space="preserve">#f</w:t>
        </w:r>
      </w:ins>
      <w:ins w:id="1371" w:author="PR Preview" w:date="2026-01-01T00:00:00Z">
        <w:r>
          <w:t xml:space="preserve">:</w:t>
        </w:r>
      </w:ins>
    </w:p>
    <w:p>
      <w:pPr>
        <w:pStyle w:val="SourceCode"/>
      </w:pPr>
      <w:ins w:id="1372" w:author="PR Preview" w:date="2026-01-01T00:00:00Z">
        <w:r>
          <w:rPr>
            <w:rStyle w:val="OperatorTok"/>
          </w:rPr>
          <w:t xml:space="preserve">(</w:t>
        </w:r>
      </w:ins>
      <w:ins w:id="1373" w:author="PR Preview" w:date="2026-01-01T00:00:00Z">
        <w:r>
          <w:rPr>
            <w:rStyle w:val="ExtensionTok"/>
          </w:rPr>
          <w:t xml:space="preserve">define</w:t>
        </w:r>
      </w:ins>
      <w:ins w:id="1374" w:author="PR Preview" w:date="2026-01-01T00:00:00Z">
        <w:r>
          <w:rPr>
            <w:rStyle w:val="FunctionTok"/>
          </w:rPr>
          <w:t xml:space="preserve"> </w:t>
        </w:r>
      </w:ins>
      <w:ins w:id="1375" w:author="PR Preview" w:date="2026-01-01T00:00:00Z">
        <w:r>
          <w:rPr>
            <w:rStyle w:val="OperatorTok"/>
          </w:rPr>
          <w:t xml:space="preserve">(</w:t>
        </w:r>
      </w:ins>
      <w:ins w:id="1376" w:author="PR Preview" w:date="2026-01-01T00:00:00Z">
        <w:r>
          <w:rPr>
            <w:rStyle w:val="NormalTok"/>
          </w:rPr>
          <w:t xml:space="preserve">related? R a b</w:t>
        </w:r>
      </w:ins>
      <w:ins w:id="1377" w:author="PR Preview" w:date="2026-01-01T00:00:00Z">
        <w:r>
          <w:rPr>
            <w:rStyle w:val="OperatorTok"/>
          </w:rPr>
          <w:t xml:space="preserve">)</w:t>
        </w:r>
      </w:ins>
      <w:ins w:id="1378" w:author="PR Preview" w:date="2026-01-01T00:00:00Z">
        <w:r>
          <w:br/>
        </w:r>
      </w:ins>
      <w:ins w:id="1379" w:author="PR Preview" w:date="2026-01-01T00:00:00Z">
        <w:r>
          <w:rPr>
            <w:rStyle w:val="NormalTok"/>
          </w:rPr>
          <w:t xml:space="preserve">  </w:t>
        </w:r>
      </w:ins>
      <w:ins w:id="1380" w:author="PR Preview" w:date="2026-01-01T00:00:00Z">
        <w:r>
          <w:rPr>
            <w:rStyle w:val="OperatorTok"/>
          </w:rPr>
          <w:t xml:space="preserve">(</w:t>
        </w:r>
      </w:ins>
      <w:ins w:id="1381" w:author="PR Preview" w:date="2026-01-01T00:00:00Z">
        <w:r>
          <w:rPr>
            <w:rStyle w:val="KeywordTok"/>
          </w:rPr>
          <w:t xml:space="preserve">if</w:t>
        </w:r>
      </w:ins>
      <w:ins w:id="1382" w:author="PR Preview" w:date="2026-01-01T00:00:00Z">
        <w:r>
          <w:rPr>
            <w:rStyle w:val="NormalTok"/>
          </w:rPr>
          <w:t xml:space="preserve"> </w:t>
        </w:r>
      </w:ins>
      <w:ins w:id="1383" w:author="PR Preview" w:date="2026-01-01T00:00:00Z">
        <w:r>
          <w:rPr>
            <w:rStyle w:val="OperatorTok"/>
          </w:rPr>
          <w:t xml:space="preserve">(</w:t>
        </w:r>
      </w:ins>
      <w:ins w:id="1384" w:author="PR Preview" w:date="2026-01-01T00:00:00Z">
        <w:r>
          <w:rPr>
            <w:rStyle w:val="KeywordTok"/>
          </w:rPr>
          <w:t xml:space="preserve">member</w:t>
        </w:r>
      </w:ins>
      <w:ins w:id="1385" w:author="PR Preview" w:date="2026-01-01T00:00:00Z">
        <w:r>
          <w:rPr>
            <w:rStyle w:val="NormalTok"/>
          </w:rPr>
          <w:t xml:space="preserve"> </w:t>
        </w:r>
      </w:ins>
      <w:ins w:id="1386" w:author="PR Preview" w:date="2026-01-01T00:00:00Z">
        <w:r>
          <w:rPr>
            <w:rStyle w:val="OperatorTok"/>
          </w:rPr>
          <w:t xml:space="preserve">(</w:t>
        </w:r>
      </w:ins>
      <w:ins w:id="1387" w:author="PR Preview" w:date="2026-01-01T00:00:00Z">
        <w:r>
          <w:rPr>
            <w:rStyle w:val="KeywordTok"/>
          </w:rPr>
          <w:t xml:space="preserve">list</w:t>
        </w:r>
      </w:ins>
      <w:ins w:id="1388" w:author="PR Preview" w:date="2026-01-01T00:00:00Z">
        <w:r>
          <w:rPr>
            <w:rStyle w:val="NormalTok"/>
          </w:rPr>
          <w:t xml:space="preserve"> a b</w:t>
        </w:r>
      </w:ins>
      <w:ins w:id="1389" w:author="PR Preview" w:date="2026-01-01T00:00:00Z">
        <w:r>
          <w:rPr>
            <w:rStyle w:val="OperatorTok"/>
          </w:rPr>
          <w:t xml:space="preserve">)</w:t>
        </w:r>
      </w:ins>
      <w:ins w:id="1390" w:author="PR Preview" w:date="2026-01-01T00:00:00Z">
        <w:r>
          <w:rPr>
            <w:rStyle w:val="NormalTok"/>
          </w:rPr>
          <w:t xml:space="preserve"> R</w:t>
        </w:r>
      </w:ins>
      <w:ins w:id="1391" w:author="PR Preview" w:date="2026-01-01T00:00:00Z">
        <w:r>
          <w:rPr>
            <w:rStyle w:val="OperatorTok"/>
          </w:rPr>
          <w:t xml:space="preserve">)</w:t>
        </w:r>
      </w:ins>
      <w:ins w:id="1392" w:author="PR Preview" w:date="2026-01-01T00:00:00Z">
        <w:r>
          <w:rPr>
            <w:rStyle w:val="NormalTok"/>
          </w:rPr>
          <w:t xml:space="preserve"> </w:t>
        </w:r>
      </w:ins>
      <w:ins w:id="1393" w:author="PR Preview" w:date="2026-01-01T00:00:00Z">
        <w:r>
          <w:rPr>
            <w:rStyle w:val="DecValTok"/>
          </w:rPr>
          <w:t xml:space="preserve">#t</w:t>
        </w:r>
      </w:ins>
      <w:ins w:id="1394" w:author="PR Preview" w:date="2026-01-01T00:00:00Z">
        <w:r>
          <w:rPr>
            <w:rStyle w:val="NormalTok"/>
          </w:rPr>
          <w:t xml:space="preserve"> </w:t>
        </w:r>
      </w:ins>
      <w:ins w:id="1395" w:author="PR Preview" w:date="2026-01-01T00:00:00Z">
        <w:r>
          <w:rPr>
            <w:rStyle w:val="DecValTok"/>
          </w:rPr>
          <w:t xml:space="preserve">#f</w:t>
        </w:r>
      </w:ins>
      <w:ins w:id="1396" w:author="PR Preview" w:date="2026-01-01T00:00:00Z">
        <w:r>
          <w:rPr>
            <w:rStyle w:val="OperatorTok"/>
          </w:rPr>
          <w:t xml:space="preserve">))</w:t>
        </w:r>
      </w:ins>
    </w:p>
    <w:p>
      <w:pPr>
        <w:pStyle w:val="FirstParagraph"/>
      </w:pPr>
      <w:ins w:id="1397" w:author="PR Preview" w:date="2026-01-01T00:00:00Z">
        <w:r>
          <w:rPr>
            <w:rStyle w:val="VerbatimChar"/>
          </w:rPr>
          <w:t xml:space="preserve">(for/and ([x L]) body)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evaluates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rPr>
            <w:rStyle w:val="VerbatimChar"/>
          </w:rPr>
          <w:t xml:space="preserve">body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once for each element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rPr>
            <w:rStyle w:val="VerbatimChar"/>
          </w:rPr>
          <w:t xml:space="preserve">x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of the list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rPr>
            <w:rStyle w:val="VerbatimChar"/>
          </w:rPr>
          <w:t xml:space="preserve">L</w:t>
        </w:r>
      </w:ins>
      <w:ins w:id="1410" w:author="PR Preview" w:date="2026-01-01T00:00:00Z">
        <w:r>
          <w:t xml:space="preserve">,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and returns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rPr>
            <w:rStyle w:val="VerbatimChar"/>
          </w:rPr>
          <w:t xml:space="preserve">#f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as soon as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rPr>
            <w:rStyle w:val="VerbatimChar"/>
          </w:rPr>
          <w:t xml:space="preserve">body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returns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rPr>
            <w:rStyle w:val="VerbatimChar"/>
          </w:rPr>
          <w:t xml:space="preserve">#f</w:t>
        </w:r>
      </w:ins>
      <w:ins w:id="1423" w:author="PR Preview" w:date="2026-01-01T00:00:00Z">
        <w:r>
          <w:t xml:space="preserve">, and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rPr>
            <w:rStyle w:val="VerbatimChar"/>
          </w:rPr>
          <w:t xml:space="preserve">#t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if it never does.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rPr>
            <w:rStyle w:val="VerbatimChar"/>
          </w:rPr>
          <w:t xml:space="preserve">for*/and</w:t>
        </w:r>
      </w:ins>
      <w:ins w:id="1430" w:author="PR Preview" w:date="2026-01-01T00:00:00Z">
        <w:r>
          <w:t xml:space="preserve">, which</w:t>
        </w:r>
      </w:ins>
      <w:ins w:id="1431" w:author="PR Preview" w:date="2026-01-01T00:00:00Z">
        <w:r>
          <w:t xml:space="preserve"> </w:t>
        </w:r>
      </w:ins>
      <w:hyperlink r:id="rId73">
        <w:ins w:id="1432" w:author="PR Preview" w:date="2026-01-01T00:00:00Z">
          <w:r>
            <w:rPr>
              <w:rStyle w:val="Hyperlink"/>
            </w:rPr>
            <w:t xml:space="preserve">Remark: Checking an equivalence in Racket</w:t>
          </w:r>
        </w:ins>
      </w:hyperlink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uses to go through the rows of a truth table,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does the same for every combination of values of its variables,</w:t>
        </w:r>
      </w:ins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here every two pairs of a relation:</w:t>
        </w:r>
      </w:ins>
    </w:p>
    <w:p>
      <w:pPr>
        <w:pStyle w:val="SourceCode"/>
      </w:pPr>
      <w:ins w:id="1439" w:author="PR Preview" w:date="2026-01-01T00:00:00Z">
        <w:r>
          <w:rPr>
            <w:rStyle w:val="OperatorTok"/>
          </w:rPr>
          <w:t xml:space="preserve">(</w:t>
        </w:r>
      </w:ins>
      <w:ins w:id="1440" w:author="PR Preview" w:date="2026-01-01T00:00:00Z">
        <w:r>
          <w:rPr>
            <w:rStyle w:val="ExtensionTok"/>
          </w:rPr>
          <w:t xml:space="preserve">define</w:t>
        </w:r>
      </w:ins>
      <w:ins w:id="1441" w:author="PR Preview" w:date="2026-01-01T00:00:00Z">
        <w:r>
          <w:rPr>
            <w:rStyle w:val="FunctionTok"/>
          </w:rPr>
          <w:t xml:space="preserve"> </w:t>
        </w:r>
      </w:ins>
      <w:ins w:id="1442" w:author="PR Preview" w:date="2026-01-01T00:00:00Z">
        <w:r>
          <w:rPr>
            <w:rStyle w:val="OperatorTok"/>
          </w:rPr>
          <w:t xml:space="preserve">(</w:t>
        </w:r>
      </w:ins>
      <w:ins w:id="1443" w:author="PR Preview" w:date="2026-01-01T00:00:00Z">
        <w:r>
          <w:rPr>
            <w:rStyle w:val="NormalTok"/>
          </w:rPr>
          <w:t xml:space="preserve">reflexive? S R</w:t>
        </w:r>
      </w:ins>
      <w:ins w:id="1444" w:author="PR Preview" w:date="2026-01-01T00:00:00Z">
        <w:r>
          <w:rPr>
            <w:rStyle w:val="OperatorTok"/>
          </w:rPr>
          <w:t xml:space="preserve">)</w:t>
        </w:r>
      </w:ins>
      <w:ins w:id="1445" w:author="PR Preview" w:date="2026-01-01T00:00:00Z">
        <w:r>
          <w:br/>
        </w:r>
      </w:ins>
      <w:ins w:id="1446" w:author="PR Preview" w:date="2026-01-01T00:00:00Z">
        <w:r>
          <w:rPr>
            <w:rStyle w:val="NormalTok"/>
          </w:rPr>
          <w:t xml:space="preserve">  </w:t>
        </w:r>
      </w:ins>
      <w:ins w:id="1447" w:author="PR Preview" w:date="2026-01-01T00:00:00Z">
        <w:r>
          <w:rPr>
            <w:rStyle w:val="OperatorTok"/>
          </w:rPr>
          <w:t xml:space="preserve">(</w:t>
        </w:r>
      </w:ins>
      <w:ins w:id="1448" w:author="PR Preview" w:date="2026-01-01T00:00:00Z">
        <w:r>
          <w:rPr>
            <w:rStyle w:val="NormalTok"/>
          </w:rPr>
          <w:t xml:space="preserve">for/and </w:t>
        </w:r>
      </w:ins>
      <w:ins w:id="1449" w:author="PR Preview" w:date="2026-01-01T00:00:00Z">
        <w:r>
          <w:rPr>
            <w:rStyle w:val="OperatorTok"/>
          </w:rPr>
          <w:t xml:space="preserve">([</w:t>
        </w:r>
      </w:ins>
      <w:ins w:id="1450" w:author="PR Preview" w:date="2026-01-01T00:00:00Z">
        <w:r>
          <w:rPr>
            <w:rStyle w:val="NormalTok"/>
          </w:rPr>
          <w:t xml:space="preserve">a S</w:t>
        </w:r>
      </w:ins>
      <w:ins w:id="1451" w:author="PR Preview" w:date="2026-01-01T00:00:00Z">
        <w:r>
          <w:rPr>
            <w:rStyle w:val="OperatorTok"/>
          </w:rPr>
          <w:t xml:space="preserve">])</w:t>
        </w:r>
      </w:ins>
      <w:ins w:id="1452" w:author="PR Preview" w:date="2026-01-01T00:00:00Z">
        <w:r>
          <w:br/>
        </w:r>
      </w:ins>
      <w:ins w:id="1453" w:author="PR Preview" w:date="2026-01-01T00:00:00Z">
        <w:r>
          <w:rPr>
            <w:rStyle w:val="NormalTok"/>
          </w:rPr>
          <w:t xml:space="preserve">    </w:t>
        </w:r>
      </w:ins>
      <w:ins w:id="1454" w:author="PR Preview" w:date="2026-01-01T00:00:00Z">
        <w:r>
          <w:rPr>
            <w:rStyle w:val="OperatorTok"/>
          </w:rPr>
          <w:t xml:space="preserve">(</w:t>
        </w:r>
      </w:ins>
      <w:ins w:id="1455" w:author="PR Preview" w:date="2026-01-01T00:00:00Z">
        <w:r>
          <w:rPr>
            <w:rStyle w:val="NormalTok"/>
          </w:rPr>
          <w:t xml:space="preserve">related? R a a</w:t>
        </w:r>
      </w:ins>
      <w:ins w:id="1456" w:author="PR Preview" w:date="2026-01-01T00:00:00Z">
        <w:r>
          <w:rPr>
            <w:rStyle w:val="OperatorTok"/>
          </w:rPr>
          <w:t xml:space="preserve">)))</w:t>
        </w:r>
      </w:ins>
      <w:ins w:id="1457" w:author="PR Preview" w:date="2026-01-01T00:00:00Z">
        <w:r>
          <w:br/>
        </w:r>
      </w:ins>
      <w:ins w:id="1458" w:author="PR Preview" w:date="2026-01-01T00:00:00Z">
        <w:r>
          <w:br/>
        </w:r>
      </w:ins>
      <w:ins w:id="1459" w:author="PR Preview" w:date="2026-01-01T00:00:00Z">
        <w:r>
          <w:rPr>
            <w:rStyle w:val="OperatorTok"/>
          </w:rPr>
          <w:t xml:space="preserve">(</w:t>
        </w:r>
      </w:ins>
      <w:ins w:id="1460" w:author="PR Preview" w:date="2026-01-01T00:00:00Z">
        <w:r>
          <w:rPr>
            <w:rStyle w:val="ExtensionTok"/>
          </w:rPr>
          <w:t xml:space="preserve">define</w:t>
        </w:r>
      </w:ins>
      <w:ins w:id="1461" w:author="PR Preview" w:date="2026-01-01T00:00:00Z">
        <w:r>
          <w:rPr>
            <w:rStyle w:val="FunctionTok"/>
          </w:rPr>
          <w:t xml:space="preserve"> </w:t>
        </w:r>
      </w:ins>
      <w:ins w:id="1462" w:author="PR Preview" w:date="2026-01-01T00:00:00Z">
        <w:r>
          <w:rPr>
            <w:rStyle w:val="OperatorTok"/>
          </w:rPr>
          <w:t xml:space="preserve">(</w:t>
        </w:r>
      </w:ins>
      <w:ins w:id="1463" w:author="PR Preview" w:date="2026-01-01T00:00:00Z">
        <w:r>
          <w:rPr>
            <w:rStyle w:val="NormalTok"/>
          </w:rPr>
          <w:t xml:space="preserve">symmetric? R</w:t>
        </w:r>
      </w:ins>
      <w:ins w:id="1464" w:author="PR Preview" w:date="2026-01-01T00:00:00Z">
        <w:r>
          <w:rPr>
            <w:rStyle w:val="OperatorTok"/>
          </w:rPr>
          <w:t xml:space="preserve">)</w:t>
        </w:r>
      </w:ins>
      <w:ins w:id="1465" w:author="PR Preview" w:date="2026-01-01T00:00:00Z">
        <w:r>
          <w:br/>
        </w:r>
      </w:ins>
      <w:ins w:id="1466" w:author="PR Preview" w:date="2026-01-01T00:00:00Z">
        <w:r>
          <w:rPr>
            <w:rStyle w:val="NormalTok"/>
          </w:rPr>
          <w:t xml:space="preserve">  </w:t>
        </w:r>
      </w:ins>
      <w:ins w:id="1467" w:author="PR Preview" w:date="2026-01-01T00:00:00Z">
        <w:r>
          <w:rPr>
            <w:rStyle w:val="OperatorTok"/>
          </w:rPr>
          <w:t xml:space="preserve">(</w:t>
        </w:r>
      </w:ins>
      <w:ins w:id="1468" w:author="PR Preview" w:date="2026-01-01T00:00:00Z">
        <w:r>
          <w:rPr>
            <w:rStyle w:val="NormalTok"/>
          </w:rPr>
          <w:t xml:space="preserve">for/and </w:t>
        </w:r>
      </w:ins>
      <w:ins w:id="1469" w:author="PR Preview" w:date="2026-01-01T00:00:00Z">
        <w:r>
          <w:rPr>
            <w:rStyle w:val="OperatorTok"/>
          </w:rPr>
          <w:t xml:space="preserve">([</w:t>
        </w:r>
      </w:ins>
      <w:ins w:id="1470" w:author="PR Preview" w:date="2026-01-01T00:00:00Z">
        <w:r>
          <w:rPr>
            <w:rStyle w:val="NormalTok"/>
          </w:rPr>
          <w:t xml:space="preserve">p R</w:t>
        </w:r>
      </w:ins>
      <w:ins w:id="1471" w:author="PR Preview" w:date="2026-01-01T00:00:00Z">
        <w:r>
          <w:rPr>
            <w:rStyle w:val="OperatorTok"/>
          </w:rPr>
          <w:t xml:space="preserve">])</w:t>
        </w:r>
      </w:ins>
      <w:ins w:id="1472" w:author="PR Preview" w:date="2026-01-01T00:00:00Z">
        <w:r>
          <w:br/>
        </w:r>
      </w:ins>
      <w:ins w:id="1473" w:author="PR Preview" w:date="2026-01-01T00:00:00Z">
        <w:r>
          <w:rPr>
            <w:rStyle w:val="NormalTok"/>
          </w:rPr>
          <w:t xml:space="preserve">    </w:t>
        </w:r>
      </w:ins>
      <w:ins w:id="1474" w:author="PR Preview" w:date="2026-01-01T00:00:00Z">
        <w:r>
          <w:rPr>
            <w:rStyle w:val="OperatorTok"/>
          </w:rPr>
          <w:t xml:space="preserve">(</w:t>
        </w:r>
      </w:ins>
      <w:ins w:id="1475" w:author="PR Preview" w:date="2026-01-01T00:00:00Z">
        <w:r>
          <w:rPr>
            <w:rStyle w:val="NormalTok"/>
          </w:rPr>
          <w:t xml:space="preserve">related? R </w:t>
        </w:r>
      </w:ins>
      <w:ins w:id="1476" w:author="PR Preview" w:date="2026-01-01T00:00:00Z">
        <w:r>
          <w:rPr>
            <w:rStyle w:val="OperatorTok"/>
          </w:rPr>
          <w:t xml:space="preserve">(</w:t>
        </w:r>
      </w:ins>
      <w:ins w:id="1477" w:author="PR Preview" w:date="2026-01-01T00:00:00Z">
        <w:r>
          <w:rPr>
            <w:rStyle w:val="NormalTok"/>
          </w:rPr>
          <w:t xml:space="preserve">second p</w:t>
        </w:r>
      </w:ins>
      <w:ins w:id="1478" w:author="PR Preview" w:date="2026-01-01T00:00:00Z">
        <w:r>
          <w:rPr>
            <w:rStyle w:val="OperatorTok"/>
          </w:rPr>
          <w:t xml:space="preserve">)</w:t>
        </w:r>
      </w:ins>
      <w:ins w:id="1479" w:author="PR Preview" w:date="2026-01-01T00:00:00Z">
        <w:r>
          <w:rPr>
            <w:rStyle w:val="NormalTok"/>
          </w:rPr>
          <w:t xml:space="preserve"> </w:t>
        </w:r>
      </w:ins>
      <w:ins w:id="1480" w:author="PR Preview" w:date="2026-01-01T00:00:00Z">
        <w:r>
          <w:rPr>
            <w:rStyle w:val="OperatorTok"/>
          </w:rPr>
          <w:t xml:space="preserve">(</w:t>
        </w:r>
      </w:ins>
      <w:ins w:id="1481" w:author="PR Preview" w:date="2026-01-01T00:00:00Z">
        <w:r>
          <w:rPr>
            <w:rStyle w:val="NormalTok"/>
          </w:rPr>
          <w:t xml:space="preserve">first p</w:t>
        </w:r>
      </w:ins>
      <w:ins w:id="1482" w:author="PR Preview" w:date="2026-01-01T00:00:00Z">
        <w:r>
          <w:rPr>
            <w:rStyle w:val="OperatorTok"/>
          </w:rPr>
          <w:t xml:space="preserve">))))</w:t>
        </w:r>
      </w:ins>
      <w:ins w:id="1483" w:author="PR Preview" w:date="2026-01-01T00:00:00Z">
        <w:r>
          <w:br/>
        </w:r>
      </w:ins>
      <w:ins w:id="1484" w:author="PR Preview" w:date="2026-01-01T00:00:00Z">
        <w:r>
          <w:br/>
        </w:r>
      </w:ins>
      <w:ins w:id="1485" w:author="PR Preview" w:date="2026-01-01T00:00:00Z">
        <w:r>
          <w:rPr>
            <w:rStyle w:val="OperatorTok"/>
          </w:rPr>
          <w:t xml:space="preserve">(</w:t>
        </w:r>
      </w:ins>
      <w:ins w:id="1486" w:author="PR Preview" w:date="2026-01-01T00:00:00Z">
        <w:r>
          <w:rPr>
            <w:rStyle w:val="ExtensionTok"/>
          </w:rPr>
          <w:t xml:space="preserve">define</w:t>
        </w:r>
      </w:ins>
      <w:ins w:id="1487" w:author="PR Preview" w:date="2026-01-01T00:00:00Z">
        <w:r>
          <w:rPr>
            <w:rStyle w:val="FunctionTok"/>
          </w:rPr>
          <w:t xml:space="preserve"> </w:t>
        </w:r>
      </w:ins>
      <w:ins w:id="1488" w:author="PR Preview" w:date="2026-01-01T00:00:00Z">
        <w:r>
          <w:rPr>
            <w:rStyle w:val="OperatorTok"/>
          </w:rPr>
          <w:t xml:space="preserve">(</w:t>
        </w:r>
      </w:ins>
      <w:ins w:id="1489" w:author="PR Preview" w:date="2026-01-01T00:00:00Z">
        <w:r>
          <w:rPr>
            <w:rStyle w:val="NormalTok"/>
          </w:rPr>
          <w:t xml:space="preserve">transitive? R</w:t>
        </w:r>
      </w:ins>
      <w:ins w:id="1490" w:author="PR Preview" w:date="2026-01-01T00:00:00Z">
        <w:r>
          <w:rPr>
            <w:rStyle w:val="OperatorTok"/>
          </w:rPr>
          <w:t xml:space="preserve">)</w:t>
        </w:r>
      </w:ins>
      <w:ins w:id="1491" w:author="PR Preview" w:date="2026-01-01T00:00:00Z">
        <w:r>
          <w:br/>
        </w:r>
      </w:ins>
      <w:ins w:id="1492" w:author="PR Preview" w:date="2026-01-01T00:00:00Z">
        <w:r>
          <w:rPr>
            <w:rStyle w:val="NormalTok"/>
          </w:rPr>
          <w:t xml:space="preserve">  </w:t>
        </w:r>
      </w:ins>
      <w:ins w:id="1493" w:author="PR Preview" w:date="2026-01-01T00:00:00Z">
        <w:r>
          <w:rPr>
            <w:rStyle w:val="OperatorTok"/>
          </w:rPr>
          <w:t xml:space="preserve">(</w:t>
        </w:r>
      </w:ins>
      <w:ins w:id="1494" w:author="PR Preview" w:date="2026-01-01T00:00:00Z">
        <w:r>
          <w:rPr>
            <w:rStyle w:val="NormalTok"/>
          </w:rPr>
          <w:t xml:space="preserve">for*/and </w:t>
        </w:r>
      </w:ins>
      <w:ins w:id="1495" w:author="PR Preview" w:date="2026-01-01T00:00:00Z">
        <w:r>
          <w:rPr>
            <w:rStyle w:val="OperatorTok"/>
          </w:rPr>
          <w:t xml:space="preserve">([</w:t>
        </w:r>
      </w:ins>
      <w:ins w:id="1496" w:author="PR Preview" w:date="2026-01-01T00:00:00Z">
        <w:r>
          <w:rPr>
            <w:rStyle w:val="NormalTok"/>
          </w:rPr>
          <w:t xml:space="preserve">p R</w:t>
        </w:r>
      </w:ins>
      <w:ins w:id="1497" w:author="PR Preview" w:date="2026-01-01T00:00:00Z">
        <w:r>
          <w:rPr>
            <w:rStyle w:val="OperatorTok"/>
          </w:rPr>
          <w:t xml:space="preserve">]</w:t>
        </w:r>
      </w:ins>
      <w:ins w:id="1498" w:author="PR Preview" w:date="2026-01-01T00:00:00Z">
        <w:r>
          <w:br/>
        </w:r>
      </w:ins>
      <w:ins w:id="1499" w:author="PR Preview" w:date="2026-01-01T00:00:00Z">
        <w:r>
          <w:rPr>
            <w:rStyle w:val="NormalTok"/>
          </w:rPr>
          <w:t xml:space="preserve">             </w:t>
        </w:r>
      </w:ins>
      <w:ins w:id="1500" w:author="PR Preview" w:date="2026-01-01T00:00:00Z">
        <w:r>
          <w:rPr>
            <w:rStyle w:val="OperatorTok"/>
          </w:rPr>
          <w:t xml:space="preserve">[</w:t>
        </w:r>
      </w:ins>
      <w:ins w:id="1501" w:author="PR Preview" w:date="2026-01-01T00:00:00Z">
        <w:r>
          <w:rPr>
            <w:rStyle w:val="NormalTok"/>
          </w:rPr>
          <w:t xml:space="preserve">q R</w:t>
        </w:r>
      </w:ins>
      <w:ins w:id="1502" w:author="PR Preview" w:date="2026-01-01T00:00:00Z">
        <w:r>
          <w:rPr>
            <w:rStyle w:val="OperatorTok"/>
          </w:rPr>
          <w:t xml:space="preserve">])</w:t>
        </w:r>
      </w:ins>
      <w:ins w:id="1503" w:author="PR Preview" w:date="2026-01-01T00:00:00Z">
        <w:r>
          <w:br/>
        </w:r>
      </w:ins>
      <w:ins w:id="1504" w:author="PR Preview" w:date="2026-01-01T00:00:00Z">
        <w:r>
          <w:rPr>
            <w:rStyle w:val="NormalTok"/>
          </w:rPr>
          <w:t xml:space="preserve">    </w:t>
        </w:r>
      </w:ins>
      <w:ins w:id="1505" w:author="PR Preview" w:date="2026-01-01T00:00:00Z">
        <w:r>
          <w:rPr>
            <w:rStyle w:val="OperatorTok"/>
          </w:rPr>
          <w:t xml:space="preserve">(</w:t>
        </w:r>
      </w:ins>
      <w:ins w:id="1506" w:author="PR Preview" w:date="2026-01-01T00:00:00Z">
        <w:r>
          <w:rPr>
            <w:rStyle w:val="KeywordTok"/>
          </w:rPr>
          <w:t xml:space="preserve">or</w:t>
        </w:r>
      </w:ins>
      <w:ins w:id="1507" w:author="PR Preview" w:date="2026-01-01T00:00:00Z">
        <w:r>
          <w:rPr>
            <w:rStyle w:val="NormalTok"/>
          </w:rPr>
          <w:t xml:space="preserve"> </w:t>
        </w:r>
      </w:ins>
      <w:ins w:id="1508" w:author="PR Preview" w:date="2026-01-01T00:00:00Z">
        <w:r>
          <w:rPr>
            <w:rStyle w:val="OperatorTok"/>
          </w:rPr>
          <w:t xml:space="preserve">(</w:t>
        </w:r>
      </w:ins>
      <w:ins w:id="1509" w:author="PR Preview" w:date="2026-01-01T00:00:00Z">
        <w:r>
          <w:rPr>
            <w:rStyle w:val="KeywordTok"/>
          </w:rPr>
          <w:t xml:space="preserve">not</w:t>
        </w:r>
      </w:ins>
      <w:ins w:id="1510" w:author="PR Preview" w:date="2026-01-01T00:00:00Z">
        <w:r>
          <w:rPr>
            <w:rStyle w:val="NormalTok"/>
          </w:rPr>
          <w:t xml:space="preserve"> </w:t>
        </w:r>
      </w:ins>
      <w:ins w:id="1511" w:author="PR Preview" w:date="2026-01-01T00:00:00Z">
        <w:r>
          <w:rPr>
            <w:rStyle w:val="OperatorTok"/>
          </w:rPr>
          <w:t xml:space="preserve">(</w:t>
        </w:r>
      </w:ins>
      <w:ins w:id="1512" w:author="PR Preview" w:date="2026-01-01T00:00:00Z">
        <w:r>
          <w:rPr>
            <w:rStyle w:val="KeywordTok"/>
          </w:rPr>
          <w:t xml:space="preserve">equal?</w:t>
        </w:r>
      </w:ins>
      <w:ins w:id="1513" w:author="PR Preview" w:date="2026-01-01T00:00:00Z">
        <w:r>
          <w:rPr>
            <w:rStyle w:val="NormalTok"/>
          </w:rPr>
          <w:t xml:space="preserve"> </w:t>
        </w:r>
      </w:ins>
      <w:ins w:id="1514" w:author="PR Preview" w:date="2026-01-01T00:00:00Z">
        <w:r>
          <w:rPr>
            <w:rStyle w:val="OperatorTok"/>
          </w:rPr>
          <w:t xml:space="preserve">(</w:t>
        </w:r>
      </w:ins>
      <w:ins w:id="1515" w:author="PR Preview" w:date="2026-01-01T00:00:00Z">
        <w:r>
          <w:rPr>
            <w:rStyle w:val="NormalTok"/>
          </w:rPr>
          <w:t xml:space="preserve">second p</w:t>
        </w:r>
      </w:ins>
      <w:ins w:id="1516" w:author="PR Preview" w:date="2026-01-01T00:00:00Z">
        <w:r>
          <w:rPr>
            <w:rStyle w:val="OperatorTok"/>
          </w:rPr>
          <w:t xml:space="preserve">)</w:t>
        </w:r>
      </w:ins>
      <w:ins w:id="1517" w:author="PR Preview" w:date="2026-01-01T00:00:00Z">
        <w:r>
          <w:rPr>
            <w:rStyle w:val="NormalTok"/>
          </w:rPr>
          <w:t xml:space="preserve"> </w:t>
        </w:r>
      </w:ins>
      <w:ins w:id="1518" w:author="PR Preview" w:date="2026-01-01T00:00:00Z">
        <w:r>
          <w:rPr>
            <w:rStyle w:val="OperatorTok"/>
          </w:rPr>
          <w:t xml:space="preserve">(</w:t>
        </w:r>
      </w:ins>
      <w:ins w:id="1519" w:author="PR Preview" w:date="2026-01-01T00:00:00Z">
        <w:r>
          <w:rPr>
            <w:rStyle w:val="NormalTok"/>
          </w:rPr>
          <w:t xml:space="preserve">first q</w:t>
        </w:r>
      </w:ins>
      <w:ins w:id="1520" w:author="PR Preview" w:date="2026-01-01T00:00:00Z">
        <w:r>
          <w:rPr>
            <w:rStyle w:val="OperatorTok"/>
          </w:rPr>
          <w:t xml:space="preserve">)))</w:t>
        </w:r>
      </w:ins>
      <w:ins w:id="1521" w:author="PR Preview" w:date="2026-01-01T00:00:00Z">
        <w:r>
          <w:br/>
        </w:r>
      </w:ins>
      <w:ins w:id="1522" w:author="PR Preview" w:date="2026-01-01T00:00:00Z">
        <w:r>
          <w:rPr>
            <w:rStyle w:val="NormalTok"/>
          </w:rPr>
          <w:t xml:space="preserve">        </w:t>
        </w:r>
      </w:ins>
      <w:ins w:id="1523" w:author="PR Preview" w:date="2026-01-01T00:00:00Z">
        <w:r>
          <w:rPr>
            <w:rStyle w:val="OperatorTok"/>
          </w:rPr>
          <w:t xml:space="preserve">(</w:t>
        </w:r>
      </w:ins>
      <w:ins w:id="1524" w:author="PR Preview" w:date="2026-01-01T00:00:00Z">
        <w:r>
          <w:rPr>
            <w:rStyle w:val="NormalTok"/>
          </w:rPr>
          <w:t xml:space="preserve">related? R </w:t>
        </w:r>
      </w:ins>
      <w:ins w:id="1525" w:author="PR Preview" w:date="2026-01-01T00:00:00Z">
        <w:r>
          <w:rPr>
            <w:rStyle w:val="OperatorTok"/>
          </w:rPr>
          <w:t xml:space="preserve">(</w:t>
        </w:r>
      </w:ins>
      <w:ins w:id="1526" w:author="PR Preview" w:date="2026-01-01T00:00:00Z">
        <w:r>
          <w:rPr>
            <w:rStyle w:val="NormalTok"/>
          </w:rPr>
          <w:t xml:space="preserve">first p</w:t>
        </w:r>
      </w:ins>
      <w:ins w:id="1527" w:author="PR Preview" w:date="2026-01-01T00:00:00Z">
        <w:r>
          <w:rPr>
            <w:rStyle w:val="OperatorTok"/>
          </w:rPr>
          <w:t xml:space="preserve">)</w:t>
        </w:r>
      </w:ins>
      <w:ins w:id="1528" w:author="PR Preview" w:date="2026-01-01T00:00:00Z">
        <w:r>
          <w:rPr>
            <w:rStyle w:val="NormalTok"/>
          </w:rPr>
          <w:t xml:space="preserve"> </w:t>
        </w:r>
      </w:ins>
      <w:ins w:id="1529" w:author="PR Preview" w:date="2026-01-01T00:00:00Z">
        <w:r>
          <w:rPr>
            <w:rStyle w:val="OperatorTok"/>
          </w:rPr>
          <w:t xml:space="preserve">(</w:t>
        </w:r>
      </w:ins>
      <w:ins w:id="1530" w:author="PR Preview" w:date="2026-01-01T00:00:00Z">
        <w:r>
          <w:rPr>
            <w:rStyle w:val="NormalTok"/>
          </w:rPr>
          <w:t xml:space="preserve">second q</w:t>
        </w:r>
      </w:ins>
      <w:ins w:id="1531" w:author="PR Preview" w:date="2026-01-01T00:00:00Z">
        <w:r>
          <w:rPr>
            <w:rStyle w:val="OperatorTok"/>
          </w:rPr>
          <w:t xml:space="preserve">)))))</w:t>
        </w:r>
      </w:ins>
    </w:p>
    <w:p>
      <w:pPr>
        <w:pStyle w:val="Compact"/>
        <w:numPr>
          <w:ilvl w:val="0"/>
          <w:numId w:val="1009"/>
        </w:numPr>
      </w:pPr>
      <w:ins w:id="1532" w:author="PR Preview" w:date="2026-01-01T00:00:00Z">
        <w:r>
          <w:rPr>
            <w:rStyle w:val="VerbatimChar"/>
          </w:rPr>
          <w:t xml:space="preserve">reflexive?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checks</w:t>
        </w:r>
      </w:ins>
      <w:ins w:id="1535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for each element</w:t>
        </w:r>
      </w:ins>
      <w:ins w:id="1538" w:author="PR Preview" w:date="2026-01-01T00:00:00Z">
        <w:r>
          <w:t xml:space="preserve"> </w:t>
        </w:r>
      </w:ins>
      <m:oMath>
        <m:r>
          <m:t>a</m:t>
        </m:r>
      </m:oMath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of the set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rPr>
            <w:rStyle w:val="VerbatimChar"/>
          </w:rPr>
          <w:t xml:space="preserve">S</w:t>
        </w:r>
      </w:ins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(</w:t>
        </w:r>
      </w:ins>
      <w:hyperlink w:anchor="def-reflexive">
        <w:ins w:id="154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546" w:author="PR Preview" w:date="2026-01-01T00:00:00Z">
        <w:r>
          <w:t xml:space="preserve">).</w:t>
        </w:r>
      </w:ins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It needs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rPr>
            <w:rStyle w:val="VerbatimChar"/>
          </w:rPr>
          <w:t xml:space="preserve">S</w:t>
        </w:r>
      </w:ins>
      <w:ins w:id="1551" w:author="PR Preview" w:date="2026-01-01T00:00:00Z">
        <w:r>
          <w:t xml:space="preserve">, because the list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rPr>
            <w:rStyle w:val="VerbatimChar"/>
          </w:rPr>
          <w:t xml:space="preserve">R</w:t>
        </w:r>
      </w:ins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says nothing about an element that is in no pair.</w:t>
        </w:r>
      </w:ins>
    </w:p>
    <w:p>
      <w:pPr>
        <w:pStyle w:val="Compact"/>
        <w:numPr>
          <w:ilvl w:val="0"/>
          <w:numId w:val="1009"/>
        </w:numPr>
      </w:pPr>
      <w:ins w:id="1556" w:author="PR Preview" w:date="2026-01-01T00:00:00Z">
        <w:r>
          <w:rPr>
            <w:rStyle w:val="VerbatimChar"/>
          </w:rPr>
          <w:t xml:space="preserve">symmetric?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checks, for each pair</w:t>
        </w:r>
      </w:ins>
      <w:ins w:id="15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in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rPr>
            <w:rStyle w:val="VerbatimChar"/>
          </w:rPr>
          <w:t xml:space="preserve">R</w:t>
        </w:r>
      </w:ins>
      <w:ins w:id="1564" w:author="PR Preview" w:date="2026-01-01T00:00:00Z">
        <w:r>
          <w:t xml:space="preserve">, that</w:t>
        </w:r>
      </w:ins>
      <w:ins w:id="15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is in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rPr>
            <w:rStyle w:val="VerbatimChar"/>
          </w:rPr>
          <w:t xml:space="preserve">R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too (</w:t>
        </w:r>
      </w:ins>
      <w:hyperlink w:anchor="def-symmetric-relation">
        <w:ins w:id="157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573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w:ins w:id="1574" w:author="PR Preview" w:date="2026-01-01T00:00:00Z">
        <w:r>
          <w:rPr>
            <w:rStyle w:val="VerbatimChar"/>
          </w:rPr>
          <w:t xml:space="preserve">transitive?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checks, for every two pairs</w:t>
        </w:r>
      </w:ins>
      <w:ins w:id="15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and</w:t>
        </w:r>
      </w:ins>
      <w:ins w:id="15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of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rPr>
            <w:rStyle w:val="VerbatimChar"/>
          </w:rPr>
          <w:t xml:space="preserve">R</w:t>
        </w:r>
      </w:ins>
      <w:ins w:id="1585" w:author="PR Preview" w:date="2026-01-01T00:00:00Z">
        <w:r>
          <w:t xml:space="preserve">, the conditional</w:t>
        </w:r>
      </w:ins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“if</w:t>
        </w:r>
      </w:ins>
      <w:ins w:id="158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589" w:author="PR Preview" w:date="2026-01-01T00:00:00Z">
        <w:r>
          <w:t xml:space="preserve">, then</w:t>
        </w:r>
      </w:ins>
      <w:ins w:id="1590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ins w:id="1591" w:author="PR Preview" w:date="2026-01-01T00:00:00Z">
        <w:r>
          <w:t xml:space="preserve">”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(</w:t>
        </w:r>
      </w:ins>
      <w:hyperlink w:anchor="def-transitive">
        <w:ins w:id="159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595" w:author="PR Preview" w:date="2026-01-01T00:00:00Z">
        <w:r>
          <w:t xml:space="preserve">),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written as an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rPr>
            <w:rStyle w:val="VerbatimChar"/>
          </w:rPr>
          <w:t xml:space="preserve">or</w:t>
        </w:r>
      </w:ins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by</w:t>
        </w:r>
      </w:ins>
      <w:ins w:id="1602" w:author="PR Preview" w:date="2026-01-01T00:00:00Z">
        <w:r>
          <w:t xml:space="preserve"> </w:t>
        </w:r>
      </w:ins>
      <w:hyperlink r:id="rId74">
        <w:ins w:id="1603" w:author="PR Preview" w:date="2026-01-01T00:00:00Z">
          <w:r>
            <w:rPr>
              <w:rStyle w:val="Hyperlink"/>
            </w:rPr>
            <w:t xml:space="preserve">Corollary: A conditional without the arrow</w:t>
          </w:r>
        </w:ins>
      </w:hyperlink>
      <w:ins w:id="1604" w:author="PR Preview" w:date="2026-01-01T00:00:00Z">
        <w:r>
          <w:t xml:space="preserve">.</w:t>
        </w:r>
      </w:ins>
    </w:p>
    <w:p>
      <w:pPr>
        <w:pStyle w:val="FirstParagraph"/>
      </w:pPr>
      <w:ins w:id="1605" w:author="PR Preview" w:date="2026-01-01T00:00:00Z">
        <w:r>
          <w:t xml:space="preserve">All three of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rPr>
            <w:rStyle w:val="VerbatimChar"/>
          </w:rPr>
          <w:t xml:space="preserve">(reflexive? (list 'rock 'paper 'scissors) beats)</w:t>
        </w:r>
      </w:ins>
      <w:ins w:id="1608" w:author="PR Preview" w:date="2026-01-01T00:00:00Z">
        <w:r>
          <w:t xml:space="preserve">,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rPr>
            <w:rStyle w:val="VerbatimChar"/>
          </w:rPr>
          <w:t xml:space="preserve">(symmetric? beats)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and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rPr>
            <w:rStyle w:val="VerbatimChar"/>
          </w:rPr>
          <w:t xml:space="preserve">(transitive? beats)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return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rPr>
            <w:rStyle w:val="VerbatimChar"/>
          </w:rPr>
          <w:t xml:space="preserve">#f</w:t>
        </w:r>
      </w:ins>
      <w:ins w:id="1619" w:author="PR Preview" w:date="2026-01-01T00:00:00Z">
        <w:r>
          <w:t xml:space="preserve">,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as</w:t>
        </w:r>
      </w:ins>
      <w:ins w:id="1622" w:author="PR Preview" w:date="2026-01-01T00:00:00Z">
        <w:r>
          <w:t xml:space="preserve"> </w:t>
        </w:r>
      </w:ins>
      <w:hyperlink w:anchor="exm-reflexive-or-not">
        <w:ins w:id="1623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1624" w:author="PR Preview" w:date="2026-01-01T00:00:00Z">
        <w:r>
          <w:t xml:space="preserve">,</w:t>
        </w:r>
      </w:ins>
      <w:ins w:id="1625" w:author="PR Preview" w:date="2026-01-01T00:00:00Z">
        <w:r>
          <w:t xml:space="preserve"> </w:t>
        </w:r>
      </w:ins>
      <w:hyperlink w:anchor="exm-symmetric-or-not">
        <w:ins w:id="1626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and</w:t>
        </w:r>
      </w:ins>
      <w:ins w:id="1629" w:author="PR Preview" w:date="2026-01-01T00:00:00Z">
        <w:r>
          <w:t xml:space="preserve"> </w:t>
        </w:r>
      </w:ins>
      <w:hyperlink w:anchor="exm-transitive-or-not">
        <w:ins w:id="1630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found.</w:t>
        </w:r>
      </w:ins>
    </w:p>
    <w:bookmarkEnd w:id="75"/>
    <w:bookmarkEnd w:id="76"/>
    <w:bookmarkStart w:id="90" w:name="sec-inverse-composition"/>
    <w:p>
      <w:pPr>
        <w:pStyle w:val="Heading1"/>
      </w:pPr>
      <w:ins w:id="1633" w:author="PR Preview" w:date="2026-01-01T00:00:00Z">
        <w:r>
          <w:t xml:space="preserve">5. Inverses and composition</w:t>
        </w:r>
      </w:ins>
    </w:p>
    <w:bookmarkStart w:id="77" w:name="exr-grandparent"/>
    <w:p>
      <w:pPr>
        <w:pStyle w:val="FirstParagraph"/>
      </w:pPr>
      <w:ins w:id="1634" w:author="PR Preview" w:date="2026-01-01T00:00:00Z">
        <w:r>
          <w:rPr>
            <w:b/>
            <w:bCs/>
          </w:rPr>
          <w:t xml:space="preserve">Exercise 5 (Grandparents)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In the family of</w:t>
        </w:r>
      </w:ins>
      <w:ins w:id="1637" w:author="PR Preview" w:date="2026-01-01T00:00:00Z">
        <w:r>
          <w:t xml:space="preserve"> </w:t>
        </w:r>
      </w:ins>
      <w:hyperlink w:anchor="exm-parent">
        <w:ins w:id="163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639" w:author="PR Preview" w:date="2026-01-01T00:00:00Z">
        <w:r>
          <w:t xml:space="preserve">,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a person</w:t>
        </w:r>
      </w:ins>
      <w:ins w:id="1642" w:author="PR Preview" w:date="2026-01-01T00:00:00Z">
        <w:r>
          <w:t xml:space="preserve"> </w:t>
        </w:r>
      </w:ins>
      <m:oMath>
        <m:r>
          <m:t>a</m:t>
        </m:r>
      </m:oMath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is a grandparent of a person</w:t>
        </w:r>
      </w:ins>
      <w:ins w:id="1645" w:author="PR Preview" w:date="2026-01-01T00:00:00Z">
        <w:r>
          <w:t xml:space="preserve"> </w:t>
        </w:r>
      </w:ins>
      <m:oMath>
        <m:r>
          <m:t>c</m:t>
        </m:r>
      </m:oMath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when</w:t>
        </w:r>
      </w:ins>
      <w:ins w:id="1648" w:author="PR Preview" w:date="2026-01-01T00:00:00Z">
        <w:r>
          <w:t xml:space="preserve"> </w:t>
        </w:r>
      </w:ins>
      <m:oMath>
        <m:r>
          <m:t>a</m:t>
        </m:r>
      </m:oMath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is a parent of some person</w:t>
        </w:r>
      </w:ins>
      <w:ins w:id="1651" w:author="PR Preview" w:date="2026-01-01T00:00:00Z">
        <w:r>
          <w:t xml:space="preserve"> </w:t>
        </w:r>
      </w:ins>
      <m:oMath>
        <m:r>
          <m:t>b</m:t>
        </m:r>
      </m:oMath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who is a parent of</w:t>
        </w:r>
      </w:ins>
      <w:ins w:id="1654" w:author="PR Preview" w:date="2026-01-01T00:00:00Z">
        <w:r>
          <w:t xml:space="preserve"> </w:t>
        </w:r>
      </w:ins>
      <m:oMath>
        <m:r>
          <m:t>c</m:t>
        </m:r>
      </m:oMath>
      <w:ins w:id="1655" w:author="PR Preview" w:date="2026-01-01T00:00:00Z">
        <w:r>
          <w:t xml:space="preserve">.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List the pairs</w:t>
        </w:r>
      </w:ins>
      <w:ins w:id="16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of people in</w:t>
        </w:r>
      </w:ins>
      <w:ins w:id="1661" w:author="PR Preview" w:date="2026-01-01T00:00:00Z">
        <w:r>
          <w:t xml:space="preserve"> </w:t>
        </w:r>
      </w:ins>
      <m:oMath>
        <m:r>
          <m:t>F</m:t>
        </m:r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for which</w:t>
        </w:r>
      </w:ins>
      <w:ins w:id="1664" w:author="PR Preview" w:date="2026-01-01T00:00:00Z">
        <w:r>
          <w:t xml:space="preserve"> </w:t>
        </w:r>
      </w:ins>
      <m:oMath>
        <m:r>
          <m:t>a</m:t>
        </m:r>
      </m:oMath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is a grandparent of</w:t>
        </w:r>
      </w:ins>
      <w:ins w:id="1667" w:author="PR Preview" w:date="2026-01-01T00:00:00Z">
        <w:r>
          <w:t xml:space="preserve"> </w:t>
        </w:r>
      </w:ins>
      <m:oMath>
        <m:r>
          <m:t>c</m:t>
        </m:r>
      </m:oMath>
      <w:ins w:id="1668" w:author="PR Preview" w:date="2026-01-01T00:00:00Z">
        <w:r>
          <w:t xml:space="preserve">.</w:t>
        </w:r>
      </w:ins>
    </w:p>
    <w:bookmarkEnd w:id="77"/>
    <w:bookmarkStart w:id="78" w:name="sol-grandparent"/>
    <w:p>
      <w:pPr>
        <w:pStyle w:val="BodyText"/>
      </w:pPr>
      <w:ins w:id="1669" w:author="PR Preview" w:date="2026-01-01T00:00:00Z">
        <w:r>
          <w:rPr>
            <w:i/>
            <w:iCs/>
          </w:rPr>
          <w:t xml:space="preserve">Solution 5</w:t>
        </w:r>
      </w:ins>
      <w:ins w:id="1670" w:author="PR Preview" w:date="2026-01-01T00:00:00Z">
        <w:r>
          <w:t xml:space="preserve">. </w:t>
        </w:r>
      </w:ins>
      <w:ins w:id="1671" w:author="PR Preview" w:date="2026-01-01T00:00:00Z">
        <w:r>
          <w:t xml:space="preserve">Follow two pairs of</w:t>
        </w:r>
      </w:ins>
      <w:ins w:id="1672" w:author="PR Preview" w:date="2026-01-01T00:00:00Z">
        <w:r>
          <w:t xml:space="preserve"> </w:t>
        </w:r>
      </w:ins>
      <m:oMath>
        <m:r>
          <m:t>P</m:t>
        </m:r>
      </m:oMath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in a row, where the second entry of the first pair is the first entry of the second: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and then</w:t>
        </w:r>
      </w:ins>
      <w:ins w:id="16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give</w:t>
        </w:r>
      </w:ins>
      <w:ins w:id="16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ins w:id="168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and then</w:t>
        </w:r>
      </w:ins>
      <w:ins w:id="16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give</w:t>
        </w:r>
      </w:ins>
      <w:ins w:id="16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ins w:id="1688" w:author="PR Preview" w:date="2026-01-01T00:00:00Z">
        <w:r>
          <w:t xml:space="preserve">.</w:t>
        </w:r>
      </w:ins>
    </w:p>
    <w:p>
      <w:pPr>
        <w:pStyle w:val="FirstParagraph"/>
      </w:pPr>
      <w:ins w:id="1689" w:author="PR Preview" w:date="2026-01-01T00:00:00Z">
        <w:r>
          <w:t xml:space="preserve">No other two pairs chain together, since Dev and Eva are nobody’s parent in</w:t>
        </w:r>
      </w:ins>
      <w:ins w:id="1690" w:author="PR Preview" w:date="2026-01-01T00:00:00Z">
        <w:r>
          <w:t xml:space="preserve"> </w:t>
        </w:r>
      </w:ins>
      <m:oMath>
        <m:r>
          <m:t>F</m:t>
        </m:r>
      </m:oMath>
      <w:ins w:id="1691" w:author="PR Preview" w:date="2026-01-01T00:00:00Z">
        <w:r>
          <w:t xml:space="preserve">.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So the pairs are</w:t>
        </w:r>
      </w:ins>
      <w:ins w:id="16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and</w:t>
        </w:r>
      </w:ins>
      <w:ins w:id="16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ins w:id="1698" w:author="PR Preview" w:date="2026-01-01T00:00:00Z">
        <w:r>
          <w:t xml:space="preserve">.</w:t>
        </w:r>
      </w:ins>
    </w:p>
    <w:bookmarkEnd w:id="78"/>
    <w:bookmarkStart w:id="79" w:name="def-inverse-relation"/>
    <w:p>
      <w:pPr>
        <w:pStyle w:val="BodyText"/>
      </w:pPr>
      <w:ins w:id="1699" w:author="PR Preview" w:date="2026-01-01T00:00:00Z">
        <w:r>
          <w:rPr>
            <w:b/>
            <w:bCs/>
          </w:rPr>
          <w:t xml:space="preserve">Definition 10 (Inverse relation (converse relation))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Let</w:t>
        </w:r>
      </w:ins>
      <w:ins w:id="1702" w:author="PR Preview" w:date="2026-01-01T00:00:00Z">
        <w:r>
          <w:t xml:space="preserve"> </w:t>
        </w:r>
      </w:ins>
      <m:oMath>
        <m:r>
          <m:t>R</m:t>
        </m:r>
      </m:oMath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be a relation from a set</w:t>
        </w:r>
      </w:ins>
      <w:ins w:id="1705" w:author="PR Preview" w:date="2026-01-01T00:00:00Z">
        <w:r>
          <w:t xml:space="preserve"> </w:t>
        </w:r>
      </w:ins>
      <m:oMath>
        <m:r>
          <m:t>A</m:t>
        </m:r>
      </m:oMath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to a set</w:t>
        </w:r>
      </w:ins>
      <w:ins w:id="1708" w:author="PR Preview" w:date="2026-01-01T00:00:00Z">
        <w:r>
          <w:t xml:space="preserve"> </w:t>
        </w:r>
      </w:ins>
      <m:oMath>
        <m:r>
          <m:t>B</m:t>
        </m:r>
      </m:oMath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(</w:t>
        </w:r>
      </w:ins>
      <w:hyperlink w:anchor="def-binary-relation">
        <w:ins w:id="171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712" w:author="PR Preview" w:date="2026-01-01T00:00:00Z">
        <w:r>
          <w:t xml:space="preserve">).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The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rPr>
            <w:b/>
            <w:bCs/>
          </w:rPr>
          <w:t xml:space="preserve">inverse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of</w:t>
        </w:r>
      </w:ins>
      <w:ins w:id="1719" w:author="PR Preview" w:date="2026-01-01T00:00:00Z">
        <w:r>
          <w:t xml:space="preserve"> </w:t>
        </w:r>
      </w:ins>
      <m:oMath>
        <m:r>
          <m:t>R</m:t>
        </m:r>
      </m:oMath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(Wikipedia contributors 2026f)</w:t>
        </w:r>
      </w:ins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(also called the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rPr>
            <w:b/>
            <w:bCs/>
          </w:rPr>
          <w:t xml:space="preserve">converse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of</w:t>
        </w:r>
      </w:ins>
      <w:ins w:id="1728" w:author="PR Preview" w:date="2026-01-01T00:00:00Z">
        <w:r>
          <w:t xml:space="preserve"> </w:t>
        </w:r>
      </w:ins>
      <m:oMath>
        <m:r>
          <m:t>R</m:t>
        </m:r>
      </m:oMath>
      <w:ins w:id="1729" w:author="PR Preview" w:date="2026-01-01T00:00:00Z">
        <w:r>
          <w:t xml:space="preserve">)</w:t>
        </w:r>
      </w:ins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is the relation from</w:t>
        </w:r>
      </w:ins>
      <w:ins w:id="1732" w:author="PR Preview" w:date="2026-01-01T00:00:00Z">
        <w:r>
          <w:t xml:space="preserve"> </w:t>
        </w:r>
      </w:ins>
      <m:oMath>
        <m:r>
          <m:t>B</m:t>
        </m:r>
      </m:oMath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to</w:t>
        </w:r>
      </w:ins>
      <w:ins w:id="1735" w:author="PR Preview" w:date="2026-01-01T00:00:00Z">
        <w:r>
          <w:t xml:space="preserve"> </w:t>
        </w:r>
      </w:ins>
      <m:oMath>
        <m:r>
          <m:t>A</m:t>
        </m:r>
      </m:oMath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that reverses each pair of</w:t>
        </w:r>
      </w:ins>
      <w:ins w:id="1738" w:author="PR Preview" w:date="2026-01-01T00:00:00Z">
        <w:r>
          <w:t xml:space="preserve"> </w:t>
        </w:r>
      </w:ins>
      <m:oMath>
        <m:r>
          <m:t>R</m:t>
        </m:r>
      </m:oMath>
      <w:ins w:id="173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ins w:id="1740" w:author="PR Preview" w:date="2026-01-01T00:00:00Z">
        <w:r>
          <w:rPr>
            <w:b/>
            <w:bCs/>
          </w:rPr>
          <w:t xml:space="preserve">Example 14 (Reversing pairs)</w:t>
        </w:r>
      </w:ins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 </w:t>
        </w:r>
      </w:ins>
    </w:p>
    <w:p>
      <w:pPr>
        <w:numPr>
          <w:ilvl w:val="0"/>
          <w:numId w:val="1011"/>
        </w:numPr>
      </w:pPr>
      <w:ins w:id="1743" w:author="PR Preview" w:date="2026-01-01T00:00:00Z">
        <w:r>
          <w:t xml:space="preserve">The inverse (</w:t>
        </w:r>
      </w:ins>
      <w:hyperlink w:anchor="def-inverse-relation">
        <w:ins w:id="174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745" w:author="PR Preview" w:date="2026-01-01T00:00:00Z">
        <w:r>
          <w:t xml:space="preserve">) of the relation</w:t>
        </w:r>
      </w:ins>
      <w:ins w:id="1746" w:author="PR Preview" w:date="2026-01-01T00:00:00Z">
        <w:r>
          <w:t xml:space="preserve"> </w:t>
        </w:r>
      </w:ins>
      <m:oMath>
        <m:r>
          <m:t>P</m:t>
        </m:r>
      </m:oMath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of</w:t>
        </w:r>
      </w:ins>
      <w:ins w:id="1749" w:author="PR Preview" w:date="2026-01-01T00:00:00Z">
        <w:r>
          <w:t xml:space="preserve"> </w:t>
        </w:r>
      </w:ins>
      <w:hyperlink w:anchor="exm-parent">
        <w:ins w:id="175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is the relation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“is a child of”</w:t>
        </w:r>
      </w:ins>
      <w:ins w:id="175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ins w:id="1756" w:author="PR Preview" w:date="2026-01-01T00:00:00Z">
        <w:r>
          <w:t xml:space="preserve">The inverse of the relation</w:t>
        </w:r>
      </w:ins>
      <w:ins w:id="1757" w:author="PR Preview" w:date="2026-01-01T00:00:00Z">
        <w:r>
          <w:t xml:space="preserve"> </w:t>
        </w:r>
      </w:ins>
      <m:oMath>
        <m:r>
          <m:t>H</m:t>
        </m:r>
      </m:oMath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of</w:t>
        </w:r>
      </w:ins>
      <w:ins w:id="1760" w:author="PR Preview" w:date="2026-01-01T00:00:00Z">
        <w:r>
          <w:t xml:space="preserve"> </w:t>
        </w:r>
      </w:ins>
      <w:hyperlink w:anchor="exm-word-letters">
        <w:ins w:id="1761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is the relation from</w:t>
        </w:r>
      </w:ins>
      <w:ins w:id="1764" w:author="PR Preview" w:date="2026-01-01T00:00:00Z">
        <w:r>
          <w:t xml:space="preserve"> </w:t>
        </w:r>
      </w:ins>
      <m:oMath>
        <m:r>
          <m:t>L</m:t>
        </m:r>
      </m:oMath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to</w:t>
        </w:r>
      </w:ins>
      <w:ins w:id="1767" w:author="PR Preview" w:date="2026-01-01T00:00:00Z">
        <w:r>
          <w:t xml:space="preserve"> </w:t>
        </w:r>
      </w:ins>
      <m:oMath>
        <m:r>
          <m:t>W</m:t>
        </m:r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in which</w:t>
        </w:r>
      </w:ins>
      <w:ins w:id="1770" w:author="PR Preview" w:date="2026-01-01T00:00:00Z">
        <w:r>
          <w:t xml:space="preserve"> </w:t>
        </w:r>
      </w:ins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when the letter</w:t>
        </w:r>
      </w:ins>
      <w:ins w:id="1773" w:author="PR Preview" w:date="2026-01-01T00:00:00Z">
        <w:r>
          <w:t xml:space="preserve"> </w:t>
        </w:r>
      </w:ins>
      <m:oMath>
        <m:r>
          <m:t>x</m:t>
        </m:r>
      </m:oMath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appears in the word</w:t>
        </w:r>
      </w:ins>
      <w:ins w:id="1776" w:author="PR Preview" w:date="2026-01-01T00:00:00Z">
        <w:r>
          <w:t xml:space="preserve"> </w:t>
        </w:r>
      </w:ins>
      <m:oMath>
        <m:r>
          <m:t>w</m:t>
        </m:r>
      </m:oMath>
      <w:ins w:id="1777" w:author="PR Preview" w:date="2026-01-01T00:00:00Z">
        <w:r>
          <w:t xml:space="preserve">;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for example,</w:t>
        </w:r>
      </w:ins>
      <w:ins w:id="1780" w:author="PR Preview" w:date="2026-01-01T00:00:00Z">
        <w:r>
          <w:t xml:space="preserve"> </w:t>
        </w:r>
      </w:ins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and</w:t>
        </w:r>
      </w:ins>
      <w:ins w:id="1783" w:author="PR Preview" w:date="2026-01-01T00:00:00Z">
        <w:r>
          <w:t xml:space="preserve"> </w:t>
        </w:r>
      </w:ins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ins w:id="1784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ins w:id="1785" w:author="PR Preview" w:date="2026-01-01T00:00:00Z">
        <w:r>
          <w:t xml:space="preserve">The inverse of the relation</w:t>
        </w:r>
      </w:ins>
      <w:ins w:id="1786" w:author="PR Preview" w:date="2026-01-01T00:00:00Z">
        <w:r>
          <w:t xml:space="preserve"> </w:t>
        </w:r>
      </w:ins>
      <m:oMath>
        <m:r>
          <m:t>B</m:t>
        </m:r>
      </m:oMath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of</w:t>
        </w:r>
      </w:ins>
      <w:ins w:id="1789" w:author="PR Preview" w:date="2026-01-01T00:00:00Z">
        <w:r>
          <w:t xml:space="preserve"> </w:t>
        </w:r>
      </w:ins>
      <w:hyperlink w:anchor="exm-beats">
        <w:ins w:id="1790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is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“is beaten by”</w:t>
        </w:r>
      </w:ins>
      <w:ins w:id="1795" w:author="PR Preview" w:date="2026-01-01T00:00:00Z">
        <w:r>
          <w:t xml:space="preserve">.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Its directed graph (</w:t>
        </w:r>
      </w:ins>
      <w:hyperlink w:anchor="def-relation-digraph">
        <w:ins w:id="179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799" w:author="PR Preview" w:date="2026-01-01T00:00:00Z">
        <w:r>
          <w:t xml:space="preserve">) is</w:t>
        </w:r>
      </w:ins>
      <w:ins w:id="1800" w:author="PR Preview" w:date="2026-01-01T00:00:00Z">
        <w:r>
          <w:t xml:space="preserve"> </w:t>
        </w:r>
      </w:ins>
      <w:hyperlink w:anchor="fig-beats">
        <w:ins w:id="1801" w:author="PR Preview" w:date="2026-01-01T00:00:00Z">
          <w:r>
            <w:rPr>
              <w:rStyle w:val="Hyperlink"/>
            </w:rPr>
            <w:t xml:space="preserve">Figure 2</w:t>
          </w:r>
        </w:ins>
      </w:hyperlink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with every arrow reversed,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and its matrix (</w:t>
        </w:r>
      </w:ins>
      <w:hyperlink w:anchor="def-relation-matrix">
        <w:ins w:id="180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807" w:author="PR Preview" w:date="2026-01-01T00:00:00Z">
        <w:r>
          <w:t xml:space="preserve">) is the transpose (</w:t>
        </w:r>
      </w:ins>
      <w:hyperlink r:id="rId80">
        <w:ins w:id="1808" w:author="PR Preview" w:date="2026-01-01T00:00:00Z">
          <w:r>
            <w:rPr>
              <w:rStyle w:val="Hyperlink"/>
            </w:rPr>
            <w:t xml:space="preserve">Definition: Transpose</w:t>
          </w:r>
        </w:ins>
      </w:hyperlink>
      <w:ins w:id="1809" w:author="PR Preview" w:date="2026-01-01T00:00:00Z">
        <w:r>
          <w:t xml:space="preserve">) of</w:t>
        </w:r>
      </w:ins>
      <w:ins w:id="1810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B</m:t>
            </m:r>
          </m:sub>
        </m:sSub>
      </m:oMath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from</w:t>
        </w:r>
      </w:ins>
      <w:ins w:id="1813" w:author="PR Preview" w:date="2026-01-01T00:00:00Z">
        <w:r>
          <w:t xml:space="preserve"> </w:t>
        </w:r>
      </w:ins>
      <w:hyperlink w:anchor="exm-relation-matrix">
        <w:ins w:id="1814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81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ins w:id="1816" w:author="PR Preview" w:date="2026-01-01T00:00:00Z">
        <w:r>
          <w:rPr>
            <w:b/>
            <w:bCs/>
          </w:rPr>
          <w:t xml:space="preserve">Theorem 1 (Symmetric relations are their own inverses)</w:t>
        </w:r>
      </w:ins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Let</w:t>
        </w:r>
      </w:ins>
      <w:ins w:id="1819" w:author="PR Preview" w:date="2026-01-01T00:00:00Z">
        <w:r>
          <w:t xml:space="preserve"> </w:t>
        </w:r>
      </w:ins>
      <m:oMath>
        <m:r>
          <m:t>R</m:t>
        </m:r>
      </m:oMath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be a relation on a set</w:t>
        </w:r>
      </w:ins>
      <w:ins w:id="1822" w:author="PR Preview" w:date="2026-01-01T00:00:00Z">
        <w:r>
          <w:t xml:space="preserve"> </w:t>
        </w:r>
      </w:ins>
      <m:oMath>
        <m:r>
          <m:t>S</m:t>
        </m:r>
      </m:oMath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(</w:t>
        </w:r>
      </w:ins>
      <w:hyperlink w:anchor="rem-relation-on-set">
        <w:ins w:id="1825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1826" w:author="PR Preview" w:date="2026-01-01T00:00:00Z">
        <w:r>
          <w:t xml:space="preserve">).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Then</w:t>
        </w:r>
      </w:ins>
      <w:ins w:id="1829" w:author="PR Preview" w:date="2026-01-01T00:00:00Z">
        <w:r>
          <w:t xml:space="preserve"> </w:t>
        </w:r>
      </w:ins>
      <m:oMath>
        <m:r>
          <m:t>R</m:t>
        </m:r>
      </m:oMath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is symmetric (</w:t>
        </w:r>
      </w:ins>
      <w:hyperlink w:anchor="def-symmetric-relation">
        <w:ins w:id="183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833" w:author="PR Preview" w:date="2026-01-01T00:00:00Z">
        <w:r>
          <w:t xml:space="preserve">) if and only if</w:t>
        </w:r>
      </w:ins>
      <w:ins w:id="1834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(</w:t>
        </w:r>
      </w:ins>
      <w:hyperlink w:anchor="def-inverse-relation">
        <w:ins w:id="183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838" w:author="PR Preview" w:date="2026-01-01T00:00:00Z">
        <w:r>
          <w:t xml:space="preserve">).</w:t>
        </w:r>
      </w:ins>
    </w:p>
    <w:bookmarkEnd w:id="82"/>
    <w:p>
      <w:pPr>
        <w:pStyle w:val="BodyText"/>
      </w:pPr>
      <w:ins w:id="1839" w:author="PR Preview" w:date="2026-01-01T00:00:00Z">
        <w:r>
          <w:rPr>
            <w:i/>
            <w:iCs/>
          </w:rPr>
          <w:t xml:space="preserve">Proof</w:t>
        </w:r>
      </w:ins>
      <w:ins w:id="1840" w:author="PR Preview" w:date="2026-01-01T00:00:00Z">
        <w:r>
          <w:t xml:space="preserve">. </w:t>
        </w:r>
      </w:ins>
      <w:ins w:id="1841" w:author="PR Preview" w:date="2026-01-01T00:00:00Z">
        <w:r>
          <w:t xml:space="preserve">(</w:t>
        </w:r>
      </w:ins>
      <m:oMath>
        <m:r>
          <m:rPr>
            <m:sty m:val="p"/>
          </m:rPr>
          <m:t>⇒</m:t>
        </m:r>
      </m:oMath>
      <w:ins w:id="1842" w:author="PR Preview" w:date="2026-01-01T00:00:00Z">
        <w:r>
          <w:t xml:space="preserve">)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Suppose</w:t>
        </w:r>
      </w:ins>
      <w:ins w:id="1845" w:author="PR Preview" w:date="2026-01-01T00:00:00Z">
        <w:r>
          <w:t xml:space="preserve"> </w:t>
        </w:r>
      </w:ins>
      <m:oMath>
        <m:r>
          <m:t>R</m:t>
        </m:r>
      </m:oMath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is symmetric.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We show</w:t>
        </w:r>
      </w:ins>
      <w:ins w:id="1850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by double inclusion (</w:t>
        </w:r>
      </w:ins>
      <w:hyperlink r:id="rId63">
        <w:ins w:id="1853" w:author="PR Preview" w:date="2026-01-01T00:00:00Z">
          <w:r>
            <w:rPr>
              <w:rStyle w:val="Hyperlink"/>
            </w:rPr>
            <w:t xml:space="preserve">Theorem: Equal sets are subsets of each other</w:t>
          </w:r>
        </w:ins>
      </w:hyperlink>
      <w:ins w:id="185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w:ins w:id="1855" w:author="PR Preview" w:date="2026-01-01T00:00:00Z">
        <w:r>
          <w:t xml:space="preserve">Let</w:t>
        </w:r>
      </w:ins>
      <w:ins w:id="18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857" w:author="PR Preview" w:date="2026-01-01T00:00:00Z">
        <w:r>
          <w:t xml:space="preserve">.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Then</w:t>
        </w:r>
      </w:ins>
      <w:ins w:id="18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1861" w:author="PR Preview" w:date="2026-01-01T00:00:00Z">
        <w:r>
          <w:t xml:space="preserve">, by the definition of</w:t>
        </w:r>
      </w:ins>
      <w:ins w:id="1862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863" w:author="PR Preview" w:date="2026-01-01T00:00:00Z">
        <w:r>
          <w:t xml:space="preserve">.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Since</w:t>
        </w:r>
      </w:ins>
      <w:ins w:id="1866" w:author="PR Preview" w:date="2026-01-01T00:00:00Z">
        <w:r>
          <w:t xml:space="preserve"> </w:t>
        </w:r>
      </w:ins>
      <m:oMath>
        <m:r>
          <m:t>R</m:t>
        </m:r>
      </m:oMath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is symmetric,</w:t>
        </w:r>
      </w:ins>
      <w:ins w:id="18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1870" w:author="PR Preview" w:date="2026-01-01T00:00:00Z">
        <w:r>
          <w:t xml:space="preserve">.</w:t>
        </w:r>
      </w:ins>
      <w:ins w:id="1871" w:author="PR Preview" w:date="2026-01-01T00:00:00Z">
        <w:r>
          <w:t xml:space="preserve"> </w:t>
        </w:r>
      </w:ins>
      <w:ins w:id="1872" w:author="PR Preview" w:date="2026-01-01T00:00:00Z">
        <w:r>
          <w:t xml:space="preserve">So</w:t>
        </w:r>
      </w:ins>
      <w:ins w:id="1873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ins w:id="187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1875" w:author="PR Preview" w:date="2026-01-01T00:00:00Z">
        <w:r>
          <w:t xml:space="preserve">Let</w:t>
        </w:r>
      </w:ins>
      <w:ins w:id="18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1877" w:author="PR Preview" w:date="2026-01-01T00:00:00Z">
        <w:r>
          <w:t xml:space="preserve">.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Since</w:t>
        </w:r>
      </w:ins>
      <w:ins w:id="1880" w:author="PR Preview" w:date="2026-01-01T00:00:00Z">
        <w:r>
          <w:t xml:space="preserve"> </w:t>
        </w:r>
      </w:ins>
      <m:oMath>
        <m:r>
          <m:t>R</m:t>
        </m:r>
      </m:oMath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is symmetric,</w:t>
        </w:r>
      </w:ins>
      <w:ins w:id="18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1884" w:author="PR Preview" w:date="2026-01-01T00:00:00Z">
        <w:r>
          <w:t xml:space="preserve">,</w:t>
        </w:r>
      </w:ins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so</w:t>
        </w:r>
      </w:ins>
      <w:ins w:id="18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888" w:author="PR Preview" w:date="2026-01-01T00:00:00Z">
        <w:r>
          <w:t xml:space="preserve">, by the definition of</w:t>
        </w:r>
      </w:ins>
      <w:ins w:id="1889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890" w:author="PR Preview" w:date="2026-01-01T00:00:00Z">
        <w:r>
          <w:t xml:space="preserve">.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So</w:t>
        </w:r>
      </w:ins>
      <w:ins w:id="189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894" w:author="PR Preview" w:date="2026-01-01T00:00:00Z">
        <w:r>
          <w:t xml:space="preserve">.</w:t>
        </w:r>
      </w:ins>
    </w:p>
    <w:p>
      <w:pPr>
        <w:pStyle w:val="FirstParagraph"/>
      </w:pPr>
      <w:ins w:id="1895" w:author="PR Preview" w:date="2026-01-01T00:00:00Z">
        <w:r>
          <w:t xml:space="preserve">(</w:t>
        </w:r>
      </w:ins>
      <m:oMath>
        <m:r>
          <m:rPr>
            <m:sty m:val="p"/>
          </m:rPr>
          <m:t>⇐</m:t>
        </m:r>
      </m:oMath>
      <w:ins w:id="1896" w:author="PR Preview" w:date="2026-01-01T00:00:00Z">
        <w:r>
          <w:t xml:space="preserve">)</w:t>
        </w:r>
      </w:ins>
      <w:ins w:id="1897" w:author="PR Preview" w:date="2026-01-01T00:00:00Z">
        <w:r>
          <w:t xml:space="preserve"> </w:t>
        </w:r>
      </w:ins>
      <w:ins w:id="1898" w:author="PR Preview" w:date="2026-01-01T00:00:00Z">
        <w:r>
          <w:t xml:space="preserve">Suppose</w:t>
        </w:r>
      </w:ins>
      <w:ins w:id="1899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ins w:id="1900" w:author="PR Preview" w:date="2026-01-01T00:00:00Z">
        <w:r>
          <w:t xml:space="preserve">, and let</w:t>
        </w:r>
      </w:ins>
      <w:ins w:id="1901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ins w:id="1902" w:author="PR Preview" w:date="2026-01-01T00:00:00Z">
        <w:r>
          <w:t xml:space="preserve">.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Then</w:t>
        </w:r>
      </w:ins>
      <w:ins w:id="19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906" w:author="PR Preview" w:date="2026-01-01T00:00:00Z">
        <w:r>
          <w:t xml:space="preserve">, by the definition of</w:t>
        </w:r>
      </w:ins>
      <w:ins w:id="1907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908" w:author="PR Preview" w:date="2026-01-01T00:00:00Z">
        <w:r>
          <w:t xml:space="preserve">,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and</w:t>
        </w:r>
      </w:ins>
      <w:ins w:id="1911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ins w:id="1912" w:author="PR Preview" w:date="2026-01-01T00:00:00Z">
        <w:r>
          <w:t xml:space="preserve">, so</w:t>
        </w:r>
      </w:ins>
      <w:ins w:id="1913" w:author="PR Preview" w:date="2026-01-01T00:00:00Z">
        <w:r>
          <w:t xml:space="preserve"> </w:t>
        </w:r>
      </w:ins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ins w:id="1914" w:author="PR Preview" w:date="2026-01-01T00:00:00Z">
        <w:r>
          <w:t xml:space="preserve">.</w:t>
        </w:r>
      </w:ins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So</w:t>
        </w:r>
      </w:ins>
      <w:ins w:id="1917" w:author="PR Preview" w:date="2026-01-01T00:00:00Z">
        <w:r>
          <w:t xml:space="preserve"> </w:t>
        </w:r>
      </w:ins>
      <m:oMath>
        <m:r>
          <m:t>R</m:t>
        </m:r>
      </m:oMath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is symmetric.</w:t>
        </w:r>
      </w:ins>
    </w:p>
    <w:bookmarkStart w:id="83" w:name="def-relation-composition"/>
    <w:p>
      <w:pPr>
        <w:pStyle w:val="BodyText"/>
      </w:pPr>
      <w:ins w:id="1920" w:author="PR Preview" w:date="2026-01-01T00:00:00Z">
        <w:r>
          <w:rPr>
            <w:b/>
            <w:bCs/>
          </w:rPr>
          <w:t xml:space="preserve">Definition 11 (Composition of relations)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Let</w:t>
        </w:r>
      </w:ins>
      <w:ins w:id="1923" w:author="PR Preview" w:date="2026-01-01T00:00:00Z">
        <w:r>
          <w:t xml:space="preserve"> </w:t>
        </w:r>
      </w:ins>
      <m:oMath>
        <m:r>
          <m:t>R</m:t>
        </m:r>
      </m:oMath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be a relation from a set</w:t>
        </w:r>
      </w:ins>
      <w:ins w:id="1926" w:author="PR Preview" w:date="2026-01-01T00:00:00Z">
        <w:r>
          <w:t xml:space="preserve"> </w:t>
        </w:r>
      </w:ins>
      <m:oMath>
        <m:r>
          <m:t>A</m:t>
        </m:r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to a set</w:t>
        </w:r>
      </w:ins>
      <w:ins w:id="1929" w:author="PR Preview" w:date="2026-01-01T00:00:00Z">
        <w:r>
          <w:t xml:space="preserve"> </w:t>
        </w:r>
      </w:ins>
      <m:oMath>
        <m:r>
          <m:t>B</m:t>
        </m:r>
      </m:oMath>
      <w:ins w:id="1930" w:author="PR Preview" w:date="2026-01-01T00:00:00Z">
        <w:r>
          <w:t xml:space="preserve">,</w:t>
        </w:r>
      </w:ins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and</w:t>
        </w:r>
      </w:ins>
      <w:ins w:id="1933" w:author="PR Preview" w:date="2026-01-01T00:00:00Z">
        <w:r>
          <w:t xml:space="preserve"> </w:t>
        </w:r>
      </w:ins>
      <m:oMath>
        <m:r>
          <m:t>Q</m:t>
        </m:r>
      </m:oMath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a relation from</w:t>
        </w:r>
      </w:ins>
      <w:ins w:id="1936" w:author="PR Preview" w:date="2026-01-01T00:00:00Z">
        <w:r>
          <w:t xml:space="preserve"> </w:t>
        </w:r>
      </w:ins>
      <m:oMath>
        <m:r>
          <m:t>B</m:t>
        </m:r>
      </m:oMath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to a set</w:t>
        </w:r>
      </w:ins>
      <w:ins w:id="1939" w:author="PR Preview" w:date="2026-01-01T00:00:00Z">
        <w:r>
          <w:t xml:space="preserve"> </w:t>
        </w:r>
      </w:ins>
      <m:oMath>
        <m:r>
          <m:t>E</m:t>
        </m:r>
      </m:oMath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(</w:t>
        </w:r>
      </w:ins>
      <w:hyperlink w:anchor="def-binary-relation">
        <w:ins w:id="194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943" w:author="PR Preview" w:date="2026-01-01T00:00:00Z">
        <w:r>
          <w:t xml:space="preserve">).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The</w:t>
        </w:r>
      </w:ins>
      <w:ins w:id="1946" w:author="PR Preview" w:date="2026-01-01T00:00:00Z">
        <w:r>
          <w:t xml:space="preserve"> </w:t>
        </w:r>
      </w:ins>
      <w:ins w:id="1947" w:author="PR Preview" w:date="2026-01-01T00:00:00Z">
        <w:r>
          <w:rPr>
            <w:b/>
            <w:bCs/>
          </w:rPr>
          <w:t xml:space="preserve">composition</w:t>
        </w:r>
      </w:ins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of</w:t>
        </w:r>
      </w:ins>
      <w:ins w:id="1950" w:author="PR Preview" w:date="2026-01-01T00:00:00Z">
        <w:r>
          <w:t xml:space="preserve"> </w:t>
        </w:r>
      </w:ins>
      <m:oMath>
        <m:r>
          <m:t>R</m:t>
        </m:r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and</w:t>
        </w:r>
      </w:ins>
      <w:ins w:id="1953" w:author="PR Preview" w:date="2026-01-01T00:00:00Z">
        <w:r>
          <w:t xml:space="preserve"> </w:t>
        </w:r>
      </w:ins>
      <m:oMath>
        <m:r>
          <m:t>Q</m:t>
        </m:r>
      </m:oMath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(Wikipedia contributors 2026e)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is the relation from</w:t>
        </w:r>
      </w:ins>
      <w:ins w:id="1958" w:author="PR Preview" w:date="2026-01-01T00:00:00Z">
        <w:r>
          <w:t xml:space="preserve"> </w:t>
        </w:r>
      </w:ins>
      <m:oMath>
        <m:r>
          <m:t>A</m:t>
        </m:r>
      </m:oMath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to</w:t>
        </w:r>
      </w:ins>
      <w:ins w:id="1961" w:author="PR Preview" w:date="2026-01-01T00:00:00Z">
        <w:r>
          <w:t xml:space="preserve"> </w:t>
        </w:r>
      </w:ins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962" w:author="PR Preview" w:date="2026-01-01T00:00:00Z">
        <w:r>
          <w:t xml:space="preserve">The relation used first,</w:t>
        </w:r>
      </w:ins>
      <w:ins w:id="1963" w:author="PR Preview" w:date="2026-01-01T00:00:00Z">
        <w:r>
          <w:t xml:space="preserve"> </w:t>
        </w:r>
      </w:ins>
      <m:oMath>
        <m:r>
          <m:t>R</m:t>
        </m:r>
      </m:oMath>
      <w:ins w:id="1964" w:author="PR Preview" w:date="2026-01-01T00:00:00Z">
        <w:r>
          <w:t xml:space="preserve">, is written on the right.</w:t>
        </w:r>
      </w:ins>
    </w:p>
    <w:bookmarkEnd w:id="83"/>
    <w:bookmarkStart w:id="84" w:name="exm-relation-composition"/>
    <w:p>
      <w:pPr>
        <w:pStyle w:val="BodyText"/>
      </w:pPr>
      <w:ins w:id="1965" w:author="PR Preview" w:date="2026-01-01T00:00:00Z">
        <w:r>
          <w:rPr>
            <w:b/>
            <w:bCs/>
          </w:rPr>
          <w:t xml:space="preserve">Example 15 (Grandparents and siblings)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 </w:t>
        </w:r>
      </w:ins>
    </w:p>
    <w:p>
      <w:pPr>
        <w:numPr>
          <w:ilvl w:val="0"/>
          <w:numId w:val="1013"/>
        </w:numPr>
      </w:pPr>
      <w:ins w:id="1968" w:author="PR Preview" w:date="2026-01-01T00:00:00Z">
        <w:r>
          <w:t xml:space="preserve">The grandparent relation of</w:t>
        </w:r>
      </w:ins>
      <w:ins w:id="1969" w:author="PR Preview" w:date="2026-01-01T00:00:00Z">
        <w:r>
          <w:t xml:space="preserve"> </w:t>
        </w:r>
      </w:ins>
      <w:hyperlink w:anchor="exr-grandparent">
        <w:ins w:id="1970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is the composition (</w:t>
        </w:r>
      </w:ins>
      <w:hyperlink w:anchor="def-relation-composition">
        <w:ins w:id="197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974" w:author="PR Preview" w:date="2026-01-01T00:00:00Z">
        <w:r>
          <w:t xml:space="preserve">) of the relation</w:t>
        </w:r>
      </w:ins>
      <w:ins w:id="1975" w:author="PR Preview" w:date="2026-01-01T00:00:00Z">
        <w:r>
          <w:t xml:space="preserve"> </w:t>
        </w:r>
      </w:ins>
      <m:oMath>
        <m:r>
          <m:t>P</m:t>
        </m:r>
      </m:oMath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of</w:t>
        </w:r>
      </w:ins>
      <w:ins w:id="1978" w:author="PR Preview" w:date="2026-01-01T00:00:00Z">
        <w:r>
          <w:t xml:space="preserve"> </w:t>
        </w:r>
      </w:ins>
      <w:hyperlink w:anchor="exm-parent">
        <w:ins w:id="1979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with itself:</w:t>
        </w:r>
      </w:ins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ins w:id="1982" w:author="PR Preview" w:date="2026-01-01T00:00:00Z">
        <w:r>
          <w:t xml:space="preserve">In</w:t>
        </w:r>
      </w:ins>
      <w:ins w:id="19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984" w:author="PR Preview" w:date="2026-01-01T00:00:00Z">
        <w:r>
          <w:t xml:space="preserve">, a person</w:t>
        </w:r>
      </w:ins>
      <w:ins w:id="1985" w:author="PR Preview" w:date="2026-01-01T00:00:00Z">
        <w:r>
          <w:t xml:space="preserve"> </w:t>
        </w:r>
      </w:ins>
      <m:oMath>
        <m:r>
          <m:t>a</m:t>
        </m:r>
      </m:oMath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is related to</w:t>
        </w:r>
      </w:ins>
      <w:ins w:id="1988" w:author="PR Preview" w:date="2026-01-01T00:00:00Z">
        <w:r>
          <w:t xml:space="preserve"> </w:t>
        </w:r>
      </w:ins>
      <m:oMath>
        <m:r>
          <m:t>c</m:t>
        </m:r>
      </m:oMath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when some</w:t>
        </w:r>
      </w:ins>
      <w:ins w:id="1991" w:author="PR Preview" w:date="2026-01-01T00:00:00Z">
        <w:r>
          <w:t xml:space="preserve"> </w:t>
        </w:r>
      </w:ins>
      <m:oMath>
        <m:r>
          <m:t>b</m:t>
        </m:r>
      </m:oMath>
      <w:ins w:id="1992" w:author="PR Preview" w:date="2026-01-01T00:00:00Z">
        <w:r>
          <w:t xml:space="preserve"> </w:t>
        </w:r>
      </w:ins>
      <w:ins w:id="1993" w:author="PR Preview" w:date="2026-01-01T00:00:00Z">
        <w:r>
          <w:t xml:space="preserve">has</w:t>
        </w:r>
      </w:ins>
      <w:ins w:id="1994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and</w:t>
        </w:r>
      </w:ins>
      <w:ins w:id="1997" w:author="PR Preview" w:date="2026-01-01T00:00:00Z">
        <w:r>
          <w:t xml:space="preserve"> </w:t>
        </w:r>
      </w:ins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ins w:id="1998" w:author="PR Preview" w:date="2026-01-01T00:00:00Z">
        <w:r>
          <w:t xml:space="preserve">,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that is, when</w:t>
        </w:r>
      </w:ins>
      <w:ins w:id="2001" w:author="PR Preview" w:date="2026-01-01T00:00:00Z">
        <w:r>
          <w:t xml:space="preserve"> </w:t>
        </w:r>
      </w:ins>
      <m:oMath>
        <m:r>
          <m:t>b</m:t>
        </m:r>
      </m:oMath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is a parent of</w:t>
        </w:r>
      </w:ins>
      <w:ins w:id="2004" w:author="PR Preview" w:date="2026-01-01T00:00:00Z">
        <w:r>
          <w:t xml:space="preserve"> </w:t>
        </w:r>
      </w:ins>
      <m:oMath>
        <m:r>
          <m:t>a</m:t>
        </m:r>
      </m:oMath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and of</w:t>
        </w:r>
      </w:ins>
      <w:ins w:id="2007" w:author="PR Preview" w:date="2026-01-01T00:00:00Z">
        <w:r>
          <w:t xml:space="preserve"> </w:t>
        </w:r>
      </w:ins>
      <m:oMath>
        <m:r>
          <m:t>c</m:t>
        </m:r>
      </m:oMath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(</w:t>
        </w:r>
      </w:ins>
      <w:hyperlink w:anchor="exm-inverse-relation">
        <w:ins w:id="2010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2011" w:author="PR Preview" w:date="2026-01-01T00:00:00Z">
        <w:r>
          <w:t xml:space="preserve">).</w:t>
        </w:r>
      </w:ins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So</w:t>
        </w:r>
      </w:ins>
      <w:ins w:id="20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is the relation</w:t>
        </w:r>
      </w:ins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“has a parent in common with”</w:t>
        </w:r>
      </w:ins>
      <w:ins w:id="20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ins w:id="2020" w:author="PR Preview" w:date="2026-01-01T00:00:00Z">
        <w:r>
          <w:t xml:space="preserve">Ada is in no pair, since her parents are not in</w:t>
        </w:r>
      </w:ins>
      <w:ins w:id="2021" w:author="PR Preview" w:date="2026-01-01T00:00:00Z">
        <w:r>
          <w:t xml:space="preserve"> </w:t>
        </w:r>
      </w:ins>
      <m:oMath>
        <m:r>
          <m:t>F</m:t>
        </m:r>
      </m:oMath>
      <w:ins w:id="2022" w:author="PR Preview" w:date="2026-01-01T00:00:00Z">
        <w:r>
          <w:t xml:space="preserve">.</w:t>
        </w:r>
      </w:ins>
    </w:p>
    <w:bookmarkEnd w:id="84"/>
    <w:bookmarkStart w:id="86" w:name="def-relation-power"/>
    <w:p>
      <w:pPr>
        <w:pStyle w:val="FirstParagraph"/>
      </w:pPr>
      <w:ins w:id="2023" w:author="PR Preview" w:date="2026-01-01T00:00:00Z">
        <w:r>
          <w:rPr>
            <w:b/>
            <w:bCs/>
          </w:rPr>
          <w:t xml:space="preserve">Definition 12 (Power of a relation)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Let</w:t>
        </w:r>
      </w:ins>
      <w:ins w:id="2026" w:author="PR Preview" w:date="2026-01-01T00:00:00Z">
        <w:r>
          <w:t xml:space="preserve"> </w:t>
        </w:r>
      </w:ins>
      <m:oMath>
        <m:r>
          <m:t>R</m:t>
        </m:r>
      </m:oMath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be a relation on a set</w:t>
        </w:r>
      </w:ins>
      <w:ins w:id="2029" w:author="PR Preview" w:date="2026-01-01T00:00:00Z">
        <w:r>
          <w:t xml:space="preserve"> </w:t>
        </w:r>
      </w:ins>
      <m:oMath>
        <m:r>
          <m:t>S</m:t>
        </m:r>
      </m:oMath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(</w:t>
        </w:r>
      </w:ins>
      <w:hyperlink w:anchor="rem-relation-on-set">
        <w:ins w:id="2032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2033" w:author="PR Preview" w:date="2026-01-01T00:00:00Z">
        <w:r>
          <w:t xml:space="preserve">).</w:t>
        </w:r>
      </w:ins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The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rPr>
            <w:b/>
            <w:bCs/>
          </w:rPr>
          <w:t xml:space="preserve">powers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of</w:t>
        </w:r>
      </w:ins>
      <w:ins w:id="2040" w:author="PR Preview" w:date="2026-01-01T00:00:00Z">
        <w:r>
          <w:t xml:space="preserve"> </w:t>
        </w:r>
      </w:ins>
      <m:oMath>
        <m:r>
          <m:t>R</m:t>
        </m:r>
      </m:oMath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are the relations</w:t>
        </w:r>
      </w:ins>
      <w:ins w:id="2043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n</m:t>
            </m:r>
          </m:sup>
        </m:sSup>
      </m:oMath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on</w:t>
        </w:r>
      </w:ins>
      <w:ins w:id="2046" w:author="PR Preview" w:date="2026-01-01T00:00:00Z">
        <w:r>
          <w:t xml:space="preserve"> </w:t>
        </w:r>
      </w:ins>
      <m:oMath>
        <m:r>
          <m:t>S</m:t>
        </m:r>
      </m:oMath>
      <w:ins w:id="2047" w:author="PR Preview" w:date="2026-01-01T00:00:00Z">
        <w:r>
          <w:t xml:space="preserve">,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for integers</w:t>
        </w:r>
      </w:ins>
      <w:ins w:id="20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2051" w:author="PR Preview" w:date="2026-01-01T00:00:00Z">
        <w:r>
          <w:t xml:space="preserve">,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given by the recursive definition (</w:t>
        </w:r>
      </w:ins>
      <w:hyperlink r:id="rId85">
        <w:ins w:id="2054" w:author="PR Preview" w:date="2026-01-01T00:00:00Z">
          <w:r>
            <w:rPr>
              <w:rStyle w:val="Hyperlink"/>
            </w:rPr>
            <w:t xml:space="preserve">Definition: Recursive definition</w:t>
          </w:r>
        </w:ins>
      </w:hyperlink>
      <w:ins w:id="2055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14"/>
        </w:numPr>
      </w:pPr>
      <w:ins w:id="2056" w:author="PR Preview" w:date="2026-01-01T00:00:00Z">
        <w:r>
          <w:t xml:space="preserve">base case:</w:t>
        </w:r>
      </w:ins>
      <w:ins w:id="2057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ins w:id="205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4"/>
        </w:numPr>
      </w:pPr>
      <w:ins w:id="2059" w:author="PR Preview" w:date="2026-01-01T00:00:00Z">
        <w:r>
          <w:t xml:space="preserve">recursive rule:</w:t>
        </w:r>
      </w:ins>
      <w:ins w:id="2060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ins w:id="2061" w:author="PR Preview" w:date="2026-01-01T00:00:00Z">
        <w:r>
          <w:t xml:space="preserve"> </w:t>
        </w:r>
      </w:ins>
      <w:ins w:id="2062" w:author="PR Preview" w:date="2026-01-01T00:00:00Z">
        <w:r>
          <w:t xml:space="preserve">for</w:t>
        </w:r>
      </w:ins>
      <w:ins w:id="206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(</w:t>
        </w:r>
      </w:ins>
      <w:hyperlink w:anchor="def-relation-composition">
        <w:ins w:id="206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067" w:author="PR Preview" w:date="2026-01-01T00:00:00Z">
        <w:r>
          <w:t xml:space="preserve">).</w:t>
        </w:r>
      </w:ins>
    </w:p>
    <w:bookmarkEnd w:id="86"/>
    <w:bookmarkStart w:id="87" w:name="exm-relation-power"/>
    <w:p>
      <w:pPr>
        <w:pStyle w:val="FirstParagraph"/>
      </w:pPr>
      <w:ins w:id="2068" w:author="PR Preview" w:date="2026-01-01T00:00:00Z">
        <w:r>
          <w:rPr>
            <w:b/>
            <w:bCs/>
          </w:rPr>
          <w:t xml:space="preserve">Example 16 (Powers of</w:t>
        </w:r>
      </w:ins>
      <w:ins w:id="2069" w:author="PR Preview" w:date="2026-01-01T00:00:00Z">
        <w:r>
          <w:rPr>
            <w:b/>
            <w:bCs/>
          </w:rPr>
          <w:t xml:space="preserve"> </w:t>
        </w:r>
      </w:ins>
      <w:ins w:id="2070" w:author="PR Preview" w:date="2026-01-01T00:00:00Z">
        <w:r>
          <w:rPr>
            <w:b/>
            <w:bCs/>
          </w:rPr>
          <w:t xml:space="preserve">“beats”</w:t>
        </w:r>
      </w:ins>
      <w:ins w:id="2071" w:author="PR Preview" w:date="2026-01-01T00:00:00Z">
        <w:r>
          <w:rPr>
            <w:b/>
            <w:bCs/>
          </w:rPr>
          <w:t xml:space="preserve">)</w:t>
        </w:r>
      </w:ins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For the relation</w:t>
        </w:r>
      </w:ins>
      <w:ins w:id="2074" w:author="PR Preview" w:date="2026-01-01T00:00:00Z">
        <w:r>
          <w:t xml:space="preserve"> </w:t>
        </w:r>
      </w:ins>
      <m:oMath>
        <m:r>
          <m:t>B</m:t>
        </m:r>
      </m:oMath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of</w:t>
        </w:r>
      </w:ins>
      <w:ins w:id="2077" w:author="PR Preview" w:date="2026-01-01T00:00:00Z">
        <w:r>
          <w:t xml:space="preserve"> </w:t>
        </w:r>
      </w:ins>
      <w:hyperlink w:anchor="exm-beats">
        <w:ins w:id="207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079" w:author="PR Preview" w:date="2026-01-01T00:00:00Z">
        <w:r>
          <w:t xml:space="preserve">,</w:t>
        </w:r>
      </w:ins>
      <w:ins w:id="208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(</w:t>
        </w:r>
      </w:ins>
      <w:hyperlink w:anchor="def-relation-power">
        <w:ins w:id="208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2084" w:author="PR Preview" w:date="2026-01-01T00:00:00Z">
        <w:r>
          <w:t xml:space="preserve">) relates</w:t>
        </w:r>
      </w:ins>
      <w:ins w:id="2085" w:author="PR Preview" w:date="2026-01-01T00:00:00Z">
        <w:r>
          <w:t xml:space="preserve"> </w:t>
        </w:r>
      </w:ins>
      <m:oMath>
        <m:r>
          <m:t>a</m:t>
        </m:r>
      </m:oMath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to</w:t>
        </w:r>
      </w:ins>
      <w:ins w:id="2088" w:author="PR Preview" w:date="2026-01-01T00:00:00Z">
        <w:r>
          <w:t xml:space="preserve"> </w:t>
        </w:r>
      </w:ins>
      <m:oMath>
        <m:r>
          <m:t>c</m:t>
        </m:r>
      </m:oMath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when</w:t>
        </w:r>
      </w:ins>
      <w:ins w:id="2091" w:author="PR Preview" w:date="2026-01-01T00:00:00Z">
        <w:r>
          <w:t xml:space="preserve"> </w:t>
        </w:r>
      </w:ins>
      <m:oMath>
        <m:r>
          <m:t>a</m:t>
        </m:r>
      </m:oMath>
      <w:ins w:id="2092" w:author="PR Preview" w:date="2026-01-01T00:00:00Z">
        <w:r>
          <w:t xml:space="preserve"> </w:t>
        </w:r>
      </w:ins>
      <w:ins w:id="2093" w:author="PR Preview" w:date="2026-01-01T00:00:00Z">
        <w:r>
          <w:t xml:space="preserve">beats something that beats</w:t>
        </w:r>
      </w:ins>
      <w:ins w:id="2094" w:author="PR Preview" w:date="2026-01-01T00:00:00Z">
        <w:r>
          <w:t xml:space="preserve"> </w:t>
        </w:r>
      </w:ins>
      <m:oMath>
        <m:r>
          <m:t>c</m:t>
        </m:r>
      </m:oMath>
      <w:ins w:id="20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096" w:author="PR Preview" w:date="2026-01-01T00:00:00Z">
        <w:r>
          <w:t xml:space="preserve">which is the inverse</w:t>
        </w:r>
      </w:ins>
      <w:ins w:id="209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of</w:t>
        </w:r>
      </w:ins>
      <w:ins w:id="2100" w:author="PR Preview" w:date="2026-01-01T00:00:00Z">
        <w:r>
          <w:t xml:space="preserve"> </w:t>
        </w:r>
      </w:ins>
      <w:hyperlink w:anchor="exm-inverse-relation">
        <w:ins w:id="2101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2102" w:author="PR Preview" w:date="2026-01-01T00:00:00Z">
        <w:r>
          <w:t xml:space="preserve">.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Then</w:t>
        </w:r>
      </w:ins>
      <w:ins w:id="2105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relates each element to itself: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108" w:author="PR Preview" w:date="2026-01-01T00:00:00Z">
        <w:r>
          <w:t xml:space="preserve">as following three arrows of</w:t>
        </w:r>
      </w:ins>
      <w:ins w:id="2109" w:author="PR Preview" w:date="2026-01-01T00:00:00Z">
        <w:r>
          <w:t xml:space="preserve"> </w:t>
        </w:r>
      </w:ins>
      <w:hyperlink w:anchor="fig-beats">
        <w:ins w:id="2110" w:author="PR Preview" w:date="2026-01-01T00:00:00Z">
          <w:r>
            <w:rPr>
              <w:rStyle w:val="Hyperlink"/>
            </w:rPr>
            <w:t xml:space="preserve">Figure 2</w:t>
          </w:r>
        </w:ins>
      </w:hyperlink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leads back to the start.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So</w:t>
        </w:r>
      </w:ins>
      <w:ins w:id="2115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ins w:id="2116" w:author="PR Preview" w:date="2026-01-01T00:00:00Z">
        <w:r>
          <w:t xml:space="preserve">, and the powers of</w:t>
        </w:r>
      </w:ins>
      <w:ins w:id="2117" w:author="PR Preview" w:date="2026-01-01T00:00:00Z">
        <w:r>
          <w:t xml:space="preserve"> </w:t>
        </w:r>
      </w:ins>
      <m:oMath>
        <m:r>
          <m:t>B</m:t>
        </m:r>
      </m:oMath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repeat after every three steps.</w:t>
        </w:r>
      </w:ins>
    </w:p>
    <w:p>
      <w:pPr>
        <w:pStyle w:val="BodyText"/>
      </w:pPr>
      <w:ins w:id="2120" w:author="PR Preview" w:date="2026-01-01T00:00:00Z">
        <w:r>
          <w:t xml:space="preserve">For the relation</w:t>
        </w:r>
      </w:ins>
      <w:ins w:id="2121" w:author="PR Preview" w:date="2026-01-01T00:00:00Z">
        <w:r>
          <w:t xml:space="preserve"> </w:t>
        </w:r>
      </w:ins>
      <m:oMath>
        <m:r>
          <m:t>P</m:t>
        </m:r>
      </m:oMath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of</w:t>
        </w:r>
      </w:ins>
      <w:ins w:id="2124" w:author="PR Preview" w:date="2026-01-01T00:00:00Z">
        <w:r>
          <w:t xml:space="preserve"> </w:t>
        </w:r>
      </w:ins>
      <w:hyperlink w:anchor="exm-parent">
        <w:ins w:id="212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126" w:author="PR Preview" w:date="2026-01-01T00:00:00Z">
        <w:r>
          <w:t xml:space="preserve">,</w:t>
        </w:r>
      </w:ins>
      <w:ins w:id="2127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t>2</m:t>
            </m:r>
          </m:sup>
        </m:sSup>
      </m:oMath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is the grandparent relation of</w:t>
        </w:r>
      </w:ins>
      <w:ins w:id="2130" w:author="PR Preview" w:date="2026-01-01T00:00:00Z">
        <w:r>
          <w:t xml:space="preserve"> </w:t>
        </w:r>
      </w:ins>
      <w:hyperlink w:anchor="exm-relation-composition">
        <w:ins w:id="2131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2132" w:author="PR Preview" w:date="2026-01-01T00:00:00Z">
        <w:r>
          <w:t xml:space="preserve">,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and</w:t>
        </w:r>
      </w:ins>
      <w:ins w:id="2135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2136" w:author="PR Preview" w:date="2026-01-01T00:00:00Z">
        <w:r>
          <w:t xml:space="preserve">, since no one in</w:t>
        </w:r>
      </w:ins>
      <w:ins w:id="2137" w:author="PR Preview" w:date="2026-01-01T00:00:00Z">
        <w:r>
          <w:t xml:space="preserve"> </w:t>
        </w:r>
      </w:ins>
      <m:oMath>
        <m:r>
          <m:t>F</m:t>
        </m:r>
      </m:oMath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has a great-grandchild in</w:t>
        </w:r>
      </w:ins>
      <w:ins w:id="2140" w:author="PR Preview" w:date="2026-01-01T00:00:00Z">
        <w:r>
          <w:t xml:space="preserve"> </w:t>
        </w:r>
      </w:ins>
      <m:oMath>
        <m:r>
          <m:t>F</m:t>
        </m:r>
      </m:oMath>
      <w:ins w:id="2141" w:author="PR Preview" w:date="2026-01-01T00:00:00Z">
        <w:r>
          <w:t xml:space="preserve">.</w:t>
        </w:r>
      </w:ins>
    </w:p>
    <w:bookmarkEnd w:id="87"/>
    <w:bookmarkStart w:id="88" w:name="thm-transitive-composition"/>
    <w:p>
      <w:pPr>
        <w:pStyle w:val="BodyText"/>
      </w:pPr>
      <w:ins w:id="2142" w:author="PR Preview" w:date="2026-01-01T00:00:00Z">
        <w:r>
          <w:rPr>
            <w:b/>
            <w:bCs/>
          </w:rPr>
          <w:t xml:space="preserve">Theorem 2 (Transitive relations contain their squares)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Let</w:t>
        </w:r>
      </w:ins>
      <w:ins w:id="2145" w:author="PR Preview" w:date="2026-01-01T00:00:00Z">
        <w:r>
          <w:t xml:space="preserve"> </w:t>
        </w:r>
      </w:ins>
      <m:oMath>
        <m:r>
          <m:t>R</m:t>
        </m:r>
      </m:oMath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be a relation on a set</w:t>
        </w:r>
      </w:ins>
      <w:ins w:id="2148" w:author="PR Preview" w:date="2026-01-01T00:00:00Z">
        <w:r>
          <w:t xml:space="preserve"> </w:t>
        </w:r>
      </w:ins>
      <m:oMath>
        <m:r>
          <m:t>S</m:t>
        </m:r>
      </m:oMath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(</w:t>
        </w:r>
      </w:ins>
      <w:hyperlink w:anchor="rem-relation-on-set">
        <w:ins w:id="2151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2152" w:author="PR Preview" w:date="2026-01-01T00:00:00Z">
        <w:r>
          <w:t xml:space="preserve">).</w:t>
        </w:r>
      </w:ins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Then</w:t>
        </w:r>
      </w:ins>
      <w:ins w:id="2155" w:author="PR Preview" w:date="2026-01-01T00:00:00Z">
        <w:r>
          <w:t xml:space="preserve"> </w:t>
        </w:r>
      </w:ins>
      <m:oMath>
        <m:r>
          <m:t>R</m:t>
        </m:r>
      </m:oMath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is transitive (</w:t>
        </w:r>
      </w:ins>
      <w:hyperlink w:anchor="def-transitive">
        <w:ins w:id="215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159" w:author="PR Preview" w:date="2026-01-01T00:00:00Z">
        <w:r>
          <w:t xml:space="preserve">) if and only if</w:t>
        </w:r>
      </w:ins>
      <w:ins w:id="2160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(</w:t>
        </w:r>
      </w:ins>
      <w:hyperlink w:anchor="def-relation-power">
        <w:ins w:id="216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2164" w:author="PR Preview" w:date="2026-01-01T00:00:00Z">
        <w:r>
          <w:t xml:space="preserve">).</w:t>
        </w:r>
      </w:ins>
    </w:p>
    <w:bookmarkEnd w:id="88"/>
    <w:p>
      <w:pPr>
        <w:pStyle w:val="BodyText"/>
      </w:pPr>
      <w:ins w:id="2165" w:author="PR Preview" w:date="2026-01-01T00:00:00Z">
        <w:r>
          <w:rPr>
            <w:i/>
            <w:iCs/>
          </w:rPr>
          <w:t xml:space="preserve">Proof</w:t>
        </w:r>
      </w:ins>
      <w:ins w:id="2166" w:author="PR Preview" w:date="2026-01-01T00:00:00Z">
        <w:r>
          <w:t xml:space="preserve">. </w:t>
        </w:r>
      </w:ins>
      <w:ins w:id="2167" w:author="PR Preview" w:date="2026-01-01T00:00:00Z">
        <w:r>
          <w:t xml:space="preserve">(</w:t>
        </w:r>
      </w:ins>
      <m:oMath>
        <m:r>
          <m:rPr>
            <m:sty m:val="p"/>
          </m:rPr>
          <m:t>⇒</m:t>
        </m:r>
      </m:oMath>
      <w:ins w:id="2168" w:author="PR Preview" w:date="2026-01-01T00:00:00Z">
        <w:r>
          <w:t xml:space="preserve">)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Suppose</w:t>
        </w:r>
      </w:ins>
      <w:ins w:id="2171" w:author="PR Preview" w:date="2026-01-01T00:00:00Z">
        <w:r>
          <w:t xml:space="preserve"> </w:t>
        </w:r>
      </w:ins>
      <m:oMath>
        <m:r>
          <m:t>R</m:t>
        </m:r>
      </m:oMath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is transitive, and let</w:t>
        </w:r>
      </w:ins>
      <w:ins w:id="21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ins w:id="2175" w:author="PR Preview" w:date="2026-01-01T00:00:00Z">
        <w:r>
          <w:t xml:space="preserve">.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By the definition of composition (</w:t>
        </w:r>
      </w:ins>
      <w:hyperlink w:anchor="def-relation-composition">
        <w:ins w:id="2178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179" w:author="PR Preview" w:date="2026-01-01T00:00:00Z">
        <w:r>
          <w:t xml:space="preserve">),</w:t>
        </w:r>
      </w:ins>
      <w:ins w:id="2180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ins w:id="2181" w:author="PR Preview" w:date="2026-01-01T00:00:00Z">
        <w:r>
          <w:t xml:space="preserve"> </w:t>
        </w:r>
      </w:ins>
      <w:ins w:id="2182" w:author="PR Preview" w:date="2026-01-01T00:00:00Z">
        <w:r>
          <w:t xml:space="preserve">and</w:t>
        </w:r>
      </w:ins>
      <w:ins w:id="2183" w:author="PR Preview" w:date="2026-01-01T00:00:00Z">
        <w:r>
          <w:t xml:space="preserve"> </w:t>
        </w:r>
      </w:ins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for some</w:t>
        </w:r>
      </w:ins>
      <w:ins w:id="218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S</m:t>
        </m:r>
      </m:oMath>
      <w:ins w:id="2187" w:author="PR Preview" w:date="2026-01-01T00:00:00Z">
        <w:r>
          <w:t xml:space="preserve">.</w:t>
        </w:r>
      </w:ins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Since</w:t>
        </w:r>
      </w:ins>
      <w:ins w:id="2190" w:author="PR Preview" w:date="2026-01-01T00:00:00Z">
        <w:r>
          <w:t xml:space="preserve"> </w:t>
        </w:r>
      </w:ins>
      <m:oMath>
        <m:r>
          <m:t>R</m:t>
        </m:r>
      </m:oMath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is transitive,</w:t>
        </w:r>
      </w:ins>
      <w:ins w:id="2193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ins w:id="2194" w:author="PR Preview" w:date="2026-01-01T00:00:00Z">
        <w:r>
          <w:t xml:space="preserve">.</w:t>
        </w:r>
      </w:ins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So</w:t>
        </w:r>
      </w:ins>
      <w:ins w:id="2197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(</w:t>
        </w:r>
      </w:ins>
      <w:hyperlink r:id="rId16">
        <w:ins w:id="2200" w:author="PR Preview" w:date="2026-01-01T00:00:00Z">
          <w:r>
            <w:rPr>
              <w:rStyle w:val="Hyperlink"/>
            </w:rPr>
            <w:t xml:space="preserve">Definition: Subset</w:t>
          </w:r>
        </w:ins>
      </w:hyperlink>
      <w:ins w:id="2201" w:author="PR Preview" w:date="2026-01-01T00:00:00Z">
        <w:r>
          <w:t xml:space="preserve">).</w:t>
        </w:r>
      </w:ins>
    </w:p>
    <w:p>
      <w:pPr>
        <w:pStyle w:val="BodyText"/>
      </w:pPr>
      <w:ins w:id="2202" w:author="PR Preview" w:date="2026-01-01T00:00:00Z">
        <w:r>
          <w:t xml:space="preserve">(</w:t>
        </w:r>
      </w:ins>
      <m:oMath>
        <m:r>
          <m:rPr>
            <m:sty m:val="p"/>
          </m:rPr>
          <m:t>⇐</m:t>
        </m:r>
      </m:oMath>
      <w:ins w:id="2203" w:author="PR Preview" w:date="2026-01-01T00:00:00Z">
        <w:r>
          <w:t xml:space="preserve">)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Suppose</w:t>
        </w:r>
      </w:ins>
      <w:ins w:id="2206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ins w:id="2207" w:author="PR Preview" w:date="2026-01-01T00:00:00Z">
        <w:r>
          <w:t xml:space="preserve">,</w:t>
        </w:r>
      </w:ins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and let</w:t>
        </w:r>
      </w:ins>
      <w:ins w:id="2210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and</w:t>
        </w:r>
      </w:ins>
      <w:ins w:id="2213" w:author="PR Preview" w:date="2026-01-01T00:00:00Z">
        <w:r>
          <w:t xml:space="preserve"> </w:t>
        </w:r>
      </w:ins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ins w:id="2214" w:author="PR Preview" w:date="2026-01-01T00:00:00Z">
        <w:r>
          <w:t xml:space="preserve">.</w:t>
        </w:r>
      </w:ins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Then</w:t>
        </w:r>
      </w:ins>
      <w:ins w:id="22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ins w:id="2218" w:author="PR Preview" w:date="2026-01-01T00:00:00Z">
        <w:r>
          <w:t xml:space="preserve">, by the definition of composition,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so</w:t>
        </w:r>
      </w:ins>
      <w:ins w:id="22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2222" w:author="PR Preview" w:date="2026-01-01T00:00:00Z">
        <w:r>
          <w:t xml:space="preserve">.</w:t>
        </w:r>
      </w:ins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So</w:t>
        </w:r>
      </w:ins>
      <w:ins w:id="2225" w:author="PR Preview" w:date="2026-01-01T00:00:00Z">
        <w:r>
          <w:t xml:space="preserve"> </w:t>
        </w:r>
      </w:ins>
      <m:oMath>
        <m:r>
          <m:t>R</m:t>
        </m:r>
      </m:oMath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is transitive.</w:t>
        </w:r>
      </w:ins>
    </w:p>
    <w:bookmarkStart w:id="89" w:name="exm-transitive-composition"/>
    <w:p>
      <w:pPr>
        <w:pStyle w:val="BodyText"/>
      </w:pPr>
      <w:ins w:id="2228" w:author="PR Preview" w:date="2026-01-01T00:00:00Z">
        <w:r>
          <w:rPr>
            <w:b/>
            <w:bCs/>
          </w:rPr>
          <w:t xml:space="preserve">Example 17 (Checking transitivity with a square)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5"/>
        </w:numPr>
      </w:pPr>
      <w:ins w:id="2231" w:author="PR Preview" w:date="2026-01-01T00:00:00Z">
        <w:r>
          <w:t xml:space="preserve">For the relation</w:t>
        </w:r>
      </w:ins>
      <w:ins w:id="2232" w:author="PR Preview" w:date="2026-01-01T00:00:00Z">
        <w:r>
          <w:t xml:space="preserve"> </w:t>
        </w:r>
      </w:ins>
      <m:oMath>
        <m:r>
          <m:t>B</m:t>
        </m:r>
      </m:oMath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of</w:t>
        </w:r>
      </w:ins>
      <w:ins w:id="2235" w:author="PR Preview" w:date="2026-01-01T00:00:00Z">
        <w:r>
          <w:t xml:space="preserve"> </w:t>
        </w:r>
      </w:ins>
      <w:hyperlink w:anchor="exm-beats">
        <w:ins w:id="2236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237" w:author="PR Preview" w:date="2026-01-01T00:00:00Z">
        <w:r>
          <w:t xml:space="preserve">,</w:t>
        </w:r>
      </w:ins>
      <w:ins w:id="2238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by</w:t>
        </w:r>
      </w:ins>
      <w:ins w:id="2241" w:author="PR Preview" w:date="2026-01-01T00:00:00Z">
        <w:r>
          <w:t xml:space="preserve"> </w:t>
        </w:r>
      </w:ins>
      <w:hyperlink w:anchor="exm-relation-power">
        <w:ins w:id="2242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2243" w:author="PR Preview" w:date="2026-01-01T00:00:00Z">
        <w:r>
          <w:t xml:space="preserve">,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and</w:t>
        </w:r>
      </w:ins>
      <w:ins w:id="2246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2</m:t>
            </m:r>
          </m:sup>
        </m:sSup>
      </m:oMath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has no pair in common with</w:t>
        </w:r>
      </w:ins>
      <w:ins w:id="2249" w:author="PR Preview" w:date="2026-01-01T00:00:00Z">
        <w:r>
          <w:t xml:space="preserve"> </w:t>
        </w:r>
      </w:ins>
      <m:oMath>
        <m:r>
          <m:t>B</m:t>
        </m:r>
      </m:oMath>
      <w:ins w:id="2250" w:author="PR Preview" w:date="2026-01-01T00:00:00Z">
        <w:r>
          <w:t xml:space="preserve">.</w:t>
        </w:r>
      </w:ins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So</w:t>
        </w:r>
      </w:ins>
      <w:ins w:id="2253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ins w:id="2254" w:author="PR Preview" w:date="2026-01-01T00:00:00Z">
        <w:r>
          <w:t xml:space="preserve">, and</w:t>
        </w:r>
      </w:ins>
      <w:ins w:id="2255" w:author="PR Preview" w:date="2026-01-01T00:00:00Z">
        <w:r>
          <w:t xml:space="preserve"> </w:t>
        </w:r>
      </w:ins>
      <m:oMath>
        <m:r>
          <m:t>B</m:t>
        </m:r>
      </m:oMath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is not transitive, by</w:t>
        </w:r>
      </w:ins>
      <w:ins w:id="2258" w:author="PR Preview" w:date="2026-01-01T00:00:00Z">
        <w:r>
          <w:t xml:space="preserve"> </w:t>
        </w:r>
      </w:ins>
      <w:hyperlink w:anchor="thm-transitive-composition">
        <w:ins w:id="225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260" w:author="PR Preview" w:date="2026-01-01T00:00:00Z">
        <w:r>
          <w:t xml:space="preserve">,</w:t>
        </w:r>
      </w:ins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as</w:t>
        </w:r>
      </w:ins>
      <w:ins w:id="2263" w:author="PR Preview" w:date="2026-01-01T00:00:00Z">
        <w:r>
          <w:t xml:space="preserve"> </w:t>
        </w:r>
      </w:ins>
      <w:hyperlink w:anchor="sol-beats-transitive">
        <w:ins w:id="2264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2265" w:author="PR Preview" w:date="2026-01-01T00:00:00Z">
        <w:r>
          <w:t xml:space="preserve"> </w:t>
        </w:r>
      </w:ins>
      <w:ins w:id="2266" w:author="PR Preview" w:date="2026-01-01T00:00:00Z">
        <w:r>
          <w:t xml:space="preserve">found.</w:t>
        </w:r>
      </w:ins>
    </w:p>
    <w:p>
      <w:pPr>
        <w:pStyle w:val="Compact"/>
        <w:numPr>
          <w:ilvl w:val="0"/>
          <w:numId w:val="1015"/>
        </w:numPr>
      </w:pPr>
      <w:ins w:id="2267" w:author="PR Preview" w:date="2026-01-01T00:00:00Z">
        <w:r>
          <w:t xml:space="preserve">For the relation</w:t>
        </w:r>
      </w:ins>
      <w:ins w:id="2268" w:author="PR Preview" w:date="2026-01-01T00:00:00Z">
        <w:r>
          <w:t xml:space="preserve"> </w:t>
        </w:r>
      </w:ins>
      <m:oMath>
        <m:r>
          <m:t>T</m:t>
        </m:r>
      </m:oMath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of</w:t>
        </w:r>
      </w:ins>
      <w:ins w:id="2271" w:author="PR Preview" w:date="2026-01-01T00:00:00Z">
        <w:r>
          <w:t xml:space="preserve"> </w:t>
        </w:r>
      </w:ins>
      <w:hyperlink w:anchor="exm-shares-letter">
        <w:ins w:id="2272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273" w:author="PR Preview" w:date="2026-01-01T00:00:00Z">
        <w:r>
          <w:t xml:space="preserve">,</w:t>
        </w:r>
      </w:ins>
      <w:ins w:id="2274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t>2</m:t>
            </m:r>
          </m:sup>
        </m:sSup>
      </m:oMath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holds</w:t>
        </w:r>
      </w:ins>
      <w:ins w:id="22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ins w:id="2278" w:author="PR Preview" w:date="2026-01-01T00:00:00Z">
        <w:r>
          <w:t xml:space="preserve">,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since</w:t>
        </w:r>
      </w:ins>
      <w:ins w:id="2281" w:author="PR Preview" w:date="2026-01-01T00:00:00Z">
        <w:r>
          <w:t xml:space="preserve"> </w:t>
        </w:r>
      </w:ins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and</w:t>
        </w:r>
      </w:ins>
      <w:ins w:id="2284" w:author="PR Preview" w:date="2026-01-01T00:00:00Z">
        <w:r>
          <w:t xml:space="preserve"> </w:t>
        </w:r>
      </w:ins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ins w:id="2285" w:author="PR Preview" w:date="2026-01-01T00:00:00Z">
        <w:r>
          <w:t xml:space="preserve">.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That pair is not in</w:t>
        </w:r>
      </w:ins>
      <w:ins w:id="2288" w:author="PR Preview" w:date="2026-01-01T00:00:00Z">
        <w:r>
          <w:t xml:space="preserve"> </w:t>
        </w:r>
      </w:ins>
      <m:oMath>
        <m:r>
          <m:t>T</m:t>
        </m:r>
      </m:oMath>
      <w:ins w:id="2289" w:author="PR Preview" w:date="2026-01-01T00:00:00Z">
        <w:r>
          <w:t xml:space="preserve">, so</w:t>
        </w:r>
      </w:ins>
      <w:ins w:id="2290" w:author="PR Preview" w:date="2026-01-01T00:00:00Z">
        <w:r>
          <w:t xml:space="preserve"> </w:t>
        </w:r>
      </w:ins>
      <m:oMath>
        <m:r>
          <m:t>T</m:t>
        </m:r>
      </m:oMath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is not transitive.</w:t>
        </w:r>
      </w:ins>
    </w:p>
    <w:bookmarkEnd w:id="89"/>
    <w:bookmarkEnd w:id="90"/>
    <w:bookmarkStart w:id="105" w:name="sec-equivalence-relations"/>
    <w:p>
      <w:pPr>
        <w:pStyle w:val="Heading1"/>
      </w:pPr>
      <w:ins w:id="2293" w:author="PR Preview" w:date="2026-01-01T00:00:00Z">
        <w:r>
          <w:t xml:space="preserve">6. Equivalence relations</w:t>
        </w:r>
      </w:ins>
    </w:p>
    <w:bookmarkStart w:id="91" w:name="exr-same-length"/>
    <w:p>
      <w:pPr>
        <w:pStyle w:val="FirstParagraph"/>
      </w:pPr>
      <w:ins w:id="2294" w:author="PR Preview" w:date="2026-01-01T00:00:00Z">
        <w:r>
          <w:rPr>
            <w:b/>
            <w:bCs/>
          </w:rPr>
          <w:t xml:space="preserve">Exercise 6 (Words of the same length)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Let</w:t>
        </w:r>
      </w:ins>
      <w:ins w:id="229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ins w:id="2298" w:author="PR Preview" w:date="2026-01-01T00:00:00Z">
        <w:r>
          <w:t xml:space="preserve">, six words used in Racket,</w:t>
        </w:r>
      </w:ins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and on</w:t>
        </w:r>
      </w:ins>
      <w:ins w:id="2301" w:author="PR Preview" w:date="2026-01-01T00:00:00Z">
        <w:r>
          <w:t xml:space="preserve"> </w:t>
        </w:r>
      </w:ins>
      <m:oMath>
        <m:r>
          <m:t>K</m:t>
        </m:r>
      </m:oMath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let</w:t>
        </w:r>
      </w:ins>
      <w:ins w:id="230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when the words</w:t>
        </w:r>
      </w:ins>
      <w:ins w:id="2307" w:author="PR Preview" w:date="2026-01-01T00:00:00Z">
        <w:r>
          <w:t xml:space="preserve"> </w:t>
        </w:r>
      </w:ins>
      <m:oMath>
        <m:r>
          <m:t>a</m:t>
        </m:r>
      </m:oMath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and</w:t>
        </w:r>
      </w:ins>
      <w:ins w:id="2310" w:author="PR Preview" w:date="2026-01-01T00:00:00Z">
        <w:r>
          <w:t xml:space="preserve"> </w:t>
        </w:r>
      </w:ins>
      <m:oMath>
        <m:r>
          <m:t>b</m:t>
        </m:r>
      </m:oMath>
      <w:ins w:id="2311" w:author="PR Preview" w:date="2026-01-01T00:00:00Z">
        <w:r>
          <w:t xml:space="preserve"> </w:t>
        </w:r>
      </w:ins>
      <w:ins w:id="2312" w:author="PR Preview" w:date="2026-01-01T00:00:00Z">
        <w:r>
          <w:t xml:space="preserve">have the same number of letters.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Which words</w:t>
        </w:r>
      </w:ins>
      <w:ins w:id="231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K</m:t>
        </m:r>
      </m:oMath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have</w:t>
        </w:r>
      </w:ins>
      <w:ins w:id="23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ins w:id="2319" w:author="PR Preview" w:date="2026-01-01T00:00:00Z">
        <w:r>
          <w:t xml:space="preserve">?</w:t>
        </w:r>
      </w:ins>
    </w:p>
    <w:bookmarkEnd w:id="91"/>
    <w:bookmarkStart w:id="92" w:name="sol-same-length"/>
    <w:p>
      <w:pPr>
        <w:pStyle w:val="BodyText"/>
      </w:pPr>
      <w:ins w:id="2320" w:author="PR Preview" w:date="2026-01-01T00:00:00Z">
        <w:r>
          <w:rPr>
            <w:i/>
            <w:iCs/>
          </w:rPr>
          <w:t xml:space="preserve">Solution 6</w:t>
        </w:r>
      </w:ins>
      <w:ins w:id="2321" w:author="PR Preview" w:date="2026-01-01T00:00:00Z">
        <w:r>
          <w:t xml:space="preserve">. </w:t>
        </w:r>
      </w:ins>
      <w:ins w:id="2322" w:author="PR Preview" w:date="2026-01-01T00:00:00Z">
        <w:r>
          <w:t xml:space="preserve">The word cond has 4 letters.</w:t>
        </w:r>
      </w:ins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The words of</w:t>
        </w:r>
      </w:ins>
      <w:ins w:id="2325" w:author="PR Preview" w:date="2026-01-01T00:00:00Z">
        <w:r>
          <w:t xml:space="preserve"> </w:t>
        </w:r>
      </w:ins>
      <m:oMath>
        <m:r>
          <m:t>K</m:t>
        </m:r>
      </m:oMath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with 4 letters are cond, list and cons,</w:t>
        </w:r>
      </w:ins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so these three are the words related to cond.</w:t>
        </w:r>
      </w:ins>
      <w:ins w:id="2330" w:author="PR Preview" w:date="2026-01-01T00:00:00Z">
        <w:r>
          <w:t xml:space="preserve"> </w:t>
        </w:r>
      </w:ins>
      <w:ins w:id="2331" w:author="PR Preview" w:date="2026-01-01T00:00:00Z">
        <w:r>
          <w:t xml:space="preserve">The list includes cond itself, since cond has as many letters as cond.</w:t>
        </w:r>
      </w:ins>
    </w:p>
    <w:bookmarkEnd w:id="92"/>
    <w:bookmarkStart w:id="94" w:name="def-equivalence-relation"/>
    <w:p>
      <w:pPr>
        <w:pStyle w:val="BodyText"/>
      </w:pPr>
      <w:ins w:id="2332" w:author="PR Preview" w:date="2026-01-01T00:00:00Z">
        <w:r>
          <w:rPr>
            <w:b/>
            <w:bCs/>
          </w:rPr>
          <w:t xml:space="preserve">Definition 13 (Equivalence relation)</w:t>
        </w:r>
      </w:ins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Let</w:t>
        </w:r>
      </w:ins>
      <w:ins w:id="2335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be a</w:t>
        </w:r>
      </w:ins>
      <w:ins w:id="2338" w:author="PR Preview" w:date="2026-01-01T00:00:00Z">
        <w:r>
          <w:t xml:space="preserve"> </w:t>
        </w:r>
      </w:ins>
      <w:hyperlink r:id="rId52">
        <w:ins w:id="2339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on a</w:t>
        </w:r>
      </w:ins>
      <w:ins w:id="2342" w:author="PR Preview" w:date="2026-01-01T00:00:00Z">
        <w:r>
          <w:t xml:space="preserve"> </w:t>
        </w:r>
      </w:ins>
      <w:hyperlink r:id="rId53">
        <w:ins w:id="2343" w:author="PR Preview" w:date="2026-01-01T00:00:00Z">
          <w:r>
            <w:rPr>
              <w:rStyle w:val="Hyperlink"/>
            </w:rPr>
            <w:t xml:space="preserve">set</w:t>
          </w:r>
        </w:ins>
      </w:hyperlink>
      <w:ins w:id="2344" w:author="PR Preview" w:date="2026-01-01T00:00:00Z">
        <w:r>
          <w:t xml:space="preserve"> </w:t>
        </w:r>
      </w:ins>
      <m:oMath>
        <m:r>
          <m:t>S</m:t>
        </m:r>
      </m:oMath>
      <w:ins w:id="2345" w:author="PR Preview" w:date="2026-01-01T00:00:00Z">
        <w:r>
          <w:t xml:space="preserve">.</w:t>
        </w:r>
      </w:ins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The relation</w:t>
        </w:r>
      </w:ins>
      <w:ins w:id="2348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is an</w:t>
        </w:r>
      </w:ins>
      <w:ins w:id="2351" w:author="PR Preview" w:date="2026-01-01T00:00:00Z">
        <w:r>
          <w:t xml:space="preserve"> </w:t>
        </w:r>
      </w:ins>
      <w:ins w:id="2352" w:author="PR Preview" w:date="2026-01-01T00:00:00Z">
        <w:r>
          <w:rPr>
            <w:b/>
            <w:bCs/>
          </w:rPr>
          <w:t xml:space="preserve">equivalence relation</w:t>
        </w:r>
      </w:ins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(Wikipedia contributors 2026j)</w:t>
        </w:r>
      </w:ins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if it is</w:t>
        </w:r>
      </w:ins>
      <w:ins w:id="2357" w:author="PR Preview" w:date="2026-01-01T00:00:00Z">
        <w:r>
          <w:t xml:space="preserve"> </w:t>
        </w:r>
      </w:ins>
      <w:hyperlink w:anchor="def-reflexive">
        <w:ins w:id="2358" w:author="PR Preview" w:date="2026-01-01T00:00:00Z">
          <w:r>
            <w:rPr>
              <w:rStyle w:val="Hyperlink"/>
            </w:rPr>
            <w:t xml:space="preserve">reflexive</w:t>
          </w:r>
        </w:ins>
      </w:hyperlink>
      <w:ins w:id="2359" w:author="PR Preview" w:date="2026-01-01T00:00:00Z">
        <w:r>
          <w:t xml:space="preserve">,</w:t>
        </w:r>
      </w:ins>
      <w:ins w:id="2360" w:author="PR Preview" w:date="2026-01-01T00:00:00Z">
        <w:r>
          <w:t xml:space="preserve"> </w:t>
        </w:r>
      </w:ins>
      <w:hyperlink w:anchor="def-symmetric-relation">
        <w:ins w:id="2361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2362" w:author="PR Preview" w:date="2026-01-01T00:00:00Z">
        <w:r>
          <w:t xml:space="preserve">,</w:t>
        </w:r>
      </w:ins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and</w:t>
        </w:r>
      </w:ins>
      <w:ins w:id="2365" w:author="PR Preview" w:date="2026-01-01T00:00:00Z">
        <w:r>
          <w:t xml:space="preserve"> </w:t>
        </w:r>
      </w:ins>
      <w:hyperlink r:id="rId93">
        <w:ins w:id="2366" w:author="PR Preview" w:date="2026-01-01T00:00:00Z">
          <w:r>
            <w:rPr>
              <w:rStyle w:val="Hyperlink"/>
            </w:rPr>
            <w:t xml:space="preserve">transitive</w:t>
          </w:r>
        </w:ins>
      </w:hyperlink>
      <w:ins w:id="2367" w:author="PR Preview" w:date="2026-01-01T00:00:00Z">
        <w:r>
          <w:t xml:space="preserve">.</w:t>
        </w:r>
      </w:ins>
    </w:p>
    <w:bookmarkEnd w:id="94"/>
    <w:bookmarkStart w:id="97" w:name="exm-same-length"/>
    <w:p>
      <w:pPr>
        <w:pStyle w:val="BodyText"/>
      </w:pPr>
      <w:ins w:id="2368" w:author="PR Preview" w:date="2026-01-01T00:00:00Z">
        <w:r>
          <w:rPr>
            <w:b/>
            <w:bCs/>
          </w:rPr>
          <w:t xml:space="preserve">Example 18 (Having the same length is an equivalence relation)</w:t>
        </w:r>
      </w:ins>
      <w:ins w:id="2369" w:author="PR Preview" w:date="2026-01-01T00:00:00Z">
        <w:r>
          <w:t xml:space="preserve"> </w:t>
        </w:r>
      </w:ins>
      <w:ins w:id="2370" w:author="PR Preview" w:date="2026-01-01T00:00:00Z">
        <w:r>
          <w:t xml:space="preserve">The relation</w:t>
        </w:r>
      </w:ins>
      <w:ins w:id="2371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of</w:t>
        </w:r>
      </w:ins>
      <w:ins w:id="2374" w:author="PR Preview" w:date="2026-01-01T00:00:00Z">
        <w:r>
          <w:t xml:space="preserve"> </w:t>
        </w:r>
      </w:ins>
      <w:hyperlink w:anchor="exr-same-length">
        <w:ins w:id="2375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is an equivalence relation (</w:t>
        </w:r>
      </w:ins>
      <w:hyperlink w:anchor="def-equivalence-relation">
        <w:ins w:id="237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2379" w:author="PR Preview" w:date="2026-01-01T00:00:00Z">
        <w:r>
          <w:t xml:space="preserve">).</w:t>
        </w:r>
      </w:ins>
      <w:ins w:id="2380" w:author="PR Preview" w:date="2026-01-01T00:00:00Z">
        <w:r>
          <w:t xml:space="preserve"> </w:t>
        </w:r>
      </w:ins>
      <w:ins w:id="2381" w:author="PR Preview" w:date="2026-01-01T00:00:00Z">
        <w:r>
          <w:t xml:space="preserve">Write</w:t>
        </w:r>
      </w:ins>
      <w:ins w:id="2382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for the length of the word</w:t>
        </w:r>
      </w:ins>
      <w:ins w:id="2385" w:author="PR Preview" w:date="2026-01-01T00:00:00Z">
        <w:r>
          <w:t xml:space="preserve"> </w:t>
        </w:r>
      </w:ins>
      <m:oMath>
        <m:r>
          <m:t>a</m:t>
        </m:r>
      </m:oMath>
      <w:ins w:id="2386" w:author="PR Preview" w:date="2026-01-01T00:00:00Z">
        <w:r>
          <w:t xml:space="preserve">, its number of letters,</w:t>
        </w:r>
      </w:ins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as for the length of a list (</w:t>
        </w:r>
      </w:ins>
      <w:hyperlink r:id="rId95">
        <w:ins w:id="2389" w:author="PR Preview" w:date="2026-01-01T00:00:00Z">
          <w:r>
            <w:rPr>
              <w:rStyle w:val="Hyperlink"/>
            </w:rPr>
            <w:t xml:space="preserve">Definition: Length of a list</w:t>
          </w:r>
        </w:ins>
      </w:hyperlink>
      <w:ins w:id="2390" w:author="PR Preview" w:date="2026-01-01T00:00:00Z">
        <w:r>
          <w:t xml:space="preserve">),</w:t>
        </w:r>
      </w:ins>
      <w:ins w:id="2391" w:author="PR Preview" w:date="2026-01-01T00:00:00Z">
        <w:r>
          <w:t xml:space="preserve"> </w:t>
        </w:r>
      </w:ins>
      <w:ins w:id="2392" w:author="PR Preview" w:date="2026-01-01T00:00:00Z">
        <w:r>
          <w:t xml:space="preserve">so that</w:t>
        </w:r>
      </w:ins>
      <w:ins w:id="23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means</w:t>
        </w:r>
      </w:ins>
      <w:ins w:id="2396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2397" w:author="PR Preview" w:date="2026-01-01T00:00:00Z">
        <w:r>
          <w:t xml:space="preserve">.</w:t>
        </w:r>
      </w:ins>
    </w:p>
    <w:p>
      <w:pPr>
        <w:pStyle w:val="BodyText"/>
      </w:pPr>
      <w:ins w:id="2398" w:author="PR Preview" w:date="2026-01-01T00:00:00Z">
        <w:r>
          <w:rPr>
            <w:b/>
            <w:bCs/>
          </w:rPr>
          <w:t xml:space="preserve">Reflexive.</w:t>
        </w:r>
      </w:ins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For each word</w:t>
        </w:r>
      </w:ins>
      <w:ins w:id="2401" w:author="PR Preview" w:date="2026-01-01T00:00:00Z">
        <w:r>
          <w:t xml:space="preserve"> </w:t>
        </w:r>
      </w:ins>
      <m:oMath>
        <m:r>
          <m:t>a</m:t>
        </m:r>
      </m:oMath>
      <w:ins w:id="2402" w:author="PR Preview" w:date="2026-01-01T00:00:00Z">
        <w:r>
          <w:t xml:space="preserve">,</w:t>
        </w:r>
      </w:ins>
      <w:ins w:id="2403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404" w:author="PR Preview" w:date="2026-01-01T00:00:00Z">
        <w:r>
          <w:t xml:space="preserve">, so</w:t>
        </w:r>
      </w:ins>
      <w:ins w:id="240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a</m:t>
        </m:r>
      </m:oMath>
      <w:ins w:id="2406" w:author="PR Preview" w:date="2026-01-01T00:00:00Z">
        <w:r>
          <w:t xml:space="preserve"> </w:t>
        </w:r>
      </w:ins>
      <w:ins w:id="2407" w:author="PR Preview" w:date="2026-01-01T00:00:00Z">
        <w:r>
          <w:t xml:space="preserve">(</w:t>
        </w:r>
      </w:ins>
      <w:hyperlink w:anchor="def-reflexive">
        <w:ins w:id="240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409" w:author="PR Preview" w:date="2026-01-01T00:00:00Z">
        <w:r>
          <w:t xml:space="preserve">).</w:t>
        </w:r>
      </w:ins>
    </w:p>
    <w:p>
      <w:pPr>
        <w:pStyle w:val="BodyText"/>
      </w:pPr>
      <w:ins w:id="2410" w:author="PR Preview" w:date="2026-01-01T00:00:00Z">
        <w:r>
          <w:rPr>
            <w:b/>
            <w:bCs/>
          </w:rPr>
          <w:t xml:space="preserve">Symmetric.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If</w:t>
        </w:r>
      </w:ins>
      <w:ins w:id="2413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2414" w:author="PR Preview" w:date="2026-01-01T00:00:00Z">
        <w:r>
          <w:t xml:space="preserve">, then</w:t>
        </w:r>
      </w:ins>
      <w:ins w:id="2415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416" w:author="PR Preview" w:date="2026-01-01T00:00:00Z">
        <w:r>
          <w:t xml:space="preserve">,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so</w:t>
        </w:r>
      </w:ins>
      <w:ins w:id="24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implies</w:t>
        </w:r>
      </w:ins>
      <w:ins w:id="242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∼</m:t>
        </m:r>
        <m:r>
          <m:t>a</m:t>
        </m:r>
      </m:oMath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(</w:t>
        </w:r>
      </w:ins>
      <w:hyperlink w:anchor="def-symmetric-relation">
        <w:ins w:id="242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426" w:author="PR Preview" w:date="2026-01-01T00:00:00Z">
        <w:r>
          <w:t xml:space="preserve">).</w:t>
        </w:r>
      </w:ins>
    </w:p>
    <w:p>
      <w:pPr>
        <w:pStyle w:val="BodyText"/>
      </w:pPr>
      <w:ins w:id="2427" w:author="PR Preview" w:date="2026-01-01T00:00:00Z">
        <w:r>
          <w:rPr>
            <w:b/>
            <w:bCs/>
          </w:rPr>
          <w:t xml:space="preserve">Transitive.</w:t>
        </w:r>
      </w:ins>
      <w:ins w:id="2428" w:author="PR Preview" w:date="2026-01-01T00:00:00Z">
        <w:r>
          <w:t xml:space="preserve"> </w:t>
        </w:r>
      </w:ins>
      <w:ins w:id="2429" w:author="PR Preview" w:date="2026-01-01T00:00:00Z">
        <w:r>
          <w:t xml:space="preserve">If</w:t>
        </w:r>
      </w:ins>
      <w:ins w:id="2430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and</w:t>
        </w:r>
      </w:ins>
      <w:ins w:id="2433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2434" w:author="PR Preview" w:date="2026-01-01T00:00:00Z">
        <w:r>
          <w:t xml:space="preserve">,</w:t>
        </w:r>
      </w:ins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then</w:t>
        </w:r>
      </w:ins>
      <w:ins w:id="2437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(</w:t>
        </w:r>
      </w:ins>
      <w:hyperlink r:id="rId96">
        <w:ins w:id="2440" w:author="PR Preview" w:date="2026-01-01T00:00:00Z">
          <w:r>
            <w:rPr>
              <w:rStyle w:val="Hyperlink"/>
            </w:rPr>
            <w:t xml:space="preserve">Theorem: Equalities are transitive</w:t>
          </w:r>
        </w:ins>
      </w:hyperlink>
      <w:ins w:id="2441" w:author="PR Preview" w:date="2026-01-01T00:00:00Z">
        <w:r>
          <w:t xml:space="preserve">),</w:t>
        </w:r>
      </w:ins>
      <w:ins w:id="2442" w:author="PR Preview" w:date="2026-01-01T00:00:00Z">
        <w:r>
          <w:t xml:space="preserve"> </w:t>
        </w:r>
      </w:ins>
      <w:ins w:id="2443" w:author="PR Preview" w:date="2026-01-01T00:00:00Z">
        <w:r>
          <w:t xml:space="preserve">so</w:t>
        </w:r>
      </w:ins>
      <w:ins w:id="24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and</w:t>
        </w:r>
      </w:ins>
      <w:ins w:id="244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∼</m:t>
        </m:r>
        <m:r>
          <m:t>c</m:t>
        </m:r>
      </m:oMath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imply</w:t>
        </w:r>
      </w:ins>
      <w:ins w:id="245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c</m:t>
        </m:r>
      </m:oMath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(</w:t>
        </w:r>
      </w:ins>
      <w:hyperlink w:anchor="def-transitive">
        <w:ins w:id="245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454" w:author="PR Preview" w:date="2026-01-01T00:00:00Z">
        <w:r>
          <w:t xml:space="preserve">).</w:t>
        </w:r>
      </w:ins>
    </w:p>
    <w:p>
      <w:pPr>
        <w:pStyle w:val="BodyText"/>
      </w:pPr>
      <w:ins w:id="2455" w:author="PR Preview" w:date="2026-01-01T00:00:00Z">
        <w:r>
          <w:t xml:space="preserve">The relation</w:t>
        </w:r>
      </w:ins>
      <w:ins w:id="2456" w:author="PR Preview" w:date="2026-01-01T00:00:00Z">
        <w:r>
          <w:t xml:space="preserve"> </w:t>
        </w:r>
      </w:ins>
      <m:oMath>
        <m:r>
          <m:t>T</m:t>
        </m:r>
      </m:oMath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of</w:t>
        </w:r>
      </w:ins>
      <w:ins w:id="2459" w:author="PR Preview" w:date="2026-01-01T00:00:00Z">
        <w:r>
          <w:t xml:space="preserve"> </w:t>
        </w:r>
      </w:ins>
      <w:hyperlink w:anchor="exm-shares-letter">
        <w:ins w:id="2460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is not an equivalence relation,</w:t>
        </w:r>
      </w:ins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since it is not transitive (</w:t>
        </w:r>
      </w:ins>
      <w:hyperlink w:anchor="exm-transitive-or-not">
        <w:ins w:id="2465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466" w:author="PR Preview" w:date="2026-01-01T00:00:00Z">
        <w:r>
          <w:t xml:space="preserve">).</w:t>
        </w:r>
      </w:ins>
    </w:p>
    <w:bookmarkEnd w:id="97"/>
    <w:bookmarkStart w:id="99" w:name="thm-same-value"/>
    <w:p>
      <w:pPr>
        <w:pStyle w:val="BodyText"/>
      </w:pPr>
      <w:ins w:id="2467" w:author="PR Preview" w:date="2026-01-01T00:00:00Z">
        <w:r>
          <w:rPr>
            <w:b/>
            <w:bCs/>
          </w:rPr>
          <w:t xml:space="preserve">Theorem 3 (Having the same value is an equivalence relation)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Let</w:t>
        </w:r>
      </w:ins>
      <w:ins w:id="247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be a function (</w:t>
        </w:r>
      </w:ins>
      <w:hyperlink r:id="rId98">
        <w:ins w:id="2473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2474" w:author="PR Preview" w:date="2026-01-01T00:00:00Z">
        <w:r>
          <w:t xml:space="preserve">),</w:t>
        </w:r>
      </w:ins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and on</w:t>
        </w:r>
      </w:ins>
      <w:ins w:id="2477" w:author="PR Preview" w:date="2026-01-01T00:00:00Z">
        <w:r>
          <w:t xml:space="preserve"> </w:t>
        </w:r>
      </w:ins>
      <m:oMath>
        <m:r>
          <m:t>A</m:t>
        </m:r>
      </m:oMath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let</w:t>
        </w:r>
      </w:ins>
      <w:ins w:id="248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when</w:t>
        </w:r>
      </w:ins>
      <w:ins w:id="24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ins w:id="2484" w:author="PR Preview" w:date="2026-01-01T00:00:00Z">
        <w:r>
          <w:t xml:space="preserve">.</w:t>
        </w:r>
      </w:ins>
      <w:ins w:id="2485" w:author="PR Preview" w:date="2026-01-01T00:00:00Z">
        <w:r>
          <w:t xml:space="preserve"> </w:t>
        </w:r>
      </w:ins>
      <w:ins w:id="2486" w:author="PR Preview" w:date="2026-01-01T00:00:00Z">
        <w:r>
          <w:t xml:space="preserve">Then</w:t>
        </w:r>
      </w:ins>
      <w:ins w:id="2487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is an equivalence relation (</w:t>
        </w:r>
      </w:ins>
      <w:hyperlink w:anchor="def-equivalence-relation">
        <w:ins w:id="249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2491" w:author="PR Preview" w:date="2026-01-01T00:00:00Z">
        <w:r>
          <w:t xml:space="preserve">).</w:t>
        </w:r>
      </w:ins>
    </w:p>
    <w:bookmarkEnd w:id="99"/>
    <w:p>
      <w:pPr>
        <w:pStyle w:val="BodyText"/>
      </w:pPr>
      <w:ins w:id="2492" w:author="PR Preview" w:date="2026-01-01T00:00:00Z">
        <w:r>
          <w:rPr>
            <w:i/>
            <w:iCs/>
          </w:rPr>
          <w:t xml:space="preserve">Proof</w:t>
        </w:r>
      </w:ins>
      <w:ins w:id="2493" w:author="PR Preview" w:date="2026-01-01T00:00:00Z">
        <w:r>
          <w:t xml:space="preserve">. </w:t>
        </w:r>
      </w:ins>
      <w:ins w:id="2494" w:author="PR Preview" w:date="2026-01-01T00:00:00Z">
        <w:r>
          <w:t xml:space="preserve">The steps of</w:t>
        </w:r>
      </w:ins>
      <w:ins w:id="2495" w:author="PR Preview" w:date="2026-01-01T00:00:00Z">
        <w:r>
          <w:t xml:space="preserve"> </w:t>
        </w:r>
      </w:ins>
      <w:hyperlink w:anchor="exm-same-length">
        <w:ins w:id="2496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2497" w:author="PR Preview" w:date="2026-01-01T00:00:00Z">
        <w:r>
          <w:t xml:space="preserve"> </w:t>
        </w:r>
      </w:ins>
      <w:ins w:id="2498" w:author="PR Preview" w:date="2026-01-01T00:00:00Z">
        <w:r>
          <w:t xml:space="preserve">work for any function in place of</w:t>
        </w:r>
      </w:ins>
      <w:ins w:id="2499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</m:oMath>
      <w:ins w:id="2500" w:author="PR Preview" w:date="2026-01-01T00:00:00Z">
        <w:r>
          <w:t xml:space="preserve">.</w:t>
        </w:r>
      </w:ins>
    </w:p>
    <w:p>
      <w:pPr>
        <w:pStyle w:val="BodyText"/>
      </w:pPr>
      <w:ins w:id="2501" w:author="PR Preview" w:date="2026-01-01T00:00:00Z">
        <w:r>
          <w:rPr>
            <w:b/>
            <w:bCs/>
          </w:rPr>
          <w:t xml:space="preserve">Reflexive.</w:t>
        </w:r>
      </w:ins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For each</w:t>
        </w:r>
      </w:ins>
      <w:ins w:id="250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2505" w:author="PR Preview" w:date="2026-01-01T00:00:00Z">
        <w:r>
          <w:t xml:space="preserve">,</w:t>
        </w:r>
      </w:ins>
      <w:ins w:id="25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507" w:author="PR Preview" w:date="2026-01-01T00:00:00Z">
        <w:r>
          <w:t xml:space="preserve">, so</w:t>
        </w:r>
      </w:ins>
      <w:ins w:id="250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a</m:t>
        </m:r>
      </m:oMath>
      <w:ins w:id="2509" w:author="PR Preview" w:date="2026-01-01T00:00:00Z">
        <w:r>
          <w:t xml:space="preserve">.</w:t>
        </w:r>
      </w:ins>
    </w:p>
    <w:p>
      <w:pPr>
        <w:pStyle w:val="BodyText"/>
      </w:pPr>
      <w:ins w:id="2510" w:author="PR Preview" w:date="2026-01-01T00:00:00Z">
        <w:r>
          <w:rPr>
            <w:b/>
            <w:bCs/>
          </w:rPr>
          <w:t xml:space="preserve">Symmetric.</w:t>
        </w:r>
      </w:ins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If</w:t>
        </w:r>
      </w:ins>
      <w:ins w:id="25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514" w:author="PR Preview" w:date="2026-01-01T00:00:00Z">
        <w:r>
          <w:t xml:space="preserve">, then</w:t>
        </w:r>
      </w:ins>
      <w:ins w:id="25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ins w:id="2516" w:author="PR Preview" w:date="2026-01-01T00:00:00Z">
        <w:r>
          <w:t xml:space="preserve">, so</w:t>
        </w:r>
      </w:ins>
      <w:ins w:id="251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518" w:author="PR Preview" w:date="2026-01-01T00:00:00Z">
        <w:r>
          <w:t xml:space="preserve">, and</w:t>
        </w:r>
      </w:ins>
      <w:ins w:id="2519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ins w:id="2520" w:author="PR Preview" w:date="2026-01-01T00:00:00Z">
        <w:r>
          <w:t xml:space="preserve">.</w:t>
        </w:r>
      </w:ins>
    </w:p>
    <w:p>
      <w:pPr>
        <w:pStyle w:val="BodyText"/>
      </w:pPr>
      <w:ins w:id="2521" w:author="PR Preview" w:date="2026-01-01T00:00:00Z">
        <w:r>
          <w:rPr>
            <w:b/>
            <w:bCs/>
          </w:rPr>
          <w:t xml:space="preserve">Transitive.</w:t>
        </w:r>
      </w:ins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If</w:t>
        </w:r>
      </w:ins>
      <w:ins w:id="252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and</w:t>
        </w:r>
      </w:ins>
      <w:ins w:id="2527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2528" w:author="PR Preview" w:date="2026-01-01T00:00:00Z">
        <w:r>
          <w:t xml:space="preserve">, then</w:t>
        </w:r>
      </w:ins>
      <w:ins w:id="252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ins w:id="2530" w:author="PR Preview" w:date="2026-01-01T00:00:00Z">
        <w:r>
          <w:t xml:space="preserve"> </w:t>
        </w:r>
      </w:ins>
      <w:ins w:id="2531" w:author="PR Preview" w:date="2026-01-01T00:00:00Z">
        <w:r>
          <w:t xml:space="preserve">and</w:t>
        </w:r>
      </w:ins>
      <w:ins w:id="25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ins w:id="2533" w:author="PR Preview" w:date="2026-01-01T00:00:00Z">
        <w:r>
          <w:t xml:space="preserve">,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so</w:t>
        </w:r>
      </w:ins>
      <w:ins w:id="25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(</w:t>
        </w:r>
      </w:ins>
      <w:hyperlink r:id="rId96">
        <w:ins w:id="2539" w:author="PR Preview" w:date="2026-01-01T00:00:00Z">
          <w:r>
            <w:rPr>
              <w:rStyle w:val="Hyperlink"/>
            </w:rPr>
            <w:t xml:space="preserve">Theorem: Equalities are transitive</w:t>
          </w:r>
        </w:ins>
      </w:hyperlink>
      <w:ins w:id="2540" w:author="PR Preview" w:date="2026-01-01T00:00:00Z">
        <w:r>
          <w:t xml:space="preserve">), and</w:t>
        </w:r>
      </w:ins>
      <w:ins w:id="25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2542" w:author="PR Preview" w:date="2026-01-01T00:00:00Z">
        <w:r>
          <w:t xml:space="preserve">.</w:t>
        </w:r>
      </w:ins>
    </w:p>
    <w:bookmarkStart w:id="101" w:name="exm-integer-difference"/>
    <w:p>
      <w:pPr>
        <w:pStyle w:val="BodyText"/>
      </w:pPr>
      <w:ins w:id="2543" w:author="PR Preview" w:date="2026-01-01T00:00:00Z">
        <w:r>
          <w:rPr>
            <w:b/>
            <w:bCs/>
          </w:rPr>
          <w:t xml:space="preserve">Example 19 (Real numbers that differ by an integer)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On the real numbers</w:t>
        </w:r>
      </w:ins>
      <w:ins w:id="254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547" w:author="PR Preview" w:date="2026-01-01T00:00:00Z">
        <w:r>
          <w:t xml:space="preserve">,</w:t>
        </w:r>
      </w:ins>
      <w:ins w:id="2548" w:author="PR Preview" w:date="2026-01-01T00:00:00Z">
        <w:r>
          <w:t xml:space="preserve"> </w:t>
        </w:r>
      </w:ins>
      <w:ins w:id="2549" w:author="PR Preview" w:date="2026-01-01T00:00:00Z">
        <w:r>
          <w:t xml:space="preserve">let</w:t>
        </w:r>
      </w:ins>
      <w:ins w:id="25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t>y</m:t>
        </m:r>
      </m:oMath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when</w:t>
        </w:r>
      </w:ins>
      <w:ins w:id="255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y</m:t>
        </m:r>
      </m:oMath>
      <w:ins w:id="2554" w:author="PR Preview" w:date="2026-01-01T00:00:00Z">
        <w:r>
          <w:t xml:space="preserve"> </w:t>
        </w:r>
      </w:ins>
      <w:ins w:id="2555" w:author="PR Preview" w:date="2026-01-01T00:00:00Z">
        <w:r>
          <w:t xml:space="preserve">is an integer (</w:t>
        </w:r>
      </w:ins>
      <w:hyperlink r:id="rId100">
        <w:ins w:id="2556" w:author="PR Preview" w:date="2026-01-01T00:00:00Z">
          <w:r>
            <w:rPr>
              <w:rStyle w:val="Hyperlink"/>
            </w:rPr>
            <w:t xml:space="preserve">Definition: Integers</w:t>
          </w:r>
        </w:ins>
      </w:hyperlink>
      <w:ins w:id="2557" w:author="PR Preview" w:date="2026-01-01T00:00:00Z">
        <w:r>
          <w:t xml:space="preserve">).</w:t>
        </w:r>
      </w:ins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For example,</w:t>
        </w:r>
      </w:ins>
      <w:ins w:id="2560" w:author="PR Preview" w:date="2026-01-01T00:00:00Z">
        <w:r>
          <w:t xml:space="preserve"> </w:t>
        </w:r>
      </w:ins>
      <m:oMath>
        <m:r>
          <m:t>3.25</m:t>
        </m:r>
        <m:r>
          <m:rPr>
            <m:sty m:val="p"/>
          </m:rPr>
          <m:t>∼</m:t>
        </m:r>
        <m:r>
          <m:t>0.25</m:t>
        </m:r>
      </m:oMath>
      <w:ins w:id="2561" w:author="PR Preview" w:date="2026-01-01T00:00:00Z">
        <w:r>
          <w:t xml:space="preserve">, since</w:t>
        </w:r>
      </w:ins>
      <w:ins w:id="2562" w:author="PR Preview" w:date="2026-01-01T00:00:00Z">
        <w:r>
          <w:t xml:space="preserve"> </w:t>
        </w:r>
      </w:ins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ins w:id="2563" w:author="PR Preview" w:date="2026-01-01T00:00:00Z">
        <w:r>
          <w:t xml:space="preserve">,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but</w:t>
        </w:r>
      </w:ins>
      <w:ins w:id="2566" w:author="PR Preview" w:date="2026-01-01T00:00:00Z">
        <w:r>
          <w:t xml:space="preserve"> </w:t>
        </w:r>
      </w:ins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ins w:id="2567" w:author="PR Preview" w:date="2026-01-01T00:00:00Z">
        <w:r>
          <w:t xml:space="preserve">, since</w:t>
        </w:r>
      </w:ins>
      <w:ins w:id="2568" w:author="PR Preview" w:date="2026-01-01T00:00:00Z">
        <w:r>
          <w:t xml:space="preserve"> </w:t>
        </w:r>
      </w:ins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ins w:id="2569" w:author="PR Preview" w:date="2026-01-01T00:00:00Z">
        <w:r>
          <w:t xml:space="preserve">.</w:t>
        </w:r>
      </w:ins>
      <w:ins w:id="2570" w:author="PR Preview" w:date="2026-01-01T00:00:00Z">
        <w:r>
          <w:t xml:space="preserve"> </w:t>
        </w:r>
      </w:ins>
      <w:ins w:id="2571" w:author="PR Preview" w:date="2026-01-01T00:00:00Z">
        <w:r>
          <w:t xml:space="preserve">The relation</w:t>
        </w:r>
      </w:ins>
      <w:ins w:id="2572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is an equivalence relation (</w:t>
        </w:r>
      </w:ins>
      <w:hyperlink w:anchor="def-equivalence-relation">
        <w:ins w:id="2575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2576" w:author="PR Preview" w:date="2026-01-01T00:00:00Z">
        <w:r>
          <w:t xml:space="preserve">).</w:t>
        </w:r>
      </w:ins>
    </w:p>
    <w:p>
      <w:pPr>
        <w:pStyle w:val="BodyText"/>
      </w:pPr>
      <w:ins w:id="2577" w:author="PR Preview" w:date="2026-01-01T00:00:00Z">
        <w:r>
          <w:rPr>
            <w:b/>
            <w:bCs/>
          </w:rPr>
          <w:t xml:space="preserve">Reflexive.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For every real number</w:t>
        </w:r>
      </w:ins>
      <w:ins w:id="2580" w:author="PR Preview" w:date="2026-01-01T00:00:00Z">
        <w:r>
          <w:t xml:space="preserve"> </w:t>
        </w:r>
      </w:ins>
      <m:oMath>
        <m:r>
          <m:t>x</m:t>
        </m:r>
      </m:oMath>
      <w:ins w:id="2581" w:author="PR Preview" w:date="2026-01-01T00:00:00Z">
        <w:r>
          <w:t xml:space="preserve">,</w:t>
        </w:r>
      </w:ins>
      <w:ins w:id="258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ins w:id="2583" w:author="PR Preview" w:date="2026-01-01T00:00:00Z">
        <w:r>
          <w:t xml:space="preserve">, which is an integer, so</w:t>
        </w:r>
      </w:ins>
      <w:ins w:id="25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t>x</m:t>
        </m:r>
      </m:oMath>
      <w:ins w:id="2585" w:author="PR Preview" w:date="2026-01-01T00:00:00Z">
        <w:r>
          <w:t xml:space="preserve">.</w:t>
        </w:r>
      </w:ins>
    </w:p>
    <w:p>
      <w:pPr>
        <w:pStyle w:val="BodyText"/>
      </w:pPr>
      <w:ins w:id="2586" w:author="PR Preview" w:date="2026-01-01T00:00:00Z">
        <w:r>
          <w:rPr>
            <w:b/>
            <w:bCs/>
          </w:rPr>
          <w:t xml:space="preserve">Symmetric.</w:t>
        </w:r>
      </w:ins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Suppose</w:t>
        </w:r>
      </w:ins>
      <w:ins w:id="258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t>y</m:t>
        </m:r>
      </m:oMath>
      <w:ins w:id="2590" w:author="PR Preview" w:date="2026-01-01T00:00:00Z">
        <w:r>
          <w:t xml:space="preserve">, so</w:t>
        </w:r>
      </w:ins>
      <w:ins w:id="259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for some integer</w:t>
        </w:r>
      </w:ins>
      <w:ins w:id="2594" w:author="PR Preview" w:date="2026-01-01T00:00:00Z">
        <w:r>
          <w:t xml:space="preserve"> </w:t>
        </w:r>
      </w:ins>
      <m:oMath>
        <m:r>
          <m:t>n</m:t>
        </m:r>
      </m:oMath>
      <w:ins w:id="2595" w:author="PR Preview" w:date="2026-01-01T00:00:00Z">
        <w:r>
          <w:t xml:space="preserve">.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Then</w:t>
        </w:r>
      </w:ins>
      <w:ins w:id="259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ins w:id="2599" w:author="PR Preview" w:date="2026-01-01T00:00:00Z">
        <w:r>
          <w:t xml:space="preserve">, which is an integer, so</w:t>
        </w:r>
      </w:ins>
      <w:ins w:id="260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t>x</m:t>
        </m:r>
      </m:oMath>
      <w:ins w:id="2601" w:author="PR Preview" w:date="2026-01-01T00:00:00Z">
        <w:r>
          <w:t xml:space="preserve">.</w:t>
        </w:r>
      </w:ins>
    </w:p>
    <w:p>
      <w:pPr>
        <w:pStyle w:val="BodyText"/>
      </w:pPr>
      <w:ins w:id="2602" w:author="PR Preview" w:date="2026-01-01T00:00:00Z">
        <w:r>
          <w:rPr>
            <w:b/>
            <w:bCs/>
          </w:rPr>
          <w:t xml:space="preserve">Transitive.</w:t>
        </w:r>
      </w:ins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Suppose</w:t>
        </w:r>
      </w:ins>
      <w:ins w:id="260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t>y</m:t>
        </m:r>
      </m:oMath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and</w:t>
        </w:r>
      </w:ins>
      <w:ins w:id="260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t>z</m:t>
        </m:r>
      </m:oMath>
      <w:ins w:id="2609" w:author="PR Preview" w:date="2026-01-01T00:00:00Z">
        <w:r>
          <w:t xml:space="preserve">,</w:t>
        </w:r>
      </w:ins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so</w:t>
        </w:r>
      </w:ins>
      <w:ins w:id="26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and</w:t>
        </w:r>
      </w:ins>
      <w:ins w:id="261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for some integers</w:t>
        </w:r>
      </w:ins>
      <w:ins w:id="2618" w:author="PR Preview" w:date="2026-01-01T00:00:00Z">
        <w:r>
          <w:t xml:space="preserve"> </w:t>
        </w:r>
      </w:ins>
      <m:oMath>
        <m:r>
          <m:t>m</m:t>
        </m:r>
      </m:oMath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and</w:t>
        </w:r>
      </w:ins>
      <w:ins w:id="2621" w:author="PR Preview" w:date="2026-01-01T00:00:00Z">
        <w:r>
          <w:t xml:space="preserve"> </w:t>
        </w:r>
      </w:ins>
      <m:oMath>
        <m:r>
          <m:t>n</m:t>
        </m:r>
      </m:oMath>
      <w:ins w:id="2622" w:author="PR Preview" w:date="2026-01-01T00:00:00Z">
        <w:r>
          <w:t xml:space="preserve">.</w:t>
        </w:r>
      </w:ins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625" w:author="PR Preview" w:date="2026-01-01T00:00:00Z">
        <w:r>
          <w:t xml:space="preserve">which is an integer, so</w:t>
        </w:r>
      </w:ins>
      <w:ins w:id="262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t>z</m:t>
        </m:r>
      </m:oMath>
      <w:ins w:id="2627" w:author="PR Preview" w:date="2026-01-01T00:00:00Z">
        <w:r>
          <w:t xml:space="preserve">.</w:t>
        </w:r>
      </w:ins>
    </w:p>
    <w:bookmarkEnd w:id="101"/>
    <w:bookmarkStart w:id="102" w:name="def-equivalence-class"/>
    <w:p>
      <w:pPr>
        <w:pStyle w:val="BodyText"/>
      </w:pPr>
      <w:ins w:id="2628" w:author="PR Preview" w:date="2026-01-01T00:00:00Z">
        <w:r>
          <w:rPr>
            <w:b/>
            <w:bCs/>
          </w:rPr>
          <w:t xml:space="preserve">Definition 14 (Equivalence class)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Let</w:t>
        </w:r>
      </w:ins>
      <w:ins w:id="2631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be an</w:t>
        </w:r>
      </w:ins>
      <w:ins w:id="2634" w:author="PR Preview" w:date="2026-01-01T00:00:00Z">
        <w:r>
          <w:t xml:space="preserve"> </w:t>
        </w:r>
      </w:ins>
      <w:hyperlink w:anchor="def-equivalence-relation">
        <w:ins w:id="2635" w:author="PR Preview" w:date="2026-01-01T00:00:00Z">
          <w:r>
            <w:rPr>
              <w:rStyle w:val="Hyperlink"/>
            </w:rPr>
            <w:t xml:space="preserve">equivalence relation</w:t>
          </w:r>
        </w:ins>
      </w:hyperlink>
      <w:ins w:id="2636" w:author="PR Preview" w:date="2026-01-01T00:00:00Z">
        <w:r>
          <w:t xml:space="preserve"> </w:t>
        </w:r>
      </w:ins>
      <w:ins w:id="2637" w:author="PR Preview" w:date="2026-01-01T00:00:00Z">
        <w:r>
          <w:t xml:space="preserve">on a</w:t>
        </w:r>
      </w:ins>
      <w:ins w:id="2638" w:author="PR Preview" w:date="2026-01-01T00:00:00Z">
        <w:r>
          <w:t xml:space="preserve"> </w:t>
        </w:r>
      </w:ins>
      <w:hyperlink r:id="rId53">
        <w:ins w:id="2639" w:author="PR Preview" w:date="2026-01-01T00:00:00Z">
          <w:r>
            <w:rPr>
              <w:rStyle w:val="Hyperlink"/>
            </w:rPr>
            <w:t xml:space="preserve">set</w:t>
          </w:r>
        </w:ins>
      </w:hyperlink>
      <w:ins w:id="2640" w:author="PR Preview" w:date="2026-01-01T00:00:00Z">
        <w:r>
          <w:t xml:space="preserve"> </w:t>
        </w:r>
      </w:ins>
      <m:oMath>
        <m:r>
          <m:t>S</m:t>
        </m:r>
      </m:oMath>
      <w:ins w:id="2641" w:author="PR Preview" w:date="2026-01-01T00:00:00Z">
        <w:r>
          <w:t xml:space="preserve">,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and let</w:t>
        </w:r>
      </w:ins>
      <w:ins w:id="26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2645" w:author="PR Preview" w:date="2026-01-01T00:00:00Z">
        <w:r>
          <w:t xml:space="preserve">.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The</w:t>
        </w:r>
      </w:ins>
      <w:ins w:id="2648" w:author="PR Preview" w:date="2026-01-01T00:00:00Z">
        <w:r>
          <w:t xml:space="preserve"> </w:t>
        </w:r>
      </w:ins>
      <w:ins w:id="2649" w:author="PR Preview" w:date="2026-01-01T00:00:00Z">
        <w:r>
          <w:rPr>
            <w:b/>
            <w:bCs/>
          </w:rPr>
          <w:t xml:space="preserve">equivalence class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(Wikipedia contributors 2026i)</w:t>
        </w:r>
      </w:ins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of</w:t>
        </w:r>
      </w:ins>
      <w:ins w:id="2654" w:author="PR Preview" w:date="2026-01-01T00:00:00Z">
        <w:r>
          <w:t xml:space="preserve"> </w:t>
        </w:r>
      </w:ins>
      <m:oMath>
        <m:r>
          <m:t>a</m:t>
        </m:r>
      </m:oMath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is the set of elements of</w:t>
        </w:r>
      </w:ins>
      <w:ins w:id="2657" w:author="PR Preview" w:date="2026-01-01T00:00:00Z">
        <w:r>
          <w:t xml:space="preserve"> </w:t>
        </w:r>
      </w:ins>
      <m:oMath>
        <m:r>
          <m:t>S</m:t>
        </m:r>
      </m:oMath>
      <w:ins w:id="2658" w:author="PR Preview" w:date="2026-01-01T00:00:00Z">
        <w:r>
          <w:t xml:space="preserve"> </w:t>
        </w:r>
      </w:ins>
      <w:ins w:id="2659" w:author="PR Preview" w:date="2026-01-01T00:00:00Z">
        <w:r>
          <w:t xml:space="preserve">related to</w:t>
        </w:r>
      </w:ins>
      <w:ins w:id="2660" w:author="PR Preview" w:date="2026-01-01T00:00:00Z">
        <w:r>
          <w:t xml:space="preserve"> </w:t>
        </w:r>
      </w:ins>
      <m:oMath>
        <m:r>
          <m:t>a</m:t>
        </m:r>
      </m:oMath>
      <w:ins w:id="26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ins w:id="2662" w:author="PR Preview" w:date="2026-01-01T00:00:00Z">
        <w:r>
          <w:rPr>
            <w:b/>
            <w:bCs/>
          </w:rPr>
          <w:t xml:space="preserve">Example 20 (Equivalence classes of two relations)</w:t>
        </w:r>
      </w:ins>
      <w:ins w:id="2663" w:author="PR Preview" w:date="2026-01-01T00:00:00Z">
        <w:r>
          <w:t xml:space="preserve"> </w:t>
        </w:r>
      </w:ins>
      <w:ins w:id="2664" w:author="PR Preview" w:date="2026-01-01T00:00:00Z">
        <w:r>
          <w:t xml:space="preserve"> </w:t>
        </w:r>
      </w:ins>
    </w:p>
    <w:p>
      <w:pPr>
        <w:numPr>
          <w:ilvl w:val="0"/>
          <w:numId w:val="1016"/>
        </w:numPr>
      </w:pPr>
      <w:ins w:id="2665" w:author="PR Preview" w:date="2026-01-01T00:00:00Z">
        <w:r>
          <w:t xml:space="preserve">For the relation</w:t>
        </w:r>
      </w:ins>
      <w:ins w:id="2666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667" w:author="PR Preview" w:date="2026-01-01T00:00:00Z">
        <w:r>
          <w:t xml:space="preserve"> </w:t>
        </w:r>
      </w:ins>
      <w:ins w:id="2668" w:author="PR Preview" w:date="2026-01-01T00:00:00Z">
        <w:r>
          <w:t xml:space="preserve">of</w:t>
        </w:r>
      </w:ins>
      <w:ins w:id="2669" w:author="PR Preview" w:date="2026-01-01T00:00:00Z">
        <w:r>
          <w:t xml:space="preserve"> </w:t>
        </w:r>
      </w:ins>
      <w:hyperlink w:anchor="exm-same-length">
        <w:ins w:id="2670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2671" w:author="PR Preview" w:date="2026-01-01T00:00:00Z">
        <w:r>
          <w:t xml:space="preserve">, the equivalence class (</w:t>
        </w:r>
      </w:ins>
      <w:hyperlink w:anchor="def-equivalence-class">
        <w:ins w:id="267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2673" w:author="PR Preview" w:date="2026-01-01T00:00:00Z">
        <w:r>
          <w:t xml:space="preserve">) of cond is the set found in</w:t>
        </w:r>
      </w:ins>
      <w:ins w:id="2674" w:author="PR Preview" w:date="2026-01-01T00:00:00Z">
        <w:r>
          <w:t xml:space="preserve"> </w:t>
        </w:r>
      </w:ins>
      <w:hyperlink w:anchor="sol-same-length">
        <w:ins w:id="2675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267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ins w:id="2677" w:author="PR Preview" w:date="2026-01-01T00:00:00Z">
        <w:r>
          <w:t xml:space="preserve">and</w:t>
        </w:r>
      </w:ins>
      <w:ins w:id="267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ins w:id="2679" w:author="PR Preview" w:date="2026-01-01T00:00:00Z">
        <w:r>
          <w:t xml:space="preserve"> </w:t>
        </w:r>
      </w:ins>
      <w:ins w:id="2680" w:author="PR Preview" w:date="2026-01-01T00:00:00Z">
        <w:r>
          <w:t xml:space="preserve">and</w:t>
        </w:r>
      </w:ins>
      <w:ins w:id="268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are the same set.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The other classes are</w:t>
        </w:r>
      </w:ins>
      <w:ins w:id="268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ins w:id="2687" w:author="PR Preview" w:date="2026-01-01T00:00:00Z">
        <w:r>
          <w:t xml:space="preserve">,</w:t>
        </w:r>
      </w:ins>
      <w:ins w:id="268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and</w:t>
        </w:r>
      </w:ins>
      <w:ins w:id="269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ins w:id="2692" w:author="PR Preview" w:date="2026-01-01T00:00:00Z">
        <w:r>
          <w:t xml:space="preserve">,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so the relation has four different equivalence classes.</w:t>
        </w:r>
      </w:ins>
    </w:p>
    <w:p>
      <w:pPr>
        <w:numPr>
          <w:ilvl w:val="0"/>
          <w:numId w:val="1016"/>
        </w:numPr>
      </w:pPr>
      <w:ins w:id="2695" w:author="PR Preview" w:date="2026-01-01T00:00:00Z">
        <w:r>
          <w:t xml:space="preserve">For the relation</w:t>
        </w:r>
      </w:ins>
      <w:ins w:id="2696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of</w:t>
        </w:r>
      </w:ins>
      <w:ins w:id="2699" w:author="PR Preview" w:date="2026-01-01T00:00:00Z">
        <w:r>
          <w:t xml:space="preserve"> </w:t>
        </w:r>
      </w:ins>
      <w:hyperlink w:anchor="exm-integer-difference">
        <w:ins w:id="2700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2701" w:author="PR Preview" w:date="2026-01-01T00:00:00Z">
        <w:r>
          <w:t xml:space="preserve">,</w:t>
        </w:r>
      </w:ins>
      <w:ins w:id="2702" w:author="PR Preview" w:date="2026-01-01T00:00:00Z">
        <w:r>
          <w:t xml:space="preserve"> </w:t>
        </w:r>
      </w:ins>
      <w:ins w:id="2703" w:author="PR Preview" w:date="2026-01-01T00:00:00Z">
        <w:r>
          <w:t xml:space="preserve">the class of</w:t>
        </w:r>
      </w:ins>
      <w:ins w:id="2704" w:author="PR Preview" w:date="2026-01-01T00:00:00Z">
        <w:r>
          <w:t xml:space="preserve"> </w:t>
        </w:r>
      </w:ins>
      <m:oMath>
        <m:r>
          <m:t>0.25</m:t>
        </m:r>
      </m:oMath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holds the real numbers</w:t>
        </w:r>
      </w:ins>
      <w:ins w:id="2707" w:author="PR Preview" w:date="2026-01-01T00:00:00Z">
        <w:r>
          <w:t xml:space="preserve"> </w:t>
        </w:r>
      </w:ins>
      <m:oMath>
        <m:r>
          <m:t>y</m:t>
        </m:r>
      </m:oMath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with</w:t>
        </w:r>
      </w:ins>
      <w:ins w:id="271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−</m:t>
        </m:r>
        <m:r>
          <m:t>0.25</m:t>
        </m:r>
      </m:oMath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an integer: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ins w:id="2713" w:author="PR Preview" w:date="2026-01-01T00:00:00Z">
        <w:r>
          <w:t xml:space="preserve">The class</w:t>
        </w:r>
      </w:ins>
      <w:ins w:id="271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is the same set, and the class</w:t>
        </w:r>
      </w:ins>
      <w:ins w:id="271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is the set of integers.</w:t>
        </w:r>
      </w:ins>
    </w:p>
    <w:bookmarkEnd w:id="103"/>
    <w:bookmarkStart w:id="104" w:name="thm-related-classes"/>
    <w:p>
      <w:pPr>
        <w:pStyle w:val="FirstParagraph"/>
      </w:pPr>
      <w:ins w:id="2720" w:author="PR Preview" w:date="2026-01-01T00:00:00Z">
        <w:r>
          <w:rPr>
            <w:b/>
            <w:bCs/>
          </w:rPr>
          <w:t xml:space="preserve">Theorem 4 (Related elements have the same class)</w:t>
        </w:r>
      </w:ins>
      <w:ins w:id="2721" w:author="PR Preview" w:date="2026-01-01T00:00:00Z">
        <w:r>
          <w:t xml:space="preserve"> </w:t>
        </w:r>
      </w:ins>
      <w:ins w:id="2722" w:author="PR Preview" w:date="2026-01-01T00:00:00Z">
        <w:r>
          <w:t xml:space="preserve">Let</w:t>
        </w:r>
      </w:ins>
      <w:ins w:id="2723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be an equivalence relation on a set</w:t>
        </w:r>
      </w:ins>
      <w:ins w:id="2726" w:author="PR Preview" w:date="2026-01-01T00:00:00Z">
        <w:r>
          <w:t xml:space="preserve"> </w:t>
        </w:r>
      </w:ins>
      <m:oMath>
        <m:r>
          <m:t>S</m:t>
        </m:r>
      </m:oMath>
      <w:ins w:id="2727" w:author="PR Preview" w:date="2026-01-01T00:00:00Z">
        <w:r>
          <w:t xml:space="preserve"> </w:t>
        </w:r>
      </w:ins>
      <w:ins w:id="2728" w:author="PR Preview" w:date="2026-01-01T00:00:00Z">
        <w:r>
          <w:t xml:space="preserve">(</w:t>
        </w:r>
      </w:ins>
      <w:hyperlink w:anchor="def-equivalence-relation">
        <w:ins w:id="2729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2730" w:author="PR Preview" w:date="2026-01-01T00:00:00Z">
        <w:r>
          <w:t xml:space="preserve">), and let</w:t>
        </w:r>
      </w:ins>
      <w:ins w:id="27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2732" w:author="PR Preview" w:date="2026-01-01T00:00:00Z">
        <w:r>
          <w:t xml:space="preserve">.</w:t>
        </w:r>
      </w:ins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Then</w:t>
        </w:r>
      </w:ins>
      <w:ins w:id="27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if and only if</w:t>
        </w:r>
      </w:ins>
      <w:ins w:id="273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(</w:t>
        </w:r>
      </w:ins>
      <w:hyperlink w:anchor="def-equivalence-class">
        <w:ins w:id="274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2742" w:author="PR Preview" w:date="2026-01-01T00:00:00Z">
        <w:r>
          <w:t xml:space="preserve">).</w:t>
        </w:r>
      </w:ins>
    </w:p>
    <w:bookmarkEnd w:id="104"/>
    <w:p>
      <w:pPr>
        <w:pStyle w:val="BodyText"/>
      </w:pPr>
      <w:ins w:id="2743" w:author="PR Preview" w:date="2026-01-01T00:00:00Z">
        <w:r>
          <w:rPr>
            <w:i/>
            <w:iCs/>
          </w:rPr>
          <w:t xml:space="preserve">Proof</w:t>
        </w:r>
      </w:ins>
      <w:ins w:id="2744" w:author="PR Preview" w:date="2026-01-01T00:00:00Z">
        <w:r>
          <w:t xml:space="preserve">. </w:t>
        </w:r>
      </w:ins>
      <w:ins w:id="2745" w:author="PR Preview" w:date="2026-01-01T00:00:00Z">
        <w:r>
          <w:t xml:space="preserve">(</w:t>
        </w:r>
      </w:ins>
      <m:oMath>
        <m:r>
          <m:rPr>
            <m:sty m:val="p"/>
          </m:rPr>
          <m:t>⇐</m:t>
        </m:r>
      </m:oMath>
      <w:ins w:id="2746" w:author="PR Preview" w:date="2026-01-01T00:00:00Z">
        <w:r>
          <w:t xml:space="preserve">)</w:t>
        </w:r>
      </w:ins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Suppose</w:t>
        </w:r>
      </w:ins>
      <w:ins w:id="274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ins w:id="2750" w:author="PR Preview" w:date="2026-01-01T00:00:00Z">
        <w:r>
          <w:t xml:space="preserve">.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Since</w:t>
        </w:r>
      </w:ins>
      <w:ins w:id="2753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is reflexive,</w:t>
        </w:r>
      </w:ins>
      <w:ins w:id="27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a</m:t>
        </m:r>
      </m:oMath>
      <w:ins w:id="2757" w:author="PR Preview" w:date="2026-01-01T00:00:00Z">
        <w:r>
          <w:t xml:space="preserve">, so</w:t>
        </w:r>
      </w:ins>
      <w:ins w:id="27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2759" w:author="PR Preview" w:date="2026-01-01T00:00:00Z">
        <w:r>
          <w:t xml:space="preserve">.</w:t>
        </w:r>
      </w:ins>
      <w:ins w:id="2760" w:author="PR Preview" w:date="2026-01-01T00:00:00Z">
        <w:r>
          <w:t xml:space="preserve"> </w:t>
        </w:r>
      </w:ins>
      <w:ins w:id="2761" w:author="PR Preview" w:date="2026-01-01T00:00:00Z">
        <w:r>
          <w:t xml:space="preserve">So</w:t>
        </w:r>
      </w:ins>
      <w:ins w:id="27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ins w:id="2763" w:author="PR Preview" w:date="2026-01-01T00:00:00Z">
        <w:r>
          <w:t xml:space="preserve">, which means</w:t>
        </w:r>
      </w:ins>
      <w:ins w:id="27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765" w:author="PR Preview" w:date="2026-01-01T00:00:00Z">
        <w:r>
          <w:t xml:space="preserve">.</w:t>
        </w:r>
      </w:ins>
    </w:p>
    <w:p>
      <w:pPr>
        <w:pStyle w:val="BodyText"/>
      </w:pPr>
      <w:ins w:id="2766" w:author="PR Preview" w:date="2026-01-01T00:00:00Z">
        <w:r>
          <w:t xml:space="preserve">(</w:t>
        </w:r>
      </w:ins>
      <m:oMath>
        <m:r>
          <m:rPr>
            <m:sty m:val="p"/>
          </m:rPr>
          <m:t>⇒</m:t>
        </m:r>
      </m:oMath>
      <w:ins w:id="2767" w:author="PR Preview" w:date="2026-01-01T00:00:00Z">
        <w:r>
          <w:t xml:space="preserve">)</w:t>
        </w:r>
      </w:ins>
      <w:ins w:id="2768" w:author="PR Preview" w:date="2026-01-01T00:00:00Z">
        <w:r>
          <w:t xml:space="preserve"> </w:t>
        </w:r>
      </w:ins>
      <w:ins w:id="2769" w:author="PR Preview" w:date="2026-01-01T00:00:00Z">
        <w:r>
          <w:t xml:space="preserve">Suppose</w:t>
        </w:r>
      </w:ins>
      <w:ins w:id="277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771" w:author="PR Preview" w:date="2026-01-01T00:00:00Z">
        <w:r>
          <w:t xml:space="preserve">.</w:t>
        </w:r>
      </w:ins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We show</w:t>
        </w:r>
      </w:ins>
      <w:ins w:id="277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ins w:id="2775" w:author="PR Preview" w:date="2026-01-01T00:00:00Z">
        <w:r>
          <w:t xml:space="preserve"> </w:t>
        </w:r>
      </w:ins>
      <w:ins w:id="2776" w:author="PR Preview" w:date="2026-01-01T00:00:00Z">
        <w:r>
          <w:t xml:space="preserve">by double inclusion (</w:t>
        </w:r>
      </w:ins>
      <w:hyperlink r:id="rId63">
        <w:ins w:id="2777" w:author="PR Preview" w:date="2026-01-01T00:00:00Z">
          <w:r>
            <w:rPr>
              <w:rStyle w:val="Hyperlink"/>
            </w:rPr>
            <w:t xml:space="preserve">Theorem: Equal sets are subsets of each other</w:t>
          </w:r>
        </w:ins>
      </w:hyperlink>
      <w:ins w:id="277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7"/>
        </w:numPr>
      </w:pPr>
      <w:ins w:id="2779" w:author="PR Preview" w:date="2026-01-01T00:00:00Z">
        <w:r>
          <w:t xml:space="preserve">Let</w:t>
        </w:r>
      </w:ins>
      <w:ins w:id="278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2781" w:author="PR Preview" w:date="2026-01-01T00:00:00Z">
        <w:r>
          <w:t xml:space="preserve">, so</w:t>
        </w:r>
      </w:ins>
      <w:ins w:id="278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t>a</m:t>
        </m:r>
      </m:oMath>
      <w:ins w:id="2783" w:author="PR Preview" w:date="2026-01-01T00:00:00Z">
        <w:r>
          <w:t xml:space="preserve">.</w:t>
        </w:r>
      </w:ins>
      <w:ins w:id="2784" w:author="PR Preview" w:date="2026-01-01T00:00:00Z">
        <w:r>
          <w:t xml:space="preserve"> </w:t>
        </w:r>
      </w:ins>
      <w:ins w:id="2785" w:author="PR Preview" w:date="2026-01-01T00:00:00Z">
        <w:r>
          <w:t xml:space="preserve">Since</w:t>
        </w:r>
      </w:ins>
      <w:ins w:id="27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787" w:author="PR Preview" w:date="2026-01-01T00:00:00Z">
        <w:r>
          <w:t xml:space="preserve"> </w:t>
        </w:r>
      </w:ins>
      <w:ins w:id="2788" w:author="PR Preview" w:date="2026-01-01T00:00:00Z">
        <w:r>
          <w:t xml:space="preserve">and</w:t>
        </w:r>
      </w:ins>
      <w:ins w:id="2789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790" w:author="PR Preview" w:date="2026-01-01T00:00:00Z">
        <w:r>
          <w:t xml:space="preserve"> </w:t>
        </w:r>
      </w:ins>
      <w:ins w:id="2791" w:author="PR Preview" w:date="2026-01-01T00:00:00Z">
        <w:r>
          <w:t xml:space="preserve">is transitive,</w:t>
        </w:r>
      </w:ins>
      <w:ins w:id="279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t>b</m:t>
        </m:r>
      </m:oMath>
      <w:ins w:id="2793" w:author="PR Preview" w:date="2026-01-01T00:00:00Z">
        <w:r>
          <w:t xml:space="preserve">, so</w:t>
        </w:r>
      </w:ins>
      <w:ins w:id="27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ins w:id="2795" w:author="PR Preview" w:date="2026-01-01T00:00:00Z">
        <w:r>
          <w:t xml:space="preserve">.</w:t>
        </w:r>
      </w:ins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So</w:t>
        </w:r>
      </w:ins>
      <w:ins w:id="279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ins w:id="279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7"/>
        </w:numPr>
      </w:pPr>
      <w:ins w:id="2800" w:author="PR Preview" w:date="2026-01-01T00:00:00Z">
        <w:r>
          <w:t xml:space="preserve">Let</w:t>
        </w:r>
      </w:ins>
      <w:ins w:id="280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ins w:id="2802" w:author="PR Preview" w:date="2026-01-01T00:00:00Z">
        <w:r>
          <w:t xml:space="preserve">, so</w:t>
        </w:r>
      </w:ins>
      <w:ins w:id="28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t>b</m:t>
        </m:r>
      </m:oMath>
      <w:ins w:id="2804" w:author="PR Preview" w:date="2026-01-01T00:00:00Z">
        <w:r>
          <w:t xml:space="preserve">.</w:t>
        </w:r>
      </w:ins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Since</w:t>
        </w:r>
      </w:ins>
      <w:ins w:id="2807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is symmetric,</w:t>
        </w:r>
      </w:ins>
      <w:ins w:id="28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811" w:author="PR Preview" w:date="2026-01-01T00:00:00Z">
        <w:r>
          <w:t xml:space="preserve"> </w:t>
        </w:r>
      </w:ins>
      <w:ins w:id="2812" w:author="PR Preview" w:date="2026-01-01T00:00:00Z">
        <w:r>
          <w:t xml:space="preserve">gives</w:t>
        </w:r>
      </w:ins>
      <w:ins w:id="281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∼</m:t>
        </m:r>
        <m:r>
          <m:t>a</m:t>
        </m:r>
      </m:oMath>
      <w:ins w:id="2814" w:author="PR Preview" w:date="2026-01-01T00:00:00Z">
        <w:r>
          <w:t xml:space="preserve">,</w:t>
        </w:r>
      </w:ins>
      <w:ins w:id="2815" w:author="PR Preview" w:date="2026-01-01T00:00:00Z">
        <w:r>
          <w:t xml:space="preserve"> </w:t>
        </w:r>
      </w:ins>
      <w:ins w:id="2816" w:author="PR Preview" w:date="2026-01-01T00:00:00Z">
        <w:r>
          <w:t xml:space="preserve">and then transitivity gives</w:t>
        </w:r>
      </w:ins>
      <w:ins w:id="281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t>a</m:t>
        </m:r>
      </m:oMath>
      <w:ins w:id="2818" w:author="PR Preview" w:date="2026-01-01T00:00:00Z">
        <w:r>
          <w:t xml:space="preserve">, so</w:t>
        </w:r>
      </w:ins>
      <w:ins w:id="281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2820" w:author="PR Preview" w:date="2026-01-01T00:00:00Z">
        <w:r>
          <w:t xml:space="preserve">.</w:t>
        </w:r>
      </w:ins>
      <w:ins w:id="2821" w:author="PR Preview" w:date="2026-01-01T00:00:00Z">
        <w:r>
          <w:t xml:space="preserve"> </w:t>
        </w:r>
      </w:ins>
      <w:ins w:id="2822" w:author="PR Preview" w:date="2026-01-01T00:00:00Z">
        <w:r>
          <w:t xml:space="preserve">So</w:t>
        </w:r>
      </w:ins>
      <w:ins w:id="282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2824" w:author="PR Preview" w:date="2026-01-01T00:00:00Z">
        <w:r>
          <w:t xml:space="preserve">.</w:t>
        </w:r>
      </w:ins>
    </w:p>
    <w:bookmarkEnd w:id="105"/>
    <w:bookmarkStart w:id="116" w:name="sec-partitions"/>
    <w:p>
      <w:pPr>
        <w:pStyle w:val="Heading1"/>
      </w:pPr>
      <w:ins w:id="2825" w:author="PR Preview" w:date="2026-01-01T00:00:00Z">
        <w:r>
          <w:t xml:space="preserve">7. Partitions</w:t>
        </w:r>
      </w:ins>
    </w:p>
    <w:bookmarkStart w:id="106" w:name="exr-first-letter"/>
    <w:p>
      <w:pPr>
        <w:pStyle w:val="FirstParagraph"/>
      </w:pPr>
      <w:ins w:id="2826" w:author="PR Preview" w:date="2026-01-01T00:00:00Z">
        <w:r>
          <w:rPr>
            <w:b/>
            <w:bCs/>
          </w:rPr>
          <w:t xml:space="preserve">Exercise 7 (Grouping words by their first letter)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Split the words of the set</w:t>
        </w:r>
      </w:ins>
      <w:ins w:id="2829" w:author="PR Preview" w:date="2026-01-01T00:00:00Z">
        <w:r>
          <w:t xml:space="preserve"> </w:t>
        </w:r>
      </w:ins>
      <m:oMath>
        <m:r>
          <m:t>K</m:t>
        </m:r>
      </m:oMath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of</w:t>
        </w:r>
      </w:ins>
      <w:ins w:id="2832" w:author="PR Preview" w:date="2026-01-01T00:00:00Z">
        <w:r>
          <w:t xml:space="preserve"> </w:t>
        </w:r>
      </w:ins>
      <w:hyperlink w:anchor="exr-same-length">
        <w:ins w:id="2833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2834" w:author="PR Preview" w:date="2026-01-01T00:00:00Z">
        <w:r>
          <w:t xml:space="preserve"> </w:t>
        </w:r>
      </w:ins>
      <w:ins w:id="2835" w:author="PR Preview" w:date="2026-01-01T00:00:00Z">
        <w:r>
          <w:t xml:space="preserve">into groups,</w:t>
        </w:r>
      </w:ins>
      <w:ins w:id="2836" w:author="PR Preview" w:date="2026-01-01T00:00:00Z">
        <w:r>
          <w:t xml:space="preserve"> </w:t>
        </w:r>
      </w:ins>
      <w:ins w:id="2837" w:author="PR Preview" w:date="2026-01-01T00:00:00Z">
        <w:r>
          <w:t xml:space="preserve">so that each word is in exactly one group,</w:t>
        </w:r>
      </w:ins>
      <w:ins w:id="2838" w:author="PR Preview" w:date="2026-01-01T00:00:00Z">
        <w:r>
          <w:t xml:space="preserve"> </w:t>
        </w:r>
      </w:ins>
      <w:ins w:id="2839" w:author="PR Preview" w:date="2026-01-01T00:00:00Z">
        <w:r>
          <w:t xml:space="preserve">and two words are in the same group exactly when they start with the same letter.</w:t>
        </w:r>
      </w:ins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List the groups.</w:t>
        </w:r>
      </w:ins>
    </w:p>
    <w:bookmarkEnd w:id="106"/>
    <w:bookmarkStart w:id="107" w:name="sol-first-letter"/>
    <w:p>
      <w:pPr>
        <w:pStyle w:val="BodyText"/>
      </w:pPr>
      <w:ins w:id="2842" w:author="PR Preview" w:date="2026-01-01T00:00:00Z">
        <w:r>
          <w:rPr>
            <w:i/>
            <w:iCs/>
          </w:rPr>
          <w:t xml:space="preserve">Solution 7</w:t>
        </w:r>
      </w:ins>
      <w:ins w:id="2843" w:author="PR Preview" w:date="2026-01-01T00:00:00Z">
        <w:r>
          <w:t xml:space="preserve">. </w:t>
        </w:r>
      </w:ins>
      <w:ins w:id="2844" w:author="PR Preview" w:date="2026-01-01T00:00:00Z">
        <w:r>
          <w:t xml:space="preserve">The first letters are i, l, c and d, which give four groups: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845" w:author="PR Preview" w:date="2026-01-01T00:00:00Z">
        <w:r>
          <w:t xml:space="preserve">Every word of</w:t>
        </w:r>
      </w:ins>
      <w:ins w:id="2846" w:author="PR Preview" w:date="2026-01-01T00:00:00Z">
        <w:r>
          <w:t xml:space="preserve"> </w:t>
        </w:r>
      </w:ins>
      <m:oMath>
        <m:r>
          <m:t>K</m:t>
        </m:r>
      </m:oMath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is in one of them, and no word is in two.</w:t>
        </w:r>
      </w:ins>
    </w:p>
    <w:bookmarkEnd w:id="107"/>
    <w:bookmarkStart w:id="110" w:name="def-set-partition"/>
    <w:p>
      <w:pPr>
        <w:pStyle w:val="BodyText"/>
      </w:pPr>
      <w:ins w:id="2849" w:author="PR Preview" w:date="2026-01-01T00:00:00Z">
        <w:r>
          <w:rPr>
            <w:b/>
            <w:bCs/>
          </w:rPr>
          <w:t xml:space="preserve">Definition 15 (Partition of a set)</w:t>
        </w:r>
      </w:ins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Let</w:t>
        </w:r>
      </w:ins>
      <w:ins w:id="2852" w:author="PR Preview" w:date="2026-01-01T00:00:00Z">
        <w:r>
          <w:t xml:space="preserve"> </w:t>
        </w:r>
      </w:ins>
      <m:oMath>
        <m:r>
          <m:t>S</m:t>
        </m:r>
      </m:oMath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be a set.</w:t>
        </w:r>
      </w:ins>
      <w:ins w:id="2855" w:author="PR Preview" w:date="2026-01-01T00:00:00Z">
        <w:r>
          <w:t xml:space="preserve"> </w:t>
        </w:r>
      </w:ins>
      <w:ins w:id="2856" w:author="PR Preview" w:date="2026-01-01T00:00:00Z">
        <w:r>
          <w:t xml:space="preserve">A</w:t>
        </w:r>
      </w:ins>
      <w:ins w:id="2857" w:author="PR Preview" w:date="2026-01-01T00:00:00Z">
        <w:r>
          <w:t xml:space="preserve"> </w:t>
        </w:r>
      </w:ins>
      <w:ins w:id="2858" w:author="PR Preview" w:date="2026-01-01T00:00:00Z">
        <w:r>
          <w:rPr>
            <w:b/>
            <w:bCs/>
          </w:rPr>
          <w:t xml:space="preserve">partition</w:t>
        </w:r>
      </w:ins>
      <w:ins w:id="2859" w:author="PR Preview" w:date="2026-01-01T00:00:00Z">
        <w:r>
          <w:t xml:space="preserve"> </w:t>
        </w:r>
      </w:ins>
      <w:ins w:id="2860" w:author="PR Preview" w:date="2026-01-01T00:00:00Z">
        <w:r>
          <w:t xml:space="preserve">of</w:t>
        </w:r>
      </w:ins>
      <w:ins w:id="2861" w:author="PR Preview" w:date="2026-01-01T00:00:00Z">
        <w:r>
          <w:t xml:space="preserve"> </w:t>
        </w:r>
      </w:ins>
      <m:oMath>
        <m:r>
          <m:t>S</m:t>
        </m:r>
      </m:oMath>
      <w:ins w:id="2862" w:author="PR Preview" w:date="2026-01-01T00:00:00Z">
        <w:r>
          <w:t xml:space="preserve"> </w:t>
        </w:r>
      </w:ins>
      <w:ins w:id="2863" w:author="PR Preview" w:date="2026-01-01T00:00:00Z">
        <w:r>
          <w:t xml:space="preserve">(Wikipedia contributors 2026r)</w:t>
        </w:r>
      </w:ins>
      <w:ins w:id="2864" w:author="PR Preview" w:date="2026-01-01T00:00:00Z">
        <w:r>
          <w:t xml:space="preserve"> </w:t>
        </w:r>
      </w:ins>
      <w:ins w:id="2865" w:author="PR Preview" w:date="2026-01-01T00:00:00Z">
        <w:r>
          <w:t xml:space="preserve">is a collection</w:t>
        </w:r>
      </w:ins>
      <w:ins w:id="286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2867" w:author="PR Preview" w:date="2026-01-01T00:00:00Z">
        <w:r>
          <w:t xml:space="preserve"> </w:t>
        </w:r>
      </w:ins>
      <w:ins w:id="2868" w:author="PR Preview" w:date="2026-01-01T00:00:00Z">
        <w:r>
          <w:t xml:space="preserve">(</w:t>
        </w:r>
      </w:ins>
      <w:hyperlink r:id="rId108">
        <w:ins w:id="2869" w:author="PR Preview" w:date="2026-01-01T00:00:00Z">
          <w:r>
            <w:rPr>
              <w:rStyle w:val="Hyperlink"/>
            </w:rPr>
            <w:t xml:space="preserve">Definition: Collection of sets (family of sets)</w:t>
          </w:r>
        </w:ins>
      </w:hyperlink>
      <w:ins w:id="2870" w:author="PR Preview" w:date="2026-01-01T00:00:00Z">
        <w:r>
          <w:t xml:space="preserve">) of subsets of</w:t>
        </w:r>
      </w:ins>
      <w:ins w:id="2871" w:author="PR Preview" w:date="2026-01-01T00:00:00Z">
        <w:r>
          <w:t xml:space="preserve"> </w:t>
        </w:r>
      </w:ins>
      <m:oMath>
        <m:r>
          <m:t>S</m:t>
        </m:r>
      </m:oMath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such that</w:t>
        </w:r>
      </w:ins>
    </w:p>
    <w:p>
      <w:pPr>
        <w:pStyle w:val="Compact"/>
        <w:numPr>
          <w:ilvl w:val="0"/>
          <w:numId w:val="1018"/>
        </w:numPr>
      </w:pPr>
      <w:ins w:id="2874" w:author="PR Preview" w:date="2026-01-01T00:00:00Z">
        <w:r>
          <w:t xml:space="preserve">every set in</w:t>
        </w:r>
      </w:ins>
      <w:ins w:id="28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is nonempty;</w:t>
        </w:r>
      </w:ins>
    </w:p>
    <w:p>
      <w:pPr>
        <w:pStyle w:val="Compact"/>
        <w:numPr>
          <w:ilvl w:val="0"/>
          <w:numId w:val="1018"/>
        </w:numPr>
      </w:pPr>
      <w:ins w:id="2878" w:author="PR Preview" w:date="2026-01-01T00:00:00Z">
        <w:r>
          <w:t xml:space="preserve">any two different sets in</w:t>
        </w:r>
      </w:ins>
      <w:ins w:id="28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2880" w:author="PR Preview" w:date="2026-01-01T00:00:00Z">
        <w:r>
          <w:t xml:space="preserve"> </w:t>
        </w:r>
      </w:ins>
      <w:ins w:id="2881" w:author="PR Preview" w:date="2026-01-01T00:00:00Z">
        <w:r>
          <w:t xml:space="preserve">are disjoint: their intersection (</w:t>
        </w:r>
      </w:ins>
      <w:hyperlink r:id="rId109">
        <w:ins w:id="2882" w:author="PR Preview" w:date="2026-01-01T00:00:00Z">
          <w:r>
            <w:rPr>
              <w:rStyle w:val="Hyperlink"/>
            </w:rPr>
            <w:t xml:space="preserve">Definition: Intersection</w:t>
          </w:r>
        </w:ins>
      </w:hyperlink>
      <w:ins w:id="2883" w:author="PR Preview" w:date="2026-01-01T00:00:00Z">
        <w:r>
          <w:t xml:space="preserve">) is empty;</w:t>
        </w:r>
      </w:ins>
    </w:p>
    <w:p>
      <w:pPr>
        <w:pStyle w:val="Compact"/>
        <w:numPr>
          <w:ilvl w:val="0"/>
          <w:numId w:val="1018"/>
        </w:numPr>
      </w:pPr>
      <w:ins w:id="2884" w:author="PR Preview" w:date="2026-01-01T00:00:00Z">
        <w:r>
          <w:t xml:space="preserve">every element of</w:t>
        </w:r>
      </w:ins>
      <w:ins w:id="2885" w:author="PR Preview" w:date="2026-01-01T00:00:00Z">
        <w:r>
          <w:t xml:space="preserve"> </w:t>
        </w:r>
      </w:ins>
      <m:oMath>
        <m:r>
          <m:t>S</m:t>
        </m:r>
      </m:oMath>
      <w:ins w:id="2886" w:author="PR Preview" w:date="2026-01-01T00:00:00Z">
        <w:r>
          <w:t xml:space="preserve"> </w:t>
        </w:r>
      </w:ins>
      <w:ins w:id="2887" w:author="PR Preview" w:date="2026-01-01T00:00:00Z">
        <w:r>
          <w:t xml:space="preserve">is in some set in</w:t>
        </w:r>
      </w:ins>
      <w:ins w:id="28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2889" w:author="PR Preview" w:date="2026-01-01T00:00:00Z">
        <w:r>
          <w:t xml:space="preserve">.</w:t>
        </w:r>
      </w:ins>
    </w:p>
    <w:p>
      <w:pPr>
        <w:pStyle w:val="FirstParagraph"/>
      </w:pPr>
      <w:ins w:id="2890" w:author="PR Preview" w:date="2026-01-01T00:00:00Z">
        <w:r>
          <w:t xml:space="preserve">So each element of</w:t>
        </w:r>
      </w:ins>
      <w:ins w:id="2891" w:author="PR Preview" w:date="2026-01-01T00:00:00Z">
        <w:r>
          <w:t xml:space="preserve"> </w:t>
        </w:r>
      </w:ins>
      <m:oMath>
        <m:r>
          <m:t>S</m:t>
        </m:r>
      </m:oMath>
      <w:ins w:id="2892" w:author="PR Preview" w:date="2026-01-01T00:00:00Z">
        <w:r>
          <w:t xml:space="preserve"> </w:t>
        </w:r>
      </w:ins>
      <w:ins w:id="2893" w:author="PR Preview" w:date="2026-01-01T00:00:00Z">
        <w:r>
          <w:t xml:space="preserve">is in exactly one set in</w:t>
        </w:r>
      </w:ins>
      <w:ins w:id="289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2895" w:author="PR Preview" w:date="2026-01-01T00:00:00Z">
        <w:r>
          <w:t xml:space="preserve">.</w:t>
        </w:r>
      </w:ins>
    </w:p>
    <w:bookmarkEnd w:id="110"/>
    <w:bookmarkStart w:id="112" w:name="exm-set-partition"/>
    <w:p>
      <w:pPr>
        <w:pStyle w:val="BodyText"/>
      </w:pPr>
      <w:ins w:id="2896" w:author="PR Preview" w:date="2026-01-01T00:00:00Z">
        <w:r>
          <w:rPr>
            <w:b/>
            <w:bCs/>
          </w:rPr>
          <w:t xml:space="preserve">Example 21 (Partitions and collections that are not partitions)</w:t>
        </w:r>
      </w:ins>
      <w:ins w:id="2897" w:author="PR Preview" w:date="2026-01-01T00:00:00Z">
        <w:r>
          <w:t xml:space="preserve"> </w:t>
        </w:r>
      </w:ins>
      <w:ins w:id="289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w:ins w:id="2899" w:author="PR Preview" w:date="2026-01-01T00:00:00Z">
        <w:r>
          <w:t xml:space="preserve">The four groups of</w:t>
        </w:r>
      </w:ins>
      <w:ins w:id="2900" w:author="PR Preview" w:date="2026-01-01T00:00:00Z">
        <w:r>
          <w:t xml:space="preserve"> </w:t>
        </w:r>
      </w:ins>
      <w:hyperlink w:anchor="sol-first-letter">
        <w:ins w:id="2901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2902" w:author="PR Preview" w:date="2026-01-01T00:00:00Z">
        <w:r>
          <w:t xml:space="preserve"> </w:t>
        </w:r>
      </w:ins>
      <w:ins w:id="2903" w:author="PR Preview" w:date="2026-01-01T00:00:00Z">
        <w:r>
          <w:t xml:space="preserve">are a partition (</w:t>
        </w:r>
      </w:ins>
      <w:hyperlink w:anchor="def-set-partition">
        <w:ins w:id="290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2905" w:author="PR Preview" w:date="2026-01-01T00:00:00Z">
        <w:r>
          <w:t xml:space="preserve">) of</w:t>
        </w:r>
      </w:ins>
      <w:ins w:id="2906" w:author="PR Preview" w:date="2026-01-01T00:00:00Z">
        <w:r>
          <w:t xml:space="preserve"> </w:t>
        </w:r>
      </w:ins>
      <m:oMath>
        <m:r>
          <m:t>K</m:t>
        </m:r>
      </m:oMath>
      <w:ins w:id="290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9"/>
        </w:numPr>
      </w:pPr>
      <w:ins w:id="2908" w:author="PR Preview" w:date="2026-01-01T00:00:00Z">
        <w:r>
          <w:t xml:space="preserve">The collection</w:t>
        </w:r>
      </w:ins>
      <w:ins w:id="290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ins w:id="2910" w:author="PR Preview" w:date="2026-01-01T00:00:00Z">
        <w:r>
          <w:t xml:space="preserve"> </w:t>
        </w:r>
      </w:ins>
      <w:ins w:id="2911" w:author="PR Preview" w:date="2026-01-01T00:00:00Z">
        <w:r>
          <w:t xml:space="preserve">is not a partition of</w:t>
        </w:r>
      </w:ins>
      <w:ins w:id="2912" w:author="PR Preview" w:date="2026-01-01T00:00:00Z">
        <w:r>
          <w:t xml:space="preserve"> </w:t>
        </w:r>
      </w:ins>
      <m:oMath>
        <m:r>
          <m:t>K</m:t>
        </m:r>
      </m:oMath>
      <w:ins w:id="2913" w:author="PR Preview" w:date="2026-01-01T00:00:00Z">
        <w:r>
          <w:t xml:space="preserve">,</w:t>
        </w:r>
      </w:ins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since let is in both of its sets.</w:t>
        </w:r>
      </w:ins>
    </w:p>
    <w:p>
      <w:pPr>
        <w:pStyle w:val="Compact"/>
        <w:numPr>
          <w:ilvl w:val="0"/>
          <w:numId w:val="1019"/>
        </w:numPr>
      </w:pPr>
      <w:ins w:id="2916" w:author="PR Preview" w:date="2026-01-01T00:00:00Z">
        <w:r>
          <w:t xml:space="preserve">The collection</w:t>
        </w:r>
      </w:ins>
      <w:ins w:id="291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is not a partition of</w:t>
        </w:r>
      </w:ins>
      <w:ins w:id="2920" w:author="PR Preview" w:date="2026-01-01T00:00:00Z">
        <w:r>
          <w:t xml:space="preserve"> </w:t>
        </w:r>
      </w:ins>
      <m:oMath>
        <m:r>
          <m:t>K</m:t>
        </m:r>
      </m:oMath>
      <w:ins w:id="2921" w:author="PR Preview" w:date="2026-01-01T00:00:00Z">
        <w:r>
          <w:t xml:space="preserve">,</w:t>
        </w:r>
      </w:ins>
      <w:ins w:id="2922" w:author="PR Preview" w:date="2026-01-01T00:00:00Z">
        <w:r>
          <w:t xml:space="preserve"> </w:t>
        </w:r>
      </w:ins>
      <w:ins w:id="2923" w:author="PR Preview" w:date="2026-01-01T00:00:00Z">
        <w:r>
          <w:t xml:space="preserve">since define is in none of its sets.</w:t>
        </w:r>
      </w:ins>
    </w:p>
    <w:p>
      <w:pPr>
        <w:pStyle w:val="Compact"/>
        <w:numPr>
          <w:ilvl w:val="0"/>
          <w:numId w:val="1019"/>
        </w:numPr>
      </w:pPr>
      <w:ins w:id="2924" w:author="PR Preview" w:date="2026-01-01T00:00:00Z">
        <w:r>
          <w:t xml:space="preserve">The set of even integers and the set of odd integers (</w:t>
        </w:r>
      </w:ins>
      <w:hyperlink r:id="rId111">
        <w:ins w:id="2925" w:author="PR Preview" w:date="2026-01-01T00:00:00Z">
          <w:r>
            <w:rPr>
              <w:rStyle w:val="Hyperlink"/>
            </w:rPr>
            <w:t xml:space="preserve">Definition: Even integer</w:t>
          </w:r>
        </w:ins>
      </w:hyperlink>
      <w:ins w:id="2926" w:author="PR Preview" w:date="2026-01-01T00:00:00Z">
        <w:r>
          <w:t xml:space="preserve">) form a partition of</w:t>
        </w:r>
      </w:ins>
      <w:ins w:id="292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2928" w:author="PR Preview" w:date="2026-01-01T00:00:00Z">
        <w:r>
          <w:t xml:space="preserve">,</w:t>
        </w:r>
      </w:ins>
      <w:ins w:id="2929" w:author="PR Preview" w:date="2026-01-01T00:00:00Z">
        <w:r>
          <w:t xml:space="preserve"> </w:t>
        </w:r>
      </w:ins>
      <w:ins w:id="2930" w:author="PR Preview" w:date="2026-01-01T00:00:00Z">
        <w:r>
          <w:t xml:space="preserve">since every integer is even or odd, and none is both.</w:t>
        </w:r>
      </w:ins>
    </w:p>
    <w:bookmarkEnd w:id="112"/>
    <w:bookmarkStart w:id="113" w:name="thm-classes-partition"/>
    <w:p>
      <w:pPr>
        <w:pStyle w:val="FirstParagraph"/>
      </w:pPr>
      <w:ins w:id="2931" w:author="PR Preview" w:date="2026-01-01T00:00:00Z">
        <w:r>
          <w:rPr>
            <w:b/>
            <w:bCs/>
          </w:rPr>
          <w:t xml:space="preserve">Theorem 5 (Equivalence classes form a partition)</w:t>
        </w:r>
      </w:ins>
      <w:ins w:id="2932" w:author="PR Preview" w:date="2026-01-01T00:00:00Z">
        <w:r>
          <w:t xml:space="preserve"> </w:t>
        </w:r>
      </w:ins>
      <w:ins w:id="2933" w:author="PR Preview" w:date="2026-01-01T00:00:00Z">
        <w:r>
          <w:t xml:space="preserve">Let</w:t>
        </w:r>
      </w:ins>
      <w:ins w:id="2934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935" w:author="PR Preview" w:date="2026-01-01T00:00:00Z">
        <w:r>
          <w:t xml:space="preserve"> </w:t>
        </w:r>
      </w:ins>
      <w:ins w:id="2936" w:author="PR Preview" w:date="2026-01-01T00:00:00Z">
        <w:r>
          <w:t xml:space="preserve">be an equivalence relation on a set</w:t>
        </w:r>
      </w:ins>
      <w:ins w:id="2937" w:author="PR Preview" w:date="2026-01-01T00:00:00Z">
        <w:r>
          <w:t xml:space="preserve"> </w:t>
        </w:r>
      </w:ins>
      <m:oMath>
        <m:r>
          <m:t>S</m:t>
        </m:r>
      </m:oMath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(</w:t>
        </w:r>
      </w:ins>
      <w:hyperlink w:anchor="def-equivalence-relation">
        <w:ins w:id="294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2941" w:author="PR Preview" w:date="2026-01-01T00:00:00Z">
        <w:r>
          <w:t xml:space="preserve">).</w:t>
        </w:r>
      </w:ins>
      <w:ins w:id="2942" w:author="PR Preview" w:date="2026-01-01T00:00:00Z">
        <w:r>
          <w:t xml:space="preserve"> </w:t>
        </w:r>
      </w:ins>
      <w:ins w:id="2943" w:author="PR Preview" w:date="2026-01-01T00:00:00Z">
        <w:r>
          <w:t xml:space="preserve">Then the collection of the different equivalence classes</w:t>
        </w:r>
      </w:ins>
      <w:ins w:id="294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2945" w:author="PR Preview" w:date="2026-01-01T00:00:00Z">
        <w:r>
          <w:t xml:space="preserve">, for</w:t>
        </w:r>
      </w:ins>
      <w:ins w:id="29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2947" w:author="PR Preview" w:date="2026-01-01T00:00:00Z">
        <w:r>
          <w:t xml:space="preserve"> </w:t>
        </w:r>
      </w:ins>
      <w:ins w:id="2948" w:author="PR Preview" w:date="2026-01-01T00:00:00Z">
        <w:r>
          <w:t xml:space="preserve">(</w:t>
        </w:r>
      </w:ins>
      <w:hyperlink w:anchor="def-equivalence-class">
        <w:ins w:id="294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2950" w:author="PR Preview" w:date="2026-01-01T00:00:00Z">
        <w:r>
          <w:t xml:space="preserve">),</w:t>
        </w:r>
      </w:ins>
      <w:ins w:id="2951" w:author="PR Preview" w:date="2026-01-01T00:00:00Z">
        <w:r>
          <w:t xml:space="preserve"> </w:t>
        </w:r>
      </w:ins>
      <w:ins w:id="2952" w:author="PR Preview" w:date="2026-01-01T00:00:00Z">
        <w:r>
          <w:t xml:space="preserve">is a partition of</w:t>
        </w:r>
      </w:ins>
      <w:ins w:id="2953" w:author="PR Preview" w:date="2026-01-01T00:00:00Z">
        <w:r>
          <w:t xml:space="preserve"> </w:t>
        </w:r>
      </w:ins>
      <m:oMath>
        <m:r>
          <m:t>S</m:t>
        </m:r>
      </m:oMath>
      <w:ins w:id="2954" w:author="PR Preview" w:date="2026-01-01T00:00:00Z">
        <w:r>
          <w:t xml:space="preserve"> </w:t>
        </w:r>
      </w:ins>
      <w:ins w:id="2955" w:author="PR Preview" w:date="2026-01-01T00:00:00Z">
        <w:r>
          <w:t xml:space="preserve">(</w:t>
        </w:r>
      </w:ins>
      <w:hyperlink w:anchor="def-set-partition">
        <w:ins w:id="2956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2957" w:author="PR Preview" w:date="2026-01-01T00:00:00Z">
        <w:r>
          <w:t xml:space="preserve">).</w:t>
        </w:r>
      </w:ins>
    </w:p>
    <w:bookmarkEnd w:id="113"/>
    <w:p>
      <w:pPr>
        <w:pStyle w:val="BodyText"/>
      </w:pPr>
      <w:ins w:id="2958" w:author="PR Preview" w:date="2026-01-01T00:00:00Z">
        <w:r>
          <w:rPr>
            <w:i/>
            <w:iCs/>
          </w:rPr>
          <w:t xml:space="preserve">Proof</w:t>
        </w:r>
      </w:ins>
      <w:ins w:id="2959" w:author="PR Preview" w:date="2026-01-01T00:00:00Z">
        <w:r>
          <w:t xml:space="preserve">. </w:t>
        </w:r>
      </w:ins>
      <w:ins w:id="2960" w:author="PR Preview" w:date="2026-01-01T00:00:00Z">
        <w:r>
          <w:t xml:space="preserve">Each class</w:t>
        </w:r>
      </w:ins>
      <w:ins w:id="296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2962" w:author="PR Preview" w:date="2026-01-01T00:00:00Z">
        <w:r>
          <w:t xml:space="preserve"> </w:t>
        </w:r>
      </w:ins>
      <w:ins w:id="2963" w:author="PR Preview" w:date="2026-01-01T00:00:00Z">
        <w:r>
          <w:t xml:space="preserve">is a subset of</w:t>
        </w:r>
      </w:ins>
      <w:ins w:id="2964" w:author="PR Preview" w:date="2026-01-01T00:00:00Z">
        <w:r>
          <w:t xml:space="preserve"> </w:t>
        </w:r>
      </w:ins>
      <m:oMath>
        <m:r>
          <m:t>S</m:t>
        </m:r>
      </m:oMath>
      <w:ins w:id="2965" w:author="PR Preview" w:date="2026-01-01T00:00:00Z">
        <w:r>
          <w:t xml:space="preserve">, by</w:t>
        </w:r>
      </w:ins>
      <w:ins w:id="2966" w:author="PR Preview" w:date="2026-01-01T00:00:00Z">
        <w:r>
          <w:t xml:space="preserve"> </w:t>
        </w:r>
      </w:ins>
      <w:hyperlink w:anchor="def-equivalence-class">
        <w:ins w:id="296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2968" w:author="PR Preview" w:date="2026-01-01T00:00:00Z">
        <w:r>
          <w:t xml:space="preserve">.</w:t>
        </w:r>
      </w:ins>
      <w:ins w:id="2969" w:author="PR Preview" w:date="2026-01-01T00:00:00Z">
        <w:r>
          <w:t xml:space="preserve"> </w:t>
        </w:r>
      </w:ins>
      <w:ins w:id="2970" w:author="PR Preview" w:date="2026-01-01T00:00:00Z">
        <w:r>
          <w:t xml:space="preserve">We check the three conditions of</w:t>
        </w:r>
      </w:ins>
      <w:ins w:id="2971" w:author="PR Preview" w:date="2026-01-01T00:00:00Z">
        <w:r>
          <w:t xml:space="preserve"> </w:t>
        </w:r>
      </w:ins>
      <w:hyperlink w:anchor="def-set-partition">
        <w:ins w:id="297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2973" w:author="PR Preview" w:date="2026-01-01T00:00:00Z">
        <w:r>
          <w:t xml:space="preserve">.</w:t>
        </w:r>
      </w:ins>
    </w:p>
    <w:p>
      <w:pPr>
        <w:pStyle w:val="BodyText"/>
      </w:pPr>
      <w:ins w:id="2974" w:author="PR Preview" w:date="2026-01-01T00:00:00Z">
        <w:r>
          <w:rPr>
            <w:b/>
            <w:bCs/>
          </w:rPr>
          <w:t xml:space="preserve">Nonempty.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Since</w:t>
        </w:r>
      </w:ins>
      <w:ins w:id="2977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978" w:author="PR Preview" w:date="2026-01-01T00:00:00Z">
        <w:r>
          <w:t xml:space="preserve"> </w:t>
        </w:r>
      </w:ins>
      <w:ins w:id="2979" w:author="PR Preview" w:date="2026-01-01T00:00:00Z">
        <w:r>
          <w:t xml:space="preserve">is reflexive,</w:t>
        </w:r>
      </w:ins>
      <w:ins w:id="298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a</m:t>
        </m:r>
      </m:oMath>
      <w:ins w:id="2981" w:author="PR Preview" w:date="2026-01-01T00:00:00Z">
        <w:r>
          <w:t xml:space="preserve">, so</w:t>
        </w:r>
      </w:ins>
      <w:ins w:id="298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2983" w:author="PR Preview" w:date="2026-01-01T00:00:00Z">
        <w:r>
          <w:t xml:space="preserve">.</w:t>
        </w:r>
      </w:ins>
    </w:p>
    <w:p>
      <w:pPr>
        <w:pStyle w:val="BodyText"/>
      </w:pPr>
      <w:ins w:id="2984" w:author="PR Preview" w:date="2026-01-01T00:00:00Z">
        <w:r>
          <w:rPr>
            <w:b/>
            <w:bCs/>
          </w:rPr>
          <w:t xml:space="preserve">Different classes are disjoint.</w:t>
        </w:r>
      </w:ins>
      <w:ins w:id="2985" w:author="PR Preview" w:date="2026-01-01T00:00:00Z">
        <w:r>
          <w:t xml:space="preserve"> </w:t>
        </w:r>
      </w:ins>
      <w:ins w:id="2986" w:author="PR Preview" w:date="2026-01-01T00:00:00Z">
        <w:r>
          <w:t xml:space="preserve">Let</w:t>
        </w:r>
      </w:ins>
      <w:ins w:id="298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2988" w:author="PR Preview" w:date="2026-01-01T00:00:00Z">
        <w:r>
          <w:t xml:space="preserve"> </w:t>
        </w:r>
      </w:ins>
      <w:ins w:id="2989" w:author="PR Preview" w:date="2026-01-01T00:00:00Z">
        <w:r>
          <w:t xml:space="preserve">and</w:t>
        </w:r>
      </w:ins>
      <w:ins w:id="299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ins w:id="2991" w:author="PR Preview" w:date="2026-01-01T00:00:00Z">
        <w:r>
          <w:t xml:space="preserve"> </w:t>
        </w:r>
      </w:ins>
      <w:ins w:id="2992" w:author="PR Preview" w:date="2026-01-01T00:00:00Z">
        <w:r>
          <w:t xml:space="preserve">be two classes that share an element</w:t>
        </w:r>
      </w:ins>
      <w:ins w:id="2993" w:author="PR Preview" w:date="2026-01-01T00:00:00Z">
        <w:r>
          <w:t xml:space="preserve"> </w:t>
        </w:r>
      </w:ins>
      <m:oMath>
        <m:r>
          <m:t>x</m:t>
        </m:r>
      </m:oMath>
      <w:ins w:id="2994" w:author="PR Preview" w:date="2026-01-01T00:00:00Z">
        <w:r>
          <w:t xml:space="preserve">.</w:t>
        </w:r>
      </w:ins>
      <w:ins w:id="2995" w:author="PR Preview" w:date="2026-01-01T00:00:00Z">
        <w:r>
          <w:t xml:space="preserve"> </w:t>
        </w:r>
      </w:ins>
      <w:ins w:id="2996" w:author="PR Preview" w:date="2026-01-01T00:00:00Z">
        <w:r>
          <w:t xml:space="preserve">Then</w:t>
        </w:r>
      </w:ins>
      <w:ins w:id="299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t>a</m:t>
        </m:r>
      </m:oMath>
      <w:ins w:id="2998" w:author="PR Preview" w:date="2026-01-01T00:00:00Z">
        <w:r>
          <w:t xml:space="preserve"> </w:t>
        </w:r>
      </w:ins>
      <w:ins w:id="2999" w:author="PR Preview" w:date="2026-01-01T00:00:00Z">
        <w:r>
          <w:t xml:space="preserve">and</w:t>
        </w:r>
      </w:ins>
      <w:ins w:id="300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t>b</m:t>
        </m:r>
      </m:oMath>
      <w:ins w:id="3001" w:author="PR Preview" w:date="2026-01-01T00:00:00Z">
        <w:r>
          <w:t xml:space="preserve">.</w:t>
        </w:r>
      </w:ins>
      <w:ins w:id="3002" w:author="PR Preview" w:date="2026-01-01T00:00:00Z">
        <w:r>
          <w:t xml:space="preserve"> </w:t>
        </w:r>
      </w:ins>
      <w:ins w:id="3003" w:author="PR Preview" w:date="2026-01-01T00:00:00Z">
        <w:r>
          <w:t xml:space="preserve">Since</w:t>
        </w:r>
      </w:ins>
      <w:ins w:id="3004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3005" w:author="PR Preview" w:date="2026-01-01T00:00:00Z">
        <w:r>
          <w:t xml:space="preserve"> </w:t>
        </w:r>
      </w:ins>
      <w:ins w:id="3006" w:author="PR Preview" w:date="2026-01-01T00:00:00Z">
        <w:r>
          <w:t xml:space="preserve">is symmetric,</w:t>
        </w:r>
      </w:ins>
      <w:ins w:id="30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x</m:t>
        </m:r>
      </m:oMath>
      <w:ins w:id="3008" w:author="PR Preview" w:date="2026-01-01T00:00:00Z">
        <w:r>
          <w:t xml:space="preserve">,</w:t>
        </w:r>
      </w:ins>
      <w:ins w:id="3009" w:author="PR Preview" w:date="2026-01-01T00:00:00Z">
        <w:r>
          <w:t xml:space="preserve"> </w:t>
        </w:r>
      </w:ins>
      <w:ins w:id="3010" w:author="PR Preview" w:date="2026-01-01T00:00:00Z">
        <w:r>
          <w:t xml:space="preserve">and since</w:t>
        </w:r>
      </w:ins>
      <w:ins w:id="3011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3012" w:author="PR Preview" w:date="2026-01-01T00:00:00Z">
        <w:r>
          <w:t xml:space="preserve"> </w:t>
        </w:r>
      </w:ins>
      <w:ins w:id="3013" w:author="PR Preview" w:date="2026-01-01T00:00:00Z">
        <w:r>
          <w:t xml:space="preserve">is transitive,</w:t>
        </w:r>
      </w:ins>
      <w:ins w:id="301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3015" w:author="PR Preview" w:date="2026-01-01T00:00:00Z">
        <w:r>
          <w:t xml:space="preserve">.</w:t>
        </w:r>
      </w:ins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So</w:t>
        </w:r>
      </w:ins>
      <w:ins w:id="301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ins w:id="3019" w:author="PR Preview" w:date="2026-01-01T00:00:00Z">
        <w:r>
          <w:t xml:space="preserve">, by</w:t>
        </w:r>
      </w:ins>
      <w:ins w:id="3020" w:author="PR Preview" w:date="2026-01-01T00:00:00Z">
        <w:r>
          <w:t xml:space="preserve"> </w:t>
        </w:r>
      </w:ins>
      <w:hyperlink w:anchor="thm-related-classes">
        <w:ins w:id="302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022" w:author="PR Preview" w:date="2026-01-01T00:00:00Z">
        <w:r>
          <w:t xml:space="preserve">.</w:t>
        </w:r>
      </w:ins>
      <w:ins w:id="3023" w:author="PR Preview" w:date="2026-01-01T00:00:00Z">
        <w:r>
          <w:t xml:space="preserve"> </w:t>
        </w:r>
      </w:ins>
      <w:ins w:id="3024" w:author="PR Preview" w:date="2026-01-01T00:00:00Z">
        <w:r>
          <w:t xml:space="preserve">So two different classes share no element.</w:t>
        </w:r>
      </w:ins>
    </w:p>
    <w:p>
      <w:pPr>
        <w:pStyle w:val="BodyText"/>
      </w:pPr>
      <w:ins w:id="3025" w:author="PR Preview" w:date="2026-01-01T00:00:00Z">
        <w:r>
          <w:rPr>
            <w:b/>
            <w:bCs/>
          </w:rPr>
          <w:t xml:space="preserve">Every element is in a class.</w:t>
        </w:r>
      </w:ins>
      <w:ins w:id="3026" w:author="PR Preview" w:date="2026-01-01T00:00:00Z">
        <w:r>
          <w:t xml:space="preserve"> </w:t>
        </w:r>
      </w:ins>
      <w:ins w:id="3027" w:author="PR Preview" w:date="2026-01-01T00:00:00Z">
        <w:r>
          <w:t xml:space="preserve">Each</w:t>
        </w:r>
      </w:ins>
      <w:ins w:id="30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3029" w:author="PR Preview" w:date="2026-01-01T00:00:00Z">
        <w:r>
          <w:t xml:space="preserve"> </w:t>
        </w:r>
      </w:ins>
      <w:ins w:id="3030" w:author="PR Preview" w:date="2026-01-01T00:00:00Z">
        <w:r>
          <w:t xml:space="preserve">is in its own class</w:t>
        </w:r>
      </w:ins>
      <w:ins w:id="303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3032" w:author="PR Preview" w:date="2026-01-01T00:00:00Z">
        <w:r>
          <w:t xml:space="preserve">, as in the first step.</w:t>
        </w:r>
      </w:ins>
    </w:p>
    <w:bookmarkStart w:id="114" w:name="thm-partition-equivalence"/>
    <w:p>
      <w:pPr>
        <w:pStyle w:val="BodyText"/>
      </w:pPr>
      <w:ins w:id="3033" w:author="PR Preview" w:date="2026-01-01T00:00:00Z">
        <w:r>
          <w:rPr>
            <w:b/>
            <w:bCs/>
          </w:rPr>
          <w:t xml:space="preserve">Theorem 6 (A partition gives an equivalence relation)</w:t>
        </w:r>
      </w:ins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Let</w:t>
        </w:r>
      </w:ins>
      <w:ins w:id="30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3037" w:author="PR Preview" w:date="2026-01-01T00:00:00Z">
        <w:r>
          <w:t xml:space="preserve"> </w:t>
        </w:r>
      </w:ins>
      <w:ins w:id="3038" w:author="PR Preview" w:date="2026-01-01T00:00:00Z">
        <w:r>
          <w:t xml:space="preserve">be a partition of a set</w:t>
        </w:r>
      </w:ins>
      <w:ins w:id="3039" w:author="PR Preview" w:date="2026-01-01T00:00:00Z">
        <w:r>
          <w:t xml:space="preserve"> </w:t>
        </w:r>
      </w:ins>
      <m:oMath>
        <m:r>
          <m:t>S</m:t>
        </m:r>
      </m:oMath>
      <w:ins w:id="3040" w:author="PR Preview" w:date="2026-01-01T00:00:00Z">
        <w:r>
          <w:t xml:space="preserve"> </w:t>
        </w:r>
      </w:ins>
      <w:ins w:id="3041" w:author="PR Preview" w:date="2026-01-01T00:00:00Z">
        <w:r>
          <w:t xml:space="preserve">(</w:t>
        </w:r>
      </w:ins>
      <w:hyperlink w:anchor="def-set-partition">
        <w:ins w:id="304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043" w:author="PR Preview" w:date="2026-01-01T00:00:00Z">
        <w:r>
          <w:t xml:space="preserve">),</w:t>
        </w:r>
      </w:ins>
      <w:ins w:id="3044" w:author="PR Preview" w:date="2026-01-01T00:00:00Z">
        <w:r>
          <w:t xml:space="preserve"> </w:t>
        </w:r>
      </w:ins>
      <w:ins w:id="3045" w:author="PR Preview" w:date="2026-01-01T00:00:00Z">
        <w:r>
          <w:t xml:space="preserve">and on</w:t>
        </w:r>
      </w:ins>
      <w:ins w:id="3046" w:author="PR Preview" w:date="2026-01-01T00:00:00Z">
        <w:r>
          <w:t xml:space="preserve"> </w:t>
        </w:r>
      </w:ins>
      <m:oMath>
        <m:r>
          <m:t>S</m:t>
        </m:r>
      </m:oMath>
      <w:ins w:id="3047" w:author="PR Preview" w:date="2026-01-01T00:00:00Z">
        <w:r>
          <w:t xml:space="preserve"> </w:t>
        </w:r>
      </w:ins>
      <w:ins w:id="3048" w:author="PR Preview" w:date="2026-01-01T00:00:00Z">
        <w:r>
          <w:t xml:space="preserve">let</w:t>
        </w:r>
      </w:ins>
      <w:ins w:id="30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3050" w:author="PR Preview" w:date="2026-01-01T00:00:00Z">
        <w:r>
          <w:t xml:space="preserve"> </w:t>
        </w:r>
      </w:ins>
      <w:ins w:id="3051" w:author="PR Preview" w:date="2026-01-01T00:00:00Z">
        <w:r>
          <w:t xml:space="preserve">when</w:t>
        </w:r>
      </w:ins>
      <w:ins w:id="3052" w:author="PR Preview" w:date="2026-01-01T00:00:00Z">
        <w:r>
          <w:t xml:space="preserve"> </w:t>
        </w:r>
      </w:ins>
      <m:oMath>
        <m:r>
          <m:t>a</m:t>
        </m:r>
      </m:oMath>
      <w:ins w:id="3053" w:author="PR Preview" w:date="2026-01-01T00:00:00Z">
        <w:r>
          <w:t xml:space="preserve"> </w:t>
        </w:r>
      </w:ins>
      <w:ins w:id="3054" w:author="PR Preview" w:date="2026-01-01T00:00:00Z">
        <w:r>
          <w:t xml:space="preserve">and</w:t>
        </w:r>
      </w:ins>
      <w:ins w:id="3055" w:author="PR Preview" w:date="2026-01-01T00:00:00Z">
        <w:r>
          <w:t xml:space="preserve"> </w:t>
        </w:r>
      </w:ins>
      <m:oMath>
        <m:r>
          <m:t>b</m:t>
        </m:r>
      </m:oMath>
      <w:ins w:id="3056" w:author="PR Preview" w:date="2026-01-01T00:00:00Z">
        <w:r>
          <w:t xml:space="preserve"> </w:t>
        </w:r>
      </w:ins>
      <w:ins w:id="3057" w:author="PR Preview" w:date="2026-01-01T00:00:00Z">
        <w:r>
          <w:t xml:space="preserve">are in the same set in</w:t>
        </w:r>
      </w:ins>
      <w:ins w:id="30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3059" w:author="PR Preview" w:date="2026-01-01T00:00:00Z">
        <w:r>
          <w:t xml:space="preserve">.</w:t>
        </w:r>
      </w:ins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Then</w:t>
        </w:r>
      </w:ins>
      <w:ins w:id="3062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3063" w:author="PR Preview" w:date="2026-01-01T00:00:00Z">
        <w:r>
          <w:t xml:space="preserve"> </w:t>
        </w:r>
      </w:ins>
      <w:ins w:id="3064" w:author="PR Preview" w:date="2026-01-01T00:00:00Z">
        <w:r>
          <w:t xml:space="preserve">is an equivalence relation (</w:t>
        </w:r>
      </w:ins>
      <w:hyperlink w:anchor="def-equivalence-relation">
        <w:ins w:id="3065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066" w:author="PR Preview" w:date="2026-01-01T00:00:00Z">
        <w:r>
          <w:t xml:space="preserve">),</w:t>
        </w:r>
      </w:ins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and its equivalence classes (</w:t>
        </w:r>
      </w:ins>
      <w:hyperlink w:anchor="def-equivalence-class">
        <w:ins w:id="306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070" w:author="PR Preview" w:date="2026-01-01T00:00:00Z">
        <w:r>
          <w:t xml:space="preserve">) are exactly the sets in</w:t>
        </w:r>
      </w:ins>
      <w:ins w:id="307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3072" w:author="PR Preview" w:date="2026-01-01T00:00:00Z">
        <w:r>
          <w:t xml:space="preserve">.</w:t>
        </w:r>
      </w:ins>
    </w:p>
    <w:bookmarkEnd w:id="114"/>
    <w:p>
      <w:pPr>
        <w:pStyle w:val="BodyText"/>
      </w:pPr>
      <w:ins w:id="3073" w:author="PR Preview" w:date="2026-01-01T00:00:00Z">
        <w:r>
          <w:rPr>
            <w:i/>
            <w:iCs/>
          </w:rPr>
          <w:t xml:space="preserve">Proof</w:t>
        </w:r>
      </w:ins>
      <w:ins w:id="3074" w:author="PR Preview" w:date="2026-01-01T00:00:00Z">
        <w:r>
          <w:t xml:space="preserve">. </w:t>
        </w:r>
      </w:ins>
      <w:ins w:id="3075" w:author="PR Preview" w:date="2026-01-01T00:00:00Z">
        <w:r>
          <w:rPr>
            <w:b/>
            <w:bCs/>
          </w:rPr>
          <w:t xml:space="preserve">Reflexive.</w:t>
        </w:r>
      </w:ins>
      <w:ins w:id="3076" w:author="PR Preview" w:date="2026-01-01T00:00:00Z">
        <w:r>
          <w:t xml:space="preserve"> </w:t>
        </w:r>
      </w:ins>
      <w:ins w:id="3077" w:author="PR Preview" w:date="2026-01-01T00:00:00Z">
        <w:r>
          <w:t xml:space="preserve">Each</w:t>
        </w:r>
      </w:ins>
      <w:ins w:id="30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is in some set in</w:t>
        </w:r>
      </w:ins>
      <w:ins w:id="308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3082" w:author="PR Preview" w:date="2026-01-01T00:00:00Z">
        <w:r>
          <w:t xml:space="preserve">, so</w:t>
        </w:r>
      </w:ins>
      <w:ins w:id="3083" w:author="PR Preview" w:date="2026-01-01T00:00:00Z">
        <w:r>
          <w:t xml:space="preserve"> </w:t>
        </w:r>
      </w:ins>
      <m:oMath>
        <m:r>
          <m:t>a</m:t>
        </m:r>
      </m:oMath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and</w:t>
        </w:r>
      </w:ins>
      <w:ins w:id="3086" w:author="PR Preview" w:date="2026-01-01T00:00:00Z">
        <w:r>
          <w:t xml:space="preserve"> </w:t>
        </w:r>
      </w:ins>
      <m:oMath>
        <m:r>
          <m:t>a</m:t>
        </m:r>
      </m:oMath>
      <w:ins w:id="3087" w:author="PR Preview" w:date="2026-01-01T00:00:00Z">
        <w:r>
          <w:t xml:space="preserve"> </w:t>
        </w:r>
      </w:ins>
      <w:ins w:id="3088" w:author="PR Preview" w:date="2026-01-01T00:00:00Z">
        <w:r>
          <w:t xml:space="preserve">are in the same set, and</w:t>
        </w:r>
      </w:ins>
      <w:ins w:id="308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a</m:t>
        </m:r>
      </m:oMath>
      <w:ins w:id="3090" w:author="PR Preview" w:date="2026-01-01T00:00:00Z">
        <w:r>
          <w:t xml:space="preserve">.</w:t>
        </w:r>
      </w:ins>
    </w:p>
    <w:p>
      <w:pPr>
        <w:pStyle w:val="BodyText"/>
      </w:pPr>
      <w:ins w:id="3091" w:author="PR Preview" w:date="2026-01-01T00:00:00Z">
        <w:r>
          <w:rPr>
            <w:b/>
            <w:bCs/>
          </w:rPr>
          <w:t xml:space="preserve">Symmetric.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t xml:space="preserve">If</w:t>
        </w:r>
      </w:ins>
      <w:ins w:id="3094" w:author="PR Preview" w:date="2026-01-01T00:00:00Z">
        <w:r>
          <w:t xml:space="preserve"> </w:t>
        </w:r>
      </w:ins>
      <m:oMath>
        <m:r>
          <m:t>a</m:t>
        </m:r>
      </m:oMath>
      <w:ins w:id="3095" w:author="PR Preview" w:date="2026-01-01T00:00:00Z">
        <w:r>
          <w:t xml:space="preserve"> </w:t>
        </w:r>
      </w:ins>
      <w:ins w:id="3096" w:author="PR Preview" w:date="2026-01-01T00:00:00Z">
        <w:r>
          <w:t xml:space="preserve">and</w:t>
        </w:r>
      </w:ins>
      <w:ins w:id="3097" w:author="PR Preview" w:date="2026-01-01T00:00:00Z">
        <w:r>
          <w:t xml:space="preserve"> </w:t>
        </w:r>
      </w:ins>
      <m:oMath>
        <m:r>
          <m:t>b</m:t>
        </m:r>
      </m:oMath>
      <w:ins w:id="3098" w:author="PR Preview" w:date="2026-01-01T00:00:00Z">
        <w:r>
          <w:t xml:space="preserve"> </w:t>
        </w:r>
      </w:ins>
      <w:ins w:id="3099" w:author="PR Preview" w:date="2026-01-01T00:00:00Z">
        <w:r>
          <w:t xml:space="preserve">are in the same set in</w:t>
        </w:r>
      </w:ins>
      <w:ins w:id="310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3101" w:author="PR Preview" w:date="2026-01-01T00:00:00Z">
        <w:r>
          <w:t xml:space="preserve">, then so are</w:t>
        </w:r>
      </w:ins>
      <w:ins w:id="3102" w:author="PR Preview" w:date="2026-01-01T00:00:00Z">
        <w:r>
          <w:t xml:space="preserve"> </w:t>
        </w:r>
      </w:ins>
      <m:oMath>
        <m:r>
          <m:t>b</m:t>
        </m:r>
      </m:oMath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and</w:t>
        </w:r>
      </w:ins>
      <w:ins w:id="3105" w:author="PR Preview" w:date="2026-01-01T00:00:00Z">
        <w:r>
          <w:t xml:space="preserve"> </w:t>
        </w:r>
      </w:ins>
      <m:oMath>
        <m:r>
          <m:t>a</m:t>
        </m:r>
      </m:oMath>
      <w:ins w:id="3106" w:author="PR Preview" w:date="2026-01-01T00:00:00Z">
        <w:r>
          <w:t xml:space="preserve">.</w:t>
        </w:r>
      </w:ins>
    </w:p>
    <w:p>
      <w:pPr>
        <w:pStyle w:val="BodyText"/>
      </w:pPr>
      <w:ins w:id="3107" w:author="PR Preview" w:date="2026-01-01T00:00:00Z">
        <w:r>
          <w:rPr>
            <w:b/>
            <w:bCs/>
          </w:rPr>
          <w:t xml:space="preserve">Transitive.</w:t>
        </w:r>
      </w:ins>
      <w:ins w:id="3108" w:author="PR Preview" w:date="2026-01-01T00:00:00Z">
        <w:r>
          <w:t xml:space="preserve"> </w:t>
        </w:r>
      </w:ins>
      <w:ins w:id="3109" w:author="PR Preview" w:date="2026-01-01T00:00:00Z">
        <w:r>
          <w:t xml:space="preserve">Suppose</w:t>
        </w:r>
      </w:ins>
      <w:ins w:id="31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3111" w:author="PR Preview" w:date="2026-01-01T00:00:00Z">
        <w:r>
          <w:t xml:space="preserve"> </w:t>
        </w:r>
      </w:ins>
      <w:ins w:id="3112" w:author="PR Preview" w:date="2026-01-01T00:00:00Z">
        <w:r>
          <w:t xml:space="preserve">and</w:t>
        </w:r>
      </w:ins>
      <w:ins w:id="311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∼</m:t>
        </m:r>
        <m:r>
          <m:t>c</m:t>
        </m:r>
      </m:oMath>
      <w:ins w:id="3114" w:author="PR Preview" w:date="2026-01-01T00:00:00Z">
        <w:r>
          <w:t xml:space="preserve">:</w:t>
        </w:r>
      </w:ins>
      <w:ins w:id="3115" w:author="PR Preview" w:date="2026-01-01T00:00:00Z">
        <w:r>
          <w:t xml:space="preserve"> </w:t>
        </w:r>
      </w:ins>
      <m:oMath>
        <m:r>
          <m:t>a</m:t>
        </m:r>
      </m:oMath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and</w:t>
        </w:r>
      </w:ins>
      <w:ins w:id="3118" w:author="PR Preview" w:date="2026-01-01T00:00:00Z">
        <w:r>
          <w:t xml:space="preserve"> </w:t>
        </w:r>
      </w:ins>
      <m:oMath>
        <m:r>
          <m:t>b</m:t>
        </m:r>
      </m:oMath>
      <w:ins w:id="3119" w:author="PR Preview" w:date="2026-01-01T00:00:00Z">
        <w:r>
          <w:t xml:space="preserve"> </w:t>
        </w:r>
      </w:ins>
      <w:ins w:id="3120" w:author="PR Preview" w:date="2026-01-01T00:00:00Z">
        <w:r>
          <w:t xml:space="preserve">are in a set</w:t>
        </w:r>
      </w:ins>
      <w:ins w:id="312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ins w:id="3122" w:author="PR Preview" w:date="2026-01-01T00:00:00Z">
        <w:r>
          <w:t xml:space="preserve">, and</w:t>
        </w:r>
      </w:ins>
      <w:ins w:id="3123" w:author="PR Preview" w:date="2026-01-01T00:00:00Z">
        <w:r>
          <w:t xml:space="preserve"> </w:t>
        </w:r>
      </w:ins>
      <m:oMath>
        <m:r>
          <m:t>b</m:t>
        </m:r>
      </m:oMath>
      <w:ins w:id="3124" w:author="PR Preview" w:date="2026-01-01T00:00:00Z">
        <w:r>
          <w:t xml:space="preserve"> </w:t>
        </w:r>
      </w:ins>
      <w:ins w:id="3125" w:author="PR Preview" w:date="2026-01-01T00:00:00Z">
        <w:r>
          <w:t xml:space="preserve">and</w:t>
        </w:r>
      </w:ins>
      <w:ins w:id="3126" w:author="PR Preview" w:date="2026-01-01T00:00:00Z">
        <w:r>
          <w:t xml:space="preserve"> </w:t>
        </w:r>
      </w:ins>
      <m:oMath>
        <m:r>
          <m:t>c</m:t>
        </m:r>
      </m:oMath>
      <w:ins w:id="3127" w:author="PR Preview" w:date="2026-01-01T00:00:00Z">
        <w:r>
          <w:t xml:space="preserve"> </w:t>
        </w:r>
      </w:ins>
      <w:ins w:id="3128" w:author="PR Preview" w:date="2026-01-01T00:00:00Z">
        <w:r>
          <w:t xml:space="preserve">are in a set</w:t>
        </w:r>
      </w:ins>
      <w:ins w:id="312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ins w:id="3130" w:author="PR Preview" w:date="2026-01-01T00:00:00Z">
        <w:r>
          <w:t xml:space="preserve">.</w:t>
        </w:r>
      </w:ins>
      <w:ins w:id="3131" w:author="PR Preview" w:date="2026-01-01T00:00:00Z">
        <w:r>
          <w:t xml:space="preserve"> </w:t>
        </w:r>
      </w:ins>
      <w:ins w:id="3132" w:author="PR Preview" w:date="2026-01-01T00:00:00Z">
        <w:r>
          <w:t xml:space="preserve">Then</w:t>
        </w:r>
      </w:ins>
      <w:ins w:id="313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ins w:id="3134" w:author="PR Preview" w:date="2026-01-01T00:00:00Z">
        <w:r>
          <w:t xml:space="preserve">.</w:t>
        </w:r>
      </w:ins>
      <w:ins w:id="3135" w:author="PR Preview" w:date="2026-01-01T00:00:00Z">
        <w:r>
          <w:t xml:space="preserve"> </w:t>
        </w:r>
      </w:ins>
      <w:ins w:id="3136" w:author="PR Preview" w:date="2026-01-01T00:00:00Z">
        <w:r>
          <w:t xml:space="preserve">Different sets in</w:t>
        </w:r>
      </w:ins>
      <w:ins w:id="313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3138" w:author="PR Preview" w:date="2026-01-01T00:00:00Z">
        <w:r>
          <w:t xml:space="preserve"> </w:t>
        </w:r>
      </w:ins>
      <w:ins w:id="3139" w:author="PR Preview" w:date="2026-01-01T00:00:00Z">
        <w:r>
          <w:t xml:space="preserve">are disjoint, so</w:t>
        </w:r>
      </w:ins>
      <w:ins w:id="31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3141" w:author="PR Preview" w:date="2026-01-01T00:00:00Z">
        <w:r>
          <w:t xml:space="preserve">,</w:t>
        </w:r>
      </w:ins>
      <w:ins w:id="3142" w:author="PR Preview" w:date="2026-01-01T00:00:00Z">
        <w:r>
          <w:t xml:space="preserve"> </w:t>
        </w:r>
      </w:ins>
      <w:ins w:id="3143" w:author="PR Preview" w:date="2026-01-01T00:00:00Z">
        <w:r>
          <w:t xml:space="preserve">and</w:t>
        </w:r>
      </w:ins>
      <w:ins w:id="3144" w:author="PR Preview" w:date="2026-01-01T00:00:00Z">
        <w:r>
          <w:t xml:space="preserve"> </w:t>
        </w:r>
      </w:ins>
      <m:oMath>
        <m:r>
          <m:t>a</m:t>
        </m:r>
      </m:oMath>
      <w:ins w:id="3145" w:author="PR Preview" w:date="2026-01-01T00:00:00Z">
        <w:r>
          <w:t xml:space="preserve"> </w:t>
        </w:r>
      </w:ins>
      <w:ins w:id="3146" w:author="PR Preview" w:date="2026-01-01T00:00:00Z">
        <w:r>
          <w:t xml:space="preserve">and</w:t>
        </w:r>
      </w:ins>
      <w:ins w:id="3147" w:author="PR Preview" w:date="2026-01-01T00:00:00Z">
        <w:r>
          <w:t xml:space="preserve"> </w:t>
        </w:r>
      </w:ins>
      <m:oMath>
        <m:r>
          <m:t>c</m:t>
        </m:r>
      </m:oMath>
      <w:ins w:id="3148" w:author="PR Preview" w:date="2026-01-01T00:00:00Z">
        <w:r>
          <w:t xml:space="preserve"> </w:t>
        </w:r>
      </w:ins>
      <w:ins w:id="3149" w:author="PR Preview" w:date="2026-01-01T00:00:00Z">
        <w:r>
          <w:t xml:space="preserve">are both in</w:t>
        </w:r>
      </w:ins>
      <w:ins w:id="3150" w:author="PR Preview" w:date="2026-01-01T00:00:00Z">
        <w:r>
          <w:t xml:space="preserve"> </w:t>
        </w:r>
      </w:ins>
      <m:oMath>
        <m:r>
          <m:t>X</m:t>
        </m:r>
      </m:oMath>
      <w:ins w:id="3151" w:author="PR Preview" w:date="2026-01-01T00:00:00Z">
        <w:r>
          <w:t xml:space="preserve">, so</w:t>
        </w:r>
      </w:ins>
      <w:ins w:id="315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c</m:t>
        </m:r>
      </m:oMath>
      <w:ins w:id="3153" w:author="PR Preview" w:date="2026-01-01T00:00:00Z">
        <w:r>
          <w:t xml:space="preserve">.</w:t>
        </w:r>
      </w:ins>
    </w:p>
    <w:p>
      <w:pPr>
        <w:pStyle w:val="BodyText"/>
      </w:pPr>
      <w:ins w:id="3154" w:author="PR Preview" w:date="2026-01-01T00:00:00Z">
        <w:r>
          <w:rPr>
            <w:b/>
            <w:bCs/>
          </w:rPr>
          <w:t xml:space="preserve">Each class is a set in</w:t>
        </w:r>
      </w:ins>
      <w:ins w:id="315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3156" w:author="PR Preview" w:date="2026-01-01T00:00:00Z">
        <w:r>
          <w:rPr>
            <w:b/>
            <w:bCs/>
          </w:rPr>
          <w:t xml:space="preserve">.</w:t>
        </w:r>
      </w:ins>
      <w:ins w:id="3157" w:author="PR Preview" w:date="2026-01-01T00:00:00Z">
        <w:r>
          <w:t xml:space="preserve"> </w:t>
        </w:r>
      </w:ins>
      <w:ins w:id="3158" w:author="PR Preview" w:date="2026-01-01T00:00:00Z">
        <w:r>
          <w:t xml:space="preserve">Let</w:t>
        </w:r>
      </w:ins>
      <w:ins w:id="31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3160" w:author="PR Preview" w:date="2026-01-01T00:00:00Z">
        <w:r>
          <w:t xml:space="preserve">, and let</w:t>
        </w:r>
      </w:ins>
      <w:ins w:id="3161" w:author="PR Preview" w:date="2026-01-01T00:00:00Z">
        <w:r>
          <w:t xml:space="preserve"> </w:t>
        </w:r>
      </w:ins>
      <m:oMath>
        <m:r>
          <m:t>X</m:t>
        </m:r>
      </m:oMath>
      <w:ins w:id="3162" w:author="PR Preview" w:date="2026-01-01T00:00:00Z">
        <w:r>
          <w:t xml:space="preserve"> </w:t>
        </w:r>
      </w:ins>
      <w:ins w:id="3163" w:author="PR Preview" w:date="2026-01-01T00:00:00Z">
        <w:r>
          <w:t xml:space="preserve">be the set in</w:t>
        </w:r>
      </w:ins>
      <w:ins w:id="31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3165" w:author="PR Preview" w:date="2026-01-01T00:00:00Z">
        <w:r>
          <w:t xml:space="preserve"> </w:t>
        </w:r>
      </w:ins>
      <w:ins w:id="3166" w:author="PR Preview" w:date="2026-01-01T00:00:00Z">
        <w:r>
          <w:t xml:space="preserve">that holds</w:t>
        </w:r>
      </w:ins>
      <w:ins w:id="3167" w:author="PR Preview" w:date="2026-01-01T00:00:00Z">
        <w:r>
          <w:t xml:space="preserve"> </w:t>
        </w:r>
      </w:ins>
      <m:oMath>
        <m:r>
          <m:t>a</m:t>
        </m:r>
      </m:oMath>
      <w:ins w:id="3168" w:author="PR Preview" w:date="2026-01-01T00:00:00Z">
        <w:r>
          <w:t xml:space="preserve">.</w:t>
        </w:r>
      </w:ins>
      <w:ins w:id="3169" w:author="PR Preview" w:date="2026-01-01T00:00:00Z">
        <w:r>
          <w:t xml:space="preserve"> </w:t>
        </w:r>
      </w:ins>
      <w:ins w:id="3170" w:author="PR Preview" w:date="2026-01-01T00:00:00Z">
        <w:r>
          <w:t xml:space="preserve">An element</w:t>
        </w:r>
      </w:ins>
      <w:ins w:id="3171" w:author="PR Preview" w:date="2026-01-01T00:00:00Z">
        <w:r>
          <w:t xml:space="preserve"> </w:t>
        </w:r>
      </w:ins>
      <m:oMath>
        <m:r>
          <m:t>b</m:t>
        </m:r>
      </m:oMath>
      <w:ins w:id="3172" w:author="PR Preview" w:date="2026-01-01T00:00:00Z">
        <w:r>
          <w:t xml:space="preserve"> </w:t>
        </w:r>
      </w:ins>
      <w:ins w:id="3173" w:author="PR Preview" w:date="2026-01-01T00:00:00Z">
        <w:r>
          <w:t xml:space="preserve">has</w:t>
        </w:r>
      </w:ins>
      <w:ins w:id="317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∼</m:t>
        </m:r>
        <m:r>
          <m:t>a</m:t>
        </m:r>
      </m:oMath>
      <w:ins w:id="3175" w:author="PR Preview" w:date="2026-01-01T00:00:00Z">
        <w:r>
          <w:t xml:space="preserve"> </w:t>
        </w:r>
      </w:ins>
      <w:ins w:id="3176" w:author="PR Preview" w:date="2026-01-01T00:00:00Z">
        <w:r>
          <w:t xml:space="preserve">exactly when</w:t>
        </w:r>
      </w:ins>
      <w:ins w:id="3177" w:author="PR Preview" w:date="2026-01-01T00:00:00Z">
        <w:r>
          <w:t xml:space="preserve"> </w:t>
        </w:r>
      </w:ins>
      <m:oMath>
        <m:r>
          <m:t>b</m:t>
        </m:r>
      </m:oMath>
      <w:ins w:id="3178" w:author="PR Preview" w:date="2026-01-01T00:00:00Z">
        <w:r>
          <w:t xml:space="preserve"> </w:t>
        </w:r>
      </w:ins>
      <w:ins w:id="3179" w:author="PR Preview" w:date="2026-01-01T00:00:00Z">
        <w:r>
          <w:t xml:space="preserve">is in the set that holds</w:t>
        </w:r>
      </w:ins>
      <w:ins w:id="3180" w:author="PR Preview" w:date="2026-01-01T00:00:00Z">
        <w:r>
          <w:t xml:space="preserve"> </w:t>
        </w:r>
      </w:ins>
      <m:oMath>
        <m:r>
          <m:t>a</m:t>
        </m:r>
      </m:oMath>
      <w:ins w:id="3181" w:author="PR Preview" w:date="2026-01-01T00:00:00Z">
        <w:r>
          <w:t xml:space="preserve">, which is</w:t>
        </w:r>
      </w:ins>
      <w:ins w:id="3182" w:author="PR Preview" w:date="2026-01-01T00:00:00Z">
        <w:r>
          <w:t xml:space="preserve"> </w:t>
        </w:r>
      </w:ins>
      <m:oMath>
        <m:r>
          <m:t>X</m:t>
        </m:r>
      </m:oMath>
      <w:ins w:id="3183" w:author="PR Preview" w:date="2026-01-01T00:00:00Z">
        <w:r>
          <w:t xml:space="preserve">.</w:t>
        </w:r>
      </w:ins>
      <w:ins w:id="3184" w:author="PR Preview" w:date="2026-01-01T00:00:00Z">
        <w:r>
          <w:t xml:space="preserve"> </w:t>
        </w:r>
      </w:ins>
      <w:ins w:id="3185" w:author="PR Preview" w:date="2026-01-01T00:00:00Z">
        <w:r>
          <w:t xml:space="preserve">So</w:t>
        </w:r>
      </w:ins>
      <w:ins w:id="318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ins w:id="3187" w:author="PR Preview" w:date="2026-01-01T00:00:00Z">
        <w:r>
          <w:t xml:space="preserve">.</w:t>
        </w:r>
      </w:ins>
    </w:p>
    <w:p>
      <w:pPr>
        <w:pStyle w:val="BodyText"/>
      </w:pPr>
      <w:ins w:id="3188" w:author="PR Preview" w:date="2026-01-01T00:00:00Z">
        <w:r>
          <w:rPr>
            <w:b/>
            <w:bCs/>
          </w:rPr>
          <w:t xml:space="preserve">Each set in</w:t>
        </w:r>
      </w:ins>
      <w:ins w:id="318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3190" w:author="PR Preview" w:date="2026-01-01T00:00:00Z">
        <w:r>
          <w:rPr>
            <w:b/>
            <w:bCs/>
          </w:rPr>
          <w:t xml:space="preserve"> </w:t>
        </w:r>
      </w:ins>
      <w:ins w:id="3191" w:author="PR Preview" w:date="2026-01-01T00:00:00Z">
        <w:r>
          <w:rPr>
            <w:b/>
            <w:bCs/>
          </w:rPr>
          <w:t xml:space="preserve">is a class.</w:t>
        </w:r>
      </w:ins>
      <w:ins w:id="3192" w:author="PR Preview" w:date="2026-01-01T00:00:00Z">
        <w:r>
          <w:t xml:space="preserve"> </w:t>
        </w:r>
      </w:ins>
      <w:ins w:id="3193" w:author="PR Preview" w:date="2026-01-01T00:00:00Z">
        <w:r>
          <w:t xml:space="preserve">Let</w:t>
        </w:r>
      </w:ins>
      <w:ins w:id="31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ins w:id="3195" w:author="PR Preview" w:date="2026-01-01T00:00:00Z">
        <w:r>
          <w:t xml:space="preserve">.</w:t>
        </w:r>
      </w:ins>
      <w:ins w:id="3196" w:author="PR Preview" w:date="2026-01-01T00:00:00Z">
        <w:r>
          <w:t xml:space="preserve"> </w:t>
        </w:r>
      </w:ins>
      <w:ins w:id="3197" w:author="PR Preview" w:date="2026-01-01T00:00:00Z">
        <w:r>
          <w:t xml:space="preserve">Since</w:t>
        </w:r>
      </w:ins>
      <w:ins w:id="3198" w:author="PR Preview" w:date="2026-01-01T00:00:00Z">
        <w:r>
          <w:t xml:space="preserve"> </w:t>
        </w:r>
      </w:ins>
      <m:oMath>
        <m:r>
          <m:t>X</m:t>
        </m:r>
      </m:oMath>
      <w:ins w:id="3199" w:author="PR Preview" w:date="2026-01-01T00:00:00Z">
        <w:r>
          <w:t xml:space="preserve"> </w:t>
        </w:r>
      </w:ins>
      <w:ins w:id="3200" w:author="PR Preview" w:date="2026-01-01T00:00:00Z">
        <w:r>
          <w:t xml:space="preserve">is nonempty, it holds some element</w:t>
        </w:r>
      </w:ins>
      <w:ins w:id="3201" w:author="PR Preview" w:date="2026-01-01T00:00:00Z">
        <w:r>
          <w:t xml:space="preserve"> </w:t>
        </w:r>
      </w:ins>
      <m:oMath>
        <m:r>
          <m:t>a</m:t>
        </m:r>
      </m:oMath>
      <w:ins w:id="3202" w:author="PR Preview" w:date="2026-01-01T00:00:00Z">
        <w:r>
          <w:t xml:space="preserve">,</w:t>
        </w:r>
      </w:ins>
      <w:ins w:id="3203" w:author="PR Preview" w:date="2026-01-01T00:00:00Z">
        <w:r>
          <w:t xml:space="preserve"> </w:t>
        </w:r>
      </w:ins>
      <w:ins w:id="3204" w:author="PR Preview" w:date="2026-01-01T00:00:00Z">
        <w:r>
          <w:t xml:space="preserve">and then</w:t>
        </w:r>
      </w:ins>
      <w:ins w:id="320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3206" w:author="PR Preview" w:date="2026-01-01T00:00:00Z">
        <w:r>
          <w:t xml:space="preserve">, by the previous step.</w:t>
        </w:r>
      </w:ins>
    </w:p>
    <w:bookmarkStart w:id="115" w:name="exm-first-letter"/>
    <w:p>
      <w:pPr>
        <w:pStyle w:val="BodyText"/>
      </w:pPr>
      <w:ins w:id="3207" w:author="PR Preview" w:date="2026-01-01T00:00:00Z">
        <w:r>
          <w:rPr>
            <w:b/>
            <w:bCs/>
          </w:rPr>
          <w:t xml:space="preserve">Example 22 (Starting with the same letter)</w:t>
        </w:r>
      </w:ins>
      <w:ins w:id="3208" w:author="PR Preview" w:date="2026-01-01T00:00:00Z">
        <w:r>
          <w:t xml:space="preserve"> </w:t>
        </w:r>
      </w:ins>
      <w:ins w:id="3209" w:author="PR Preview" w:date="2026-01-01T00:00:00Z">
        <w:r>
          <w:t xml:space="preserve">By</w:t>
        </w:r>
      </w:ins>
      <w:ins w:id="3210" w:author="PR Preview" w:date="2026-01-01T00:00:00Z">
        <w:r>
          <w:t xml:space="preserve"> </w:t>
        </w:r>
      </w:ins>
      <w:hyperlink w:anchor="thm-partition-equivalence">
        <w:ins w:id="3211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212" w:author="PR Preview" w:date="2026-01-01T00:00:00Z">
        <w:r>
          <w:t xml:space="preserve">, the partition of</w:t>
        </w:r>
      </w:ins>
      <w:ins w:id="3213" w:author="PR Preview" w:date="2026-01-01T00:00:00Z">
        <w:r>
          <w:t xml:space="preserve"> </w:t>
        </w:r>
      </w:ins>
      <m:oMath>
        <m:r>
          <m:t>K</m:t>
        </m:r>
      </m:oMath>
      <w:ins w:id="3214" w:author="PR Preview" w:date="2026-01-01T00:00:00Z">
        <w:r>
          <w:t xml:space="preserve"> </w:t>
        </w:r>
      </w:ins>
      <w:ins w:id="3215" w:author="PR Preview" w:date="2026-01-01T00:00:00Z">
        <w:r>
          <w:t xml:space="preserve">in</w:t>
        </w:r>
      </w:ins>
      <w:ins w:id="3216" w:author="PR Preview" w:date="2026-01-01T00:00:00Z">
        <w:r>
          <w:t xml:space="preserve"> </w:t>
        </w:r>
      </w:ins>
      <w:hyperlink w:anchor="sol-first-letter">
        <w:ins w:id="3217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gives the equivalence relation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“starts with the same letter as”</w:t>
        </w:r>
      </w:ins>
      <w:ins w:id="3222" w:author="PR Preview" w:date="2026-01-01T00:00:00Z">
        <w:r>
          <w:t xml:space="preserve">,</w:t>
        </w:r>
      </w:ins>
      <w:ins w:id="3223" w:author="PR Preview" w:date="2026-01-01T00:00:00Z">
        <w:r>
          <w:t xml:space="preserve"> </w:t>
        </w:r>
      </w:ins>
      <w:ins w:id="3224" w:author="PR Preview" w:date="2026-01-01T00:00:00Z">
        <w:r>
          <w:t xml:space="preserve">whose equivalence classes are the four groups.</w:t>
        </w:r>
      </w:ins>
      <w:ins w:id="3225" w:author="PR Preview" w:date="2026-01-01T00:00:00Z">
        <w:r>
          <w:t xml:space="preserve"> </w:t>
        </w:r>
      </w:ins>
      <w:ins w:id="3226" w:author="PR Preview" w:date="2026-01-01T00:00:00Z">
        <w:r>
          <w:t xml:space="preserve">For example,</w:t>
        </w:r>
      </w:ins>
      <w:ins w:id="322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ins w:id="3228" w:author="PR Preview" w:date="2026-01-01T00:00:00Z">
        <w:r>
          <w:t xml:space="preserve">.</w:t>
        </w:r>
      </w:ins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By</w:t>
        </w:r>
      </w:ins>
      <w:ins w:id="3231" w:author="PR Preview" w:date="2026-01-01T00:00:00Z">
        <w:r>
          <w:t xml:space="preserve"> </w:t>
        </w:r>
      </w:ins>
      <w:hyperlink w:anchor="thm-classes-partition">
        <w:ins w:id="323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233" w:author="PR Preview" w:date="2026-01-01T00:00:00Z">
        <w:r>
          <w:t xml:space="preserve">, the relation</w:t>
        </w:r>
      </w:ins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“has the same length as”</w:t>
        </w:r>
      </w:ins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of</w:t>
        </w:r>
      </w:ins>
      <w:ins w:id="3238" w:author="PR Preview" w:date="2026-01-01T00:00:00Z">
        <w:r>
          <w:t xml:space="preserve"> </w:t>
        </w:r>
      </w:ins>
      <w:hyperlink w:anchor="exm-same-length">
        <w:ins w:id="3239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3240" w:author="PR Preview" w:date="2026-01-01T00:00:00Z">
        <w:r>
          <w:t xml:space="preserve"> </w:t>
        </w:r>
      </w:ins>
      <w:ins w:id="3241" w:author="PR Preview" w:date="2026-01-01T00:00:00Z">
        <w:r>
          <w:t xml:space="preserve">gives the partition of</w:t>
        </w:r>
      </w:ins>
      <w:ins w:id="3242" w:author="PR Preview" w:date="2026-01-01T00:00:00Z">
        <w:r>
          <w:t xml:space="preserve"> </w:t>
        </w:r>
      </w:ins>
      <m:oMath>
        <m:r>
          <m:t>K</m:t>
        </m:r>
      </m:oMath>
      <w:ins w:id="3243" w:author="PR Preview" w:date="2026-01-01T00:00:00Z">
        <w:r>
          <w:t xml:space="preserve"> </w:t>
        </w:r>
      </w:ins>
      <w:ins w:id="3244" w:author="PR Preview" w:date="2026-01-01T00:00:00Z">
        <w:r>
          <w:t xml:space="preserve">into its four classes from</w:t>
        </w:r>
      </w:ins>
      <w:ins w:id="3245" w:author="PR Preview" w:date="2026-01-01T00:00:00Z">
        <w:r>
          <w:t xml:space="preserve"> </w:t>
        </w:r>
      </w:ins>
      <w:hyperlink w:anchor="exm-equivalence-classes">
        <w:ins w:id="3246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3247" w:author="PR Preview" w:date="2026-01-01T00:00:00Z">
        <w:r>
          <w:t xml:space="preserve">,</w:t>
        </w:r>
      </w:ins>
      <w:ins w:id="3248" w:author="PR Preview" w:date="2026-01-01T00:00:00Z">
        <w:r>
          <w:t xml:space="preserve"> </w:t>
        </w:r>
      </w:ins>
      <w:ins w:id="3249" w:author="PR Preview" w:date="2026-01-01T00:00:00Z">
        <w:r>
          <w:t xml:space="preserve">which is a different partition of the same set.</w:t>
        </w:r>
      </w:ins>
    </w:p>
    <w:bookmarkEnd w:id="115"/>
    <w:bookmarkEnd w:id="116"/>
    <w:bookmarkStart w:id="144" w:name="sec-functions-relations"/>
    <w:p>
      <w:pPr>
        <w:pStyle w:val="Heading1"/>
      </w:pPr>
      <w:ins w:id="3250" w:author="PR Preview" w:date="2026-01-01T00:00:00Z">
        <w:r>
          <w:t xml:space="preserve">8. Functions as relations</w:t>
        </w:r>
      </w:ins>
    </w:p>
    <w:bookmarkStart w:id="117" w:name="exr-beats-one"/>
    <w:p>
      <w:pPr>
        <w:pStyle w:val="FirstParagraph"/>
      </w:pPr>
      <w:ins w:id="3251" w:author="PR Preview" w:date="2026-01-01T00:00:00Z">
        <w:r>
          <w:rPr>
            <w:b/>
            <w:bCs/>
          </w:rPr>
          <w:t xml:space="preserve">Exercise 8 (How many does each one beat?)</w:t>
        </w:r>
      </w:ins>
      <w:ins w:id="3252" w:author="PR Preview" w:date="2026-01-01T00:00:00Z">
        <w:r>
          <w:t xml:space="preserve"> </w:t>
        </w:r>
      </w:ins>
      <w:ins w:id="3253" w:author="PR Preview" w:date="2026-01-01T00:00:00Z">
        <w:r>
          <w:t xml:space="preserve">In the relation</w:t>
        </w:r>
      </w:ins>
      <w:ins w:id="3254" w:author="PR Preview" w:date="2026-01-01T00:00:00Z">
        <w:r>
          <w:t xml:space="preserve"> </w:t>
        </w:r>
      </w:ins>
      <m:oMath>
        <m:r>
          <m:t>B</m:t>
        </m:r>
      </m:oMath>
      <w:ins w:id="3255" w:author="PR Preview" w:date="2026-01-01T00:00:00Z">
        <w:r>
          <w:t xml:space="preserve"> </w:t>
        </w:r>
      </w:ins>
      <w:ins w:id="3256" w:author="PR Preview" w:date="2026-01-01T00:00:00Z">
        <w:r>
          <w:t xml:space="preserve">of</w:t>
        </w:r>
      </w:ins>
      <w:ins w:id="3257" w:author="PR Preview" w:date="2026-01-01T00:00:00Z">
        <w:r>
          <w:t xml:space="preserve"> </w:t>
        </w:r>
      </w:ins>
      <w:hyperlink w:anchor="exm-beats">
        <w:ins w:id="325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259" w:author="PR Preview" w:date="2026-01-01T00:00:00Z">
        <w:r>
          <w:t xml:space="preserve">,</w:t>
        </w:r>
      </w:ins>
      <w:ins w:id="3260" w:author="PR Preview" w:date="2026-01-01T00:00:00Z">
        <w:r>
          <w:t xml:space="preserve"> </w:t>
        </w:r>
      </w:ins>
      <w:ins w:id="3261" w:author="PR Preview" w:date="2026-01-01T00:00:00Z">
        <w:r>
          <w:t xml:space="preserve">how many elements of</w:t>
        </w:r>
      </w:ins>
      <w:ins w:id="3262" w:author="PR Preview" w:date="2026-01-01T00:00:00Z">
        <w:r>
          <w:t xml:space="preserve"> </w:t>
        </w:r>
      </w:ins>
      <m:oMath>
        <m:r>
          <m:t>G</m:t>
        </m:r>
      </m:oMath>
      <w:ins w:id="3263" w:author="PR Preview" w:date="2026-01-01T00:00:00Z">
        <w:r>
          <w:t xml:space="preserve"> </w:t>
        </w:r>
      </w:ins>
      <w:ins w:id="3264" w:author="PR Preview" w:date="2026-01-01T00:00:00Z">
        <w:r>
          <w:t xml:space="preserve">does each element of</w:t>
        </w:r>
      </w:ins>
      <w:ins w:id="3265" w:author="PR Preview" w:date="2026-01-01T00:00:00Z">
        <w:r>
          <w:t xml:space="preserve"> </w:t>
        </w:r>
      </w:ins>
      <m:oMath>
        <m:r>
          <m:t>G</m:t>
        </m:r>
      </m:oMath>
      <w:ins w:id="3266" w:author="PR Preview" w:date="2026-01-01T00:00:00Z">
        <w:r>
          <w:t xml:space="preserve"> </w:t>
        </w:r>
      </w:ins>
      <w:ins w:id="3267" w:author="PR Preview" w:date="2026-01-01T00:00:00Z">
        <w:r>
          <w:t xml:space="preserve">beat?</w:t>
        </w:r>
      </w:ins>
    </w:p>
    <w:bookmarkEnd w:id="117"/>
    <w:bookmarkStart w:id="118" w:name="sol-beats-one"/>
    <w:p>
      <w:pPr>
        <w:pStyle w:val="BodyText"/>
      </w:pPr>
      <w:ins w:id="3268" w:author="PR Preview" w:date="2026-01-01T00:00:00Z">
        <w:r>
          <w:rPr>
            <w:i/>
            <w:iCs/>
          </w:rPr>
          <w:t xml:space="preserve">Solution 8</w:t>
        </w:r>
      </w:ins>
      <w:ins w:id="3269" w:author="PR Preview" w:date="2026-01-01T00:00:00Z">
        <w:r>
          <w:t xml:space="preserve">. </w:t>
        </w:r>
      </w:ins>
      <w:ins w:id="3270" w:author="PR Preview" w:date="2026-01-01T00:00:00Z">
        <w:r>
          <w:t xml:space="preserve">Exactly one each:</w:t>
        </w:r>
      </w:ins>
      <w:ins w:id="3271" w:author="PR Preview" w:date="2026-01-01T00:00:00Z">
        <w:r>
          <w:t xml:space="preserve"> </w:t>
        </w:r>
      </w:ins>
      <w:ins w:id="3272" w:author="PR Preview" w:date="2026-01-01T00:00:00Z">
        <w:r>
          <w:t xml:space="preserve">rock beats only scissors,</w:t>
        </w:r>
      </w:ins>
      <w:ins w:id="3273" w:author="PR Preview" w:date="2026-01-01T00:00:00Z">
        <w:r>
          <w:t xml:space="preserve"> </w:t>
        </w:r>
      </w:ins>
      <w:ins w:id="3274" w:author="PR Preview" w:date="2026-01-01T00:00:00Z">
        <w:r>
          <w:t xml:space="preserve">paper beats only rock,</w:t>
        </w:r>
      </w:ins>
      <w:ins w:id="3275" w:author="PR Preview" w:date="2026-01-01T00:00:00Z">
        <w:r>
          <w:t xml:space="preserve"> </w:t>
        </w:r>
      </w:ins>
      <w:ins w:id="3276" w:author="PR Preview" w:date="2026-01-01T00:00:00Z">
        <w:r>
          <w:t xml:space="preserve">and scissors beats only paper.</w:t>
        </w:r>
      </w:ins>
      <w:ins w:id="3277" w:author="PR Preview" w:date="2026-01-01T00:00:00Z">
        <w:r>
          <w:t xml:space="preserve"> </w:t>
        </w:r>
      </w:ins>
      <w:ins w:id="3278" w:author="PR Preview" w:date="2026-01-01T00:00:00Z">
        <w:r>
          <w:t xml:space="preserve">So</w:t>
        </w:r>
      </w:ins>
      <w:ins w:id="3279" w:author="PR Preview" w:date="2026-01-01T00:00:00Z">
        <w:r>
          <w:t xml:space="preserve"> </w:t>
        </w:r>
      </w:ins>
      <w:ins w:id="3280" w:author="PR Preview" w:date="2026-01-01T00:00:00Z">
        <w:r>
          <w:t xml:space="preserve">“the element that</w:t>
        </w:r>
      </w:ins>
      <w:ins w:id="3281" w:author="PR Preview" w:date="2026-01-01T00:00:00Z">
        <w:r>
          <w:t xml:space="preserve"> </w:t>
        </w:r>
      </w:ins>
      <m:oMath>
        <m:r>
          <m:t>a</m:t>
        </m:r>
      </m:oMath>
      <w:ins w:id="3282" w:author="PR Preview" w:date="2026-01-01T00:00:00Z">
        <w:r>
          <w:t xml:space="preserve"> </w:t>
        </w:r>
      </w:ins>
      <w:ins w:id="3283" w:author="PR Preview" w:date="2026-01-01T00:00:00Z">
        <w:r>
          <w:t xml:space="preserve">beats”</w:t>
        </w:r>
      </w:ins>
      <w:ins w:id="3284" w:author="PR Preview" w:date="2026-01-01T00:00:00Z">
        <w:r>
          <w:t xml:space="preserve"> </w:t>
        </w:r>
      </w:ins>
      <w:ins w:id="3285" w:author="PR Preview" w:date="2026-01-01T00:00:00Z">
        <w:r>
          <w:t xml:space="preserve">names one element of</w:t>
        </w:r>
      </w:ins>
      <w:ins w:id="3286" w:author="PR Preview" w:date="2026-01-01T00:00:00Z">
        <w:r>
          <w:t xml:space="preserve"> </w:t>
        </w:r>
      </w:ins>
      <m:oMath>
        <m:r>
          <m:t>G</m:t>
        </m:r>
      </m:oMath>
      <w:ins w:id="3287" w:author="PR Preview" w:date="2026-01-01T00:00:00Z">
        <w:r>
          <w:t xml:space="preserve"> </w:t>
        </w:r>
      </w:ins>
      <w:ins w:id="3288" w:author="PR Preview" w:date="2026-01-01T00:00:00Z">
        <w:r>
          <w:t xml:space="preserve">for each</w:t>
        </w:r>
      </w:ins>
      <w:ins w:id="328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G</m:t>
        </m:r>
      </m:oMath>
      <w:ins w:id="3290" w:author="PR Preview" w:date="2026-01-01T00:00:00Z">
        <w:r>
          <w:t xml:space="preserve">,</w:t>
        </w:r>
      </w:ins>
      <w:ins w:id="3291" w:author="PR Preview" w:date="2026-01-01T00:00:00Z">
        <w:r>
          <w:t xml:space="preserve"> </w:t>
        </w:r>
      </w:ins>
      <w:ins w:id="3292" w:author="PR Preview" w:date="2026-01-01T00:00:00Z">
        <w:r>
          <w:t xml:space="preserve">which is what a function (</w:t>
        </w:r>
      </w:ins>
      <w:hyperlink r:id="rId98">
        <w:ins w:id="3293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3294" w:author="PR Preview" w:date="2026-01-01T00:00:00Z">
        <w:r>
          <w:t xml:space="preserve">) from</w:t>
        </w:r>
      </w:ins>
      <w:ins w:id="3295" w:author="PR Preview" w:date="2026-01-01T00:00:00Z">
        <w:r>
          <w:t xml:space="preserve"> </w:t>
        </w:r>
      </w:ins>
      <m:oMath>
        <m:r>
          <m:t>G</m:t>
        </m:r>
      </m:oMath>
      <w:ins w:id="3296" w:author="PR Preview" w:date="2026-01-01T00:00:00Z">
        <w:r>
          <w:t xml:space="preserve"> </w:t>
        </w:r>
      </w:ins>
      <w:ins w:id="3297" w:author="PR Preview" w:date="2026-01-01T00:00:00Z">
        <w:r>
          <w:t xml:space="preserve">to</w:t>
        </w:r>
      </w:ins>
      <w:ins w:id="3298" w:author="PR Preview" w:date="2026-01-01T00:00:00Z">
        <w:r>
          <w:t xml:space="preserve"> </w:t>
        </w:r>
      </w:ins>
      <m:oMath>
        <m:r>
          <m:t>G</m:t>
        </m:r>
      </m:oMath>
      <w:ins w:id="3299" w:author="PR Preview" w:date="2026-01-01T00:00:00Z">
        <w:r>
          <w:t xml:space="preserve"> </w:t>
        </w:r>
      </w:ins>
      <w:ins w:id="3300" w:author="PR Preview" w:date="2026-01-01T00:00:00Z">
        <w:r>
          <w:t xml:space="preserve">does.</w:t>
        </w:r>
      </w:ins>
    </w:p>
    <w:bookmarkEnd w:id="118"/>
    <w:bookmarkStart w:id="119" w:name="def-function-domain"/>
    <w:p>
      <w:pPr>
        <w:pStyle w:val="BodyText"/>
      </w:pPr>
      <w:ins w:id="3301" w:author="PR Preview" w:date="2026-01-01T00:00:00Z">
        <w:r>
          <w:rPr>
            <w:b/>
            <w:bCs/>
          </w:rPr>
          <w:t xml:space="preserve">Definition 16 (Domain of a function)</w:t>
        </w:r>
      </w:ins>
      <w:ins w:id="3302" w:author="PR Preview" w:date="2026-01-01T00:00:00Z">
        <w:r>
          <w:t xml:space="preserve"> </w:t>
        </w:r>
      </w:ins>
      <w:ins w:id="3303" w:author="PR Preview" w:date="2026-01-01T00:00:00Z">
        <w:r>
          <w:t xml:space="preserve">The</w:t>
        </w:r>
      </w:ins>
      <w:ins w:id="3304" w:author="PR Preview" w:date="2026-01-01T00:00:00Z">
        <w:r>
          <w:t xml:space="preserve"> </w:t>
        </w:r>
      </w:ins>
      <w:ins w:id="3305" w:author="PR Preview" w:date="2026-01-01T00:00:00Z">
        <w:r>
          <w:rPr>
            <w:b/>
            <w:bCs/>
          </w:rPr>
          <w:t xml:space="preserve">domain</w:t>
        </w:r>
      </w:ins>
      <w:ins w:id="3306" w:author="PR Preview" w:date="2026-01-01T00:00:00Z">
        <w:r>
          <w:t xml:space="preserve"> </w:t>
        </w:r>
      </w:ins>
      <w:ins w:id="3307" w:author="PR Preview" w:date="2026-01-01T00:00:00Z">
        <w:r>
          <w:t xml:space="preserve">of a function</w:t>
        </w:r>
      </w:ins>
      <w:ins w:id="33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309" w:author="PR Preview" w:date="2026-01-01T00:00:00Z">
        <w:r>
          <w:t xml:space="preserve"> </w:t>
        </w:r>
      </w:ins>
      <w:ins w:id="3310" w:author="PR Preview" w:date="2026-01-01T00:00:00Z">
        <w:r>
          <w:t xml:space="preserve">(</w:t>
        </w:r>
      </w:ins>
      <w:hyperlink r:id="rId98">
        <w:ins w:id="3311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3312" w:author="PR Preview" w:date="2026-01-01T00:00:00Z">
        <w:r>
          <w:t xml:space="preserve">)</w:t>
        </w:r>
      </w:ins>
      <w:ins w:id="3313" w:author="PR Preview" w:date="2026-01-01T00:00:00Z">
        <w:r>
          <w:t xml:space="preserve"> </w:t>
        </w:r>
      </w:ins>
      <w:ins w:id="3314" w:author="PR Preview" w:date="2026-01-01T00:00:00Z">
        <w:r>
          <w:t xml:space="preserve">(Wikipedia contributors 2026h)</w:t>
        </w:r>
      </w:ins>
      <w:ins w:id="3315" w:author="PR Preview" w:date="2026-01-01T00:00:00Z">
        <w:r>
          <w:t xml:space="preserve"> </w:t>
        </w:r>
      </w:ins>
      <w:ins w:id="3316" w:author="PR Preview" w:date="2026-01-01T00:00:00Z">
        <w:r>
          <w:t xml:space="preserve">is the set</w:t>
        </w:r>
      </w:ins>
      <w:ins w:id="3317" w:author="PR Preview" w:date="2026-01-01T00:00:00Z">
        <w:r>
          <w:t xml:space="preserve"> </w:t>
        </w:r>
      </w:ins>
      <m:oMath>
        <m:r>
          <m:t>A</m:t>
        </m:r>
      </m:oMath>
      <w:ins w:id="3318" w:author="PR Preview" w:date="2026-01-01T00:00:00Z">
        <w:r>
          <w:t xml:space="preserve"> </w:t>
        </w:r>
      </w:ins>
      <w:ins w:id="3319" w:author="PR Preview" w:date="2026-01-01T00:00:00Z">
        <w:r>
          <w:t xml:space="preserve">of elements that</w:t>
        </w:r>
      </w:ins>
      <w:ins w:id="3320" w:author="PR Preview" w:date="2026-01-01T00:00:00Z">
        <w:r>
          <w:t xml:space="preserve"> </w:t>
        </w:r>
      </w:ins>
      <m:oMath>
        <m:r>
          <m:t>f</m:t>
        </m:r>
      </m:oMath>
      <w:ins w:id="3321" w:author="PR Preview" w:date="2026-01-01T00:00:00Z">
        <w:r>
          <w:t xml:space="preserve"> </w:t>
        </w:r>
      </w:ins>
      <w:ins w:id="3322" w:author="PR Preview" w:date="2026-01-01T00:00:00Z">
        <w:r>
          <w:t xml:space="preserve">assigns values to.</w:t>
        </w:r>
      </w:ins>
    </w:p>
    <w:bookmarkEnd w:id="119"/>
    <w:bookmarkStart w:id="120" w:name="def-codomain"/>
    <w:p>
      <w:pPr>
        <w:pStyle w:val="BodyText"/>
      </w:pPr>
      <w:ins w:id="3323" w:author="PR Preview" w:date="2026-01-01T00:00:00Z">
        <w:r>
          <w:rPr>
            <w:b/>
            <w:bCs/>
          </w:rPr>
          <w:t xml:space="preserve">Definition 17 (Codomain)</w:t>
        </w:r>
      </w:ins>
      <w:ins w:id="3324" w:author="PR Preview" w:date="2026-01-01T00:00:00Z">
        <w:r>
          <w:t xml:space="preserve"> </w:t>
        </w:r>
      </w:ins>
      <w:ins w:id="3325" w:author="PR Preview" w:date="2026-01-01T00:00:00Z">
        <w:r>
          <w:t xml:space="preserve">The</w:t>
        </w:r>
      </w:ins>
      <w:ins w:id="3326" w:author="PR Preview" w:date="2026-01-01T00:00:00Z">
        <w:r>
          <w:t xml:space="preserve"> </w:t>
        </w:r>
      </w:ins>
      <w:ins w:id="3327" w:author="PR Preview" w:date="2026-01-01T00:00:00Z">
        <w:r>
          <w:rPr>
            <w:b/>
            <w:bCs/>
          </w:rPr>
          <w:t xml:space="preserve">codomain</w:t>
        </w:r>
      </w:ins>
      <w:ins w:id="3328" w:author="PR Preview" w:date="2026-01-01T00:00:00Z">
        <w:r>
          <w:t xml:space="preserve"> </w:t>
        </w:r>
      </w:ins>
      <w:ins w:id="3329" w:author="PR Preview" w:date="2026-01-01T00:00:00Z">
        <w:r>
          <w:t xml:space="preserve">(Wikipedia contributors 2026d)</w:t>
        </w:r>
      </w:ins>
      <w:ins w:id="3330" w:author="PR Preview" w:date="2026-01-01T00:00:00Z">
        <w:r>
          <w:t xml:space="preserve"> </w:t>
        </w:r>
      </w:ins>
      <w:ins w:id="3331" w:author="PR Preview" w:date="2026-01-01T00:00:00Z">
        <w:r>
          <w:t xml:space="preserve">of a</w:t>
        </w:r>
      </w:ins>
      <w:ins w:id="3332" w:author="PR Preview" w:date="2026-01-01T00:00:00Z">
        <w:r>
          <w:t xml:space="preserve"> </w:t>
        </w:r>
      </w:ins>
      <w:hyperlink r:id="rId98">
        <w:ins w:id="333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3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335" w:author="PR Preview" w:date="2026-01-01T00:00:00Z">
        <w:r>
          <w:t xml:space="preserve"> </w:t>
        </w:r>
      </w:ins>
      <w:ins w:id="3336" w:author="PR Preview" w:date="2026-01-01T00:00:00Z">
        <w:r>
          <w:t xml:space="preserve">is the set</w:t>
        </w:r>
      </w:ins>
      <w:ins w:id="3337" w:author="PR Preview" w:date="2026-01-01T00:00:00Z">
        <w:r>
          <w:t xml:space="preserve"> </w:t>
        </w:r>
      </w:ins>
      <m:oMath>
        <m:r>
          <m:t>B</m:t>
        </m:r>
      </m:oMath>
      <w:ins w:id="3338" w:author="PR Preview" w:date="2026-01-01T00:00:00Z">
        <w:r>
          <w:t xml:space="preserve"> </w:t>
        </w:r>
      </w:ins>
      <w:ins w:id="3339" w:author="PR Preview" w:date="2026-01-01T00:00:00Z">
        <w:r>
          <w:t xml:space="preserve">that its values are required to lie in.</w:t>
        </w:r>
      </w:ins>
    </w:p>
    <w:bookmarkEnd w:id="120"/>
    <w:bookmarkStart w:id="121" w:name="def-graph"/>
    <w:p>
      <w:pPr>
        <w:pStyle w:val="BodyText"/>
      </w:pPr>
      <w:ins w:id="3340" w:author="PR Preview" w:date="2026-01-01T00:00:00Z">
        <w:r>
          <w:rPr>
            <w:b/>
            <w:bCs/>
          </w:rPr>
          <w:t xml:space="preserve">Definition 18 (Graph of a function)</w:t>
        </w:r>
      </w:ins>
      <w:ins w:id="3341" w:author="PR Preview" w:date="2026-01-01T00:00:00Z">
        <w:r>
          <w:t xml:space="preserve"> </w:t>
        </w:r>
      </w:ins>
      <w:ins w:id="3342" w:author="PR Preview" w:date="2026-01-01T00:00:00Z">
        <w:r>
          <w:t xml:space="preserve">The</w:t>
        </w:r>
      </w:ins>
      <w:ins w:id="3343" w:author="PR Preview" w:date="2026-01-01T00:00:00Z">
        <w:r>
          <w:t xml:space="preserve"> </w:t>
        </w:r>
      </w:ins>
      <w:ins w:id="3344" w:author="PR Preview" w:date="2026-01-01T00:00:00Z">
        <w:r>
          <w:rPr>
            <w:b/>
            <w:bCs/>
          </w:rPr>
          <w:t xml:space="preserve">graph</w:t>
        </w:r>
      </w:ins>
      <w:ins w:id="3345" w:author="PR Preview" w:date="2026-01-01T00:00:00Z">
        <w:r>
          <w:t xml:space="preserve"> </w:t>
        </w:r>
      </w:ins>
      <w:ins w:id="3346" w:author="PR Preview" w:date="2026-01-01T00:00:00Z">
        <w:r>
          <w:t xml:space="preserve">(Wikipedia contributors 2026l)</w:t>
        </w:r>
      </w:ins>
      <w:ins w:id="3347" w:author="PR Preview" w:date="2026-01-01T00:00:00Z">
        <w:r>
          <w:t xml:space="preserve"> </w:t>
        </w:r>
      </w:ins>
      <w:ins w:id="3348" w:author="PR Preview" w:date="2026-01-01T00:00:00Z">
        <w:r>
          <w:t xml:space="preserve">of a</w:t>
        </w:r>
      </w:ins>
      <w:ins w:id="3349" w:author="PR Preview" w:date="2026-01-01T00:00:00Z">
        <w:r>
          <w:t xml:space="preserve"> </w:t>
        </w:r>
      </w:ins>
      <w:hyperlink r:id="rId98">
        <w:ins w:id="335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3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352" w:author="PR Preview" w:date="2026-01-01T00:00:00Z">
        <w:r>
          <w:t xml:space="preserve"> </w:t>
        </w:r>
      </w:ins>
      <w:ins w:id="3353" w:author="PR Preview" w:date="2026-01-01T00:00:00Z">
        <w:r>
          <w:t xml:space="preserve">is the set of</w:t>
        </w:r>
      </w:ins>
      <w:ins w:id="3354" w:author="PR Preview" w:date="2026-01-01T00:00:00Z">
        <w:r>
          <w:t xml:space="preserve"> </w:t>
        </w:r>
      </w:ins>
      <w:hyperlink r:id="rId19">
        <w:ins w:id="3355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33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3357" w:author="PR Preview" w:date="2026-01-01T00:00:00Z">
        <w:r>
          <w:t xml:space="preserve">, one for each element</w:t>
        </w:r>
      </w:ins>
      <w:ins w:id="3358" w:author="PR Preview" w:date="2026-01-01T00:00:00Z">
        <w:r>
          <w:t xml:space="preserve"> </w:t>
        </w:r>
      </w:ins>
      <m:oMath>
        <m:r>
          <m:t>a</m:t>
        </m:r>
      </m:oMath>
      <w:ins w:id="3359" w:author="PR Preview" w:date="2026-01-01T00:00:00Z">
        <w:r>
          <w:t xml:space="preserve"> </w:t>
        </w:r>
      </w:ins>
      <w:ins w:id="3360" w:author="PR Preview" w:date="2026-01-01T00:00:00Z">
        <w:r>
          <w:t xml:space="preserve">of its domain: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ins w:id="3361" w:author="PR Preview" w:date="2026-01-01T00:00:00Z">
        <w:r>
          <w:rPr>
            <w:b/>
            <w:bCs/>
          </w:rPr>
          <w:t xml:space="preserve">Example 23 (The graph of a length function)</w:t>
        </w:r>
      </w:ins>
      <w:ins w:id="3362" w:author="PR Preview" w:date="2026-01-01T00:00:00Z">
        <w:r>
          <w:t xml:space="preserve"> </w:t>
        </w:r>
      </w:ins>
      <w:ins w:id="3363" w:author="PR Preview" w:date="2026-01-01T00:00:00Z">
        <w:r>
          <w:t xml:space="preserve">Let</w:t>
        </w:r>
      </w:ins>
      <w:ins w:id="336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ins w:id="3365" w:author="PR Preview" w:date="2026-01-01T00:00:00Z">
        <w:r>
          <w:t xml:space="preserve"> </w:t>
        </w:r>
      </w:ins>
      <w:ins w:id="3366" w:author="PR Preview" w:date="2026-01-01T00:00:00Z">
        <w:r>
          <w:t xml:space="preserve">(</w:t>
        </w:r>
      </w:ins>
      <w:hyperlink r:id="rId98">
        <w:ins w:id="3367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3368" w:author="PR Preview" w:date="2026-01-01T00:00:00Z">
        <w:r>
          <w:t xml:space="preserve">,</w:t>
        </w:r>
      </w:ins>
      <w:ins w:id="3369" w:author="PR Preview" w:date="2026-01-01T00:00:00Z">
        <w:r>
          <w:t xml:space="preserve"> </w:t>
        </w:r>
      </w:ins>
      <w:hyperlink r:id="rId122">
        <w:ins w:id="3370" w:author="PR Preview" w:date="2026-01-01T00:00:00Z">
          <w:r>
            <w:rPr>
              <w:rStyle w:val="Hyperlink"/>
            </w:rPr>
            <w:t xml:space="preserve">Definition: Natural numbers (our convention)</w:t>
          </w:r>
        </w:ins>
      </w:hyperlink>
      <w:ins w:id="3371" w:author="PR Preview" w:date="2026-01-01T00:00:00Z">
        <w:r>
          <w:t xml:space="preserve">) give the length of each word of the set</w:t>
        </w:r>
      </w:ins>
      <w:ins w:id="3372" w:author="PR Preview" w:date="2026-01-01T00:00:00Z">
        <w:r>
          <w:t xml:space="preserve"> </w:t>
        </w:r>
      </w:ins>
      <m:oMath>
        <m:r>
          <m:t>K</m:t>
        </m:r>
      </m:oMath>
      <w:ins w:id="3373" w:author="PR Preview" w:date="2026-01-01T00:00:00Z">
        <w:r>
          <w:t xml:space="preserve"> </w:t>
        </w:r>
      </w:ins>
      <w:ins w:id="3374" w:author="PR Preview" w:date="2026-01-01T00:00:00Z">
        <w:r>
          <w:t xml:space="preserve">of</w:t>
        </w:r>
      </w:ins>
      <w:ins w:id="3375" w:author="PR Preview" w:date="2026-01-01T00:00:00Z">
        <w:r>
          <w:t xml:space="preserve"> </w:t>
        </w:r>
      </w:ins>
      <w:hyperlink w:anchor="exr-same-length">
        <w:ins w:id="3376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3377" w:author="PR Preview" w:date="2026-01-01T00:00:00Z">
        <w:r>
          <w:t xml:space="preserve">,</w:t>
        </w:r>
      </w:ins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so</w:t>
        </w:r>
      </w:ins>
      <w:ins w:id="338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381" w:author="PR Preview" w:date="2026-01-01T00:00:00Z">
        <w:r>
          <w:t xml:space="preserve">, as in</w:t>
        </w:r>
      </w:ins>
      <w:ins w:id="3382" w:author="PR Preview" w:date="2026-01-01T00:00:00Z">
        <w:r>
          <w:t xml:space="preserve"> </w:t>
        </w:r>
      </w:ins>
      <w:hyperlink w:anchor="exm-same-length">
        <w:ins w:id="3383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3384" w:author="PR Preview" w:date="2026-01-01T00:00:00Z">
        <w:r>
          <w:t xml:space="preserve">.</w:t>
        </w:r>
      </w:ins>
      <w:ins w:id="3385" w:author="PR Preview" w:date="2026-01-01T00:00:00Z">
        <w:r>
          <w:t xml:space="preserve"> </w:t>
        </w:r>
      </w:ins>
      <w:ins w:id="3386" w:author="PR Preview" w:date="2026-01-01T00:00:00Z">
        <w:r>
          <w:t xml:space="preserve">Its domain (</w:t>
        </w:r>
      </w:ins>
      <w:hyperlink w:anchor="def-function-domain">
        <w:ins w:id="3387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3388" w:author="PR Preview" w:date="2026-01-01T00:00:00Z">
        <w:r>
          <w:t xml:space="preserve">) is</w:t>
        </w:r>
      </w:ins>
      <w:ins w:id="3389" w:author="PR Preview" w:date="2026-01-01T00:00:00Z">
        <w:r>
          <w:t xml:space="preserve"> </w:t>
        </w:r>
      </w:ins>
      <m:oMath>
        <m:r>
          <m:t>K</m:t>
        </m:r>
      </m:oMath>
      <w:ins w:id="3390" w:author="PR Preview" w:date="2026-01-01T00:00:00Z">
        <w:r>
          <w:t xml:space="preserve"> </w:t>
        </w:r>
      </w:ins>
      <w:ins w:id="3391" w:author="PR Preview" w:date="2026-01-01T00:00:00Z">
        <w:r>
          <w:t xml:space="preserve">and its codomain (</w:t>
        </w:r>
      </w:ins>
      <w:hyperlink w:anchor="def-codomain">
        <w:ins w:id="339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3393" w:author="PR Preview" w:date="2026-01-01T00:00:00Z">
        <w:r>
          <w:t xml:space="preserve">) is</w:t>
        </w:r>
      </w:ins>
      <w:ins w:id="339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3395" w:author="PR Preview" w:date="2026-01-01T00:00:00Z">
        <w:r>
          <w:t xml:space="preserve">.</w:t>
        </w:r>
      </w:ins>
      <w:ins w:id="3396" w:author="PR Preview" w:date="2026-01-01T00:00:00Z">
        <w:r>
          <w:t xml:space="preserve"> </w:t>
        </w:r>
      </w:ins>
      <w:ins w:id="3397" w:author="PR Preview" w:date="2026-01-01T00:00:00Z">
        <w:r>
          <w:t xml:space="preserve">Its graph (</w:t>
        </w:r>
      </w:ins>
      <w:hyperlink w:anchor="def-graph">
        <w:ins w:id="3398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3399" w:author="PR Preview" w:date="2026-01-01T00:00:00Z">
        <w:r>
          <w:t xml:space="preserve">) is the set of six pairs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400" w:author="PR Preview" w:date="2026-01-01T00:00:00Z">
        <w:r>
          <w:t xml:space="preserve">a subset of</w:t>
        </w:r>
      </w:ins>
      <w:ins w:id="340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ins w:id="3402" w:author="PR Preview" w:date="2026-01-01T00:00:00Z">
        <w:r>
          <w:t xml:space="preserve">,</w:t>
        </w:r>
      </w:ins>
      <w:ins w:id="3403" w:author="PR Preview" w:date="2026-01-01T00:00:00Z">
        <w:r>
          <w:t xml:space="preserve"> </w:t>
        </w:r>
      </w:ins>
      <w:ins w:id="3404" w:author="PR Preview" w:date="2026-01-01T00:00:00Z">
        <w:r>
          <w:t xml:space="preserve">and so a relation from</w:t>
        </w:r>
      </w:ins>
      <w:ins w:id="3405" w:author="PR Preview" w:date="2026-01-01T00:00:00Z">
        <w:r>
          <w:t xml:space="preserve"> </w:t>
        </w:r>
      </w:ins>
      <m:oMath>
        <m:r>
          <m:t>K</m:t>
        </m:r>
      </m:oMath>
      <w:ins w:id="3406" w:author="PR Preview" w:date="2026-01-01T00:00:00Z">
        <w:r>
          <w:t xml:space="preserve"> </w:t>
        </w:r>
      </w:ins>
      <w:ins w:id="3407" w:author="PR Preview" w:date="2026-01-01T00:00:00Z">
        <w:r>
          <w:t xml:space="preserve">to</w:t>
        </w:r>
      </w:ins>
      <w:ins w:id="340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3409" w:author="PR Preview" w:date="2026-01-01T00:00:00Z">
        <w:r>
          <w:t xml:space="preserve"> </w:t>
        </w:r>
      </w:ins>
      <w:ins w:id="3410" w:author="PR Preview" w:date="2026-01-01T00:00:00Z">
        <w:r>
          <w:t xml:space="preserve">(</w:t>
        </w:r>
      </w:ins>
      <w:hyperlink w:anchor="def-binary-relation">
        <w:ins w:id="341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412" w:author="PR Preview" w:date="2026-01-01T00:00:00Z">
        <w:r>
          <w:t xml:space="preserve">).</w:t>
        </w:r>
      </w:ins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Each word appears as the first entry of exactly one pair.</w:t>
        </w:r>
      </w:ins>
    </w:p>
    <w:bookmarkEnd w:id="123"/>
    <w:bookmarkStart w:id="124" w:name="rem-graph-words"/>
    <w:p>
      <w:pPr>
        <w:pStyle w:val="BodyText"/>
      </w:pPr>
      <w:ins w:id="3415" w:author="PR Preview" w:date="2026-01-01T00:00:00Z">
        <w:r>
          <w:rPr>
            <w:i/>
            <w:iCs/>
          </w:rPr>
          <w:t xml:space="preserve">Remark 4</w:t>
        </w:r>
      </w:ins>
      <w:ins w:id="3416" w:author="PR Preview" w:date="2026-01-01T00:00:00Z">
        <w:r>
          <w:t xml:space="preserve"> (Two uses of the word</w:t>
        </w:r>
      </w:ins>
      <w:ins w:id="3417" w:author="PR Preview" w:date="2026-01-01T00:00:00Z">
        <w:r>
          <w:t xml:space="preserve"> </w:t>
        </w:r>
      </w:ins>
      <w:ins w:id="3418" w:author="PR Preview" w:date="2026-01-01T00:00:00Z">
        <w:r>
          <w:t xml:space="preserve">“graph”</w:t>
        </w:r>
      </w:ins>
      <w:ins w:id="3419" w:author="PR Preview" w:date="2026-01-01T00:00:00Z">
        <w:r>
          <w:t xml:space="preserve">). </w:t>
        </w:r>
      </w:ins>
      <w:ins w:id="3420" w:author="PR Preview" w:date="2026-01-01T00:00:00Z">
        <w:r>
          <w:t xml:space="preserve">The graph of a function (</w:t>
        </w:r>
      </w:ins>
      <w:hyperlink w:anchor="def-graph">
        <w:ins w:id="342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3422" w:author="PR Preview" w:date="2026-01-01T00:00:00Z">
        <w:r>
          <w:t xml:space="preserve">) is a set of ordered pairs:</w:t>
        </w:r>
      </w:ins>
      <w:ins w:id="3423" w:author="PR Preview" w:date="2026-01-01T00:00:00Z">
        <w:r>
          <w:t xml:space="preserve"> </w:t>
        </w:r>
      </w:ins>
      <w:ins w:id="3424" w:author="PR Preview" w:date="2026-01-01T00:00:00Z">
        <w:r>
          <w:t xml:space="preserve">the relation that the function gives.</w:t>
        </w:r>
      </w:ins>
      <w:ins w:id="3425" w:author="PR Preview" w:date="2026-01-01T00:00:00Z">
        <w:r>
          <w:t xml:space="preserve"> </w:t>
        </w:r>
      </w:ins>
      <w:ins w:id="3426" w:author="PR Preview" w:date="2026-01-01T00:00:00Z">
        <w:r>
          <w:t xml:space="preserve">The directed graph of a relation (</w:t>
        </w:r>
      </w:ins>
      <w:hyperlink w:anchor="def-relation-digraph">
        <w:ins w:id="342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428" w:author="PR Preview" w:date="2026-01-01T00:00:00Z">
        <w:r>
          <w:t xml:space="preserve">) is a drawing of a relation on a set, with points and arrows.</w:t>
        </w:r>
      </w:ins>
      <w:ins w:id="3429" w:author="PR Preview" w:date="2026-01-01T00:00:00Z">
        <w:r>
          <w:t xml:space="preserve"> </w:t>
        </w:r>
      </w:ins>
      <w:ins w:id="3430" w:author="PR Preview" w:date="2026-01-01T00:00:00Z">
        <w:r>
          <w:t xml:space="preserve">The two share a word but are different things.</w:t>
        </w:r>
      </w:ins>
      <w:ins w:id="3431" w:author="PR Preview" w:date="2026-01-01T00:00:00Z">
        <w:r>
          <w:t xml:space="preserve"> </w:t>
        </w:r>
      </w:ins>
      <w:ins w:id="3432" w:author="PR Preview" w:date="2026-01-01T00:00:00Z">
        <w:r>
          <w:t xml:space="preserve">For a function from a set to itself, the directed graph of its graph draws one arrow from each point.</w:t>
        </w:r>
      </w:ins>
    </w:p>
    <w:bookmarkEnd w:id="124"/>
    <w:bookmarkStart w:id="125" w:name="thm-function-relation"/>
    <w:p>
      <w:pPr>
        <w:pStyle w:val="BodyText"/>
      </w:pPr>
      <w:ins w:id="3433" w:author="PR Preview" w:date="2026-01-01T00:00:00Z">
        <w:r>
          <w:rPr>
            <w:b/>
            <w:bCs/>
          </w:rPr>
          <w:t xml:space="preserve">Theorem 7 (Functions are relations with one output per input)</w:t>
        </w:r>
      </w:ins>
      <w:ins w:id="3434" w:author="PR Preview" w:date="2026-01-01T00:00:00Z">
        <w:r>
          <w:t xml:space="preserve"> </w:t>
        </w:r>
      </w:ins>
      <w:ins w:id="3435" w:author="PR Preview" w:date="2026-01-01T00:00:00Z">
        <w:r>
          <w:t xml:space="preserve">Let</w:t>
        </w:r>
      </w:ins>
      <w:ins w:id="3436" w:author="PR Preview" w:date="2026-01-01T00:00:00Z">
        <w:r>
          <w:t xml:space="preserve"> </w:t>
        </w:r>
      </w:ins>
      <m:oMath>
        <m:r>
          <m:t>A</m:t>
        </m:r>
      </m:oMath>
      <w:ins w:id="3437" w:author="PR Preview" w:date="2026-01-01T00:00:00Z">
        <w:r>
          <w:t xml:space="preserve"> </w:t>
        </w:r>
      </w:ins>
      <w:ins w:id="3438" w:author="PR Preview" w:date="2026-01-01T00:00:00Z">
        <w:r>
          <w:t xml:space="preserve">and</w:t>
        </w:r>
      </w:ins>
      <w:ins w:id="3439" w:author="PR Preview" w:date="2026-01-01T00:00:00Z">
        <w:r>
          <w:t xml:space="preserve"> </w:t>
        </w:r>
      </w:ins>
      <m:oMath>
        <m:r>
          <m:t>B</m:t>
        </m:r>
      </m:oMath>
      <w:ins w:id="3440" w:author="PR Preview" w:date="2026-01-01T00:00:00Z">
        <w:r>
          <w:t xml:space="preserve"> </w:t>
        </w:r>
      </w:ins>
      <w:ins w:id="3441" w:author="PR Preview" w:date="2026-01-01T00:00:00Z">
        <w:r>
          <w:t xml:space="preserve">be sets, and let</w:t>
        </w:r>
      </w:ins>
      <w:ins w:id="3442" w:author="PR Preview" w:date="2026-01-01T00:00:00Z">
        <w:r>
          <w:t xml:space="preserve"> </w:t>
        </w:r>
      </w:ins>
      <m:oMath>
        <m:r>
          <m:t>R</m:t>
        </m:r>
      </m:oMath>
      <w:ins w:id="3443" w:author="PR Preview" w:date="2026-01-01T00:00:00Z">
        <w:r>
          <w:t xml:space="preserve"> </w:t>
        </w:r>
      </w:ins>
      <w:ins w:id="3444" w:author="PR Preview" w:date="2026-01-01T00:00:00Z">
        <w:r>
          <w:t xml:space="preserve">be a relation from</w:t>
        </w:r>
      </w:ins>
      <w:ins w:id="3445" w:author="PR Preview" w:date="2026-01-01T00:00:00Z">
        <w:r>
          <w:t xml:space="preserve"> </w:t>
        </w:r>
      </w:ins>
      <m:oMath>
        <m:r>
          <m:t>A</m:t>
        </m:r>
      </m:oMath>
      <w:ins w:id="3446" w:author="PR Preview" w:date="2026-01-01T00:00:00Z">
        <w:r>
          <w:t xml:space="preserve"> </w:t>
        </w:r>
      </w:ins>
      <w:ins w:id="3447" w:author="PR Preview" w:date="2026-01-01T00:00:00Z">
        <w:r>
          <w:t xml:space="preserve">to</w:t>
        </w:r>
      </w:ins>
      <w:ins w:id="3448" w:author="PR Preview" w:date="2026-01-01T00:00:00Z">
        <w:r>
          <w:t xml:space="preserve"> </w:t>
        </w:r>
      </w:ins>
      <m:oMath>
        <m:r>
          <m:t>B</m:t>
        </m:r>
      </m:oMath>
      <w:ins w:id="3449" w:author="PR Preview" w:date="2026-01-01T00:00:00Z">
        <w:r>
          <w:t xml:space="preserve"> </w:t>
        </w:r>
      </w:ins>
      <w:ins w:id="3450" w:author="PR Preview" w:date="2026-01-01T00:00:00Z">
        <w:r>
          <w:t xml:space="preserve">(</w:t>
        </w:r>
      </w:ins>
      <w:hyperlink w:anchor="def-binary-relation">
        <w:ins w:id="345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452" w:author="PR Preview" w:date="2026-01-01T00:00:00Z">
        <w:r>
          <w:t xml:space="preserve">).</w:t>
        </w:r>
      </w:ins>
      <w:ins w:id="3453" w:author="PR Preview" w:date="2026-01-01T00:00:00Z">
        <w:r>
          <w:t xml:space="preserve"> </w:t>
        </w:r>
      </w:ins>
      <w:ins w:id="3454" w:author="PR Preview" w:date="2026-01-01T00:00:00Z">
        <w:r>
          <w:t xml:space="preserve">Then</w:t>
        </w:r>
      </w:ins>
      <w:ins w:id="3455" w:author="PR Preview" w:date="2026-01-01T00:00:00Z">
        <w:r>
          <w:t xml:space="preserve"> </w:t>
        </w:r>
      </w:ins>
      <m:oMath>
        <m:r>
          <m:t>R</m:t>
        </m:r>
      </m:oMath>
      <w:ins w:id="3456" w:author="PR Preview" w:date="2026-01-01T00:00:00Z">
        <w:r>
          <w:t xml:space="preserve"> </w:t>
        </w:r>
      </w:ins>
      <w:ins w:id="3457" w:author="PR Preview" w:date="2026-01-01T00:00:00Z">
        <w:r>
          <w:t xml:space="preserve">is the graph (</w:t>
        </w:r>
      </w:ins>
      <w:hyperlink w:anchor="def-graph">
        <w:ins w:id="3458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3459" w:author="PR Preview" w:date="2026-01-01T00:00:00Z">
        <w:r>
          <w:t xml:space="preserve">) of a function</w:t>
        </w:r>
      </w:ins>
      <w:ins w:id="34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461" w:author="PR Preview" w:date="2026-01-01T00:00:00Z">
        <w:r>
          <w:t xml:space="preserve"> </w:t>
        </w:r>
      </w:ins>
      <w:ins w:id="3462" w:author="PR Preview" w:date="2026-01-01T00:00:00Z">
        <w:r>
          <w:t xml:space="preserve">(</w:t>
        </w:r>
      </w:ins>
      <w:hyperlink r:id="rId98">
        <w:ins w:id="3463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3464" w:author="PR Preview" w:date="2026-01-01T00:00:00Z">
        <w:r>
          <w:t xml:space="preserve">)</w:t>
        </w:r>
      </w:ins>
      <w:ins w:id="3465" w:author="PR Preview" w:date="2026-01-01T00:00:00Z">
        <w:r>
          <w:t xml:space="preserve"> </w:t>
        </w:r>
      </w:ins>
      <w:ins w:id="3466" w:author="PR Preview" w:date="2026-01-01T00:00:00Z">
        <w:r>
          <w:t xml:space="preserve">if and only if each</w:t>
        </w:r>
      </w:ins>
      <w:ins w:id="34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468" w:author="PR Preview" w:date="2026-01-01T00:00:00Z">
        <w:r>
          <w:t xml:space="preserve"> </w:t>
        </w:r>
      </w:ins>
      <w:ins w:id="3469" w:author="PR Preview" w:date="2026-01-01T00:00:00Z">
        <w:r>
          <w:t xml:space="preserve">is related by</w:t>
        </w:r>
      </w:ins>
      <w:ins w:id="3470" w:author="PR Preview" w:date="2026-01-01T00:00:00Z">
        <w:r>
          <w:t xml:space="preserve"> </w:t>
        </w:r>
      </w:ins>
      <m:oMath>
        <m:r>
          <m:t>R</m:t>
        </m:r>
      </m:oMath>
      <w:ins w:id="3471" w:author="PR Preview" w:date="2026-01-01T00:00:00Z">
        <w:r>
          <w:t xml:space="preserve"> </w:t>
        </w:r>
      </w:ins>
      <w:ins w:id="3472" w:author="PR Preview" w:date="2026-01-01T00:00:00Z">
        <w:r>
          <w:t xml:space="preserve">to exactly one</w:t>
        </w:r>
      </w:ins>
      <w:ins w:id="347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3474" w:author="PR Preview" w:date="2026-01-01T00:00:00Z">
        <w:r>
          <w:t xml:space="preserve">.</w:t>
        </w:r>
      </w:ins>
      <w:ins w:id="3475" w:author="PR Preview" w:date="2026-01-01T00:00:00Z">
        <w:r>
          <w:t xml:space="preserve"> </w:t>
        </w:r>
      </w:ins>
      <w:ins w:id="3476" w:author="PR Preview" w:date="2026-01-01T00:00:00Z">
        <w:r>
          <w:t xml:space="preserve">That function is then the only one whose graph is</w:t>
        </w:r>
      </w:ins>
      <w:ins w:id="3477" w:author="PR Preview" w:date="2026-01-01T00:00:00Z">
        <w:r>
          <w:t xml:space="preserve"> </w:t>
        </w:r>
      </w:ins>
      <m:oMath>
        <m:r>
          <m:t>R</m:t>
        </m:r>
      </m:oMath>
      <w:ins w:id="3478" w:author="PR Preview" w:date="2026-01-01T00:00:00Z">
        <w:r>
          <w:t xml:space="preserve">.</w:t>
        </w:r>
      </w:ins>
    </w:p>
    <w:bookmarkEnd w:id="125"/>
    <w:p>
      <w:pPr>
        <w:pStyle w:val="BodyText"/>
      </w:pPr>
      <w:ins w:id="3479" w:author="PR Preview" w:date="2026-01-01T00:00:00Z">
        <w:r>
          <w:rPr>
            <w:i/>
            <w:iCs/>
          </w:rPr>
          <w:t xml:space="preserve">Proof</w:t>
        </w:r>
      </w:ins>
      <w:ins w:id="3480" w:author="PR Preview" w:date="2026-01-01T00:00:00Z">
        <w:r>
          <w:t xml:space="preserve">. </w:t>
        </w:r>
      </w:ins>
      <w:ins w:id="3481" w:author="PR Preview" w:date="2026-01-01T00:00:00Z">
        <w:r>
          <w:t xml:space="preserve">(</w:t>
        </w:r>
      </w:ins>
      <m:oMath>
        <m:r>
          <m:rPr>
            <m:sty m:val="p"/>
          </m:rPr>
          <m:t>⇒</m:t>
        </m:r>
      </m:oMath>
      <w:ins w:id="3482" w:author="PR Preview" w:date="2026-01-01T00:00:00Z">
        <w:r>
          <w:t xml:space="preserve">)</w:t>
        </w:r>
      </w:ins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Suppose</w:t>
        </w:r>
      </w:ins>
      <w:ins w:id="348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3486" w:author="PR Preview" w:date="2026-01-01T00:00:00Z">
        <w:r>
          <w:t xml:space="preserve"> </w:t>
        </w:r>
      </w:ins>
      <w:ins w:id="3487" w:author="PR Preview" w:date="2026-01-01T00:00:00Z">
        <w:r>
          <w:t xml:space="preserve">for a function</w:t>
        </w:r>
      </w:ins>
      <w:ins w:id="348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489" w:author="PR Preview" w:date="2026-01-01T00:00:00Z">
        <w:r>
          <w:t xml:space="preserve">, and let</w:t>
        </w:r>
      </w:ins>
      <w:ins w:id="349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491" w:author="PR Preview" w:date="2026-01-01T00:00:00Z">
        <w:r>
          <w:t xml:space="preserve">.</w:t>
        </w:r>
      </w:ins>
      <w:ins w:id="3492" w:author="PR Preview" w:date="2026-01-01T00:00:00Z">
        <w:r>
          <w:t xml:space="preserve"> </w:t>
        </w:r>
      </w:ins>
      <w:ins w:id="3493" w:author="PR Preview" w:date="2026-01-01T00:00:00Z">
        <w:r>
          <w:t xml:space="preserve">Then</w:t>
        </w:r>
      </w:ins>
      <w:ins w:id="3494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495" w:author="PR Preview" w:date="2026-01-01T00:00:00Z">
        <w:r>
          <w:t xml:space="preserve">.</w:t>
        </w:r>
      </w:ins>
      <w:ins w:id="3496" w:author="PR Preview" w:date="2026-01-01T00:00:00Z">
        <w:r>
          <w:t xml:space="preserve"> </w:t>
        </w:r>
      </w:ins>
      <w:ins w:id="3497" w:author="PR Preview" w:date="2026-01-01T00:00:00Z">
        <w:r>
          <w:t xml:space="preserve">If also</w:t>
        </w:r>
      </w:ins>
      <w:ins w:id="3498" w:author="PR Preview" w:date="2026-01-01T00:00:00Z">
        <w:r>
          <w:t xml:space="preserve"> </w:t>
        </w:r>
      </w:ins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ins w:id="3499" w:author="PR Preview" w:date="2026-01-01T00:00:00Z">
        <w:r>
          <w:t xml:space="preserve">, then</w:t>
        </w:r>
      </w:ins>
      <w:ins w:id="35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ins w:id="3501" w:author="PR Preview" w:date="2026-01-01T00:00:00Z">
        <w:r>
          <w:t xml:space="preserve"> </w:t>
        </w:r>
      </w:ins>
      <w:ins w:id="3502" w:author="PR Preview" w:date="2026-01-01T00:00:00Z">
        <w:r>
          <w:t xml:space="preserve">for some</w:t>
        </w:r>
      </w:ins>
      <w:ins w:id="3503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ins w:id="3504" w:author="PR Preview" w:date="2026-01-01T00:00:00Z">
        <w:r>
          <w:t xml:space="preserve">,</w:t>
        </w:r>
      </w:ins>
      <w:ins w:id="3505" w:author="PR Preview" w:date="2026-01-01T00:00:00Z">
        <w:r>
          <w:t xml:space="preserve"> </w:t>
        </w:r>
      </w:ins>
      <w:ins w:id="3506" w:author="PR Preview" w:date="2026-01-01T00:00:00Z">
        <w:r>
          <w:t xml:space="preserve">so</w:t>
        </w:r>
      </w:ins>
      <w:ins w:id="3507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ins w:id="3508" w:author="PR Preview" w:date="2026-01-01T00:00:00Z">
        <w:r>
          <w:t xml:space="preserve"> </w:t>
        </w:r>
      </w:ins>
      <w:ins w:id="3509" w:author="PR Preview" w:date="2026-01-01T00:00:00Z">
        <w:r>
          <w:t xml:space="preserve">and</w:t>
        </w:r>
      </w:ins>
      <w:ins w:id="351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511" w:author="PR Preview" w:date="2026-01-01T00:00:00Z">
        <w:r>
          <w:t xml:space="preserve"> </w:t>
        </w:r>
      </w:ins>
      <w:ins w:id="3512" w:author="PR Preview" w:date="2026-01-01T00:00:00Z">
        <w:r>
          <w:t xml:space="preserve">(</w:t>
        </w:r>
      </w:ins>
      <w:hyperlink r:id="rId126">
        <w:ins w:id="3513" w:author="PR Preview" w:date="2026-01-01T00:00:00Z">
          <w:r>
            <w:rPr>
              <w:rStyle w:val="Hyperlink"/>
            </w:rPr>
            <w:t xml:space="preserve">Definition: Ordered pair</w:t>
          </w:r>
        </w:ins>
      </w:hyperlink>
      <w:ins w:id="3514" w:author="PR Preview" w:date="2026-01-01T00:00:00Z">
        <w:r>
          <w:t xml:space="preserve">).</w:t>
        </w:r>
      </w:ins>
      <w:ins w:id="3515" w:author="PR Preview" w:date="2026-01-01T00:00:00Z">
        <w:r>
          <w:t xml:space="preserve"> </w:t>
        </w:r>
      </w:ins>
      <w:ins w:id="3516" w:author="PR Preview" w:date="2026-01-01T00:00:00Z">
        <w:r>
          <w:t xml:space="preserve">So</w:t>
        </w:r>
      </w:ins>
      <w:ins w:id="351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518" w:author="PR Preview" w:date="2026-01-01T00:00:00Z">
        <w:r>
          <w:t xml:space="preserve"> </w:t>
        </w:r>
      </w:ins>
      <w:ins w:id="3519" w:author="PR Preview" w:date="2026-01-01T00:00:00Z">
        <w:r>
          <w:t xml:space="preserve">is the only element of</w:t>
        </w:r>
      </w:ins>
      <w:ins w:id="3520" w:author="PR Preview" w:date="2026-01-01T00:00:00Z">
        <w:r>
          <w:t xml:space="preserve"> </w:t>
        </w:r>
      </w:ins>
      <m:oMath>
        <m:r>
          <m:t>B</m:t>
        </m:r>
      </m:oMath>
      <w:ins w:id="3521" w:author="PR Preview" w:date="2026-01-01T00:00:00Z">
        <w:r>
          <w:t xml:space="preserve"> </w:t>
        </w:r>
      </w:ins>
      <w:ins w:id="3522" w:author="PR Preview" w:date="2026-01-01T00:00:00Z">
        <w:r>
          <w:t xml:space="preserve">related to</w:t>
        </w:r>
      </w:ins>
      <w:ins w:id="3523" w:author="PR Preview" w:date="2026-01-01T00:00:00Z">
        <w:r>
          <w:t xml:space="preserve"> </w:t>
        </w:r>
      </w:ins>
      <m:oMath>
        <m:r>
          <m:t>a</m:t>
        </m:r>
      </m:oMath>
      <w:ins w:id="3524" w:author="PR Preview" w:date="2026-01-01T00:00:00Z">
        <w:r>
          <w:t xml:space="preserve">.</w:t>
        </w:r>
      </w:ins>
    </w:p>
    <w:p>
      <w:pPr>
        <w:pStyle w:val="BodyText"/>
      </w:pPr>
      <w:ins w:id="3525" w:author="PR Preview" w:date="2026-01-01T00:00:00Z">
        <w:r>
          <w:t xml:space="preserve">(</w:t>
        </w:r>
      </w:ins>
      <m:oMath>
        <m:r>
          <m:rPr>
            <m:sty m:val="p"/>
          </m:rPr>
          <m:t>⇐</m:t>
        </m:r>
      </m:oMath>
      <w:ins w:id="3526" w:author="PR Preview" w:date="2026-01-01T00:00:00Z">
        <w:r>
          <w:t xml:space="preserve">)</w:t>
        </w:r>
      </w:ins>
      <w:ins w:id="3527" w:author="PR Preview" w:date="2026-01-01T00:00:00Z">
        <w:r>
          <w:t xml:space="preserve"> </w:t>
        </w:r>
      </w:ins>
      <w:ins w:id="3528" w:author="PR Preview" w:date="2026-01-01T00:00:00Z">
        <w:r>
          <w:t xml:space="preserve">Suppose each</w:t>
        </w:r>
      </w:ins>
      <w:ins w:id="352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is related to exactly one element of</w:t>
        </w:r>
      </w:ins>
      <w:ins w:id="3532" w:author="PR Preview" w:date="2026-01-01T00:00:00Z">
        <w:r>
          <w:t xml:space="preserve"> </w:t>
        </w:r>
      </w:ins>
      <m:oMath>
        <m:r>
          <m:t>B</m:t>
        </m:r>
      </m:oMath>
      <w:ins w:id="3533" w:author="PR Preview" w:date="2026-01-01T00:00:00Z">
        <w:r>
          <w:t xml:space="preserve">,</w:t>
        </w:r>
      </w:ins>
      <w:ins w:id="3534" w:author="PR Preview" w:date="2026-01-01T00:00:00Z">
        <w:r>
          <w:t xml:space="preserve"> </w:t>
        </w:r>
      </w:ins>
      <w:ins w:id="3535" w:author="PR Preview" w:date="2026-01-01T00:00:00Z">
        <w:r>
          <w:t xml:space="preserve">and let</w:t>
        </w:r>
      </w:ins>
      <w:ins w:id="35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537" w:author="PR Preview" w:date="2026-01-01T00:00:00Z">
        <w:r>
          <w:t xml:space="preserve"> </w:t>
        </w:r>
      </w:ins>
      <w:ins w:id="3538" w:author="PR Preview" w:date="2026-01-01T00:00:00Z">
        <w:r>
          <w:t xml:space="preserve">be that element.</w:t>
        </w:r>
      </w:ins>
      <w:ins w:id="3539" w:author="PR Preview" w:date="2026-01-01T00:00:00Z">
        <w:r>
          <w:t xml:space="preserve"> </w:t>
        </w:r>
      </w:ins>
      <w:ins w:id="3540" w:author="PR Preview" w:date="2026-01-01T00:00:00Z">
        <w:r>
          <w:t xml:space="preserve">Then</w:t>
        </w:r>
      </w:ins>
      <w:ins w:id="3541" w:author="PR Preview" w:date="2026-01-01T00:00:00Z">
        <w:r>
          <w:t xml:space="preserve"> </w:t>
        </w:r>
      </w:ins>
      <m:oMath>
        <m:r>
          <m:t>f</m:t>
        </m:r>
      </m:oMath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assigns exactly one element of</w:t>
        </w:r>
      </w:ins>
      <w:ins w:id="3544" w:author="PR Preview" w:date="2026-01-01T00:00:00Z">
        <w:r>
          <w:t xml:space="preserve"> </w:t>
        </w:r>
      </w:ins>
      <m:oMath>
        <m:r>
          <m:t>B</m:t>
        </m:r>
      </m:oMath>
      <w:ins w:id="3545" w:author="PR Preview" w:date="2026-01-01T00:00:00Z">
        <w:r>
          <w:t xml:space="preserve"> </w:t>
        </w:r>
      </w:ins>
      <w:ins w:id="3546" w:author="PR Preview" w:date="2026-01-01T00:00:00Z">
        <w:r>
          <w:t xml:space="preserve">to each</w:t>
        </w:r>
      </w:ins>
      <w:ins w:id="35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548" w:author="PR Preview" w:date="2026-01-01T00:00:00Z">
        <w:r>
          <w:t xml:space="preserve">, so it is a function</w:t>
        </w:r>
      </w:ins>
      <w:ins w:id="354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550" w:author="PR Preview" w:date="2026-01-01T00:00:00Z">
        <w:r>
          <w:t xml:space="preserve">.</w:t>
        </w:r>
      </w:ins>
      <w:ins w:id="3551" w:author="PR Preview" w:date="2026-01-01T00:00:00Z">
        <w:r>
          <w:t xml:space="preserve"> </w:t>
        </w:r>
      </w:ins>
      <w:ins w:id="3552" w:author="PR Preview" w:date="2026-01-01T00:00:00Z">
        <w:r>
          <w:t xml:space="preserve">Its graph is</w:t>
        </w:r>
      </w:ins>
      <w:ins w:id="3553" w:author="PR Preview" w:date="2026-01-01T00:00:00Z">
        <w:r>
          <w:t xml:space="preserve"> </w:t>
        </w:r>
      </w:ins>
      <m:oMath>
        <m:r>
          <m:t>R</m:t>
        </m:r>
      </m:oMath>
      <w:ins w:id="3554" w:author="PR Preview" w:date="2026-01-01T00:00:00Z">
        <w:r>
          <w:t xml:space="preserve">, since</w:t>
        </w:r>
      </w:ins>
      <w:ins w:id="35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3556" w:author="PR Preview" w:date="2026-01-01T00:00:00Z">
        <w:r>
          <w:t xml:space="preserve"> </w:t>
        </w:r>
      </w:ins>
      <w:ins w:id="3557" w:author="PR Preview" w:date="2026-01-01T00:00:00Z">
        <w:r>
          <w:t xml:space="preserve">exactly when</w:t>
        </w:r>
      </w:ins>
      <w:ins w:id="3558" w:author="PR Preview" w:date="2026-01-01T00:00:00Z">
        <w:r>
          <w:t xml:space="preserve"> </w:t>
        </w:r>
      </w:ins>
      <m:oMath>
        <m:r>
          <m:t>b</m:t>
        </m:r>
      </m:oMath>
      <w:ins w:id="3559" w:author="PR Preview" w:date="2026-01-01T00:00:00Z">
        <w:r>
          <w:t xml:space="preserve"> </w:t>
        </w:r>
      </w:ins>
      <w:ins w:id="3560" w:author="PR Preview" w:date="2026-01-01T00:00:00Z">
        <w:r>
          <w:t xml:space="preserve">is the element related to</w:t>
        </w:r>
      </w:ins>
      <w:ins w:id="3561" w:author="PR Preview" w:date="2026-01-01T00:00:00Z">
        <w:r>
          <w:t xml:space="preserve"> </w:t>
        </w:r>
      </w:ins>
      <m:oMath>
        <m:r>
          <m:t>a</m:t>
        </m:r>
      </m:oMath>
      <w:ins w:id="3562" w:author="PR Preview" w:date="2026-01-01T00:00:00Z">
        <w:r>
          <w:t xml:space="preserve">, which is</w:t>
        </w:r>
      </w:ins>
      <w:ins w:id="35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564" w:author="PR Preview" w:date="2026-01-01T00:00:00Z">
        <w:r>
          <w:t xml:space="preserve">.</w:t>
        </w:r>
      </w:ins>
    </w:p>
    <w:p>
      <w:pPr>
        <w:pStyle w:val="BodyText"/>
      </w:pPr>
      <w:ins w:id="3565" w:author="PR Preview" w:date="2026-01-01T00:00:00Z">
        <w:r>
          <w:t xml:space="preserve">Two functions</w:t>
        </w:r>
      </w:ins>
      <w:ins w:id="35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567" w:author="PR Preview" w:date="2026-01-01T00:00:00Z">
        <w:r>
          <w:t xml:space="preserve"> </w:t>
        </w:r>
      </w:ins>
      <w:ins w:id="3568" w:author="PR Preview" w:date="2026-01-01T00:00:00Z">
        <w:r>
          <w:t xml:space="preserve">with the same graph</w:t>
        </w:r>
      </w:ins>
      <w:ins w:id="3569" w:author="PR Preview" w:date="2026-01-01T00:00:00Z">
        <w:r>
          <w:t xml:space="preserve"> </w:t>
        </w:r>
      </w:ins>
      <m:oMath>
        <m:r>
          <m:t>R</m:t>
        </m:r>
      </m:oMath>
      <w:ins w:id="3570" w:author="PR Preview" w:date="2026-01-01T00:00:00Z">
        <w:r>
          <w:t xml:space="preserve"> </w:t>
        </w:r>
      </w:ins>
      <w:ins w:id="3571" w:author="PR Preview" w:date="2026-01-01T00:00:00Z">
        <w:r>
          <w:t xml:space="preserve">have</w:t>
        </w:r>
      </w:ins>
      <w:ins w:id="35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573" w:author="PR Preview" w:date="2026-01-01T00:00:00Z">
        <w:r>
          <w:t xml:space="preserve"> </w:t>
        </w:r>
      </w:ins>
      <w:ins w:id="3574" w:author="PR Preview" w:date="2026-01-01T00:00:00Z">
        <w:r>
          <w:t xml:space="preserve">for every</w:t>
        </w:r>
      </w:ins>
      <w:ins w:id="357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576" w:author="PR Preview" w:date="2026-01-01T00:00:00Z">
        <w:r>
          <w:t xml:space="preserve">,</w:t>
        </w:r>
      </w:ins>
      <w:ins w:id="3577" w:author="PR Preview" w:date="2026-01-01T00:00:00Z">
        <w:r>
          <w:t xml:space="preserve"> </w:t>
        </w:r>
      </w:ins>
      <w:ins w:id="3578" w:author="PR Preview" w:date="2026-01-01T00:00:00Z">
        <w:r>
          <w:t xml:space="preserve">since each is the one element related to</w:t>
        </w:r>
      </w:ins>
      <w:ins w:id="3579" w:author="PR Preview" w:date="2026-01-01T00:00:00Z">
        <w:r>
          <w:t xml:space="preserve"> </w:t>
        </w:r>
      </w:ins>
      <m:oMath>
        <m:r>
          <m:t>a</m:t>
        </m:r>
      </m:oMath>
      <w:ins w:id="3580" w:author="PR Preview" w:date="2026-01-01T00:00:00Z">
        <w:r>
          <w:t xml:space="preserve"> </w:t>
        </w:r>
      </w:ins>
      <w:ins w:id="3581" w:author="PR Preview" w:date="2026-01-01T00:00:00Z">
        <w:r>
          <w:t xml:space="preserve">by</w:t>
        </w:r>
      </w:ins>
      <w:ins w:id="3582" w:author="PR Preview" w:date="2026-01-01T00:00:00Z">
        <w:r>
          <w:t xml:space="preserve"> </w:t>
        </w:r>
      </w:ins>
      <m:oMath>
        <m:r>
          <m:t>R</m:t>
        </m:r>
      </m:oMath>
      <w:ins w:id="3583" w:author="PR Preview" w:date="2026-01-01T00:00:00Z">
        <w:r>
          <w:t xml:space="preserve">.</w:t>
        </w:r>
      </w:ins>
      <w:ins w:id="3584" w:author="PR Preview" w:date="2026-01-01T00:00:00Z">
        <w:r>
          <w:t xml:space="preserve"> </w:t>
        </w:r>
      </w:ins>
      <w:ins w:id="3585" w:author="PR Preview" w:date="2026-01-01T00:00:00Z">
        <w:r>
          <w:t xml:space="preserve">So they are the same function.</w:t>
        </w:r>
      </w:ins>
    </w:p>
    <w:bookmarkStart w:id="128" w:name="rem-function-as-set-of-pairs"/>
    <w:p>
      <w:pPr>
        <w:pStyle w:val="BodyText"/>
      </w:pPr>
      <w:ins w:id="3586" w:author="PR Preview" w:date="2026-01-01T00:00:00Z">
        <w:r>
          <w:rPr>
            <w:i/>
            <w:iCs/>
          </w:rPr>
          <w:t xml:space="preserve">Remark 5</w:t>
        </w:r>
      </w:ins>
      <w:ins w:id="3587" w:author="PR Preview" w:date="2026-01-01T00:00:00Z">
        <w:r>
          <w:t xml:space="preserve"> (What a function is fundamentally). </w:t>
        </w:r>
      </w:ins>
      <w:hyperlink r:id="rId98">
        <w:ins w:id="3588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3589" w:author="PR Preview" w:date="2026-01-01T00:00:00Z">
        <w:r>
          <w:t xml:space="preserve"> </w:t>
        </w:r>
      </w:ins>
      <w:ins w:id="3590" w:author="PR Preview" w:date="2026-01-01T00:00:00Z">
        <w:r>
          <w:t xml:space="preserve">defines what a function</w:t>
        </w:r>
      </w:ins>
      <w:ins w:id="3591" w:author="PR Preview" w:date="2026-01-01T00:00:00Z">
        <w:r>
          <w:t xml:space="preserve"> </w:t>
        </w:r>
      </w:ins>
      <w:ins w:id="3592" w:author="PR Preview" w:date="2026-01-01T00:00:00Z">
        <w:r>
          <w:rPr>
            <w:i/>
            <w:iCs/>
          </w:rPr>
          <w:t xml:space="preserve">does</w:t>
        </w:r>
      </w:ins>
      <w:ins w:id="3593" w:author="PR Preview" w:date="2026-01-01T00:00:00Z">
        <w:r>
          <w:t xml:space="preserve">: it assigns an output to each input.</w:t>
        </w:r>
      </w:ins>
      <w:ins w:id="3594" w:author="PR Preview" w:date="2026-01-01T00:00:00Z">
        <w:r>
          <w:t xml:space="preserve"> </w:t>
        </w:r>
      </w:ins>
      <w:ins w:id="3595" w:author="PR Preview" w:date="2026-01-01T00:00:00Z">
        <w:r>
          <w:t xml:space="preserve">In formal set theory, what a function</w:t>
        </w:r>
      </w:ins>
      <w:ins w:id="3596" w:author="PR Preview" w:date="2026-01-01T00:00:00Z">
        <w:r>
          <w:t xml:space="preserve"> </w:t>
        </w:r>
      </w:ins>
      <w:ins w:id="3597" w:author="PR Preview" w:date="2026-01-01T00:00:00Z">
        <w:r>
          <w:rPr>
            <w:i/>
            <w:iCs/>
          </w:rPr>
          <w:t xml:space="preserve">is</w:t>
        </w:r>
      </w:ins>
      <w:ins w:id="3598" w:author="PR Preview" w:date="2026-01-01T00:00:00Z">
        <w:r>
          <w:t xml:space="preserve"> </w:t>
        </w:r>
      </w:ins>
      <w:ins w:id="3599" w:author="PR Preview" w:date="2026-01-01T00:00:00Z">
        <w:r>
          <w:t xml:space="preserve">is described in terms of</w:t>
        </w:r>
      </w:ins>
      <w:ins w:id="3600" w:author="PR Preview" w:date="2026-01-01T00:00:00Z">
        <w:r>
          <w:t xml:space="preserve"> </w:t>
        </w:r>
      </w:ins>
      <w:hyperlink r:id="rId19">
        <w:ins w:id="3601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3602" w:author="PR Preview" w:date="2026-01-01T00:00:00Z">
        <w:r>
          <w:t xml:space="preserve"> </w:t>
        </w:r>
      </w:ins>
      <w:ins w:id="3603" w:author="PR Preview" w:date="2026-01-01T00:00:00Z">
        <w:r>
          <w:t xml:space="preserve">and its graph (</w:t>
        </w:r>
      </w:ins>
      <w:hyperlink w:anchor="def-graph">
        <w:ins w:id="360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3605" w:author="PR Preview" w:date="2026-01-01T00:00:00Z">
        <w:r>
          <w:t xml:space="preserve">):</w:t>
        </w:r>
      </w:ins>
      <w:ins w:id="3606" w:author="PR Preview" w:date="2026-01-01T00:00:00Z">
        <w:r>
          <w:t xml:space="preserve"> </w:t>
        </w:r>
      </w:ins>
      <w:ins w:id="3607" w:author="PR Preview" w:date="2026-01-01T00:00:00Z">
        <w:r>
          <w:t xml:space="preserve">the set of pairs</w:t>
        </w:r>
      </w:ins>
      <w:ins w:id="360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ins w:id="3609" w:author="PR Preview" w:date="2026-01-01T00:00:00Z">
        <w:r>
          <w:t xml:space="preserve">.</w:t>
        </w:r>
      </w:ins>
      <w:ins w:id="3610" w:author="PR Preview" w:date="2026-01-01T00:00:00Z">
        <w:r>
          <w:t xml:space="preserve"> </w:t>
        </w:r>
      </w:ins>
      <w:ins w:id="3611" w:author="PR Preview" w:date="2026-01-01T00:00:00Z">
        <w:r>
          <w:t xml:space="preserve">Authors define a function formally in one of two ways:</w:t>
        </w:r>
      </w:ins>
    </w:p>
    <w:p>
      <w:pPr>
        <w:pStyle w:val="Compact"/>
        <w:numPr>
          <w:ilvl w:val="0"/>
          <w:numId w:val="1020"/>
        </w:numPr>
      </w:pPr>
      <w:ins w:id="3612" w:author="PR Preview" w:date="2026-01-01T00:00:00Z">
        <w:r>
          <w:rPr>
            <w:b/>
            <w:bCs/>
          </w:rPr>
          <w:t xml:space="preserve">As its graph</w:t>
        </w:r>
      </w:ins>
      <w:ins w:id="3613" w:author="PR Preview" w:date="2026-01-01T00:00:00Z">
        <w:r>
          <w:t xml:space="preserve"> </w:t>
        </w:r>
      </w:ins>
      <w:ins w:id="3614" w:author="PR Preview" w:date="2026-01-01T00:00:00Z">
        <w:r>
          <w:t xml:space="preserve">(Halmos 1974, sec. 8, p. 30)</w:t>
        </w:r>
      </w:ins>
      <w:ins w:id="3615" w:author="PR Preview" w:date="2026-01-01T00:00:00Z">
        <w:r>
          <w:t xml:space="preserve">: a function is a subset of</w:t>
        </w:r>
      </w:ins>
      <w:ins w:id="361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3617" w:author="PR Preview" w:date="2026-01-01T00:00:00Z">
        <w:r>
          <w:t xml:space="preserve"> </w:t>
        </w:r>
      </w:ins>
      <w:ins w:id="3618" w:author="PR Preview" w:date="2026-01-01T00:00:00Z">
        <w:r>
          <w:t xml:space="preserve">containing exactly one pair</w:t>
        </w:r>
      </w:ins>
      <w:ins w:id="36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3620" w:author="PR Preview" w:date="2026-01-01T00:00:00Z">
        <w:r>
          <w:t xml:space="preserve"> </w:t>
        </w:r>
      </w:ins>
      <w:ins w:id="3621" w:author="PR Preview" w:date="2026-01-01T00:00:00Z">
        <w:r>
          <w:t xml:space="preserve">for each</w:t>
        </w:r>
      </w:ins>
      <w:ins w:id="362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623" w:author="PR Preview" w:date="2026-01-01T00:00:00Z">
        <w:r>
          <w:t xml:space="preserve">, where</w:t>
        </w:r>
      </w:ins>
      <w:ins w:id="362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625" w:author="PR Preview" w:date="2026-01-01T00:00:00Z">
        <w:r>
          <w:t xml:space="preserve">, and the statement</w:t>
        </w:r>
      </w:ins>
      <w:ins w:id="36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3627" w:author="PR Preview" w:date="2026-01-01T00:00:00Z">
        <w:r>
          <w:t xml:space="preserve"> </w:t>
        </w:r>
      </w:ins>
      <w:ins w:id="3628" w:author="PR Preview" w:date="2026-01-01T00:00:00Z">
        <w:r>
          <w:t xml:space="preserve">is notation for</w:t>
        </w:r>
      </w:ins>
      <w:ins w:id="36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ins w:id="3630" w:author="PR Preview" w:date="2026-01-01T00:00:00Z">
        <w:r>
          <w:t xml:space="preserve">. Under this convention, the codomain</w:t>
        </w:r>
      </w:ins>
      <w:ins w:id="3631" w:author="PR Preview" w:date="2026-01-01T00:00:00Z">
        <w:r>
          <w:t xml:space="preserve"> </w:t>
        </w:r>
      </w:ins>
      <m:oMath>
        <m:r>
          <m:t>B</m:t>
        </m:r>
      </m:oMath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is specified alongside the graph in the declaration</w:t>
        </w:r>
      </w:ins>
      <w:ins w:id="36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6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0"/>
        </w:numPr>
      </w:pPr>
      <w:ins w:id="3636" w:author="PR Preview" w:date="2026-01-01T00:00:00Z">
        <w:r>
          <w:rPr>
            <w:b/>
            <w:bCs/>
          </w:rPr>
          <w:t xml:space="preserve">As a triple</w:t>
        </w:r>
      </w:ins>
      <w:ins w:id="363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ins w:id="3638" w:author="PR Preview" w:date="2026-01-01T00:00:00Z">
        <w:r>
          <w:t xml:space="preserve">: the function consists of the domain</w:t>
        </w:r>
      </w:ins>
      <w:ins w:id="3639" w:author="PR Preview" w:date="2026-01-01T00:00:00Z">
        <w:r>
          <w:t xml:space="preserve"> </w:t>
        </w:r>
      </w:ins>
      <m:oMath>
        <m:r>
          <m:t>A</m:t>
        </m:r>
      </m:oMath>
      <w:ins w:id="3640" w:author="PR Preview" w:date="2026-01-01T00:00:00Z">
        <w:r>
          <w:t xml:space="preserve">, the codomain</w:t>
        </w:r>
      </w:ins>
      <w:ins w:id="3641" w:author="PR Preview" w:date="2026-01-01T00:00:00Z">
        <w:r>
          <w:t xml:space="preserve"> </w:t>
        </w:r>
      </w:ins>
      <m:oMath>
        <m:r>
          <m:t>B</m:t>
        </m:r>
      </m:oMath>
      <w:ins w:id="3642" w:author="PR Preview" w:date="2026-01-01T00:00:00Z">
        <w:r>
          <w:t xml:space="preserve">, and the graph</w:t>
        </w:r>
      </w:ins>
      <w:ins w:id="364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ins w:id="3644" w:author="PR Preview" w:date="2026-01-01T00:00:00Z">
        <w:r>
          <w:t xml:space="preserve">. This explicit packaging retains the codomain</w:t>
        </w:r>
      </w:ins>
      <w:ins w:id="3645" w:author="PR Preview" w:date="2026-01-01T00:00:00Z">
        <w:r>
          <w:t xml:space="preserve"> </w:t>
        </w:r>
      </w:ins>
      <m:oMath>
        <m:r>
          <m:t>B</m:t>
        </m:r>
      </m:oMath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as part of the function itself, distinguishing functions that have the same graph but different codomains (such as a function mapping into</w:t>
        </w:r>
      </w:ins>
      <w:ins w:id="364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649" w:author="PR Preview" w:date="2026-01-01T00:00:00Z">
        <w:r>
          <w:t xml:space="preserve"> </w:t>
        </w:r>
      </w:ins>
      <w:ins w:id="3650" w:author="PR Preview" w:date="2026-01-01T00:00:00Z">
        <w:r>
          <w:t xml:space="preserve">versus into integers).</w:t>
        </w:r>
      </w:ins>
    </w:p>
    <w:p>
      <w:pPr>
        <w:pStyle w:val="FirstParagraph"/>
      </w:pPr>
      <w:ins w:id="3651" w:author="PR Preview" w:date="2026-01-01T00:00:00Z">
        <w:r>
          <w:t xml:space="preserve">For example, the die-doubling function in</w:t>
        </w:r>
      </w:ins>
      <w:ins w:id="3652" w:author="PR Preview" w:date="2026-01-01T00:00:00Z">
        <w:r>
          <w:t xml:space="preserve"> </w:t>
        </w:r>
      </w:ins>
      <w:hyperlink r:id="rId127">
        <w:ins w:id="3653" w:author="PR Preview" w:date="2026-01-01T00:00:00Z">
          <w:r>
            <w:rPr>
              <w:rStyle w:val="Hyperlink"/>
            </w:rPr>
            <w:t xml:space="preserve">Example: Doubling a die roll</w:t>
          </w:r>
        </w:ins>
      </w:hyperlink>
      <w:ins w:id="3654" w:author="PR Preview" w:date="2026-01-01T00:00:00Z">
        <w:r>
          <w:t xml:space="preserve"> </w:t>
        </w:r>
      </w:ins>
      <w:ins w:id="3655" w:author="PR Preview" w:date="2026-01-01T00:00:00Z">
        <w:r>
          <w:t xml:space="preserve">has the graph of six ordered pairs</w:t>
        </w:r>
      </w:ins>
      <w:ins w:id="365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657" w:author="PR Preview" w:date="2026-01-01T00:00:00Z">
        <w:r>
          <w:t xml:space="preserve">.</w:t>
        </w:r>
      </w:ins>
    </w:p>
    <w:p>
      <w:pPr>
        <w:pStyle w:val="BodyText"/>
      </w:pPr>
      <w:ins w:id="3658" w:author="PR Preview" w:date="2026-01-01T00:00:00Z">
        <w:r>
          <w:t xml:space="preserve">This distinction clarifies what a function is and is not:</w:t>
        </w:r>
      </w:ins>
    </w:p>
    <w:p>
      <w:pPr>
        <w:pStyle w:val="Compact"/>
        <w:numPr>
          <w:ilvl w:val="0"/>
          <w:numId w:val="1021"/>
        </w:numPr>
      </w:pPr>
      <w:ins w:id="3659" w:author="PR Preview" w:date="2026-01-01T00:00:00Z">
        <w:r>
          <w:rPr>
            <w:b/>
            <w:bCs/>
          </w:rPr>
          <w:t xml:space="preserve">Not an algebraic formula:</w:t>
        </w:r>
      </w:ins>
      <w:ins w:id="3660" w:author="PR Preview" w:date="2026-01-01T00:00:00Z">
        <w:r>
          <w:t xml:space="preserve"> </w:t>
        </w:r>
      </w:ins>
      <w:ins w:id="3661" w:author="PR Preview" w:date="2026-01-01T00:00:00Z">
        <w:r>
          <w:t xml:space="preserve">A function is not fundamentally an equation or algebraic expression. While many functions are specified by a formula (such as</w:t>
        </w:r>
      </w:ins>
      <w:ins w:id="36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663" w:author="PR Preview" w:date="2026-01-01T00:00:00Z">
        <w:r>
          <w:t xml:space="preserve">), many others cannot be written in closed form (such as empirical measurements or a lookup table), yet every function has a well-defined set of input-output pairs.</w:t>
        </w:r>
      </w:ins>
    </w:p>
    <w:p>
      <w:pPr>
        <w:pStyle w:val="Compact"/>
        <w:numPr>
          <w:ilvl w:val="0"/>
          <w:numId w:val="1021"/>
        </w:numPr>
      </w:pPr>
      <w:ins w:id="3664" w:author="PR Preview" w:date="2026-01-01T00:00:00Z">
        <w:r>
          <w:rPr>
            <w:b/>
            <w:bCs/>
          </w:rPr>
          <w:t xml:space="preserve">Not a curve:</w:t>
        </w:r>
      </w:ins>
      <w:ins w:id="3665" w:author="PR Preview" w:date="2026-01-01T00:00:00Z">
        <w:r>
          <w:t xml:space="preserve"> </w:t>
        </w:r>
      </w:ins>
      <w:ins w:id="3666" w:author="PR Preview" w:date="2026-01-01T00:00:00Z">
        <w:r>
          <w:t xml:space="preserve">A curve or plot is a geometric visualization of a function whose domain and codomain are subsets of</w:t>
        </w:r>
      </w:ins>
      <w:ins w:id="366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668" w:author="PR Preview" w:date="2026-01-01T00:00:00Z">
        <w:r>
          <w:t xml:space="preserve">, but functions can map between arbitrary sets (such as sets of words, matrices, or probability distributions).</w:t>
        </w:r>
      </w:ins>
    </w:p>
    <w:p>
      <w:pPr>
        <w:pStyle w:val="Compact"/>
        <w:numPr>
          <w:ilvl w:val="0"/>
          <w:numId w:val="1021"/>
        </w:numPr>
      </w:pPr>
      <w:ins w:id="3669" w:author="PR Preview" w:date="2026-01-01T00:00:00Z">
        <w:r>
          <w:rPr>
            <w:b/>
            <w:bCs/>
          </w:rPr>
          <w:t xml:space="preserve">Sets of pairs with unique first entries:</w:t>
        </w:r>
      </w:ins>
      <w:ins w:id="3670" w:author="PR Preview" w:date="2026-01-01T00:00:00Z">
        <w:r>
          <w:t xml:space="preserve"> </w:t>
        </w:r>
      </w:ins>
      <w:ins w:id="3671" w:author="PR Preview" w:date="2026-01-01T00:00:00Z">
        <w:r>
          <w:t xml:space="preserve">Any subset of</w:t>
        </w:r>
      </w:ins>
      <w:ins w:id="367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3673" w:author="PR Preview" w:date="2026-01-01T00:00:00Z">
        <w:r>
          <w:t xml:space="preserve"> </w:t>
        </w:r>
      </w:ins>
      <w:ins w:id="3674" w:author="PR Preview" w:date="2026-01-01T00:00:00Z">
        <w:r>
          <w:t xml:space="preserve">in which no two distinct pairs share the same first element defines a function from the set of those first elements to</w:t>
        </w:r>
      </w:ins>
      <w:ins w:id="3675" w:author="PR Preview" w:date="2026-01-01T00:00:00Z">
        <w:r>
          <w:t xml:space="preserve"> </w:t>
        </w:r>
      </w:ins>
      <m:oMath>
        <m:r>
          <m:t>B</m:t>
        </m:r>
      </m:oMath>
      <w:ins w:id="3676" w:author="PR Preview" w:date="2026-01-01T00:00:00Z">
        <w:r>
          <w:t xml:space="preserve">.</w:t>
        </w:r>
      </w:ins>
    </w:p>
    <w:p>
      <w:pPr>
        <w:pStyle w:val="FirstParagraph"/>
      </w:pPr>
      <w:ins w:id="3677" w:author="PR Preview" w:date="2026-01-01T00:00:00Z">
        <w:r>
          <w:t xml:space="preserve">In computer science, viewing a function as a set of key-value pairs corresponds directly to a</w:t>
        </w:r>
      </w:ins>
      <w:ins w:id="3678" w:author="PR Preview" w:date="2026-01-01T00:00:00Z">
        <w:r>
          <w:t xml:space="preserve"> </w:t>
        </w:r>
      </w:ins>
      <w:ins w:id="3679" w:author="PR Preview" w:date="2026-01-01T00:00:00Z">
        <w:r>
          <w:rPr>
            <w:b/>
            <w:bCs/>
          </w:rPr>
          <w:t xml:space="preserve">dictionary</w:t>
        </w:r>
      </w:ins>
      <w:ins w:id="3680" w:author="PR Preview" w:date="2026-01-01T00:00:00Z">
        <w:r>
          <w:t xml:space="preserve">,</w:t>
        </w:r>
      </w:ins>
      <w:ins w:id="3681" w:author="PR Preview" w:date="2026-01-01T00:00:00Z">
        <w:r>
          <w:t xml:space="preserve"> </w:t>
        </w:r>
      </w:ins>
      <w:ins w:id="3682" w:author="PR Preview" w:date="2026-01-01T00:00:00Z">
        <w:r>
          <w:rPr>
            <w:b/>
            <w:bCs/>
          </w:rPr>
          <w:t xml:space="preserve">lookup table</w:t>
        </w:r>
      </w:ins>
      <w:ins w:id="3683" w:author="PR Preview" w:date="2026-01-01T00:00:00Z">
        <w:r>
          <w:t xml:space="preserve">, or</w:t>
        </w:r>
      </w:ins>
      <w:ins w:id="3684" w:author="PR Preview" w:date="2026-01-01T00:00:00Z">
        <w:r>
          <w:t xml:space="preserve"> </w:t>
        </w:r>
      </w:ins>
      <w:ins w:id="3685" w:author="PR Preview" w:date="2026-01-01T00:00:00Z">
        <w:r>
          <w:rPr>
            <w:b/>
            <w:bCs/>
          </w:rPr>
          <w:t xml:space="preserve">hash map</w:t>
        </w:r>
      </w:ins>
      <w:ins w:id="3686" w:author="PR Preview" w:date="2026-01-01T00:00:00Z">
        <w:r>
          <w:t xml:space="preserve">.</w:t>
        </w:r>
      </w:ins>
      <w:ins w:id="3687" w:author="PR Preview" w:date="2026-01-01T00:00:00Z">
        <w:r>
          <w:t xml:space="preserve"> </w:t>
        </w:r>
      </w:ins>
      <w:ins w:id="3688" w:author="PR Preview" w:date="2026-01-01T00:00:00Z">
        <w:r>
          <w:t xml:space="preserve">Evaluating an expression computes outputs on demand;</w:t>
        </w:r>
      </w:ins>
      <w:ins w:id="3689" w:author="PR Preview" w:date="2026-01-01T00:00:00Z">
        <w:r>
          <w:t xml:space="preserve"> </w:t>
        </w:r>
      </w:ins>
      <w:ins w:id="3690" w:author="PR Preview" w:date="2026-01-01T00:00:00Z">
        <w:r>
          <w:t xml:space="preserve">caching computed outputs</w:t>
        </w:r>
      </w:ins>
      <w:ins w:id="36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3692" w:author="PR Preview" w:date="2026-01-01T00:00:00Z">
        <w:r>
          <w:t xml:space="preserve"> </w:t>
        </w:r>
      </w:ins>
      <w:ins w:id="3693" w:author="PR Preview" w:date="2026-01-01T00:00:00Z">
        <w:r>
          <w:t xml:space="preserve">on demand to return on future calls without recomputing is known as</w:t>
        </w:r>
      </w:ins>
      <w:ins w:id="3694" w:author="PR Preview" w:date="2026-01-01T00:00:00Z">
        <w:r>
          <w:t xml:space="preserve"> </w:t>
        </w:r>
      </w:ins>
      <w:ins w:id="3695" w:author="PR Preview" w:date="2026-01-01T00:00:00Z">
        <w:r>
          <w:rPr>
            <w:b/>
            <w:bCs/>
          </w:rPr>
          <w:t xml:space="preserve">memoization</w:t>
        </w:r>
      </w:ins>
      <w:ins w:id="3696" w:author="PR Preview" w:date="2026-01-01T00:00:00Z">
        <w:r>
          <w:t xml:space="preserve">.</w:t>
        </w:r>
      </w:ins>
    </w:p>
    <w:bookmarkEnd w:id="128"/>
    <w:bookmarkStart w:id="129" w:name="exm-function-or-not"/>
    <w:p>
      <w:pPr>
        <w:pStyle w:val="BodyText"/>
      </w:pPr>
      <w:ins w:id="3697" w:author="PR Preview" w:date="2026-01-01T00:00:00Z">
        <w:r>
          <w:rPr>
            <w:b/>
            <w:bCs/>
          </w:rPr>
          <w:t xml:space="preserve">Example 24 (Relations that are functions and relations that are not)</w:t>
        </w:r>
      </w:ins>
      <w:ins w:id="3698" w:author="PR Preview" w:date="2026-01-01T00:00:00Z">
        <w:r>
          <w:t xml:space="preserve"> </w:t>
        </w:r>
      </w:ins>
      <w:ins w:id="369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2"/>
        </w:numPr>
      </w:pPr>
      <w:ins w:id="3700" w:author="PR Preview" w:date="2026-01-01T00:00:00Z">
        <w:r>
          <w:t xml:space="preserve">The relation</w:t>
        </w:r>
      </w:ins>
      <w:ins w:id="3701" w:author="PR Preview" w:date="2026-01-01T00:00:00Z">
        <w:r>
          <w:t xml:space="preserve"> </w:t>
        </w:r>
      </w:ins>
      <m:oMath>
        <m:r>
          <m:t>B</m:t>
        </m:r>
      </m:oMath>
      <w:ins w:id="3702" w:author="PR Preview" w:date="2026-01-01T00:00:00Z">
        <w:r>
          <w:t xml:space="preserve"> </w:t>
        </w:r>
      </w:ins>
      <w:ins w:id="3703" w:author="PR Preview" w:date="2026-01-01T00:00:00Z">
        <w:r>
          <w:t xml:space="preserve">of</w:t>
        </w:r>
      </w:ins>
      <w:ins w:id="3704" w:author="PR Preview" w:date="2026-01-01T00:00:00Z">
        <w:r>
          <w:t xml:space="preserve"> </w:t>
        </w:r>
      </w:ins>
      <w:hyperlink w:anchor="exm-beats">
        <w:ins w:id="3705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706" w:author="PR Preview" w:date="2026-01-01T00:00:00Z">
        <w:r>
          <w:t xml:space="preserve"> </w:t>
        </w:r>
      </w:ins>
      <w:ins w:id="3707" w:author="PR Preview" w:date="2026-01-01T00:00:00Z">
        <w:r>
          <w:t xml:space="preserve">relates each element of</w:t>
        </w:r>
      </w:ins>
      <w:ins w:id="3708" w:author="PR Preview" w:date="2026-01-01T00:00:00Z">
        <w:r>
          <w:t xml:space="preserve"> </w:t>
        </w:r>
      </w:ins>
      <m:oMath>
        <m:r>
          <m:t>G</m:t>
        </m:r>
      </m:oMath>
      <w:ins w:id="3709" w:author="PR Preview" w:date="2026-01-01T00:00:00Z">
        <w:r>
          <w:t xml:space="preserve"> </w:t>
        </w:r>
      </w:ins>
      <w:ins w:id="3710" w:author="PR Preview" w:date="2026-01-01T00:00:00Z">
        <w:r>
          <w:t xml:space="preserve">to exactly one element, as</w:t>
        </w:r>
      </w:ins>
      <w:ins w:id="3711" w:author="PR Preview" w:date="2026-01-01T00:00:00Z">
        <w:r>
          <w:t xml:space="preserve"> </w:t>
        </w:r>
      </w:ins>
      <w:hyperlink w:anchor="sol-beats-one">
        <w:ins w:id="3712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3713" w:author="PR Preview" w:date="2026-01-01T00:00:00Z">
        <w:r>
          <w:t xml:space="preserve"> </w:t>
        </w:r>
      </w:ins>
      <w:ins w:id="3714" w:author="PR Preview" w:date="2026-01-01T00:00:00Z">
        <w:r>
          <w:t xml:space="preserve">found.</w:t>
        </w:r>
      </w:ins>
      <w:ins w:id="3715" w:author="PR Preview" w:date="2026-01-01T00:00:00Z">
        <w:r>
          <w:t xml:space="preserve"> </w:t>
        </w:r>
      </w:ins>
      <w:ins w:id="3716" w:author="PR Preview" w:date="2026-01-01T00:00:00Z">
        <w:r>
          <w:t xml:space="preserve">By</w:t>
        </w:r>
      </w:ins>
      <w:ins w:id="3717" w:author="PR Preview" w:date="2026-01-01T00:00:00Z">
        <w:r>
          <w:t xml:space="preserve"> </w:t>
        </w:r>
      </w:ins>
      <w:hyperlink w:anchor="thm-function-relation">
        <w:ins w:id="371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719" w:author="PR Preview" w:date="2026-01-01T00:00:00Z">
        <w:r>
          <w:t xml:space="preserve">, it is the graph of a function</w:t>
        </w:r>
      </w:ins>
      <w:ins w:id="372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ins w:id="3721" w:author="PR Preview" w:date="2026-01-01T00:00:00Z">
        <w:r>
          <w:t xml:space="preserve">, with</w:t>
        </w:r>
      </w:ins>
      <w:ins w:id="372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ins w:id="3723" w:author="PR Preview" w:date="2026-01-01T00:00:00Z">
        <w:r>
          <w:t xml:space="preserve">,</w:t>
        </w:r>
      </w:ins>
      <w:ins w:id="372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ins w:id="3725" w:author="PR Preview" w:date="2026-01-01T00:00:00Z">
        <w:r>
          <w:t xml:space="preserve"> </w:t>
        </w:r>
      </w:ins>
      <w:ins w:id="3726" w:author="PR Preview" w:date="2026-01-01T00:00:00Z">
        <w:r>
          <w:t xml:space="preserve">and</w:t>
        </w:r>
      </w:ins>
      <w:ins w:id="372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ins w:id="372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2"/>
        </w:numPr>
      </w:pPr>
      <w:ins w:id="3729" w:author="PR Preview" w:date="2026-01-01T00:00:00Z">
        <w:r>
          <w:t xml:space="preserve">The relation</w:t>
        </w:r>
      </w:ins>
      <w:ins w:id="3730" w:author="PR Preview" w:date="2026-01-01T00:00:00Z">
        <w:r>
          <w:t xml:space="preserve"> </w:t>
        </w:r>
      </w:ins>
      <m:oMath>
        <m:r>
          <m:t>H</m:t>
        </m:r>
      </m:oMath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of</w:t>
        </w:r>
      </w:ins>
      <w:ins w:id="3733" w:author="PR Preview" w:date="2026-01-01T00:00:00Z">
        <w:r>
          <w:t xml:space="preserve"> </w:t>
        </w:r>
      </w:ins>
      <w:hyperlink w:anchor="exm-word-letters">
        <w:ins w:id="373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735" w:author="PR Preview" w:date="2026-01-01T00:00:00Z">
        <w:r>
          <w:t xml:space="preserve"> </w:t>
        </w:r>
      </w:ins>
      <w:ins w:id="3736" w:author="PR Preview" w:date="2026-01-01T00:00:00Z">
        <w:r>
          <w:t xml:space="preserve">is not the graph of a function from</w:t>
        </w:r>
      </w:ins>
      <w:ins w:id="3737" w:author="PR Preview" w:date="2026-01-01T00:00:00Z">
        <w:r>
          <w:t xml:space="preserve"> </w:t>
        </w:r>
      </w:ins>
      <m:oMath>
        <m:r>
          <m:t>W</m:t>
        </m:r>
      </m:oMath>
      <w:ins w:id="3738" w:author="PR Preview" w:date="2026-01-01T00:00:00Z">
        <w:r>
          <w:t xml:space="preserve"> </w:t>
        </w:r>
      </w:ins>
      <w:ins w:id="3739" w:author="PR Preview" w:date="2026-01-01T00:00:00Z">
        <w:r>
          <w:t xml:space="preserve">to</w:t>
        </w:r>
      </w:ins>
      <w:ins w:id="3740" w:author="PR Preview" w:date="2026-01-01T00:00:00Z">
        <w:r>
          <w:t xml:space="preserve"> </w:t>
        </w:r>
      </w:ins>
      <m:oMath>
        <m:r>
          <m:t>L</m:t>
        </m:r>
      </m:oMath>
      <w:ins w:id="3741" w:author="PR Preview" w:date="2026-01-01T00:00:00Z">
        <w:r>
          <w:t xml:space="preserve">,</w:t>
        </w:r>
      </w:ins>
      <w:ins w:id="3742" w:author="PR Preview" w:date="2026-01-01T00:00:00Z">
        <w:r>
          <w:t xml:space="preserve"> </w:t>
        </w:r>
      </w:ins>
      <w:ins w:id="3743" w:author="PR Preview" w:date="2026-01-01T00:00:00Z">
        <w:r>
          <w:t xml:space="preserve">since cat is related to two letters, c and t.</w:t>
        </w:r>
      </w:ins>
    </w:p>
    <w:p>
      <w:pPr>
        <w:pStyle w:val="Compact"/>
        <w:numPr>
          <w:ilvl w:val="0"/>
          <w:numId w:val="1022"/>
        </w:numPr>
      </w:pPr>
      <w:ins w:id="3744" w:author="PR Preview" w:date="2026-01-01T00:00:00Z">
        <w:r>
          <w:t xml:space="preserve">The relation</w:t>
        </w:r>
      </w:ins>
      <w:ins w:id="3745" w:author="PR Preview" w:date="2026-01-01T00:00:00Z">
        <w:r>
          <w:t xml:space="preserve"> </w:t>
        </w:r>
      </w:ins>
      <m:oMath>
        <m:r>
          <m:t>P</m:t>
        </m:r>
      </m:oMath>
      <w:ins w:id="3746" w:author="PR Preview" w:date="2026-01-01T00:00:00Z">
        <w:r>
          <w:t xml:space="preserve"> </w:t>
        </w:r>
      </w:ins>
      <w:ins w:id="3747" w:author="PR Preview" w:date="2026-01-01T00:00:00Z">
        <w:r>
          <w:t xml:space="preserve">of</w:t>
        </w:r>
      </w:ins>
      <w:ins w:id="3748" w:author="PR Preview" w:date="2026-01-01T00:00:00Z">
        <w:r>
          <w:t xml:space="preserve"> </w:t>
        </w:r>
      </w:ins>
      <w:hyperlink w:anchor="exm-parent">
        <w:ins w:id="3749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750" w:author="PR Preview" w:date="2026-01-01T00:00:00Z">
        <w:r>
          <w:t xml:space="preserve"> </w:t>
        </w:r>
      </w:ins>
      <w:ins w:id="3751" w:author="PR Preview" w:date="2026-01-01T00:00:00Z">
        <w:r>
          <w:t xml:space="preserve">is not the graph of a function from</w:t>
        </w:r>
      </w:ins>
      <w:ins w:id="3752" w:author="PR Preview" w:date="2026-01-01T00:00:00Z">
        <w:r>
          <w:t xml:space="preserve"> </w:t>
        </w:r>
      </w:ins>
      <m:oMath>
        <m:r>
          <m:t>F</m:t>
        </m:r>
      </m:oMath>
      <w:ins w:id="3753" w:author="PR Preview" w:date="2026-01-01T00:00:00Z">
        <w:r>
          <w:t xml:space="preserve"> </w:t>
        </w:r>
      </w:ins>
      <w:ins w:id="3754" w:author="PR Preview" w:date="2026-01-01T00:00:00Z">
        <w:r>
          <w:t xml:space="preserve">to</w:t>
        </w:r>
      </w:ins>
      <w:ins w:id="3755" w:author="PR Preview" w:date="2026-01-01T00:00:00Z">
        <w:r>
          <w:t xml:space="preserve"> </w:t>
        </w:r>
      </w:ins>
      <m:oMath>
        <m:r>
          <m:t>F</m:t>
        </m:r>
      </m:oMath>
      <w:ins w:id="3756" w:author="PR Preview" w:date="2026-01-01T00:00:00Z">
        <w:r>
          <w:t xml:space="preserve">,</w:t>
        </w:r>
      </w:ins>
      <w:ins w:id="3757" w:author="PR Preview" w:date="2026-01-01T00:00:00Z">
        <w:r>
          <w:t xml:space="preserve"> </w:t>
        </w:r>
      </w:ins>
      <w:ins w:id="3758" w:author="PR Preview" w:date="2026-01-01T00:00:00Z">
        <w:r>
          <w:t xml:space="preserve">for two reasons:</w:t>
        </w:r>
      </w:ins>
      <w:ins w:id="3759" w:author="PR Preview" w:date="2026-01-01T00:00:00Z">
        <w:r>
          <w:t xml:space="preserve"> </w:t>
        </w:r>
      </w:ins>
      <w:ins w:id="3760" w:author="PR Preview" w:date="2026-01-01T00:00:00Z">
        <w:r>
          <w:t xml:space="preserve">Ada is related to two people,</w:t>
        </w:r>
      </w:ins>
      <w:ins w:id="3761" w:author="PR Preview" w:date="2026-01-01T00:00:00Z">
        <w:r>
          <w:t xml:space="preserve"> </w:t>
        </w:r>
      </w:ins>
      <w:ins w:id="3762" w:author="PR Preview" w:date="2026-01-01T00:00:00Z">
        <w:r>
          <w:t xml:space="preserve">and Dev is related to none.</w:t>
        </w:r>
      </w:ins>
    </w:p>
    <w:bookmarkEnd w:id="129"/>
    <w:bookmarkStart w:id="130" w:name="exm-racket-function"/>
    <w:p>
      <w:pPr>
        <w:pStyle w:val="FirstParagraph"/>
      </w:pPr>
      <w:ins w:id="3763" w:author="PR Preview" w:date="2026-01-01T00:00:00Z">
        <w:r>
          <w:rPr>
            <w:b/>
            <w:bCs/>
          </w:rPr>
          <w:t xml:space="preserve">Example 25 (Checking for one output per input in Racket)</w:t>
        </w:r>
      </w:ins>
      <w:ins w:id="3764" w:author="PR Preview" w:date="2026-01-01T00:00:00Z">
        <w:r>
          <w:t xml:space="preserve"> </w:t>
        </w:r>
      </w:ins>
      <w:ins w:id="3765" w:author="PR Preview" w:date="2026-01-01T00:00:00Z">
        <w:r>
          <w:rPr>
            <w:rStyle w:val="VerbatimChar"/>
          </w:rPr>
          <w:t xml:space="preserve">(for/sum ([x L]) body)</w:t>
        </w:r>
      </w:ins>
      <w:ins w:id="3766" w:author="PR Preview" w:date="2026-01-01T00:00:00Z">
        <w:r>
          <w:t xml:space="preserve"> </w:t>
        </w:r>
      </w:ins>
      <w:ins w:id="3767" w:author="PR Preview" w:date="2026-01-01T00:00:00Z">
        <w:r>
          <w:t xml:space="preserve">evaluates</w:t>
        </w:r>
      </w:ins>
      <w:ins w:id="3768" w:author="PR Preview" w:date="2026-01-01T00:00:00Z">
        <w:r>
          <w:t xml:space="preserve"> </w:t>
        </w:r>
      </w:ins>
      <w:ins w:id="3769" w:author="PR Preview" w:date="2026-01-01T00:00:00Z">
        <w:r>
          <w:rPr>
            <w:rStyle w:val="VerbatimChar"/>
          </w:rPr>
          <w:t xml:space="preserve">body</w:t>
        </w:r>
      </w:ins>
      <w:ins w:id="3770" w:author="PR Preview" w:date="2026-01-01T00:00:00Z">
        <w:r>
          <w:t xml:space="preserve"> </w:t>
        </w:r>
      </w:ins>
      <w:ins w:id="3771" w:author="PR Preview" w:date="2026-01-01T00:00:00Z">
        <w:r>
          <w:t xml:space="preserve">once for each element</w:t>
        </w:r>
      </w:ins>
      <w:ins w:id="3772" w:author="PR Preview" w:date="2026-01-01T00:00:00Z">
        <w:r>
          <w:t xml:space="preserve"> </w:t>
        </w:r>
      </w:ins>
      <w:ins w:id="3773" w:author="PR Preview" w:date="2026-01-01T00:00:00Z">
        <w:r>
          <w:rPr>
            <w:rStyle w:val="VerbatimChar"/>
          </w:rPr>
          <w:t xml:space="preserve">x</w:t>
        </w:r>
      </w:ins>
      <w:ins w:id="3774" w:author="PR Preview" w:date="2026-01-01T00:00:00Z">
        <w:r>
          <w:t xml:space="preserve"> </w:t>
        </w:r>
      </w:ins>
      <w:ins w:id="3775" w:author="PR Preview" w:date="2026-01-01T00:00:00Z">
        <w:r>
          <w:t xml:space="preserve">of the list</w:t>
        </w:r>
      </w:ins>
      <w:ins w:id="3776" w:author="PR Preview" w:date="2026-01-01T00:00:00Z">
        <w:r>
          <w:t xml:space="preserve"> </w:t>
        </w:r>
      </w:ins>
      <w:ins w:id="3777" w:author="PR Preview" w:date="2026-01-01T00:00:00Z">
        <w:r>
          <w:rPr>
            <w:rStyle w:val="VerbatimChar"/>
          </w:rPr>
          <w:t xml:space="preserve">L</w:t>
        </w:r>
      </w:ins>
      <w:ins w:id="3778" w:author="PR Preview" w:date="2026-01-01T00:00:00Z">
        <w:r>
          <w:t xml:space="preserve">,</w:t>
        </w:r>
      </w:ins>
      <w:ins w:id="3779" w:author="PR Preview" w:date="2026-01-01T00:00:00Z">
        <w:r>
          <w:t xml:space="preserve"> </w:t>
        </w:r>
      </w:ins>
      <w:ins w:id="3780" w:author="PR Preview" w:date="2026-01-01T00:00:00Z">
        <w:r>
          <w:t xml:space="preserve">and returns the sum of the values.</w:t>
        </w:r>
      </w:ins>
      <w:ins w:id="3781" w:author="PR Preview" w:date="2026-01-01T00:00:00Z">
        <w:r>
          <w:t xml:space="preserve"> </w:t>
        </w:r>
      </w:ins>
      <w:ins w:id="3782" w:author="PR Preview" w:date="2026-01-01T00:00:00Z">
        <w:r>
          <w:t xml:space="preserve">With a finite relation stored as a list of pairs, as in</w:t>
        </w:r>
      </w:ins>
      <w:ins w:id="3783" w:author="PR Preview" w:date="2026-01-01T00:00:00Z">
        <w:r>
          <w:t xml:space="preserve"> </w:t>
        </w:r>
      </w:ins>
      <w:hyperlink w:anchor="exr-racket-member">
        <w:ins w:id="3784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3785" w:author="PR Preview" w:date="2026-01-01T00:00:00Z">
        <w:r>
          <w:t xml:space="preserve">,</w:t>
        </w:r>
      </w:ins>
      <w:ins w:id="3786" w:author="PR Preview" w:date="2026-01-01T00:00:00Z">
        <w:r>
          <w:t xml:space="preserve"> </w:t>
        </w:r>
      </w:ins>
      <w:ins w:id="3787" w:author="PR Preview" w:date="2026-01-01T00:00:00Z">
        <w:r>
          <w:rPr>
            <w:rStyle w:val="VerbatimChar"/>
          </w:rPr>
          <w:t xml:space="preserve">count-outputs</w:t>
        </w:r>
      </w:ins>
      <w:ins w:id="3788" w:author="PR Preview" w:date="2026-01-01T00:00:00Z">
        <w:r>
          <w:t xml:space="preserve"> </w:t>
        </w:r>
      </w:ins>
      <w:ins w:id="3789" w:author="PR Preview" w:date="2026-01-01T00:00:00Z">
        <w:r>
          <w:t xml:space="preserve">uses it to count the pairs whose first entry is</w:t>
        </w:r>
      </w:ins>
      <w:ins w:id="3790" w:author="PR Preview" w:date="2026-01-01T00:00:00Z">
        <w:r>
          <w:t xml:space="preserve"> </w:t>
        </w:r>
      </w:ins>
      <w:ins w:id="3791" w:author="PR Preview" w:date="2026-01-01T00:00:00Z">
        <w:r>
          <w:rPr>
            <w:rStyle w:val="VerbatimChar"/>
          </w:rPr>
          <w:t xml:space="preserve">a</w:t>
        </w:r>
      </w:ins>
      <w:ins w:id="3792" w:author="PR Preview" w:date="2026-01-01T00:00:00Z">
        <w:r>
          <w:t xml:space="preserve">,</w:t>
        </w:r>
      </w:ins>
      <w:ins w:id="3793" w:author="PR Preview" w:date="2026-01-01T00:00:00Z">
        <w:r>
          <w:t xml:space="preserve"> </w:t>
        </w:r>
      </w:ins>
      <w:ins w:id="3794" w:author="PR Preview" w:date="2026-01-01T00:00:00Z">
        <w:r>
          <w:t xml:space="preserve">and</w:t>
        </w:r>
      </w:ins>
      <w:ins w:id="3795" w:author="PR Preview" w:date="2026-01-01T00:00:00Z">
        <w:r>
          <w:t xml:space="preserve"> </w:t>
        </w:r>
      </w:ins>
      <w:ins w:id="3796" w:author="PR Preview" w:date="2026-01-01T00:00:00Z">
        <w:r>
          <w:rPr>
            <w:rStyle w:val="VerbatimChar"/>
          </w:rPr>
          <w:t xml:space="preserve">function?</w:t>
        </w:r>
      </w:ins>
      <w:ins w:id="3797" w:author="PR Preview" w:date="2026-01-01T00:00:00Z">
        <w:r>
          <w:t xml:space="preserve"> </w:t>
        </w:r>
      </w:ins>
      <w:ins w:id="3798" w:author="PR Preview" w:date="2026-01-01T00:00:00Z">
        <w:r>
          <w:t xml:space="preserve">uses</w:t>
        </w:r>
      </w:ins>
      <w:ins w:id="3799" w:author="PR Preview" w:date="2026-01-01T00:00:00Z">
        <w:r>
          <w:t xml:space="preserve"> </w:t>
        </w:r>
      </w:ins>
      <w:ins w:id="3800" w:author="PR Preview" w:date="2026-01-01T00:00:00Z">
        <w:r>
          <w:rPr>
            <w:rStyle w:val="VerbatimChar"/>
          </w:rPr>
          <w:t xml:space="preserve">for/and</w:t>
        </w:r>
      </w:ins>
      <w:ins w:id="3801" w:author="PR Preview" w:date="2026-01-01T00:00:00Z">
        <w:r>
          <w:t xml:space="preserve"> </w:t>
        </w:r>
      </w:ins>
      <w:ins w:id="3802" w:author="PR Preview" w:date="2026-01-01T00:00:00Z">
        <w:r>
          <w:t xml:space="preserve">(</w:t>
        </w:r>
      </w:ins>
      <w:hyperlink w:anchor="exm-racket-properties">
        <w:ins w:id="3803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3804" w:author="PR Preview" w:date="2026-01-01T00:00:00Z">
        <w:r>
          <w:t xml:space="preserve">) to check the condition of</w:t>
        </w:r>
      </w:ins>
      <w:ins w:id="3805" w:author="PR Preview" w:date="2026-01-01T00:00:00Z">
        <w:r>
          <w:t xml:space="preserve"> </w:t>
        </w:r>
      </w:ins>
      <w:hyperlink w:anchor="thm-function-relation">
        <w:ins w:id="3806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807" w:author="PR Preview" w:date="2026-01-01T00:00:00Z">
        <w:r>
          <w:t xml:space="preserve"> </w:t>
        </w:r>
      </w:ins>
      <w:ins w:id="3808" w:author="PR Preview" w:date="2026-01-01T00:00:00Z">
        <w:r>
          <w:t xml:space="preserve">for each element of the list</w:t>
        </w:r>
      </w:ins>
      <w:ins w:id="3809" w:author="PR Preview" w:date="2026-01-01T00:00:00Z">
        <w:r>
          <w:t xml:space="preserve"> </w:t>
        </w:r>
      </w:ins>
      <w:ins w:id="3810" w:author="PR Preview" w:date="2026-01-01T00:00:00Z">
        <w:r>
          <w:rPr>
            <w:rStyle w:val="VerbatimChar"/>
          </w:rPr>
          <w:t xml:space="preserve">A</w:t>
        </w:r>
      </w:ins>
      <w:ins w:id="3811" w:author="PR Preview" w:date="2026-01-01T00:00:00Z">
        <w:r>
          <w:t xml:space="preserve">:</w:t>
        </w:r>
      </w:ins>
    </w:p>
    <w:p>
      <w:pPr>
        <w:pStyle w:val="SourceCode"/>
      </w:pPr>
      <w:ins w:id="3812" w:author="PR Preview" w:date="2026-01-01T00:00:00Z">
        <w:r>
          <w:rPr>
            <w:rStyle w:val="OperatorTok"/>
          </w:rPr>
          <w:t xml:space="preserve">(</w:t>
        </w:r>
      </w:ins>
      <w:ins w:id="3813" w:author="PR Preview" w:date="2026-01-01T00:00:00Z">
        <w:r>
          <w:rPr>
            <w:rStyle w:val="ExtensionTok"/>
          </w:rPr>
          <w:t xml:space="preserve">define</w:t>
        </w:r>
      </w:ins>
      <w:ins w:id="3814" w:author="PR Preview" w:date="2026-01-01T00:00:00Z">
        <w:r>
          <w:rPr>
            <w:rStyle w:val="FunctionTok"/>
          </w:rPr>
          <w:t xml:space="preserve"> </w:t>
        </w:r>
      </w:ins>
      <w:ins w:id="3815" w:author="PR Preview" w:date="2026-01-01T00:00:00Z">
        <w:r>
          <w:rPr>
            <w:rStyle w:val="OperatorTok"/>
          </w:rPr>
          <w:t xml:space="preserve">(</w:t>
        </w:r>
      </w:ins>
      <w:ins w:id="3816" w:author="PR Preview" w:date="2026-01-01T00:00:00Z">
        <w:r>
          <w:rPr>
            <w:rStyle w:val="NormalTok"/>
          </w:rPr>
          <w:t xml:space="preserve">count-outputs R a</w:t>
        </w:r>
      </w:ins>
      <w:ins w:id="3817" w:author="PR Preview" w:date="2026-01-01T00:00:00Z">
        <w:r>
          <w:rPr>
            <w:rStyle w:val="OperatorTok"/>
          </w:rPr>
          <w:t xml:space="preserve">)</w:t>
        </w:r>
      </w:ins>
      <w:ins w:id="3818" w:author="PR Preview" w:date="2026-01-01T00:00:00Z">
        <w:r>
          <w:br/>
        </w:r>
      </w:ins>
      <w:ins w:id="3819" w:author="PR Preview" w:date="2026-01-01T00:00:00Z">
        <w:r>
          <w:rPr>
            <w:rStyle w:val="NormalTok"/>
          </w:rPr>
          <w:t xml:space="preserve">  </w:t>
        </w:r>
      </w:ins>
      <w:ins w:id="3820" w:author="PR Preview" w:date="2026-01-01T00:00:00Z">
        <w:r>
          <w:rPr>
            <w:rStyle w:val="OperatorTok"/>
          </w:rPr>
          <w:t xml:space="preserve">(</w:t>
        </w:r>
      </w:ins>
      <w:ins w:id="3821" w:author="PR Preview" w:date="2026-01-01T00:00:00Z">
        <w:r>
          <w:rPr>
            <w:rStyle w:val="NormalTok"/>
          </w:rPr>
          <w:t xml:space="preserve">for/sum </w:t>
        </w:r>
      </w:ins>
      <w:ins w:id="3822" w:author="PR Preview" w:date="2026-01-01T00:00:00Z">
        <w:r>
          <w:rPr>
            <w:rStyle w:val="OperatorTok"/>
          </w:rPr>
          <w:t xml:space="preserve">([</w:t>
        </w:r>
      </w:ins>
      <w:ins w:id="3823" w:author="PR Preview" w:date="2026-01-01T00:00:00Z">
        <w:r>
          <w:rPr>
            <w:rStyle w:val="NormalTok"/>
          </w:rPr>
          <w:t xml:space="preserve">p R</w:t>
        </w:r>
      </w:ins>
      <w:ins w:id="3824" w:author="PR Preview" w:date="2026-01-01T00:00:00Z">
        <w:r>
          <w:rPr>
            <w:rStyle w:val="OperatorTok"/>
          </w:rPr>
          <w:t xml:space="preserve">])</w:t>
        </w:r>
      </w:ins>
      <w:ins w:id="3825" w:author="PR Preview" w:date="2026-01-01T00:00:00Z">
        <w:r>
          <w:br/>
        </w:r>
      </w:ins>
      <w:ins w:id="3826" w:author="PR Preview" w:date="2026-01-01T00:00:00Z">
        <w:r>
          <w:rPr>
            <w:rStyle w:val="NormalTok"/>
          </w:rPr>
          <w:t xml:space="preserve">    </w:t>
        </w:r>
      </w:ins>
      <w:ins w:id="3827" w:author="PR Preview" w:date="2026-01-01T00:00:00Z">
        <w:r>
          <w:rPr>
            <w:rStyle w:val="OperatorTok"/>
          </w:rPr>
          <w:t xml:space="preserve">(</w:t>
        </w:r>
      </w:ins>
      <w:ins w:id="3828" w:author="PR Preview" w:date="2026-01-01T00:00:00Z">
        <w:r>
          <w:rPr>
            <w:rStyle w:val="KeywordTok"/>
          </w:rPr>
          <w:t xml:space="preserve">if</w:t>
        </w:r>
      </w:ins>
      <w:ins w:id="3829" w:author="PR Preview" w:date="2026-01-01T00:00:00Z">
        <w:r>
          <w:rPr>
            <w:rStyle w:val="NormalTok"/>
          </w:rPr>
          <w:t xml:space="preserve"> </w:t>
        </w:r>
      </w:ins>
      <w:ins w:id="3830" w:author="PR Preview" w:date="2026-01-01T00:00:00Z">
        <w:r>
          <w:rPr>
            <w:rStyle w:val="OperatorTok"/>
          </w:rPr>
          <w:t xml:space="preserve">(</w:t>
        </w:r>
      </w:ins>
      <w:ins w:id="3831" w:author="PR Preview" w:date="2026-01-01T00:00:00Z">
        <w:r>
          <w:rPr>
            <w:rStyle w:val="KeywordTok"/>
          </w:rPr>
          <w:t xml:space="preserve">equal?</w:t>
        </w:r>
      </w:ins>
      <w:ins w:id="3832" w:author="PR Preview" w:date="2026-01-01T00:00:00Z">
        <w:r>
          <w:rPr>
            <w:rStyle w:val="NormalTok"/>
          </w:rPr>
          <w:t xml:space="preserve"> </w:t>
        </w:r>
      </w:ins>
      <w:ins w:id="3833" w:author="PR Preview" w:date="2026-01-01T00:00:00Z">
        <w:r>
          <w:rPr>
            <w:rStyle w:val="OperatorTok"/>
          </w:rPr>
          <w:t xml:space="preserve">(</w:t>
        </w:r>
      </w:ins>
      <w:ins w:id="3834" w:author="PR Preview" w:date="2026-01-01T00:00:00Z">
        <w:r>
          <w:rPr>
            <w:rStyle w:val="NormalTok"/>
          </w:rPr>
          <w:t xml:space="preserve">first p</w:t>
        </w:r>
      </w:ins>
      <w:ins w:id="3835" w:author="PR Preview" w:date="2026-01-01T00:00:00Z">
        <w:r>
          <w:rPr>
            <w:rStyle w:val="OperatorTok"/>
          </w:rPr>
          <w:t xml:space="preserve">)</w:t>
        </w:r>
      </w:ins>
      <w:ins w:id="3836" w:author="PR Preview" w:date="2026-01-01T00:00:00Z">
        <w:r>
          <w:rPr>
            <w:rStyle w:val="NormalTok"/>
          </w:rPr>
          <w:t xml:space="preserve"> a</w:t>
        </w:r>
      </w:ins>
      <w:ins w:id="3837" w:author="PR Preview" w:date="2026-01-01T00:00:00Z">
        <w:r>
          <w:rPr>
            <w:rStyle w:val="OperatorTok"/>
          </w:rPr>
          <w:t xml:space="preserve">)</w:t>
        </w:r>
      </w:ins>
      <w:ins w:id="3838" w:author="PR Preview" w:date="2026-01-01T00:00:00Z">
        <w:r>
          <w:rPr>
            <w:rStyle w:val="NormalTok"/>
          </w:rPr>
          <w:t xml:space="preserve"> </w:t>
        </w:r>
      </w:ins>
      <w:ins w:id="3839" w:author="PR Preview" w:date="2026-01-01T00:00:00Z">
        <w:r>
          <w:rPr>
            <w:rStyle w:val="DecValTok"/>
          </w:rPr>
          <w:t xml:space="preserve">1</w:t>
        </w:r>
      </w:ins>
      <w:ins w:id="3840" w:author="PR Preview" w:date="2026-01-01T00:00:00Z">
        <w:r>
          <w:rPr>
            <w:rStyle w:val="NormalTok"/>
          </w:rPr>
          <w:t xml:space="preserve"> </w:t>
        </w:r>
      </w:ins>
      <w:ins w:id="3841" w:author="PR Preview" w:date="2026-01-01T00:00:00Z">
        <w:r>
          <w:rPr>
            <w:rStyle w:val="DecValTok"/>
          </w:rPr>
          <w:t xml:space="preserve">0</w:t>
        </w:r>
      </w:ins>
      <w:ins w:id="3842" w:author="PR Preview" w:date="2026-01-01T00:00:00Z">
        <w:r>
          <w:rPr>
            <w:rStyle w:val="OperatorTok"/>
          </w:rPr>
          <w:t xml:space="preserve">)))</w:t>
        </w:r>
      </w:ins>
      <w:ins w:id="3843" w:author="PR Preview" w:date="2026-01-01T00:00:00Z">
        <w:r>
          <w:br/>
        </w:r>
      </w:ins>
      <w:ins w:id="3844" w:author="PR Preview" w:date="2026-01-01T00:00:00Z">
        <w:r>
          <w:br/>
        </w:r>
      </w:ins>
      <w:ins w:id="3845" w:author="PR Preview" w:date="2026-01-01T00:00:00Z">
        <w:r>
          <w:rPr>
            <w:rStyle w:val="OperatorTok"/>
          </w:rPr>
          <w:t xml:space="preserve">(</w:t>
        </w:r>
      </w:ins>
      <w:ins w:id="3846" w:author="PR Preview" w:date="2026-01-01T00:00:00Z">
        <w:r>
          <w:rPr>
            <w:rStyle w:val="ExtensionTok"/>
          </w:rPr>
          <w:t xml:space="preserve">define</w:t>
        </w:r>
      </w:ins>
      <w:ins w:id="3847" w:author="PR Preview" w:date="2026-01-01T00:00:00Z">
        <w:r>
          <w:rPr>
            <w:rStyle w:val="FunctionTok"/>
          </w:rPr>
          <w:t xml:space="preserve"> </w:t>
        </w:r>
      </w:ins>
      <w:ins w:id="3848" w:author="PR Preview" w:date="2026-01-01T00:00:00Z">
        <w:r>
          <w:rPr>
            <w:rStyle w:val="OperatorTok"/>
          </w:rPr>
          <w:t xml:space="preserve">(</w:t>
        </w:r>
      </w:ins>
      <w:ins w:id="3849" w:author="PR Preview" w:date="2026-01-01T00:00:00Z">
        <w:r>
          <w:rPr>
            <w:rStyle w:val="NormalTok"/>
          </w:rPr>
          <w:t xml:space="preserve">function? A R</w:t>
        </w:r>
      </w:ins>
      <w:ins w:id="3850" w:author="PR Preview" w:date="2026-01-01T00:00:00Z">
        <w:r>
          <w:rPr>
            <w:rStyle w:val="OperatorTok"/>
          </w:rPr>
          <w:t xml:space="preserve">)</w:t>
        </w:r>
      </w:ins>
      <w:ins w:id="3851" w:author="PR Preview" w:date="2026-01-01T00:00:00Z">
        <w:r>
          <w:br/>
        </w:r>
      </w:ins>
      <w:ins w:id="3852" w:author="PR Preview" w:date="2026-01-01T00:00:00Z">
        <w:r>
          <w:rPr>
            <w:rStyle w:val="NormalTok"/>
          </w:rPr>
          <w:t xml:space="preserve">  </w:t>
        </w:r>
      </w:ins>
      <w:ins w:id="3853" w:author="PR Preview" w:date="2026-01-01T00:00:00Z">
        <w:r>
          <w:rPr>
            <w:rStyle w:val="OperatorTok"/>
          </w:rPr>
          <w:t xml:space="preserve">(</w:t>
        </w:r>
      </w:ins>
      <w:ins w:id="3854" w:author="PR Preview" w:date="2026-01-01T00:00:00Z">
        <w:r>
          <w:rPr>
            <w:rStyle w:val="NormalTok"/>
          </w:rPr>
          <w:t xml:space="preserve">for/and </w:t>
        </w:r>
      </w:ins>
      <w:ins w:id="3855" w:author="PR Preview" w:date="2026-01-01T00:00:00Z">
        <w:r>
          <w:rPr>
            <w:rStyle w:val="OperatorTok"/>
          </w:rPr>
          <w:t xml:space="preserve">([</w:t>
        </w:r>
      </w:ins>
      <w:ins w:id="3856" w:author="PR Preview" w:date="2026-01-01T00:00:00Z">
        <w:r>
          <w:rPr>
            <w:rStyle w:val="NormalTok"/>
          </w:rPr>
          <w:t xml:space="preserve">a A</w:t>
        </w:r>
      </w:ins>
      <w:ins w:id="3857" w:author="PR Preview" w:date="2026-01-01T00:00:00Z">
        <w:r>
          <w:rPr>
            <w:rStyle w:val="OperatorTok"/>
          </w:rPr>
          <w:t xml:space="preserve">])</w:t>
        </w:r>
      </w:ins>
      <w:ins w:id="3858" w:author="PR Preview" w:date="2026-01-01T00:00:00Z">
        <w:r>
          <w:br/>
        </w:r>
      </w:ins>
      <w:ins w:id="3859" w:author="PR Preview" w:date="2026-01-01T00:00:00Z">
        <w:r>
          <w:rPr>
            <w:rStyle w:val="NormalTok"/>
          </w:rPr>
          <w:t xml:space="preserve">    </w:t>
        </w:r>
      </w:ins>
      <w:ins w:id="3860" w:author="PR Preview" w:date="2026-01-01T00:00:00Z">
        <w:r>
          <w:rPr>
            <w:rStyle w:val="OperatorTok"/>
          </w:rPr>
          <w:t xml:space="preserve">(=</w:t>
        </w:r>
      </w:ins>
      <w:ins w:id="3861" w:author="PR Preview" w:date="2026-01-01T00:00:00Z">
        <w:r>
          <w:rPr>
            <w:rStyle w:val="NormalTok"/>
          </w:rPr>
          <w:t xml:space="preserve"> </w:t>
        </w:r>
      </w:ins>
      <w:ins w:id="3862" w:author="PR Preview" w:date="2026-01-01T00:00:00Z">
        <w:r>
          <w:rPr>
            <w:rStyle w:val="OperatorTok"/>
          </w:rPr>
          <w:t xml:space="preserve">(</w:t>
        </w:r>
      </w:ins>
      <w:ins w:id="3863" w:author="PR Preview" w:date="2026-01-01T00:00:00Z">
        <w:r>
          <w:rPr>
            <w:rStyle w:val="NormalTok"/>
          </w:rPr>
          <w:t xml:space="preserve">count-outputs R a</w:t>
        </w:r>
      </w:ins>
      <w:ins w:id="3864" w:author="PR Preview" w:date="2026-01-01T00:00:00Z">
        <w:r>
          <w:rPr>
            <w:rStyle w:val="OperatorTok"/>
          </w:rPr>
          <w:t xml:space="preserve">)</w:t>
        </w:r>
      </w:ins>
      <w:ins w:id="3865" w:author="PR Preview" w:date="2026-01-01T00:00:00Z">
        <w:r>
          <w:rPr>
            <w:rStyle w:val="NormalTok"/>
          </w:rPr>
          <w:t xml:space="preserve"> </w:t>
        </w:r>
      </w:ins>
      <w:ins w:id="3866" w:author="PR Preview" w:date="2026-01-01T00:00:00Z">
        <w:r>
          <w:rPr>
            <w:rStyle w:val="DecValTok"/>
          </w:rPr>
          <w:t xml:space="preserve">1</w:t>
        </w:r>
      </w:ins>
      <w:ins w:id="3867" w:author="PR Preview" w:date="2026-01-01T00:00:00Z">
        <w:r>
          <w:rPr>
            <w:rStyle w:val="OperatorTok"/>
          </w:rPr>
          <w:t xml:space="preserve">)))</w:t>
        </w:r>
      </w:ins>
    </w:p>
    <w:p>
      <w:pPr>
        <w:pStyle w:val="FirstParagraph"/>
      </w:pPr>
      <w:ins w:id="3868" w:author="PR Preview" w:date="2026-01-01T00:00:00Z">
        <w:r>
          <w:rPr>
            <w:rStyle w:val="VerbatimChar"/>
          </w:rPr>
          <w:t xml:space="preserve">(function? (list 'rock 'paper 'scissors) beats)</w:t>
        </w:r>
      </w:ins>
      <w:ins w:id="3869" w:author="PR Preview" w:date="2026-01-01T00:00:00Z">
        <w:r>
          <w:t xml:space="preserve"> </w:t>
        </w:r>
      </w:ins>
      <w:ins w:id="3870" w:author="PR Preview" w:date="2026-01-01T00:00:00Z">
        <w:r>
          <w:t xml:space="preserve">returns</w:t>
        </w:r>
      </w:ins>
      <w:ins w:id="3871" w:author="PR Preview" w:date="2026-01-01T00:00:00Z">
        <w:r>
          <w:t xml:space="preserve"> </w:t>
        </w:r>
      </w:ins>
      <w:ins w:id="3872" w:author="PR Preview" w:date="2026-01-01T00:00:00Z">
        <w:r>
          <w:rPr>
            <w:rStyle w:val="VerbatimChar"/>
          </w:rPr>
          <w:t xml:space="preserve">#t</w:t>
        </w:r>
      </w:ins>
      <w:ins w:id="3873" w:author="PR Preview" w:date="2026-01-01T00:00:00Z">
        <w:r>
          <w:t xml:space="preserve">, as</w:t>
        </w:r>
      </w:ins>
      <w:ins w:id="3874" w:author="PR Preview" w:date="2026-01-01T00:00:00Z">
        <w:r>
          <w:t xml:space="preserve"> </w:t>
        </w:r>
      </w:ins>
      <w:hyperlink w:anchor="exm-function-or-not">
        <w:ins w:id="3875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3876" w:author="PR Preview" w:date="2026-01-01T00:00:00Z">
        <w:r>
          <w:t xml:space="preserve"> </w:t>
        </w:r>
      </w:ins>
      <w:ins w:id="3877" w:author="PR Preview" w:date="2026-01-01T00:00:00Z">
        <w:r>
          <w:t xml:space="preserve">found,</w:t>
        </w:r>
      </w:ins>
      <w:ins w:id="3878" w:author="PR Preview" w:date="2026-01-01T00:00:00Z">
        <w:r>
          <w:t xml:space="preserve"> </w:t>
        </w:r>
      </w:ins>
      <w:ins w:id="3879" w:author="PR Preview" w:date="2026-01-01T00:00:00Z">
        <w:r>
          <w:t xml:space="preserve">since</w:t>
        </w:r>
      </w:ins>
      <w:ins w:id="3880" w:author="PR Preview" w:date="2026-01-01T00:00:00Z">
        <w:r>
          <w:t xml:space="preserve"> </w:t>
        </w:r>
      </w:ins>
      <w:ins w:id="3881" w:author="PR Preview" w:date="2026-01-01T00:00:00Z">
        <w:r>
          <w:rPr>
            <w:rStyle w:val="VerbatimChar"/>
          </w:rPr>
          <w:t xml:space="preserve">(count-outputs beats a)</w:t>
        </w:r>
      </w:ins>
      <w:ins w:id="3882" w:author="PR Preview" w:date="2026-01-01T00:00:00Z">
        <w:r>
          <w:t xml:space="preserve"> </w:t>
        </w:r>
      </w:ins>
      <w:ins w:id="3883" w:author="PR Preview" w:date="2026-01-01T00:00:00Z">
        <w:r>
          <w:t xml:space="preserve">is 1 for each of the three elements.</w:t>
        </w:r>
      </w:ins>
    </w:p>
    <w:bookmarkEnd w:id="130"/>
    <w:bookmarkStart w:id="131" w:name="def-image"/>
    <w:p>
      <w:pPr>
        <w:pStyle w:val="BodyText"/>
      </w:pPr>
      <w:ins w:id="3884" w:author="PR Preview" w:date="2026-01-01T00:00:00Z">
        <w:r>
          <w:rPr>
            <w:b/>
            <w:bCs/>
          </w:rPr>
          <w:t xml:space="preserve">Definition 19 (Image)</w:t>
        </w:r>
      </w:ins>
      <w:ins w:id="3885" w:author="PR Preview" w:date="2026-01-01T00:00:00Z">
        <w:r>
          <w:t xml:space="preserve"> </w:t>
        </w:r>
      </w:ins>
      <w:ins w:id="3886" w:author="PR Preview" w:date="2026-01-01T00:00:00Z">
        <w:r>
          <w:t xml:space="preserve">The</w:t>
        </w:r>
      </w:ins>
      <w:ins w:id="3887" w:author="PR Preview" w:date="2026-01-01T00:00:00Z">
        <w:r>
          <w:t xml:space="preserve"> </w:t>
        </w:r>
      </w:ins>
      <w:ins w:id="3888" w:author="PR Preview" w:date="2026-01-01T00:00:00Z">
        <w:r>
          <w:rPr>
            <w:b/>
            <w:bCs/>
          </w:rPr>
          <w:t xml:space="preserve">image</w:t>
        </w:r>
      </w:ins>
      <w:ins w:id="3889" w:author="PR Preview" w:date="2026-01-01T00:00:00Z">
        <w:r>
          <w:t xml:space="preserve"> </w:t>
        </w:r>
      </w:ins>
      <w:ins w:id="3890" w:author="PR Preview" w:date="2026-01-01T00:00:00Z">
        <w:r>
          <w:t xml:space="preserve">(Wikipedia contributors 2026n)</w:t>
        </w:r>
      </w:ins>
      <w:ins w:id="3891" w:author="PR Preview" w:date="2026-01-01T00:00:00Z">
        <w:r>
          <w:t xml:space="preserve"> </w:t>
        </w:r>
      </w:ins>
      <w:ins w:id="3892" w:author="PR Preview" w:date="2026-01-01T00:00:00Z">
        <w:r>
          <w:t xml:space="preserve">of a</w:t>
        </w:r>
      </w:ins>
      <w:ins w:id="3893" w:author="PR Preview" w:date="2026-01-01T00:00:00Z">
        <w:r>
          <w:t xml:space="preserve"> </w:t>
        </w:r>
      </w:ins>
      <w:hyperlink r:id="rId98">
        <w:ins w:id="389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8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896" w:author="PR Preview" w:date="2026-01-01T00:00:00Z">
        <w:r>
          <w:t xml:space="preserve"> </w:t>
        </w:r>
      </w:ins>
      <w:ins w:id="3897" w:author="PR Preview" w:date="2026-01-01T00:00:00Z">
        <w:r>
          <w:t xml:space="preserve">is the set of values that</w:t>
        </w:r>
      </w:ins>
      <w:ins w:id="3898" w:author="PR Preview" w:date="2026-01-01T00:00:00Z">
        <w:r>
          <w:t xml:space="preserve"> </w:t>
        </w:r>
      </w:ins>
      <m:oMath>
        <m:r>
          <m:t>f</m:t>
        </m:r>
      </m:oMath>
      <w:ins w:id="3899" w:author="PR Preview" w:date="2026-01-01T00:00:00Z">
        <w:r>
          <w:t xml:space="preserve"> </w:t>
        </w:r>
      </w:ins>
      <w:ins w:id="3900" w:author="PR Preview" w:date="2026-01-01T00:00:00Z">
        <w:r>
          <w:t xml:space="preserve">actually takes: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ins w:id="3901" w:author="PR Preview" w:date="2026-01-01T00:00:00Z">
        <w:r>
          <w:t xml:space="preserve">For a single element</w:t>
        </w:r>
      </w:ins>
      <w:ins w:id="390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903" w:author="PR Preview" w:date="2026-01-01T00:00:00Z">
        <w:r>
          <w:t xml:space="preserve">,</w:t>
        </w:r>
      </w:ins>
      <w:ins w:id="3904" w:author="PR Preview" w:date="2026-01-01T00:00:00Z">
        <w:r>
          <w:t xml:space="preserve"> </w:t>
        </w:r>
      </w:ins>
      <w:ins w:id="3905" w:author="PR Preview" w:date="2026-01-01T00:00:00Z">
        <w:r>
          <w:t xml:space="preserve">the value</w:t>
        </w:r>
      </w:ins>
      <w:ins w:id="39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907" w:author="PR Preview" w:date="2026-01-01T00:00:00Z">
        <w:r>
          <w:t xml:space="preserve"> </w:t>
        </w:r>
      </w:ins>
      <w:ins w:id="3908" w:author="PR Preview" w:date="2026-01-01T00:00:00Z">
        <w:r>
          <w:t xml:space="preserve">is also called the</w:t>
        </w:r>
      </w:ins>
      <w:ins w:id="3909" w:author="PR Preview" w:date="2026-01-01T00:00:00Z">
        <w:r>
          <w:t xml:space="preserve"> </w:t>
        </w:r>
      </w:ins>
      <w:ins w:id="3910" w:author="PR Preview" w:date="2026-01-01T00:00:00Z">
        <w:r>
          <w:rPr>
            <w:b/>
            <w:bCs/>
          </w:rPr>
          <w:t xml:space="preserve">image of</w:t>
        </w:r>
      </w:ins>
      <w:ins w:id="3911" w:author="PR Preview" w:date="2026-01-01T00:00:00Z">
        <w:r>
          <w:t xml:space="preserve"> </w:t>
        </w:r>
      </w:ins>
      <m:oMath>
        <m:r>
          <m:t>a</m:t>
        </m:r>
      </m:oMath>
      <w:ins w:id="3912" w:author="PR Preview" w:date="2026-01-01T00:00:00Z">
        <w:r>
          <w:t xml:space="preserve"> </w:t>
        </w:r>
      </w:ins>
      <w:ins w:id="3913" w:author="PR Preview" w:date="2026-01-01T00:00:00Z">
        <w:r>
          <w:t xml:space="preserve">under</w:t>
        </w:r>
      </w:ins>
      <w:ins w:id="3914" w:author="PR Preview" w:date="2026-01-01T00:00:00Z">
        <w:r>
          <w:t xml:space="preserve"> </w:t>
        </w:r>
      </w:ins>
      <m:oMath>
        <m:r>
          <m:t>f</m:t>
        </m:r>
      </m:oMath>
      <w:ins w:id="3915" w:author="PR Preview" w:date="2026-01-01T00:00:00Z">
        <w:r>
          <w:t xml:space="preserve">.</w:t>
        </w:r>
      </w:ins>
    </w:p>
    <w:bookmarkEnd w:id="131"/>
    <w:bookmarkStart w:id="132" w:name="exm-domain-image"/>
    <w:p>
      <w:pPr>
        <w:pStyle w:val="BodyText"/>
      </w:pPr>
      <w:ins w:id="3916" w:author="PR Preview" w:date="2026-01-01T00:00:00Z">
        <w:r>
          <w:rPr>
            <w:b/>
            <w:bCs/>
          </w:rPr>
          <w:t xml:space="preserve">Example 26 (The images of two functions)</w:t>
        </w:r>
      </w:ins>
      <w:ins w:id="3917" w:author="PR Preview" w:date="2026-01-01T00:00:00Z">
        <w:r>
          <w:t xml:space="preserve"> </w:t>
        </w:r>
      </w:ins>
      <w:ins w:id="391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3"/>
        </w:numPr>
      </w:pPr>
      <w:ins w:id="3919" w:author="PR Preview" w:date="2026-01-01T00:00:00Z">
        <w:r>
          <w:t xml:space="preserve">The function</w:t>
        </w:r>
      </w:ins>
      <w:ins w:id="392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ins w:id="3921" w:author="PR Preview" w:date="2026-01-01T00:00:00Z">
        <w:r>
          <w:t xml:space="preserve"> </w:t>
        </w:r>
      </w:ins>
      <w:ins w:id="3922" w:author="PR Preview" w:date="2026-01-01T00:00:00Z">
        <w:r>
          <w:t xml:space="preserve">of</w:t>
        </w:r>
      </w:ins>
      <w:ins w:id="3923" w:author="PR Preview" w:date="2026-01-01T00:00:00Z">
        <w:r>
          <w:t xml:space="preserve"> </w:t>
        </w:r>
      </w:ins>
      <w:hyperlink w:anchor="exm-graph-length">
        <w:ins w:id="3924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3925" w:author="PR Preview" w:date="2026-01-01T00:00:00Z">
        <w:r>
          <w:t xml:space="preserve"> </w:t>
        </w:r>
      </w:ins>
      <w:ins w:id="3926" w:author="PR Preview" w:date="2026-01-01T00:00:00Z">
        <w:r>
          <w:t xml:space="preserve">has the image (</w:t>
        </w:r>
      </w:ins>
      <w:hyperlink w:anchor="def-image">
        <w:ins w:id="3927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3928" w:author="PR Preview" w:date="2026-01-01T00:00:00Z">
        <w:r>
          <w:t xml:space="preserve">)</w:t>
        </w:r>
      </w:ins>
      <w:ins w:id="392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930" w:author="PR Preview" w:date="2026-01-01T00:00:00Z">
        <w:r>
          <w:t xml:space="preserve">, the lengths that occur.</w:t>
        </w:r>
      </w:ins>
      <w:ins w:id="3931" w:author="PR Preview" w:date="2026-01-01T00:00:00Z">
        <w:r>
          <w:t xml:space="preserve"> </w:t>
        </w:r>
      </w:ins>
      <w:ins w:id="3932" w:author="PR Preview" w:date="2026-01-01T00:00:00Z">
        <w:r>
          <w:t xml:space="preserve">Most natural numbers, such as 1 and 5, are in its codomain (</w:t>
        </w:r>
      </w:ins>
      <w:hyperlink w:anchor="def-codomain">
        <w:ins w:id="3933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3934" w:author="PR Preview" w:date="2026-01-01T00:00:00Z">
        <w:r>
          <w:t xml:space="preserve">)</w:t>
        </w:r>
      </w:ins>
      <w:ins w:id="393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</m:oMath>
      <w:ins w:id="3936" w:author="PR Preview" w:date="2026-01-01T00:00:00Z">
        <w:r>
          <w:t xml:space="preserve"> </w:t>
        </w:r>
      </w:ins>
      <w:ins w:id="3937" w:author="PR Preview" w:date="2026-01-01T00:00:00Z">
        <w:r>
          <w:t xml:space="preserve">but not in its image.</w:t>
        </w:r>
      </w:ins>
    </w:p>
    <w:p>
      <w:pPr>
        <w:pStyle w:val="Compact"/>
        <w:numPr>
          <w:ilvl w:val="0"/>
          <w:numId w:val="1023"/>
        </w:numPr>
      </w:pPr>
      <w:ins w:id="3938" w:author="PR Preview" w:date="2026-01-01T00:00:00Z">
        <w:r>
          <w:t xml:space="preserve">The function</w:t>
        </w:r>
      </w:ins>
      <w:ins w:id="393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ins w:id="3940" w:author="PR Preview" w:date="2026-01-01T00:00:00Z">
        <w:r>
          <w:t xml:space="preserve"> </w:t>
        </w:r>
      </w:ins>
      <w:ins w:id="3941" w:author="PR Preview" w:date="2026-01-01T00:00:00Z">
        <w:r>
          <w:t xml:space="preserve">of</w:t>
        </w:r>
      </w:ins>
      <w:ins w:id="3942" w:author="PR Preview" w:date="2026-01-01T00:00:00Z">
        <w:r>
          <w:t xml:space="preserve"> </w:t>
        </w:r>
      </w:ins>
      <w:hyperlink w:anchor="exm-function-or-not">
        <w:ins w:id="3943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3944" w:author="PR Preview" w:date="2026-01-01T00:00:00Z">
        <w:r>
          <w:t xml:space="preserve"> </w:t>
        </w:r>
      </w:ins>
      <w:ins w:id="3945" w:author="PR Preview" w:date="2026-01-01T00:00:00Z">
        <w:r>
          <w:t xml:space="preserve">has domain (</w:t>
        </w:r>
      </w:ins>
      <w:hyperlink w:anchor="def-function-domain">
        <w:ins w:id="3946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3947" w:author="PR Preview" w:date="2026-01-01T00:00:00Z">
        <w:r>
          <w:t xml:space="preserve">) and codomain</w:t>
        </w:r>
      </w:ins>
      <w:ins w:id="3948" w:author="PR Preview" w:date="2026-01-01T00:00:00Z">
        <w:r>
          <w:t xml:space="preserve"> </w:t>
        </w:r>
      </w:ins>
      <m:oMath>
        <m:r>
          <m:t>G</m:t>
        </m:r>
      </m:oMath>
      <w:ins w:id="3949" w:author="PR Preview" w:date="2026-01-01T00:00:00Z">
        <w:r>
          <w:t xml:space="preserve">,</w:t>
        </w:r>
      </w:ins>
      <w:ins w:id="3950" w:author="PR Preview" w:date="2026-01-01T00:00:00Z">
        <w:r>
          <w:t xml:space="preserve"> </w:t>
        </w:r>
      </w:ins>
      <w:ins w:id="3951" w:author="PR Preview" w:date="2026-01-01T00:00:00Z">
        <w:r>
          <w:t xml:space="preserve">and its image is all of</w:t>
        </w:r>
      </w:ins>
      <w:ins w:id="3952" w:author="PR Preview" w:date="2026-01-01T00:00:00Z">
        <w:r>
          <w:t xml:space="preserve"> </w:t>
        </w:r>
      </w:ins>
      <m:oMath>
        <m:r>
          <m:t>G</m:t>
        </m:r>
      </m:oMath>
      <w:ins w:id="3953" w:author="PR Preview" w:date="2026-01-01T00:00:00Z">
        <w:r>
          <w:t xml:space="preserve">, since each element of</w:t>
        </w:r>
      </w:ins>
      <w:ins w:id="3954" w:author="PR Preview" w:date="2026-01-01T00:00:00Z">
        <w:r>
          <w:t xml:space="preserve"> </w:t>
        </w:r>
      </w:ins>
      <m:oMath>
        <m:r>
          <m:t>G</m:t>
        </m:r>
      </m:oMath>
      <w:ins w:id="3955" w:author="PR Preview" w:date="2026-01-01T00:00:00Z">
        <w:r>
          <w:t xml:space="preserve"> </w:t>
        </w:r>
      </w:ins>
      <w:ins w:id="3956" w:author="PR Preview" w:date="2026-01-01T00:00:00Z">
        <w:r>
          <w:t xml:space="preserve">is beaten by some element.</w:t>
        </w:r>
      </w:ins>
    </w:p>
    <w:bookmarkEnd w:id="132"/>
    <w:bookmarkStart w:id="133" w:name="def-range"/>
    <w:p>
      <w:pPr>
        <w:pStyle w:val="FirstParagraph"/>
      </w:pPr>
      <w:ins w:id="3957" w:author="PR Preview" w:date="2026-01-01T00:00:00Z">
        <w:r>
          <w:rPr>
            <w:b/>
            <w:bCs/>
          </w:rPr>
          <w:t xml:space="preserve">Definition 20 (Range)</w:t>
        </w:r>
      </w:ins>
      <w:ins w:id="3958" w:author="PR Preview" w:date="2026-01-01T00:00:00Z">
        <w:r>
          <w:t xml:space="preserve"> </w:t>
        </w:r>
      </w:ins>
      <w:ins w:id="3959" w:author="PR Preview" w:date="2026-01-01T00:00:00Z">
        <w:r>
          <w:t xml:space="preserve">The word</w:t>
        </w:r>
      </w:ins>
      <w:ins w:id="3960" w:author="PR Preview" w:date="2026-01-01T00:00:00Z">
        <w:r>
          <w:t xml:space="preserve"> </w:t>
        </w:r>
      </w:ins>
      <w:ins w:id="3961" w:author="PR Preview" w:date="2026-01-01T00:00:00Z">
        <w:r>
          <w:rPr>
            <w:b/>
            <w:bCs/>
          </w:rPr>
          <w:t xml:space="preserve">range</w:t>
        </w:r>
      </w:ins>
      <w:ins w:id="3962" w:author="PR Preview" w:date="2026-01-01T00:00:00Z">
        <w:r>
          <w:t xml:space="preserve"> </w:t>
        </w:r>
      </w:ins>
      <w:ins w:id="3963" w:author="PR Preview" w:date="2026-01-01T00:00:00Z">
        <w:r>
          <w:t xml:space="preserve">of a</w:t>
        </w:r>
      </w:ins>
      <w:ins w:id="3964" w:author="PR Preview" w:date="2026-01-01T00:00:00Z">
        <w:r>
          <w:t xml:space="preserve"> </w:t>
        </w:r>
      </w:ins>
      <w:hyperlink r:id="rId98">
        <w:ins w:id="396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9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967" w:author="PR Preview" w:date="2026-01-01T00:00:00Z">
        <w:r>
          <w:t xml:space="preserve"> </w:t>
        </w:r>
      </w:ins>
      <w:ins w:id="3968" w:author="PR Preview" w:date="2026-01-01T00:00:00Z">
        <w:r>
          <w:t xml:space="preserve">has two conflicting meanings,</w:t>
        </w:r>
      </w:ins>
      <w:ins w:id="3969" w:author="PR Preview" w:date="2026-01-01T00:00:00Z">
        <w:r>
          <w:t xml:space="preserve"> </w:t>
        </w:r>
      </w:ins>
      <w:ins w:id="3970" w:author="PR Preview" w:date="2026-01-01T00:00:00Z">
        <w:r>
          <w:t xml:space="preserve">and sources use one or the other:</w:t>
        </w:r>
      </w:ins>
    </w:p>
    <w:p>
      <w:pPr>
        <w:pStyle w:val="Compact"/>
        <w:numPr>
          <w:ilvl w:val="0"/>
          <w:numId w:val="1024"/>
        </w:numPr>
      </w:pPr>
      <w:ins w:id="3971" w:author="PR Preview" w:date="2026-01-01T00:00:00Z">
        <w:r>
          <w:t xml:space="preserve">the</w:t>
        </w:r>
      </w:ins>
      <w:ins w:id="3972" w:author="PR Preview" w:date="2026-01-01T00:00:00Z">
        <w:r>
          <w:t xml:space="preserve"> </w:t>
        </w:r>
      </w:ins>
      <w:hyperlink w:anchor="def-image">
        <w:ins w:id="3973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3974" w:author="PR Preview" w:date="2026-01-01T00:00:00Z">
        <w:r>
          <w:t xml:space="preserve"> </w:t>
        </w:r>
      </w:ins>
      <w:ins w:id="3975" w:author="PR Preview" w:date="2026-01-01T00:00:00Z">
        <w:r>
          <w:t xml:space="preserve">of</w:t>
        </w:r>
      </w:ins>
      <w:ins w:id="3976" w:author="PR Preview" w:date="2026-01-01T00:00:00Z">
        <w:r>
          <w:t xml:space="preserve"> </w:t>
        </w:r>
      </w:ins>
      <m:oMath>
        <m:r>
          <m:t>f</m:t>
        </m:r>
      </m:oMath>
      <w:ins w:id="3977" w:author="PR Preview" w:date="2026-01-01T00:00:00Z">
        <w:r>
          <w:t xml:space="preserve">, the set</w:t>
        </w:r>
      </w:ins>
      <w:ins w:id="39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979" w:author="PR Preview" w:date="2026-01-01T00:00:00Z">
        <w:r>
          <w:t xml:space="preserve"> </w:t>
        </w:r>
      </w:ins>
      <w:ins w:id="3980" w:author="PR Preview" w:date="2026-01-01T00:00:00Z">
        <w:r>
          <w:t xml:space="preserve">of values that</w:t>
        </w:r>
      </w:ins>
      <w:ins w:id="3981" w:author="PR Preview" w:date="2026-01-01T00:00:00Z">
        <w:r>
          <w:t xml:space="preserve"> </w:t>
        </w:r>
      </w:ins>
      <m:oMath>
        <m:r>
          <m:t>f</m:t>
        </m:r>
      </m:oMath>
      <w:ins w:id="3982" w:author="PR Preview" w:date="2026-01-01T00:00:00Z">
        <w:r>
          <w:t xml:space="preserve"> </w:t>
        </w:r>
      </w:ins>
      <w:ins w:id="3983" w:author="PR Preview" w:date="2026-01-01T00:00:00Z">
        <w:r>
          <w:t xml:space="preserve">actually takes;</w:t>
        </w:r>
      </w:ins>
    </w:p>
    <w:p>
      <w:pPr>
        <w:pStyle w:val="Compact"/>
        <w:numPr>
          <w:ilvl w:val="0"/>
          <w:numId w:val="1024"/>
        </w:numPr>
      </w:pPr>
      <w:ins w:id="3984" w:author="PR Preview" w:date="2026-01-01T00:00:00Z">
        <w:r>
          <w:t xml:space="preserve">the</w:t>
        </w:r>
      </w:ins>
      <w:ins w:id="3985" w:author="PR Preview" w:date="2026-01-01T00:00:00Z">
        <w:r>
          <w:t xml:space="preserve"> </w:t>
        </w:r>
      </w:ins>
      <w:hyperlink w:anchor="def-codomain">
        <w:ins w:id="3986" w:author="PR Preview" w:date="2026-01-01T00:00:00Z">
          <w:r>
            <w:rPr>
              <w:rStyle w:val="Hyperlink"/>
            </w:rPr>
            <w:t xml:space="preserve">codomain</w:t>
          </w:r>
        </w:ins>
      </w:hyperlink>
      <w:ins w:id="3987" w:author="PR Preview" w:date="2026-01-01T00:00:00Z">
        <w:r>
          <w:t xml:space="preserve"> </w:t>
        </w:r>
      </w:ins>
      <w:ins w:id="3988" w:author="PR Preview" w:date="2026-01-01T00:00:00Z">
        <w:r>
          <w:t xml:space="preserve">of</w:t>
        </w:r>
      </w:ins>
      <w:ins w:id="3989" w:author="PR Preview" w:date="2026-01-01T00:00:00Z">
        <w:r>
          <w:t xml:space="preserve"> </w:t>
        </w:r>
      </w:ins>
      <m:oMath>
        <m:r>
          <m:t>f</m:t>
        </m:r>
      </m:oMath>
      <w:ins w:id="3990" w:author="PR Preview" w:date="2026-01-01T00:00:00Z">
        <w:r>
          <w:t xml:space="preserve">, the set</w:t>
        </w:r>
      </w:ins>
      <w:ins w:id="3991" w:author="PR Preview" w:date="2026-01-01T00:00:00Z">
        <w:r>
          <w:t xml:space="preserve"> </w:t>
        </w:r>
      </w:ins>
      <m:oMath>
        <m:r>
          <m:t>B</m:t>
        </m:r>
      </m:oMath>
      <w:ins w:id="3992" w:author="PR Preview" w:date="2026-01-01T00:00:00Z">
        <w:r>
          <w:t xml:space="preserve"> </w:t>
        </w:r>
      </w:ins>
      <w:ins w:id="3993" w:author="PR Preview" w:date="2026-01-01T00:00:00Z">
        <w:r>
          <w:t xml:space="preserve">that its values are required to lie in.</w:t>
        </w:r>
      </w:ins>
    </w:p>
    <w:p>
      <w:pPr>
        <w:pStyle w:val="FirstParagraph"/>
      </w:pPr>
      <w:ins w:id="3994" w:author="PR Preview" w:date="2026-01-01T00:00:00Z">
        <w:r>
          <w:t xml:space="preserve">To avoid the ambiguity, these notes write</w:t>
        </w:r>
      </w:ins>
      <w:ins w:id="3995" w:author="PR Preview" w:date="2026-01-01T00:00:00Z">
        <w:r>
          <w:t xml:space="preserve"> </w:t>
        </w:r>
      </w:ins>
      <w:ins w:id="3996" w:author="PR Preview" w:date="2026-01-01T00:00:00Z">
        <w:r>
          <w:t xml:space="preserve">“image”</w:t>
        </w:r>
      </w:ins>
      <w:ins w:id="3997" w:author="PR Preview" w:date="2026-01-01T00:00:00Z">
        <w:r>
          <w:t xml:space="preserve"> </w:t>
        </w:r>
      </w:ins>
      <w:ins w:id="3998" w:author="PR Preview" w:date="2026-01-01T00:00:00Z">
        <w:r>
          <w:t xml:space="preserve">or</w:t>
        </w:r>
      </w:ins>
      <w:ins w:id="3999" w:author="PR Preview" w:date="2026-01-01T00:00:00Z">
        <w:r>
          <w:t xml:space="preserve"> </w:t>
        </w:r>
      </w:ins>
      <w:ins w:id="4000" w:author="PR Preview" w:date="2026-01-01T00:00:00Z">
        <w:r>
          <w:t xml:space="preserve">“codomain”</w:t>
        </w:r>
      </w:ins>
      <w:ins w:id="4001" w:author="PR Preview" w:date="2026-01-01T00:00:00Z">
        <w:r>
          <w:t xml:space="preserve"> </w:t>
        </w:r>
      </w:ins>
      <w:ins w:id="4002" w:author="PR Preview" w:date="2026-01-01T00:00:00Z">
        <w:r>
          <w:t xml:space="preserve">instead,</w:t>
        </w:r>
      </w:ins>
      <w:ins w:id="4003" w:author="PR Preview" w:date="2026-01-01T00:00:00Z">
        <w:r>
          <w:t xml:space="preserve"> </w:t>
        </w:r>
      </w:ins>
      <w:ins w:id="4004" w:author="PR Preview" w:date="2026-01-01T00:00:00Z">
        <w:r>
          <w:t xml:space="preserve">and recommend that you do too</w:t>
        </w:r>
      </w:ins>
      <w:ins w:id="4005" w:author="PR Preview" w:date="2026-01-01T00:00:00Z">
        <w:r>
          <w:t xml:space="preserve"> </w:t>
        </w:r>
      </w:ins>
      <w:ins w:id="4006" w:author="PR Preview" w:date="2026-01-01T00:00:00Z">
        <w:r>
          <w:t xml:space="preserve">(Wikipedia contributors 2026s)</w:t>
        </w:r>
      </w:ins>
      <w:ins w:id="4007" w:author="PR Preview" w:date="2026-01-01T00:00:00Z">
        <w:r>
          <w:t xml:space="preserve">.</w:t>
        </w:r>
      </w:ins>
    </w:p>
    <w:bookmarkEnd w:id="133"/>
    <w:bookmarkStart w:id="136" w:name="exr-dup-odd"/>
    <w:p>
      <w:pPr>
        <w:pStyle w:val="BodyText"/>
      </w:pPr>
      <w:ins w:id="4008" w:author="PR Preview" w:date="2026-01-01T00:00:00Z">
        <w:r>
          <w:rPr>
            <w:b/>
            <w:bCs/>
          </w:rPr>
          <w:t xml:space="preserve">Exercise 9 (Writing a string twice)</w:t>
        </w:r>
      </w:ins>
      <w:ins w:id="4009" w:author="PR Preview" w:date="2026-01-01T00:00:00Z">
        <w:r>
          <w:t xml:space="preserve"> </w:t>
        </w:r>
      </w:ins>
      <w:ins w:id="4010" w:author="PR Preview" w:date="2026-01-01T00:00:00Z">
        <w:r>
          <w:t xml:space="preserve">Let</w:t>
        </w:r>
      </w:ins>
      <w:ins w:id="4011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4012" w:author="PR Preview" w:date="2026-01-01T00:00:00Z">
        <w:r>
          <w:t xml:space="preserve"> </w:t>
        </w:r>
      </w:ins>
      <w:ins w:id="4013" w:author="PR Preview" w:date="2026-01-01T00:00:00Z">
        <w:r>
          <w:t xml:space="preserve">be the set of strings over the alphabet</w:t>
        </w:r>
      </w:ins>
      <w:ins w:id="401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4015" w:author="PR Preview" w:date="2026-01-01T00:00:00Z">
        <w:r>
          <w:t xml:space="preserve"> </w:t>
        </w:r>
      </w:ins>
      <w:ins w:id="4016" w:author="PR Preview" w:date="2026-01-01T00:00:00Z">
        <w:r>
          <w:t xml:space="preserve">(</w:t>
        </w:r>
      </w:ins>
      <w:hyperlink r:id="rId134">
        <w:ins w:id="4017" w:author="PR Preview" w:date="2026-01-01T00:00:00Z">
          <w:r>
            <w:rPr>
              <w:rStyle w:val="Hyperlink"/>
            </w:rPr>
            <w:t xml:space="preserve">Definition: String</w:t>
          </w:r>
        </w:ins>
      </w:hyperlink>
      <w:ins w:id="4018" w:author="PR Preview" w:date="2026-01-01T00:00:00Z">
        <w:r>
          <w:t xml:space="preserve">,</w:t>
        </w:r>
      </w:ins>
      <w:ins w:id="4019" w:author="PR Preview" w:date="2026-01-01T00:00:00Z">
        <w:r>
          <w:t xml:space="preserve"> </w:t>
        </w:r>
      </w:ins>
      <w:hyperlink r:id="rId135">
        <w:ins w:id="4020" w:author="PR Preview" w:date="2026-01-01T00:00:00Z">
          <w:r>
            <w:rPr>
              <w:rStyle w:val="Hyperlink"/>
            </w:rPr>
            <w:t xml:space="preserve">Definition: Alphabet</w:t>
          </w:r>
        </w:ins>
      </w:hyperlink>
      <w:ins w:id="4021" w:author="PR Preview" w:date="2026-01-01T00:00:00Z">
        <w:r>
          <w:t xml:space="preserve">),</w:t>
        </w:r>
      </w:ins>
      <w:ins w:id="4022" w:author="PR Preview" w:date="2026-01-01T00:00:00Z">
        <w:r>
          <w:t xml:space="preserve"> </w:t>
        </w:r>
      </w:ins>
      <w:ins w:id="4023" w:author="PR Preview" w:date="2026-01-01T00:00:00Z">
        <w:r>
          <w:t xml:space="preserve">and let</w:t>
        </w:r>
      </w:ins>
      <w:ins w:id="4024" w:author="PR Preview" w:date="2026-01-01T00:00:00Z">
        <w:r>
          <w:t xml:space="preserve"> </w:t>
        </w:r>
      </w:ins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4025" w:author="PR Preview" w:date="2026-01-01T00:00:00Z">
        <w:r>
          <w:t xml:space="preserve"> </w:t>
        </w:r>
      </w:ins>
      <w:ins w:id="4026" w:author="PR Preview" w:date="2026-01-01T00:00:00Z">
        <w:r>
          <w:t xml:space="preserve">write a string twice:</w:t>
        </w:r>
      </w:ins>
      <w:ins w:id="4027" w:author="PR Preview" w:date="2026-01-01T00:00:00Z">
        <w:r>
          <w:t xml:space="preserve"> </w:t>
        </w:r>
      </w:ins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ins w:id="4028" w:author="PR Preview" w:date="2026-01-01T00:00:00Z">
        <w:r>
          <w:t xml:space="preserve">, the string</w:t>
        </w:r>
      </w:ins>
      <w:ins w:id="4029" w:author="PR Preview" w:date="2026-01-01T00:00:00Z">
        <w:r>
          <w:t xml:space="preserve"> </w:t>
        </w:r>
      </w:ins>
      <m:oMath>
        <m:r>
          <m:t>s</m:t>
        </m:r>
      </m:oMath>
      <w:ins w:id="4030" w:author="PR Preview" w:date="2026-01-01T00:00:00Z">
        <w:r>
          <w:t xml:space="preserve"> </w:t>
        </w:r>
      </w:ins>
      <w:ins w:id="4031" w:author="PR Preview" w:date="2026-01-01T00:00:00Z">
        <w:r>
          <w:t xml:space="preserve">followed by</w:t>
        </w:r>
      </w:ins>
      <w:ins w:id="4032" w:author="PR Preview" w:date="2026-01-01T00:00:00Z">
        <w:r>
          <w:t xml:space="preserve"> </w:t>
        </w:r>
      </w:ins>
      <m:oMath>
        <m:r>
          <m:t>s</m:t>
        </m:r>
      </m:oMath>
      <w:ins w:id="4033" w:author="PR Preview" w:date="2026-01-01T00:00:00Z">
        <w:r>
          <w:t xml:space="preserve">.</w:t>
        </w:r>
      </w:ins>
      <w:ins w:id="4034" w:author="PR Preview" w:date="2026-01-01T00:00:00Z">
        <w:r>
          <w:t xml:space="preserve"> </w:t>
        </w:r>
      </w:ins>
      <w:ins w:id="4035" w:author="PR Preview" w:date="2026-01-01T00:00:00Z">
        <w:r>
          <w:t xml:space="preserve">For example,</w:t>
        </w:r>
      </w:ins>
      <w:ins w:id="4036" w:author="PR Preview" w:date="2026-01-01T00:00:00Z">
        <w:r>
          <w:t xml:space="preserve"> </w:t>
        </w:r>
      </w:ins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ins w:id="4037" w:author="PR Preview" w:date="2026-01-01T00:00:00Z">
        <w:r>
          <w:t xml:space="preserve">.</w:t>
        </w:r>
      </w:ins>
      <w:ins w:id="4038" w:author="PR Preview" w:date="2026-01-01T00:00:00Z">
        <w:r>
          <w:t xml:space="preserve"> </w:t>
        </w:r>
      </w:ins>
      <w:ins w:id="4039" w:author="PR Preview" w:date="2026-01-01T00:00:00Z">
        <w:r>
          <w:t xml:space="preserve">Is there a string</w:t>
        </w:r>
      </w:ins>
      <w:ins w:id="404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4041" w:author="PR Preview" w:date="2026-01-01T00:00:00Z">
        <w:r>
          <w:t xml:space="preserve"> </w:t>
        </w:r>
      </w:ins>
      <w:ins w:id="4042" w:author="PR Preview" w:date="2026-01-01T00:00:00Z">
        <w:r>
          <w:t xml:space="preserve">with</w:t>
        </w:r>
      </w:ins>
      <w:ins w:id="4043" w:author="PR Preview" w:date="2026-01-01T00:00:00Z">
        <w:r>
          <w:t xml:space="preserve"> </w:t>
        </w:r>
      </w:ins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ins w:id="4044" w:author="PR Preview" w:date="2026-01-01T00:00:00Z">
        <w:r>
          <w:t xml:space="preserve">?</w:t>
        </w:r>
      </w:ins>
    </w:p>
    <w:bookmarkEnd w:id="136"/>
    <w:bookmarkStart w:id="137" w:name="sol-dup-odd"/>
    <w:p>
      <w:pPr>
        <w:pStyle w:val="BodyText"/>
      </w:pPr>
      <w:ins w:id="4045" w:author="PR Preview" w:date="2026-01-01T00:00:00Z">
        <w:r>
          <w:rPr>
            <w:i/>
            <w:iCs/>
          </w:rPr>
          <w:t xml:space="preserve">Solution 9</w:t>
        </w:r>
      </w:ins>
      <w:ins w:id="4046" w:author="PR Preview" w:date="2026-01-01T00:00:00Z">
        <w:r>
          <w:t xml:space="preserve">. </w:t>
        </w:r>
      </w:ins>
      <w:ins w:id="4047" w:author="PR Preview" w:date="2026-01-01T00:00:00Z">
        <w:r>
          <w:t xml:space="preserve">No.</w:t>
        </w:r>
      </w:ins>
      <w:ins w:id="4048" w:author="PR Preview" w:date="2026-01-01T00:00:00Z">
        <w:r>
          <w:t xml:space="preserve"> </w:t>
        </w:r>
      </w:ins>
      <w:ins w:id="4049" w:author="PR Preview" w:date="2026-01-01T00:00:00Z">
        <w:r>
          <w:t xml:space="preserve">If</w:t>
        </w:r>
      </w:ins>
      <w:ins w:id="4050" w:author="PR Preview" w:date="2026-01-01T00:00:00Z">
        <w:r>
          <w:t xml:space="preserve"> </w:t>
        </w:r>
      </w:ins>
      <m:oMath>
        <m:r>
          <m:t>s</m:t>
        </m:r>
      </m:oMath>
      <w:ins w:id="4051" w:author="PR Preview" w:date="2026-01-01T00:00:00Z">
        <w:r>
          <w:t xml:space="preserve"> </w:t>
        </w:r>
      </w:ins>
      <w:ins w:id="4052" w:author="PR Preview" w:date="2026-01-01T00:00:00Z">
        <w:r>
          <w:t xml:space="preserve">has</w:t>
        </w:r>
      </w:ins>
      <w:ins w:id="4053" w:author="PR Preview" w:date="2026-01-01T00:00:00Z">
        <w:r>
          <w:t xml:space="preserve"> </w:t>
        </w:r>
      </w:ins>
      <m:oMath>
        <m:r>
          <m:t>n</m:t>
        </m:r>
      </m:oMath>
      <w:ins w:id="4054" w:author="PR Preview" w:date="2026-01-01T00:00:00Z">
        <w:r>
          <w:t xml:space="preserve"> </w:t>
        </w:r>
      </w:ins>
      <w:ins w:id="4055" w:author="PR Preview" w:date="2026-01-01T00:00:00Z">
        <w:r>
          <w:t xml:space="preserve">symbols, then</w:t>
        </w:r>
      </w:ins>
      <w:ins w:id="4056" w:author="PR Preview" w:date="2026-01-01T00:00:00Z">
        <w:r>
          <w:t xml:space="preserve"> </w:t>
        </w:r>
      </w:ins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ins w:id="4057" w:author="PR Preview" w:date="2026-01-01T00:00:00Z">
        <w:r>
          <w:t xml:space="preserve"> </w:t>
        </w:r>
      </w:ins>
      <w:ins w:id="4058" w:author="PR Preview" w:date="2026-01-01T00:00:00Z">
        <w:r>
          <w:t xml:space="preserve">has</w:t>
        </w:r>
      </w:ins>
      <w:ins w:id="4059" w:author="PR Preview" w:date="2026-01-01T00:00:00Z">
        <w:r>
          <w:t xml:space="preserve"> </w:t>
        </w:r>
      </w:ins>
      <m:oMath>
        <m:r>
          <m:t>2</m:t>
        </m:r>
        <m:r>
          <m:t>n</m:t>
        </m:r>
      </m:oMath>
      <w:ins w:id="4060" w:author="PR Preview" w:date="2026-01-01T00:00:00Z">
        <w:r>
          <w:t xml:space="preserve"> </w:t>
        </w:r>
      </w:ins>
      <w:ins w:id="4061" w:author="PR Preview" w:date="2026-01-01T00:00:00Z">
        <w:r>
          <w:t xml:space="preserve">symbols, an even number.</w:t>
        </w:r>
      </w:ins>
      <w:ins w:id="4062" w:author="PR Preview" w:date="2026-01-01T00:00:00Z">
        <w:r>
          <w:t xml:space="preserve"> </w:t>
        </w:r>
      </w:ins>
      <w:ins w:id="4063" w:author="PR Preview" w:date="2026-01-01T00:00:00Z">
        <w:r>
          <w:t xml:space="preserve">The string</w:t>
        </w:r>
      </w:ins>
      <w:ins w:id="4064" w:author="PR Preview" w:date="2026-01-01T00:00:00Z">
        <w:r>
          <w:t xml:space="preserve"> </w:t>
        </w:r>
      </w:ins>
      <m:oMath>
        <m:r>
          <m:t>010</m:t>
        </m:r>
      </m:oMath>
      <w:ins w:id="4065" w:author="PR Preview" w:date="2026-01-01T00:00:00Z">
        <w:r>
          <w:t xml:space="preserve"> </w:t>
        </w:r>
      </w:ins>
      <w:ins w:id="4066" w:author="PR Preview" w:date="2026-01-01T00:00:00Z">
        <w:r>
          <w:t xml:space="preserve">has 3 symbols, an odd number,</w:t>
        </w:r>
      </w:ins>
      <w:ins w:id="4067" w:author="PR Preview" w:date="2026-01-01T00:00:00Z">
        <w:r>
          <w:t xml:space="preserve"> </w:t>
        </w:r>
      </w:ins>
      <w:ins w:id="4068" w:author="PR Preview" w:date="2026-01-01T00:00:00Z">
        <w:r>
          <w:t xml:space="preserve">so it is not</w:t>
        </w:r>
      </w:ins>
      <w:ins w:id="4069" w:author="PR Preview" w:date="2026-01-01T00:00:00Z">
        <w:r>
          <w:t xml:space="preserve"> </w:t>
        </w:r>
      </w:ins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4070" w:author="PR Preview" w:date="2026-01-01T00:00:00Z">
        <w:r>
          <w:t xml:space="preserve"> </w:t>
        </w:r>
      </w:ins>
      <w:ins w:id="4071" w:author="PR Preview" w:date="2026-01-01T00:00:00Z">
        <w:r>
          <w:t xml:space="preserve">for any</w:t>
        </w:r>
      </w:ins>
      <w:ins w:id="4072" w:author="PR Preview" w:date="2026-01-01T00:00:00Z">
        <w:r>
          <w:t xml:space="preserve"> </w:t>
        </w:r>
      </w:ins>
      <m:oMath>
        <m:r>
          <m:t>s</m:t>
        </m:r>
      </m:oMath>
      <w:ins w:id="4073" w:author="PR Preview" w:date="2026-01-01T00:00:00Z">
        <w:r>
          <w:t xml:space="preserve">.</w:t>
        </w:r>
      </w:ins>
      <w:ins w:id="4074" w:author="PR Preview" w:date="2026-01-01T00:00:00Z">
        <w:r>
          <w:t xml:space="preserve"> </w:t>
        </w:r>
      </w:ins>
      <w:ins w:id="4075" w:author="PR Preview" w:date="2026-01-01T00:00:00Z">
        <w:r>
          <w:t xml:space="preserve">So</w:t>
        </w:r>
      </w:ins>
      <w:ins w:id="4076" w:author="PR Preview" w:date="2026-01-01T00:00:00Z">
        <w:r>
          <w:t xml:space="preserve"> </w:t>
        </w:r>
      </w:ins>
      <m:oMath>
        <m:r>
          <m:t>010</m:t>
        </m:r>
      </m:oMath>
      <w:ins w:id="4077" w:author="PR Preview" w:date="2026-01-01T00:00:00Z">
        <w:r>
          <w:t xml:space="preserve"> </w:t>
        </w:r>
      </w:ins>
      <w:ins w:id="4078" w:author="PR Preview" w:date="2026-01-01T00:00:00Z">
        <w:r>
          <w:t xml:space="preserve">is in the codomain</w:t>
        </w:r>
      </w:ins>
      <w:ins w:id="4079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4080" w:author="PR Preview" w:date="2026-01-01T00:00:00Z">
        <w:r>
          <w:t xml:space="preserve"> </w:t>
        </w:r>
      </w:ins>
      <w:ins w:id="4081" w:author="PR Preview" w:date="2026-01-01T00:00:00Z">
        <w:r>
          <w:t xml:space="preserve">of</w:t>
        </w:r>
      </w:ins>
      <w:ins w:id="4082" w:author="PR Preview" w:date="2026-01-01T00:00:00Z">
        <w:r>
          <w:t xml:space="preserve"> </w:t>
        </w:r>
      </w:ins>
      <m:oMath>
        <m:r>
          <m:rPr>
            <m:sty m:val="p"/>
          </m:rPr>
          <m:t>dup</m:t>
        </m:r>
      </m:oMath>
      <w:ins w:id="4083" w:author="PR Preview" w:date="2026-01-01T00:00:00Z">
        <w:r>
          <w:t xml:space="preserve"> </w:t>
        </w:r>
      </w:ins>
      <w:ins w:id="4084" w:author="PR Preview" w:date="2026-01-01T00:00:00Z">
        <w:r>
          <w:t xml:space="preserve">but not in its image (</w:t>
        </w:r>
      </w:ins>
      <w:hyperlink w:anchor="def-image">
        <w:ins w:id="4085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4086" w:author="PR Preview" w:date="2026-01-01T00:00:00Z">
        <w:r>
          <w:t xml:space="preserve">).</w:t>
        </w:r>
      </w:ins>
    </w:p>
    <w:bookmarkEnd w:id="137"/>
    <w:bookmarkStart w:id="138" w:name="def-injective"/>
    <w:p>
      <w:pPr>
        <w:pStyle w:val="BodyText"/>
      </w:pPr>
      <w:ins w:id="4087" w:author="PR Preview" w:date="2026-01-01T00:00:00Z">
        <w:r>
          <w:rPr>
            <w:b/>
            <w:bCs/>
          </w:rPr>
          <w:t xml:space="preserve">Definition 21 (Injective function (one-to-one function))</w:t>
        </w:r>
      </w:ins>
      <w:ins w:id="4088" w:author="PR Preview" w:date="2026-01-01T00:00:00Z">
        <w:r>
          <w:t xml:space="preserve"> </w:t>
        </w:r>
      </w:ins>
      <w:ins w:id="4089" w:author="PR Preview" w:date="2026-01-01T00:00:00Z">
        <w:r>
          <w:t xml:space="preserve">A function</w:t>
        </w:r>
      </w:ins>
      <w:ins w:id="40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091" w:author="PR Preview" w:date="2026-01-01T00:00:00Z">
        <w:r>
          <w:t xml:space="preserve"> </w:t>
        </w:r>
      </w:ins>
      <w:ins w:id="4092" w:author="PR Preview" w:date="2026-01-01T00:00:00Z">
        <w:r>
          <w:t xml:space="preserve">(</w:t>
        </w:r>
      </w:ins>
      <w:hyperlink r:id="rId98">
        <w:ins w:id="4093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4094" w:author="PR Preview" w:date="2026-01-01T00:00:00Z">
        <w:r>
          <w:t xml:space="preserve">) is</w:t>
        </w:r>
      </w:ins>
      <w:ins w:id="4095" w:author="PR Preview" w:date="2026-01-01T00:00:00Z">
        <w:r>
          <w:t xml:space="preserve"> </w:t>
        </w:r>
      </w:ins>
      <w:ins w:id="4096" w:author="PR Preview" w:date="2026-01-01T00:00:00Z">
        <w:r>
          <w:rPr>
            <w:b/>
            <w:bCs/>
          </w:rPr>
          <w:t xml:space="preserve">injective</w:t>
        </w:r>
      </w:ins>
      <w:ins w:id="4097" w:author="PR Preview" w:date="2026-01-01T00:00:00Z">
        <w:r>
          <w:t xml:space="preserve"> </w:t>
        </w:r>
      </w:ins>
      <w:ins w:id="4098" w:author="PR Preview" w:date="2026-01-01T00:00:00Z">
        <w:r>
          <w:t xml:space="preserve">(Wikipedia contributors 2026o)</w:t>
        </w:r>
      </w:ins>
      <w:ins w:id="4099" w:author="PR Preview" w:date="2026-01-01T00:00:00Z">
        <w:r>
          <w:t xml:space="preserve"> </w:t>
        </w:r>
      </w:ins>
      <w:ins w:id="4100" w:author="PR Preview" w:date="2026-01-01T00:00:00Z">
        <w:r>
          <w:t xml:space="preserve">(also called</w:t>
        </w:r>
      </w:ins>
      <w:ins w:id="4101" w:author="PR Preview" w:date="2026-01-01T00:00:00Z">
        <w:r>
          <w:t xml:space="preserve"> </w:t>
        </w:r>
      </w:ins>
      <w:ins w:id="4102" w:author="PR Preview" w:date="2026-01-01T00:00:00Z">
        <w:r>
          <w:rPr>
            <w:b/>
            <w:bCs/>
          </w:rPr>
          <w:t xml:space="preserve">one-to-one</w:t>
        </w:r>
      </w:ins>
      <w:ins w:id="4103" w:author="PR Preview" w:date="2026-01-01T00:00:00Z">
        <w:r>
          <w:t xml:space="preserve">)</w:t>
        </w:r>
      </w:ins>
      <w:ins w:id="4104" w:author="PR Preview" w:date="2026-01-01T00:00:00Z">
        <w:r>
          <w:t xml:space="preserve"> </w:t>
        </w:r>
      </w:ins>
      <w:ins w:id="4105" w:author="PR Preview" w:date="2026-01-01T00:00:00Z">
        <w:r>
          <w:t xml:space="preserve">if, for all</w:t>
        </w:r>
      </w:ins>
      <w:ins w:id="410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ins w:id="4107" w:author="PR Preview" w:date="2026-01-01T00:00:00Z">
        <w:r>
          <w:t xml:space="preserve">,</w:t>
        </w:r>
      </w:ins>
      <w:ins w:id="41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ins w:id="4109" w:author="PR Preview" w:date="2026-01-01T00:00:00Z">
        <w:r>
          <w:t xml:space="preserve"> </w:t>
        </w:r>
      </w:ins>
      <w:ins w:id="4110" w:author="PR Preview" w:date="2026-01-01T00:00:00Z">
        <w:r>
          <w:t xml:space="preserve">implies</w:t>
        </w:r>
      </w:ins>
      <w:ins w:id="411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112" w:author="PR Preview" w:date="2026-01-01T00:00:00Z">
        <w:r>
          <w:t xml:space="preserve">.</w:t>
        </w:r>
      </w:ins>
    </w:p>
    <w:bookmarkEnd w:id="138"/>
    <w:bookmarkStart w:id="139" w:name="exm-injective-or-not"/>
    <w:p>
      <w:pPr>
        <w:pStyle w:val="BodyText"/>
      </w:pPr>
      <w:ins w:id="4113" w:author="PR Preview" w:date="2026-01-01T00:00:00Z">
        <w:r>
          <w:rPr>
            <w:b/>
            <w:bCs/>
          </w:rPr>
          <w:t xml:space="preserve">Example 27 (Injective or not)</w:t>
        </w:r>
      </w:ins>
      <w:ins w:id="4114" w:author="PR Preview" w:date="2026-01-01T00:00:00Z">
        <w:r>
          <w:t xml:space="preserve"> </w:t>
        </w:r>
      </w:ins>
      <w:ins w:id="4115" w:author="PR Preview" w:date="2026-01-01T00:00:00Z">
        <w:r>
          <w:t xml:space="preserve">By its contrapositive (</w:t>
        </w:r>
      </w:ins>
      <w:hyperlink r:id="rId61">
        <w:ins w:id="4116" w:author="PR Preview" w:date="2026-01-01T00:00:00Z">
          <w:r>
            <w:rPr>
              <w:rStyle w:val="Hyperlink"/>
            </w:rPr>
            <w:t xml:space="preserve">Definition: Contrapositive</w:t>
          </w:r>
        </w:ins>
      </w:hyperlink>
      <w:ins w:id="4117" w:author="PR Preview" w:date="2026-01-01T00:00:00Z">
        <w:r>
          <w:t xml:space="preserve">), a function is injective (</w:t>
        </w:r>
      </w:ins>
      <w:hyperlink w:anchor="def-injective">
        <w:ins w:id="411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4119" w:author="PR Preview" w:date="2026-01-01T00:00:00Z">
        <w:r>
          <w:t xml:space="preserve">) exactly when different inputs always give different outputs.</w:t>
        </w:r>
      </w:ins>
    </w:p>
    <w:p>
      <w:pPr>
        <w:pStyle w:val="Compact"/>
        <w:numPr>
          <w:ilvl w:val="0"/>
          <w:numId w:val="1025"/>
        </w:numPr>
      </w:pPr>
      <w:ins w:id="4120" w:author="PR Preview" w:date="2026-01-01T00:00:00Z">
        <w:r>
          <w:t xml:space="preserve">The function</w:t>
        </w:r>
      </w:ins>
      <w:ins w:id="4121" w:author="PR Preview" w:date="2026-01-01T00:00:00Z">
        <w:r>
          <w:t xml:space="preserve"> </w:t>
        </w:r>
      </w:ins>
      <m:oMath>
        <m:r>
          <m:rPr>
            <m:sty m:val="p"/>
          </m:rPr>
          <m:t>dup</m:t>
        </m:r>
      </m:oMath>
      <w:ins w:id="4122" w:author="PR Preview" w:date="2026-01-01T00:00:00Z">
        <w:r>
          <w:t xml:space="preserve"> </w:t>
        </w:r>
      </w:ins>
      <w:ins w:id="4123" w:author="PR Preview" w:date="2026-01-01T00:00:00Z">
        <w:r>
          <w:t xml:space="preserve">of</w:t>
        </w:r>
      </w:ins>
      <w:ins w:id="4124" w:author="PR Preview" w:date="2026-01-01T00:00:00Z">
        <w:r>
          <w:t xml:space="preserve"> </w:t>
        </w:r>
      </w:ins>
      <w:hyperlink w:anchor="exr-dup-odd">
        <w:ins w:id="4125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4126" w:author="PR Preview" w:date="2026-01-01T00:00:00Z">
        <w:r>
          <w:t xml:space="preserve"> </w:t>
        </w:r>
      </w:ins>
      <w:ins w:id="4127" w:author="PR Preview" w:date="2026-01-01T00:00:00Z">
        <w:r>
          <w:t xml:space="preserve">is injective.</w:t>
        </w:r>
      </w:ins>
      <w:ins w:id="4128" w:author="PR Preview" w:date="2026-01-01T00:00:00Z">
        <w:r>
          <w:t xml:space="preserve"> </w:t>
        </w:r>
      </w:ins>
      <w:ins w:id="4129" w:author="PR Preview" w:date="2026-01-01T00:00:00Z">
        <w:r>
          <w:t xml:space="preserve">Suppose</w:t>
        </w:r>
      </w:ins>
      <w:ins w:id="4130" w:author="PR Preview" w:date="2026-01-01T00:00:00Z">
        <w:r>
          <w:t xml:space="preserve"> </w:t>
        </w:r>
      </w:ins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4131" w:author="PR Preview" w:date="2026-01-01T00:00:00Z">
        <w:r>
          <w:t xml:space="preserve">, so</w:t>
        </w:r>
      </w:ins>
      <w:ins w:id="4132" w:author="PR Preview" w:date="2026-01-01T00:00:00Z">
        <w:r>
          <w:t xml:space="preserve"> </w:t>
        </w:r>
      </w:ins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ins w:id="4133" w:author="PR Preview" w:date="2026-01-01T00:00:00Z">
        <w:r>
          <w:t xml:space="preserve">.</w:t>
        </w:r>
      </w:ins>
      <w:ins w:id="4134" w:author="PR Preview" w:date="2026-01-01T00:00:00Z">
        <w:r>
          <w:t xml:space="preserve"> </w:t>
        </w:r>
      </w:ins>
      <w:ins w:id="4135" w:author="PR Preview" w:date="2026-01-01T00:00:00Z">
        <w:r>
          <w:t xml:space="preserve">The two sides have the same length, so</w:t>
        </w:r>
      </w:ins>
      <w:ins w:id="4136" w:author="PR Preview" w:date="2026-01-01T00:00:00Z">
        <w:r>
          <w:t xml:space="preserve"> </w:t>
        </w:r>
      </w:ins>
      <m:oMath>
        <m:r>
          <m:t>s</m:t>
        </m:r>
      </m:oMath>
      <w:ins w:id="4137" w:author="PR Preview" w:date="2026-01-01T00:00:00Z">
        <w:r>
          <w:t xml:space="preserve"> </w:t>
        </w:r>
      </w:ins>
      <w:ins w:id="4138" w:author="PR Preview" w:date="2026-01-01T00:00:00Z">
        <w:r>
          <w:t xml:space="preserve">and</w:t>
        </w:r>
      </w:ins>
      <w:ins w:id="4139" w:author="PR Preview" w:date="2026-01-01T00:00:00Z">
        <w:r>
          <w:t xml:space="preserve"> </w:t>
        </w:r>
      </w:ins>
      <m:oMath>
        <m:r>
          <m:t>t</m:t>
        </m:r>
      </m:oMath>
      <w:ins w:id="4140" w:author="PR Preview" w:date="2026-01-01T00:00:00Z">
        <w:r>
          <w:t xml:space="preserve"> </w:t>
        </w:r>
      </w:ins>
      <w:ins w:id="4141" w:author="PR Preview" w:date="2026-01-01T00:00:00Z">
        <w:r>
          <w:t xml:space="preserve">have the same length</w:t>
        </w:r>
      </w:ins>
      <w:ins w:id="4142" w:author="PR Preview" w:date="2026-01-01T00:00:00Z">
        <w:r>
          <w:t xml:space="preserve"> </w:t>
        </w:r>
      </w:ins>
      <m:oMath>
        <m:r>
          <m:t>n</m:t>
        </m:r>
      </m:oMath>
      <w:ins w:id="4143" w:author="PR Preview" w:date="2026-01-01T00:00:00Z">
        <w:r>
          <w:t xml:space="preserve">,</w:t>
        </w:r>
      </w:ins>
      <w:ins w:id="4144" w:author="PR Preview" w:date="2026-01-01T00:00:00Z">
        <w:r>
          <w:t xml:space="preserve"> </w:t>
        </w:r>
      </w:ins>
      <w:ins w:id="4145" w:author="PR Preview" w:date="2026-01-01T00:00:00Z">
        <w:r>
          <w:t xml:space="preserve">and the first</w:t>
        </w:r>
      </w:ins>
      <w:ins w:id="4146" w:author="PR Preview" w:date="2026-01-01T00:00:00Z">
        <w:r>
          <w:t xml:space="preserve"> </w:t>
        </w:r>
      </w:ins>
      <m:oMath>
        <m:r>
          <m:t>n</m:t>
        </m:r>
      </m:oMath>
      <w:ins w:id="4147" w:author="PR Preview" w:date="2026-01-01T00:00:00Z">
        <w:r>
          <w:t xml:space="preserve"> </w:t>
        </w:r>
      </w:ins>
      <w:ins w:id="4148" w:author="PR Preview" w:date="2026-01-01T00:00:00Z">
        <w:r>
          <w:t xml:space="preserve">symbols of each side are</w:t>
        </w:r>
      </w:ins>
      <w:ins w:id="4149" w:author="PR Preview" w:date="2026-01-01T00:00:00Z">
        <w:r>
          <w:t xml:space="preserve"> </w:t>
        </w:r>
      </w:ins>
      <m:oMath>
        <m:r>
          <m:t>s</m:t>
        </m:r>
      </m:oMath>
      <w:ins w:id="4150" w:author="PR Preview" w:date="2026-01-01T00:00:00Z">
        <w:r>
          <w:t xml:space="preserve"> </w:t>
        </w:r>
      </w:ins>
      <w:ins w:id="4151" w:author="PR Preview" w:date="2026-01-01T00:00:00Z">
        <w:r>
          <w:t xml:space="preserve">on the left and</w:t>
        </w:r>
      </w:ins>
      <w:ins w:id="4152" w:author="PR Preview" w:date="2026-01-01T00:00:00Z">
        <w:r>
          <w:t xml:space="preserve"> </w:t>
        </w:r>
      </w:ins>
      <m:oMath>
        <m:r>
          <m:t>t</m:t>
        </m:r>
      </m:oMath>
      <w:ins w:id="4153" w:author="PR Preview" w:date="2026-01-01T00:00:00Z">
        <w:r>
          <w:t xml:space="preserve"> </w:t>
        </w:r>
      </w:ins>
      <w:ins w:id="4154" w:author="PR Preview" w:date="2026-01-01T00:00:00Z">
        <w:r>
          <w:t xml:space="preserve">on the right.</w:t>
        </w:r>
      </w:ins>
      <w:ins w:id="4155" w:author="PR Preview" w:date="2026-01-01T00:00:00Z">
        <w:r>
          <w:t xml:space="preserve"> </w:t>
        </w:r>
      </w:ins>
      <w:ins w:id="4156" w:author="PR Preview" w:date="2026-01-01T00:00:00Z">
        <w:r>
          <w:t xml:space="preserve">So</w:t>
        </w:r>
      </w:ins>
      <w:ins w:id="415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t</m:t>
        </m:r>
      </m:oMath>
      <w:ins w:id="415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5"/>
        </w:numPr>
      </w:pPr>
      <w:ins w:id="4159" w:author="PR Preview" w:date="2026-01-01T00:00:00Z">
        <w:r>
          <w:t xml:space="preserve">The function</w:t>
        </w:r>
      </w:ins>
      <w:ins w:id="416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ins w:id="4161" w:author="PR Preview" w:date="2026-01-01T00:00:00Z">
        <w:r>
          <w:t xml:space="preserve"> </w:t>
        </w:r>
      </w:ins>
      <w:ins w:id="4162" w:author="PR Preview" w:date="2026-01-01T00:00:00Z">
        <w:r>
          <w:t xml:space="preserve">of</w:t>
        </w:r>
      </w:ins>
      <w:ins w:id="4163" w:author="PR Preview" w:date="2026-01-01T00:00:00Z">
        <w:r>
          <w:t xml:space="preserve"> </w:t>
        </w:r>
      </w:ins>
      <w:hyperlink w:anchor="exm-graph-length">
        <w:ins w:id="4164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4165" w:author="PR Preview" w:date="2026-01-01T00:00:00Z">
        <w:r>
          <w:t xml:space="preserve"> </w:t>
        </w:r>
      </w:ins>
      <w:ins w:id="4166" w:author="PR Preview" w:date="2026-01-01T00:00:00Z">
        <w:r>
          <w:t xml:space="preserve">is not injective,</w:t>
        </w:r>
      </w:ins>
      <w:ins w:id="4167" w:author="PR Preview" w:date="2026-01-01T00:00:00Z">
        <w:r>
          <w:t xml:space="preserve"> </w:t>
        </w:r>
      </w:ins>
      <w:ins w:id="4168" w:author="PR Preview" w:date="2026-01-01T00:00:00Z">
        <w:r>
          <w:t xml:space="preserve">since</w:t>
        </w:r>
      </w:ins>
      <w:ins w:id="416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4170" w:author="PR Preview" w:date="2026-01-01T00:00:00Z">
        <w:r>
          <w:t xml:space="preserve"> </w:t>
        </w:r>
      </w:ins>
      <w:ins w:id="4171" w:author="PR Preview" w:date="2026-01-01T00:00:00Z">
        <w:r>
          <w:t xml:space="preserve">but</w:t>
        </w:r>
      </w:ins>
      <w:ins w:id="4172" w:author="PR Preview" w:date="2026-01-01T00:00:00Z">
        <w:r>
          <w:t xml:space="preserve"> </w:t>
        </w:r>
      </w:ins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ins w:id="417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5"/>
        </w:numPr>
      </w:pPr>
      <w:ins w:id="4174" w:author="PR Preview" w:date="2026-01-01T00:00:00Z">
        <w:r>
          <w:t xml:space="preserve">The function</w:t>
        </w:r>
      </w:ins>
      <w:ins w:id="4175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4176" w:author="PR Preview" w:date="2026-01-01T00:00:00Z">
        <w:r>
          <w:t xml:space="preserve"> </w:t>
        </w:r>
      </w:ins>
      <w:ins w:id="4177" w:author="PR Preview" w:date="2026-01-01T00:00:00Z">
        <w:r>
          <w:t xml:space="preserve">that gives the length of a string,</w:t>
        </w:r>
      </w:ins>
      <w:ins w:id="4178" w:author="PR Preview" w:date="2026-01-01T00:00:00Z">
        <w:r>
          <w:t xml:space="preserve"> </w:t>
        </w:r>
      </w:ins>
      <w:ins w:id="4179" w:author="PR Preview" w:date="2026-01-01T00:00:00Z">
        <w:r>
          <w:t xml:space="preserve">its number of symbols, as for the length of a list (</w:t>
        </w:r>
      </w:ins>
      <w:hyperlink r:id="rId95">
        <w:ins w:id="4180" w:author="PR Preview" w:date="2026-01-01T00:00:00Z">
          <w:r>
            <w:rPr>
              <w:rStyle w:val="Hyperlink"/>
            </w:rPr>
            <w:t xml:space="preserve">Definition: Length of a list</w:t>
          </w:r>
        </w:ins>
      </w:hyperlink>
      <w:ins w:id="4181" w:author="PR Preview" w:date="2026-01-01T00:00:00Z">
        <w:r>
          <w:t xml:space="preserve">),</w:t>
        </w:r>
      </w:ins>
      <w:ins w:id="4182" w:author="PR Preview" w:date="2026-01-01T00:00:00Z">
        <w:r>
          <w:t xml:space="preserve"> </w:t>
        </w:r>
      </w:ins>
      <w:ins w:id="4183" w:author="PR Preview" w:date="2026-01-01T00:00:00Z">
        <w:r>
          <w:t xml:space="preserve">is not injective, since</w:t>
        </w:r>
      </w:ins>
      <w:ins w:id="4184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4185" w:author="PR Preview" w:date="2026-01-01T00:00:00Z">
        <w:r>
          <w:t xml:space="preserve">.</w:t>
        </w:r>
      </w:ins>
    </w:p>
    <w:bookmarkEnd w:id="139"/>
    <w:bookmarkStart w:id="140" w:name="def-surjective"/>
    <w:p>
      <w:pPr>
        <w:pStyle w:val="FirstParagraph"/>
      </w:pPr>
      <w:ins w:id="4186" w:author="PR Preview" w:date="2026-01-01T00:00:00Z">
        <w:r>
          <w:rPr>
            <w:b/>
            <w:bCs/>
          </w:rPr>
          <w:t xml:space="preserve">Definition 22 (Surjective function (onto function))</w:t>
        </w:r>
      </w:ins>
      <w:ins w:id="4187" w:author="PR Preview" w:date="2026-01-01T00:00:00Z">
        <w:r>
          <w:t xml:space="preserve"> </w:t>
        </w:r>
      </w:ins>
      <w:ins w:id="4188" w:author="PR Preview" w:date="2026-01-01T00:00:00Z">
        <w:r>
          <w:t xml:space="preserve">A function</w:t>
        </w:r>
      </w:ins>
      <w:ins w:id="41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190" w:author="PR Preview" w:date="2026-01-01T00:00:00Z">
        <w:r>
          <w:t xml:space="preserve"> </w:t>
        </w:r>
      </w:ins>
      <w:ins w:id="4191" w:author="PR Preview" w:date="2026-01-01T00:00:00Z">
        <w:r>
          <w:t xml:space="preserve">(</w:t>
        </w:r>
      </w:ins>
      <w:hyperlink r:id="rId98">
        <w:ins w:id="4192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4193" w:author="PR Preview" w:date="2026-01-01T00:00:00Z">
        <w:r>
          <w:t xml:space="preserve">) is</w:t>
        </w:r>
      </w:ins>
      <w:ins w:id="4194" w:author="PR Preview" w:date="2026-01-01T00:00:00Z">
        <w:r>
          <w:t xml:space="preserve"> </w:t>
        </w:r>
      </w:ins>
      <w:ins w:id="4195" w:author="PR Preview" w:date="2026-01-01T00:00:00Z">
        <w:r>
          <w:rPr>
            <w:b/>
            <w:bCs/>
          </w:rPr>
          <w:t xml:space="preserve">surjective</w:t>
        </w:r>
      </w:ins>
      <w:ins w:id="4196" w:author="PR Preview" w:date="2026-01-01T00:00:00Z">
        <w:r>
          <w:t xml:space="preserve"> </w:t>
        </w:r>
      </w:ins>
      <w:ins w:id="4197" w:author="PR Preview" w:date="2026-01-01T00:00:00Z">
        <w:r>
          <w:t xml:space="preserve">(Wikipedia contributors 2026u)</w:t>
        </w:r>
      </w:ins>
      <w:ins w:id="4198" w:author="PR Preview" w:date="2026-01-01T00:00:00Z">
        <w:r>
          <w:t xml:space="preserve"> </w:t>
        </w:r>
      </w:ins>
      <w:ins w:id="4199" w:author="PR Preview" w:date="2026-01-01T00:00:00Z">
        <w:r>
          <w:t xml:space="preserve">(also called</w:t>
        </w:r>
      </w:ins>
      <w:ins w:id="4200" w:author="PR Preview" w:date="2026-01-01T00:00:00Z">
        <w:r>
          <w:t xml:space="preserve"> </w:t>
        </w:r>
      </w:ins>
      <w:ins w:id="4201" w:author="PR Preview" w:date="2026-01-01T00:00:00Z">
        <w:r>
          <w:rPr>
            <w:b/>
            <w:bCs/>
          </w:rPr>
          <w:t xml:space="preserve">onto</w:t>
        </w:r>
      </w:ins>
      <w:ins w:id="4202" w:author="PR Preview" w:date="2026-01-01T00:00:00Z">
        <w:r>
          <w:t xml:space="preserve">)</w:t>
        </w:r>
      </w:ins>
      <w:ins w:id="4203" w:author="PR Preview" w:date="2026-01-01T00:00:00Z">
        <w:r>
          <w:t xml:space="preserve"> </w:t>
        </w:r>
      </w:ins>
      <w:ins w:id="4204" w:author="PR Preview" w:date="2026-01-01T00:00:00Z">
        <w:r>
          <w:t xml:space="preserve">if, for every</w:t>
        </w:r>
      </w:ins>
      <w:ins w:id="420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4206" w:author="PR Preview" w:date="2026-01-01T00:00:00Z">
        <w:r>
          <w:t xml:space="preserve">, there is some</w:t>
        </w:r>
      </w:ins>
      <w:ins w:id="42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208" w:author="PR Preview" w:date="2026-01-01T00:00:00Z">
        <w:r>
          <w:t xml:space="preserve"> </w:t>
        </w:r>
      </w:ins>
      <w:ins w:id="4209" w:author="PR Preview" w:date="2026-01-01T00:00:00Z">
        <w:r>
          <w:t xml:space="preserve">with</w:t>
        </w:r>
      </w:ins>
      <w:ins w:id="42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4211" w:author="PR Preview" w:date="2026-01-01T00:00:00Z">
        <w:r>
          <w:t xml:space="preserve">.</w:t>
        </w:r>
      </w:ins>
    </w:p>
    <w:bookmarkEnd w:id="140"/>
    <w:bookmarkStart w:id="141" w:name="exm-surjective-or-not"/>
    <w:p>
      <w:pPr>
        <w:pStyle w:val="BodyText"/>
      </w:pPr>
      <w:ins w:id="4212" w:author="PR Preview" w:date="2026-01-01T00:00:00Z">
        <w:r>
          <w:rPr>
            <w:b/>
            <w:bCs/>
          </w:rPr>
          <w:t xml:space="preserve">Example 28 (Surjective or not)</w:t>
        </w:r>
      </w:ins>
      <w:ins w:id="4213" w:author="PR Preview" w:date="2026-01-01T00:00:00Z">
        <w:r>
          <w:t xml:space="preserve"> </w:t>
        </w:r>
      </w:ins>
      <w:ins w:id="4214" w:author="PR Preview" w:date="2026-01-01T00:00:00Z">
        <w:r>
          <w:t xml:space="preserve">A function is surjective (</w:t>
        </w:r>
      </w:ins>
      <w:hyperlink w:anchor="def-surjective">
        <w:ins w:id="421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4216" w:author="PR Preview" w:date="2026-01-01T00:00:00Z">
        <w:r>
          <w:t xml:space="preserve">) exactly when its image (</w:t>
        </w:r>
      </w:ins>
      <w:hyperlink w:anchor="def-image">
        <w:ins w:id="4217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4218" w:author="PR Preview" w:date="2026-01-01T00:00:00Z">
        <w:r>
          <w:t xml:space="preserve">) is its whole codomain (</w:t>
        </w:r>
      </w:ins>
      <w:hyperlink w:anchor="def-codomain">
        <w:ins w:id="4219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422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26"/>
        </w:numPr>
      </w:pPr>
      <w:ins w:id="4221" w:author="PR Preview" w:date="2026-01-01T00:00:00Z">
        <w:r>
          <w:t xml:space="preserve">The function</w:t>
        </w:r>
      </w:ins>
      <w:ins w:id="4222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4223" w:author="PR Preview" w:date="2026-01-01T00:00:00Z">
        <w:r>
          <w:t xml:space="preserve"> </w:t>
        </w:r>
      </w:ins>
      <w:ins w:id="4224" w:author="PR Preview" w:date="2026-01-01T00:00:00Z">
        <w:r>
          <w:t xml:space="preserve">of</w:t>
        </w:r>
      </w:ins>
      <w:ins w:id="4225" w:author="PR Preview" w:date="2026-01-01T00:00:00Z">
        <w:r>
          <w:t xml:space="preserve"> </w:t>
        </w:r>
      </w:ins>
      <w:hyperlink w:anchor="exm-injective-or-not">
        <w:ins w:id="4226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4227" w:author="PR Preview" w:date="2026-01-01T00:00:00Z">
        <w:r>
          <w:t xml:space="preserve"> </w:t>
        </w:r>
      </w:ins>
      <w:ins w:id="4228" w:author="PR Preview" w:date="2026-01-01T00:00:00Z">
        <w:r>
          <w:t xml:space="preserve">is surjective:</w:t>
        </w:r>
      </w:ins>
      <w:ins w:id="4229" w:author="PR Preview" w:date="2026-01-01T00:00:00Z">
        <w:r>
          <w:t xml:space="preserve"> </w:t>
        </w:r>
      </w:ins>
      <w:ins w:id="4230" w:author="PR Preview" w:date="2026-01-01T00:00:00Z">
        <w:r>
          <w:t xml:space="preserve">for each</w:t>
        </w:r>
      </w:ins>
      <w:ins w:id="42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4232" w:author="PR Preview" w:date="2026-01-01T00:00:00Z">
        <w:r>
          <w:t xml:space="preserve">, the string of</w:t>
        </w:r>
      </w:ins>
      <w:ins w:id="4233" w:author="PR Preview" w:date="2026-01-01T00:00:00Z">
        <w:r>
          <w:t xml:space="preserve"> </w:t>
        </w:r>
      </w:ins>
      <m:oMath>
        <m:r>
          <m:t>n</m:t>
        </m:r>
      </m:oMath>
      <w:ins w:id="4234" w:author="PR Preview" w:date="2026-01-01T00:00:00Z">
        <w:r>
          <w:t xml:space="preserve"> </w:t>
        </w:r>
      </w:ins>
      <w:ins w:id="4235" w:author="PR Preview" w:date="2026-01-01T00:00:00Z">
        <w:r>
          <w:t xml:space="preserve">zeros has length</w:t>
        </w:r>
      </w:ins>
      <w:ins w:id="4236" w:author="PR Preview" w:date="2026-01-01T00:00:00Z">
        <w:r>
          <w:t xml:space="preserve"> </w:t>
        </w:r>
      </w:ins>
      <m:oMath>
        <m:r>
          <m:t>n</m:t>
        </m:r>
      </m:oMath>
      <w:ins w:id="423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6"/>
        </w:numPr>
      </w:pPr>
      <w:ins w:id="4238" w:author="PR Preview" w:date="2026-01-01T00:00:00Z">
        <w:r>
          <w:t xml:space="preserve">The function</w:t>
        </w:r>
      </w:ins>
      <w:ins w:id="4239" w:author="PR Preview" w:date="2026-01-01T00:00:00Z">
        <w:r>
          <w:t xml:space="preserve"> </w:t>
        </w:r>
      </w:ins>
      <m:oMath>
        <m:r>
          <m:rPr>
            <m:sty m:val="p"/>
          </m:rPr>
          <m:t>dup</m:t>
        </m:r>
      </m:oMath>
      <w:ins w:id="4240" w:author="PR Preview" w:date="2026-01-01T00:00:00Z">
        <w:r>
          <w:t xml:space="preserve"> </w:t>
        </w:r>
      </w:ins>
      <w:ins w:id="4241" w:author="PR Preview" w:date="2026-01-01T00:00:00Z">
        <w:r>
          <w:t xml:space="preserve">of</w:t>
        </w:r>
      </w:ins>
      <w:ins w:id="4242" w:author="PR Preview" w:date="2026-01-01T00:00:00Z">
        <w:r>
          <w:t xml:space="preserve"> </w:t>
        </w:r>
      </w:ins>
      <w:hyperlink w:anchor="exr-dup-odd">
        <w:ins w:id="4243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4244" w:author="PR Preview" w:date="2026-01-01T00:00:00Z">
        <w:r>
          <w:t xml:space="preserve"> </w:t>
        </w:r>
      </w:ins>
      <w:ins w:id="4245" w:author="PR Preview" w:date="2026-01-01T00:00:00Z">
        <w:r>
          <w:t xml:space="preserve">is not surjective,</w:t>
        </w:r>
      </w:ins>
      <w:ins w:id="4246" w:author="PR Preview" w:date="2026-01-01T00:00:00Z">
        <w:r>
          <w:t xml:space="preserve"> </w:t>
        </w:r>
      </w:ins>
      <w:ins w:id="4247" w:author="PR Preview" w:date="2026-01-01T00:00:00Z">
        <w:r>
          <w:t xml:space="preserve">since</w:t>
        </w:r>
      </w:ins>
      <w:ins w:id="4248" w:author="PR Preview" w:date="2026-01-01T00:00:00Z">
        <w:r>
          <w:t xml:space="preserve"> </w:t>
        </w:r>
      </w:ins>
      <m:oMath>
        <m:r>
          <m:t>010</m:t>
        </m:r>
      </m:oMath>
      <w:ins w:id="4249" w:author="PR Preview" w:date="2026-01-01T00:00:00Z">
        <w:r>
          <w:t xml:space="preserve"> </w:t>
        </w:r>
      </w:ins>
      <w:ins w:id="4250" w:author="PR Preview" w:date="2026-01-01T00:00:00Z">
        <w:r>
          <w:t xml:space="preserve">is not in its image (</w:t>
        </w:r>
      </w:ins>
      <w:hyperlink w:anchor="sol-dup-odd">
        <w:ins w:id="4251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425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26"/>
        </w:numPr>
      </w:pPr>
      <w:ins w:id="4253" w:author="PR Preview" w:date="2026-01-01T00:00:00Z">
        <w:r>
          <w:t xml:space="preserve">The function</w:t>
        </w:r>
      </w:ins>
      <w:ins w:id="425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ins w:id="4255" w:author="PR Preview" w:date="2026-01-01T00:00:00Z">
        <w:r>
          <w:t xml:space="preserve"> </w:t>
        </w:r>
      </w:ins>
      <w:ins w:id="4256" w:author="PR Preview" w:date="2026-01-01T00:00:00Z">
        <w:r>
          <w:t xml:space="preserve">of</w:t>
        </w:r>
      </w:ins>
      <w:ins w:id="4257" w:author="PR Preview" w:date="2026-01-01T00:00:00Z">
        <w:r>
          <w:t xml:space="preserve"> </w:t>
        </w:r>
      </w:ins>
      <w:hyperlink w:anchor="exm-graph-length">
        <w:ins w:id="4258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4259" w:author="PR Preview" w:date="2026-01-01T00:00:00Z">
        <w:r>
          <w:t xml:space="preserve"> </w:t>
        </w:r>
      </w:ins>
      <w:ins w:id="4260" w:author="PR Preview" w:date="2026-01-01T00:00:00Z">
        <w:r>
          <w:t xml:space="preserve">is not surjective,</w:t>
        </w:r>
      </w:ins>
      <w:ins w:id="4261" w:author="PR Preview" w:date="2026-01-01T00:00:00Z">
        <w:r>
          <w:t xml:space="preserve"> </w:t>
        </w:r>
      </w:ins>
      <w:ins w:id="4262" w:author="PR Preview" w:date="2026-01-01T00:00:00Z">
        <w:r>
          <w:t xml:space="preserve">since no word of</w:t>
        </w:r>
      </w:ins>
      <w:ins w:id="4263" w:author="PR Preview" w:date="2026-01-01T00:00:00Z">
        <w:r>
          <w:t xml:space="preserve"> </w:t>
        </w:r>
      </w:ins>
      <m:oMath>
        <m:r>
          <m:t>K</m:t>
        </m:r>
      </m:oMath>
      <w:ins w:id="4264" w:author="PR Preview" w:date="2026-01-01T00:00:00Z">
        <w:r>
          <w:t xml:space="preserve"> </w:t>
        </w:r>
      </w:ins>
      <w:ins w:id="4265" w:author="PR Preview" w:date="2026-01-01T00:00:00Z">
        <w:r>
          <w:t xml:space="preserve">has length 5.</w:t>
        </w:r>
      </w:ins>
    </w:p>
    <w:bookmarkEnd w:id="141"/>
    <w:bookmarkStart w:id="142" w:name="def-bijective"/>
    <w:p>
      <w:pPr>
        <w:pStyle w:val="FirstParagraph"/>
      </w:pPr>
      <w:ins w:id="4266" w:author="PR Preview" w:date="2026-01-01T00:00:00Z">
        <w:r>
          <w:rPr>
            <w:b/>
            <w:bCs/>
          </w:rPr>
          <w:t xml:space="preserve">Definition 23 (Bijective function (bijection))</w:t>
        </w:r>
      </w:ins>
      <w:ins w:id="4267" w:author="PR Preview" w:date="2026-01-01T00:00:00Z">
        <w:r>
          <w:t xml:space="preserve"> </w:t>
        </w:r>
      </w:ins>
      <w:ins w:id="4268" w:author="PR Preview" w:date="2026-01-01T00:00:00Z">
        <w:r>
          <w:t xml:space="preserve">A function</w:t>
        </w:r>
      </w:ins>
      <w:ins w:id="42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270" w:author="PR Preview" w:date="2026-01-01T00:00:00Z">
        <w:r>
          <w:t xml:space="preserve"> </w:t>
        </w:r>
      </w:ins>
      <w:ins w:id="4271" w:author="PR Preview" w:date="2026-01-01T00:00:00Z">
        <w:r>
          <w:t xml:space="preserve">(</w:t>
        </w:r>
      </w:ins>
      <w:hyperlink r:id="rId98">
        <w:ins w:id="4272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4273" w:author="PR Preview" w:date="2026-01-01T00:00:00Z">
        <w:r>
          <w:t xml:space="preserve">) is</w:t>
        </w:r>
      </w:ins>
      <w:ins w:id="4274" w:author="PR Preview" w:date="2026-01-01T00:00:00Z">
        <w:r>
          <w:t xml:space="preserve"> </w:t>
        </w:r>
      </w:ins>
      <w:ins w:id="4275" w:author="PR Preview" w:date="2026-01-01T00:00:00Z">
        <w:r>
          <w:rPr>
            <w:b/>
            <w:bCs/>
          </w:rPr>
          <w:t xml:space="preserve">bijective</w:t>
        </w:r>
      </w:ins>
      <w:ins w:id="4276" w:author="PR Preview" w:date="2026-01-01T00:00:00Z">
        <w:r>
          <w:t xml:space="preserve"> </w:t>
        </w:r>
      </w:ins>
      <w:ins w:id="4277" w:author="PR Preview" w:date="2026-01-01T00:00:00Z">
        <w:r>
          <w:t xml:space="preserve">(Wikipedia contributors 2026b)</w:t>
        </w:r>
      </w:ins>
      <w:ins w:id="4278" w:author="PR Preview" w:date="2026-01-01T00:00:00Z">
        <w:r>
          <w:t xml:space="preserve"> </w:t>
        </w:r>
      </w:ins>
      <w:ins w:id="4279" w:author="PR Preview" w:date="2026-01-01T00:00:00Z">
        <w:r>
          <w:t xml:space="preserve">(also called a</w:t>
        </w:r>
      </w:ins>
      <w:ins w:id="4280" w:author="PR Preview" w:date="2026-01-01T00:00:00Z">
        <w:r>
          <w:t xml:space="preserve"> </w:t>
        </w:r>
      </w:ins>
      <w:ins w:id="4281" w:author="PR Preview" w:date="2026-01-01T00:00:00Z">
        <w:r>
          <w:rPr>
            <w:b/>
            <w:bCs/>
          </w:rPr>
          <w:t xml:space="preserve">bijection</w:t>
        </w:r>
      </w:ins>
      <w:ins w:id="4282" w:author="PR Preview" w:date="2026-01-01T00:00:00Z">
        <w:r>
          <w:t xml:space="preserve">)</w:t>
        </w:r>
      </w:ins>
      <w:ins w:id="4283" w:author="PR Preview" w:date="2026-01-01T00:00:00Z">
        <w:r>
          <w:t xml:space="preserve"> </w:t>
        </w:r>
      </w:ins>
      <w:ins w:id="4284" w:author="PR Preview" w:date="2026-01-01T00:00:00Z">
        <w:r>
          <w:t xml:space="preserve">if it is injective (</w:t>
        </w:r>
      </w:ins>
      <w:hyperlink w:anchor="def-injective">
        <w:ins w:id="4285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4286" w:author="PR Preview" w:date="2026-01-01T00:00:00Z">
        <w:r>
          <w:t xml:space="preserve">) and surjective (</w:t>
        </w:r>
      </w:ins>
      <w:hyperlink w:anchor="def-surjective">
        <w:ins w:id="428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4288" w:author="PR Preview" w:date="2026-01-01T00:00:00Z">
        <w:r>
          <w:t xml:space="preserve">).</w:t>
        </w:r>
      </w:ins>
    </w:p>
    <w:bookmarkEnd w:id="142"/>
    <w:bookmarkStart w:id="143" w:name="exm-bijective-or-not"/>
    <w:p>
      <w:pPr>
        <w:pStyle w:val="BodyText"/>
      </w:pPr>
      <w:ins w:id="4289" w:author="PR Preview" w:date="2026-01-01T00:00:00Z">
        <w:r>
          <w:rPr>
            <w:b/>
            <w:bCs/>
          </w:rPr>
          <w:t xml:space="preserve">Example 29 (Bijective or not)</w:t>
        </w:r>
      </w:ins>
      <w:ins w:id="4290" w:author="PR Preview" w:date="2026-01-01T00:00:00Z">
        <w:r>
          <w:t xml:space="preserve"> </w:t>
        </w:r>
      </w:ins>
      <w:ins w:id="429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7"/>
        </w:numPr>
      </w:pPr>
      <w:ins w:id="4292" w:author="PR Preview" w:date="2026-01-01T00:00:00Z">
        <w:r>
          <w:t xml:space="preserve">Let</w:t>
        </w:r>
      </w:ins>
      <w:ins w:id="4293" w:author="PR Preview" w:date="2026-01-01T00:00:00Z">
        <w:r>
          <w:t xml:space="preserve"> </w:t>
        </w:r>
      </w:ins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4294" w:author="PR Preview" w:date="2026-01-01T00:00:00Z">
        <w:r>
          <w:t xml:space="preserve"> </w:t>
        </w:r>
      </w:ins>
      <w:ins w:id="4295" w:author="PR Preview" w:date="2026-01-01T00:00:00Z">
        <w:r>
          <w:t xml:space="preserve">change every 0 of a string to 1 and every 1 to 0,</w:t>
        </w:r>
      </w:ins>
      <w:ins w:id="4296" w:author="PR Preview" w:date="2026-01-01T00:00:00Z">
        <w:r>
          <w:t xml:space="preserve"> </w:t>
        </w:r>
      </w:ins>
      <w:ins w:id="4297" w:author="PR Preview" w:date="2026-01-01T00:00:00Z">
        <w:r>
          <w:t xml:space="preserve">so that</w:t>
        </w:r>
      </w:ins>
      <w:ins w:id="4298" w:author="PR Preview" w:date="2026-01-01T00:00:00Z">
        <w:r>
          <w:t xml:space="preserve"> </w:t>
        </w:r>
      </w:ins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ins w:id="4299" w:author="PR Preview" w:date="2026-01-01T00:00:00Z">
        <w:r>
          <w:t xml:space="preserve">.</w:t>
        </w:r>
      </w:ins>
      <w:ins w:id="4300" w:author="PR Preview" w:date="2026-01-01T00:00:00Z">
        <w:r>
          <w:t xml:space="preserve"> </w:t>
        </w:r>
      </w:ins>
      <w:ins w:id="4301" w:author="PR Preview" w:date="2026-01-01T00:00:00Z">
        <w:r>
          <w:t xml:space="preserve">Flipping twice changes each symbol back,</w:t>
        </w:r>
      </w:ins>
      <w:ins w:id="4302" w:author="PR Preview" w:date="2026-01-01T00:00:00Z">
        <w:r>
          <w:t xml:space="preserve"> </w:t>
        </w:r>
      </w:ins>
      <w:ins w:id="4303" w:author="PR Preview" w:date="2026-01-01T00:00:00Z">
        <w:r>
          <w:t xml:space="preserve">so</w:t>
        </w:r>
      </w:ins>
      <w:ins w:id="4304" w:author="PR Preview" w:date="2026-01-01T00:00:00Z">
        <w:r>
          <w:t xml:space="preserve"> </w:t>
        </w:r>
      </w:ins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ins w:id="4305" w:author="PR Preview" w:date="2026-01-01T00:00:00Z">
        <w:r>
          <w:t xml:space="preserve"> </w:t>
        </w:r>
      </w:ins>
      <w:ins w:id="4306" w:author="PR Preview" w:date="2026-01-01T00:00:00Z">
        <w:r>
          <w:t xml:space="preserve">for every</w:t>
        </w:r>
      </w:ins>
      <w:ins w:id="430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4308" w:author="PR Preview" w:date="2026-01-01T00:00:00Z">
        <w:r>
          <w:t xml:space="preserve">.</w:t>
        </w:r>
      </w:ins>
      <w:ins w:id="4309" w:author="PR Preview" w:date="2026-01-01T00:00:00Z">
        <w:r>
          <w:t xml:space="preserve"> </w:t>
        </w:r>
      </w:ins>
      <w:ins w:id="4310" w:author="PR Preview" w:date="2026-01-01T00:00:00Z">
        <w:r>
          <w:t xml:space="preserve">It follows that</w:t>
        </w:r>
      </w:ins>
      <w:ins w:id="4311" w:author="PR Preview" w:date="2026-01-01T00:00:00Z">
        <w:r>
          <w:t xml:space="preserve"> </w:t>
        </w:r>
      </w:ins>
      <m:oMath>
        <m:r>
          <m:rPr>
            <m:sty m:val="p"/>
          </m:rPr>
          <m:t>flip</m:t>
        </m:r>
      </m:oMath>
      <w:ins w:id="4312" w:author="PR Preview" w:date="2026-01-01T00:00:00Z">
        <w:r>
          <w:t xml:space="preserve"> </w:t>
        </w:r>
      </w:ins>
      <w:ins w:id="4313" w:author="PR Preview" w:date="2026-01-01T00:00:00Z">
        <w:r>
          <w:t xml:space="preserve">is bijective (</w:t>
        </w:r>
      </w:ins>
      <w:hyperlink w:anchor="def-bijective">
        <w:ins w:id="4314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4315" w:author="PR Preview" w:date="2026-01-01T00:00:00Z">
        <w:r>
          <w:t xml:space="preserve">).</w:t>
        </w:r>
      </w:ins>
      <w:ins w:id="4316" w:author="PR Preview" w:date="2026-01-01T00:00:00Z">
        <w:r>
          <w:t xml:space="preserve"> </w:t>
        </w:r>
      </w:ins>
      <w:ins w:id="4317" w:author="PR Preview" w:date="2026-01-01T00:00:00Z">
        <w:r>
          <w:t xml:space="preserve">It is injective, since</w:t>
        </w:r>
      </w:ins>
      <w:ins w:id="4318" w:author="PR Preview" w:date="2026-01-01T00:00:00Z">
        <w:r>
          <w:t xml:space="preserve"> </w:t>
        </w:r>
      </w:ins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4319" w:author="PR Preview" w:date="2026-01-01T00:00:00Z">
        <w:r>
          <w:t xml:space="preserve"> </w:t>
        </w:r>
      </w:ins>
      <w:ins w:id="4320" w:author="PR Preview" w:date="2026-01-01T00:00:00Z">
        <w:r>
          <w:t xml:space="preserve">gives</w:t>
        </w:r>
      </w:ins>
      <w:ins w:id="432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ins w:id="4322" w:author="PR Preview" w:date="2026-01-01T00:00:00Z">
        <w:r>
          <w:t xml:space="preserve">.</w:t>
        </w:r>
      </w:ins>
      <w:ins w:id="4323" w:author="PR Preview" w:date="2026-01-01T00:00:00Z">
        <w:r>
          <w:t xml:space="preserve"> </w:t>
        </w:r>
      </w:ins>
      <w:ins w:id="4324" w:author="PR Preview" w:date="2026-01-01T00:00:00Z">
        <w:r>
          <w:t xml:space="preserve">It is surjective, since each</w:t>
        </w:r>
      </w:ins>
      <w:ins w:id="432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4326" w:author="PR Preview" w:date="2026-01-01T00:00:00Z">
        <w:r>
          <w:t xml:space="preserve"> </w:t>
        </w:r>
      </w:ins>
      <w:ins w:id="4327" w:author="PR Preview" w:date="2026-01-01T00:00:00Z">
        <w:r>
          <w:t xml:space="preserve">is</w:t>
        </w:r>
      </w:ins>
      <w:ins w:id="4328" w:author="PR Preview" w:date="2026-01-01T00:00:00Z">
        <w:r>
          <w:t xml:space="preserve"> </w:t>
        </w:r>
      </w:ins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4329" w:author="PR Preview" w:date="2026-01-01T00:00:00Z">
        <w:r>
          <w:t xml:space="preserve"> </w:t>
        </w:r>
      </w:ins>
      <w:ins w:id="4330" w:author="PR Preview" w:date="2026-01-01T00:00:00Z">
        <w:r>
          <w:t xml:space="preserve">for</w:t>
        </w:r>
      </w:ins>
      <w:ins w:id="433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43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7"/>
        </w:numPr>
      </w:pPr>
      <w:ins w:id="4333" w:author="PR Preview" w:date="2026-01-01T00:00:00Z">
        <w:r>
          <w:t xml:space="preserve">The function</w:t>
        </w:r>
      </w:ins>
      <w:ins w:id="433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ins w:id="4335" w:author="PR Preview" w:date="2026-01-01T00:00:00Z">
        <w:r>
          <w:t xml:space="preserve"> </w:t>
        </w:r>
      </w:ins>
      <w:ins w:id="4336" w:author="PR Preview" w:date="2026-01-01T00:00:00Z">
        <w:r>
          <w:t xml:space="preserve">of</w:t>
        </w:r>
      </w:ins>
      <w:ins w:id="4337" w:author="PR Preview" w:date="2026-01-01T00:00:00Z">
        <w:r>
          <w:t xml:space="preserve"> </w:t>
        </w:r>
      </w:ins>
      <w:hyperlink w:anchor="exm-function-or-not">
        <w:ins w:id="4338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4339" w:author="PR Preview" w:date="2026-01-01T00:00:00Z">
        <w:r>
          <w:t xml:space="preserve"> </w:t>
        </w:r>
      </w:ins>
      <w:ins w:id="4340" w:author="PR Preview" w:date="2026-01-01T00:00:00Z">
        <w:r>
          <w:t xml:space="preserve">is bijective:</w:t>
        </w:r>
      </w:ins>
      <w:ins w:id="4341" w:author="PR Preview" w:date="2026-01-01T00:00:00Z">
        <w:r>
          <w:t xml:space="preserve"> </w:t>
        </w:r>
      </w:ins>
      <w:ins w:id="4342" w:author="PR Preview" w:date="2026-01-01T00:00:00Z">
        <w:r>
          <w:t xml:space="preserve">its three values are the three different elements of</w:t>
        </w:r>
      </w:ins>
      <w:ins w:id="4343" w:author="PR Preview" w:date="2026-01-01T00:00:00Z">
        <w:r>
          <w:t xml:space="preserve"> </w:t>
        </w:r>
      </w:ins>
      <m:oMath>
        <m:r>
          <m:t>G</m:t>
        </m:r>
      </m:oMath>
      <w:ins w:id="434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7"/>
        </w:numPr>
      </w:pPr>
      <w:ins w:id="4345" w:author="PR Preview" w:date="2026-01-01T00:00:00Z">
        <w:r>
          <w:t xml:space="preserve">The functions</w:t>
        </w:r>
      </w:ins>
      <w:ins w:id="4346" w:author="PR Preview" w:date="2026-01-01T00:00:00Z">
        <w:r>
          <w:t xml:space="preserve"> </w:t>
        </w:r>
      </w:ins>
      <m:oMath>
        <m:r>
          <m:rPr>
            <m:sty m:val="p"/>
          </m:rPr>
          <m:t>dup</m:t>
        </m:r>
      </m:oMath>
      <w:ins w:id="4347" w:author="PR Preview" w:date="2026-01-01T00:00:00Z">
        <w:r>
          <w:t xml:space="preserve">,</w:t>
        </w:r>
      </w:ins>
      <w:ins w:id="4348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</m:oMath>
      <w:ins w:id="4349" w:author="PR Preview" w:date="2026-01-01T00:00:00Z">
        <w:r>
          <w:t xml:space="preserve"> </w:t>
        </w:r>
      </w:ins>
      <w:ins w:id="4350" w:author="PR Preview" w:date="2026-01-01T00:00:00Z">
        <w:r>
          <w:t xml:space="preserve">and</w:t>
        </w:r>
      </w:ins>
      <w:ins w:id="435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ins w:id="4352" w:author="PR Preview" w:date="2026-01-01T00:00:00Z">
        <w:r>
          <w:t xml:space="preserve"> </w:t>
        </w:r>
      </w:ins>
      <w:ins w:id="4353" w:author="PR Preview" w:date="2026-01-01T00:00:00Z">
        <w:r>
          <w:t xml:space="preserve">of</w:t>
        </w:r>
      </w:ins>
      <w:ins w:id="4354" w:author="PR Preview" w:date="2026-01-01T00:00:00Z">
        <w:r>
          <w:t xml:space="preserve"> </w:t>
        </w:r>
      </w:ins>
      <w:hyperlink w:anchor="exm-injective-or-not">
        <w:ins w:id="4355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4356" w:author="PR Preview" w:date="2026-01-01T00:00:00Z">
        <w:r>
          <w:t xml:space="preserve"> </w:t>
        </w:r>
      </w:ins>
      <w:ins w:id="4357" w:author="PR Preview" w:date="2026-01-01T00:00:00Z">
        <w:r>
          <w:t xml:space="preserve">are not bijective,</w:t>
        </w:r>
      </w:ins>
      <w:ins w:id="4358" w:author="PR Preview" w:date="2026-01-01T00:00:00Z">
        <w:r>
          <w:t xml:space="preserve"> </w:t>
        </w:r>
      </w:ins>
      <w:ins w:id="4359" w:author="PR Preview" w:date="2026-01-01T00:00:00Z">
        <w:r>
          <w:t xml:space="preserve">since each fails to be injective or fails to be surjective.</w:t>
        </w:r>
      </w:ins>
    </w:p>
    <w:bookmarkEnd w:id="143"/>
    <w:bookmarkEnd w:id="144"/>
    <w:bookmarkStart w:id="158" w:name="sec-inverse-functions"/>
    <w:p>
      <w:pPr>
        <w:pStyle w:val="Heading1"/>
      </w:pPr>
      <w:ins w:id="4360" w:author="PR Preview" w:date="2026-01-01T00:00:00Z">
        <w:r>
          <w:t xml:space="preserve">9. Inverse functions and composition</w:t>
        </w:r>
      </w:ins>
    </w:p>
    <w:bookmarkStart w:id="145" w:name="exr-flip-twice"/>
    <w:p>
      <w:pPr>
        <w:pStyle w:val="FirstParagraph"/>
      </w:pPr>
      <w:ins w:id="4361" w:author="PR Preview" w:date="2026-01-01T00:00:00Z">
        <w:r>
          <w:rPr>
            <w:b/>
            <w:bCs/>
          </w:rPr>
          <w:t xml:space="preserve">Exercise 10 (Flipping twice)</w:t>
        </w:r>
      </w:ins>
      <w:ins w:id="4362" w:author="PR Preview" w:date="2026-01-01T00:00:00Z">
        <w:r>
          <w:t xml:space="preserve"> </w:t>
        </w:r>
      </w:ins>
      <w:ins w:id="4363" w:author="PR Preview" w:date="2026-01-01T00:00:00Z">
        <w:r>
          <w:t xml:space="preserve">With</w:t>
        </w:r>
      </w:ins>
      <w:ins w:id="4364" w:author="PR Preview" w:date="2026-01-01T00:00:00Z">
        <w:r>
          <w:t xml:space="preserve"> </w:t>
        </w:r>
      </w:ins>
      <m:oMath>
        <m:r>
          <m:rPr>
            <m:sty m:val="p"/>
          </m:rPr>
          <m:t>flip</m:t>
        </m:r>
      </m:oMath>
      <w:ins w:id="4365" w:author="PR Preview" w:date="2026-01-01T00:00:00Z">
        <w:r>
          <w:t xml:space="preserve"> </w:t>
        </w:r>
      </w:ins>
      <w:ins w:id="4366" w:author="PR Preview" w:date="2026-01-01T00:00:00Z">
        <w:r>
          <w:t xml:space="preserve">as in</w:t>
        </w:r>
      </w:ins>
      <w:ins w:id="4367" w:author="PR Preview" w:date="2026-01-01T00:00:00Z">
        <w:r>
          <w:t xml:space="preserve"> </w:t>
        </w:r>
      </w:ins>
      <w:hyperlink w:anchor="exm-bijective-or-not">
        <w:ins w:id="4368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4369" w:author="PR Preview" w:date="2026-01-01T00:00:00Z">
        <w:r>
          <w:t xml:space="preserve">,</w:t>
        </w:r>
      </w:ins>
      <w:ins w:id="4370" w:author="PR Preview" w:date="2026-01-01T00:00:00Z">
        <w:r>
          <w:t xml:space="preserve"> </w:t>
        </w:r>
      </w:ins>
      <w:ins w:id="4371" w:author="PR Preview" w:date="2026-01-01T00:00:00Z">
        <w:r>
          <w:t xml:space="preserve">what is</w:t>
        </w:r>
      </w:ins>
      <w:ins w:id="4372" w:author="PR Preview" w:date="2026-01-01T00:00:00Z">
        <w:r>
          <w:t xml:space="preserve"> </w:t>
        </w:r>
      </w:ins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4373" w:author="PR Preview" w:date="2026-01-01T00:00:00Z">
        <w:r>
          <w:t xml:space="preserve">?</w:t>
        </w:r>
      </w:ins>
    </w:p>
    <w:bookmarkEnd w:id="145"/>
    <w:bookmarkStart w:id="146" w:name="sol-flip-twice"/>
    <w:p>
      <w:pPr>
        <w:pStyle w:val="BodyText"/>
      </w:pPr>
      <w:ins w:id="4374" w:author="PR Preview" w:date="2026-01-01T00:00:00Z">
        <w:r>
          <w:rPr>
            <w:i/>
            <w:iCs/>
          </w:rPr>
          <w:t xml:space="preserve">Solution 10</w:t>
        </w:r>
      </w:ins>
      <w:ins w:id="4375" w:author="PR Preview" w:date="2026-01-01T00:00:00Z">
        <w:r>
          <w:t xml:space="preserve">. </w:t>
        </w:r>
      </w:ins>
      <w:ins w:id="4376" w:author="PR Preview" w:date="2026-01-01T00:00:00Z">
        <w:r>
          <w:t xml:space="preserve">First</w:t>
        </w:r>
      </w:ins>
      <w:ins w:id="4377" w:author="PR Preview" w:date="2026-01-01T00:00:00Z">
        <w:r>
          <w:t xml:space="preserve"> </w:t>
        </w:r>
      </w:ins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ins w:id="4378" w:author="PR Preview" w:date="2026-01-01T00:00:00Z">
        <w:r>
          <w:t xml:space="preserve">,</w:t>
        </w:r>
      </w:ins>
      <w:ins w:id="4379" w:author="PR Preview" w:date="2026-01-01T00:00:00Z">
        <w:r>
          <w:t xml:space="preserve"> </w:t>
        </w:r>
      </w:ins>
      <w:ins w:id="4380" w:author="PR Preview" w:date="2026-01-01T00:00:00Z">
        <w:r>
          <w:t xml:space="preserve">and then</w:t>
        </w:r>
      </w:ins>
      <w:ins w:id="4381" w:author="PR Preview" w:date="2026-01-01T00:00:00Z">
        <w:r>
          <w:t xml:space="preserve"> </w:t>
        </w:r>
      </w:ins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ins w:id="4382" w:author="PR Preview" w:date="2026-01-01T00:00:00Z">
        <w:r>
          <w:t xml:space="preserve">.</w:t>
        </w:r>
      </w:ins>
      <w:ins w:id="4383" w:author="PR Preview" w:date="2026-01-01T00:00:00Z">
        <w:r>
          <w:t xml:space="preserve"> </w:t>
        </w:r>
      </w:ins>
      <w:ins w:id="4384" w:author="PR Preview" w:date="2026-01-01T00:00:00Z">
        <w:r>
          <w:t xml:space="preserve">So flipping twice gives back the string we started with,</w:t>
        </w:r>
      </w:ins>
      <w:ins w:id="4385" w:author="PR Preview" w:date="2026-01-01T00:00:00Z">
        <w:r>
          <w:t xml:space="preserve"> </w:t>
        </w:r>
      </w:ins>
      <m:oMath>
        <m:r>
          <m:t>0110</m:t>
        </m:r>
      </m:oMath>
      <w:ins w:id="4386" w:author="PR Preview" w:date="2026-01-01T00:00:00Z">
        <w:r>
          <w:t xml:space="preserve">.</w:t>
        </w:r>
      </w:ins>
    </w:p>
    <w:bookmarkEnd w:id="146"/>
    <w:bookmarkStart w:id="147" w:name="def-identity-function"/>
    <w:p>
      <w:pPr>
        <w:pStyle w:val="BodyText"/>
      </w:pPr>
      <w:ins w:id="4387" w:author="PR Preview" w:date="2026-01-01T00:00:00Z">
        <w:r>
          <w:rPr>
            <w:b/>
            <w:bCs/>
          </w:rPr>
          <w:t xml:space="preserve">Definition 24 (Identity function)</w:t>
        </w:r>
      </w:ins>
      <w:ins w:id="4388" w:author="PR Preview" w:date="2026-01-01T00:00:00Z">
        <w:r>
          <w:t xml:space="preserve"> </w:t>
        </w:r>
      </w:ins>
      <w:ins w:id="4389" w:author="PR Preview" w:date="2026-01-01T00:00:00Z">
        <w:r>
          <w:t xml:space="preserve">The</w:t>
        </w:r>
      </w:ins>
      <w:ins w:id="4390" w:author="PR Preview" w:date="2026-01-01T00:00:00Z">
        <w:r>
          <w:t xml:space="preserve"> </w:t>
        </w:r>
      </w:ins>
      <w:ins w:id="4391" w:author="PR Preview" w:date="2026-01-01T00:00:00Z">
        <w:r>
          <w:rPr>
            <w:b/>
            <w:bCs/>
          </w:rPr>
          <w:t xml:space="preserve">identity function</w:t>
        </w:r>
      </w:ins>
      <w:ins w:id="4392" w:author="PR Preview" w:date="2026-01-01T00:00:00Z">
        <w:r>
          <w:t xml:space="preserve"> </w:t>
        </w:r>
      </w:ins>
      <w:ins w:id="4393" w:author="PR Preview" w:date="2026-01-01T00:00:00Z">
        <w:r>
          <w:t xml:space="preserve">on a set</w:t>
        </w:r>
      </w:ins>
      <w:ins w:id="4394" w:author="PR Preview" w:date="2026-01-01T00:00:00Z">
        <w:r>
          <w:t xml:space="preserve"> </w:t>
        </w:r>
      </w:ins>
      <m:oMath>
        <m:r>
          <m:t>A</m:t>
        </m:r>
      </m:oMath>
      <w:ins w:id="4395" w:author="PR Preview" w:date="2026-01-01T00:00:00Z">
        <w:r>
          <w:t xml:space="preserve"> </w:t>
        </w:r>
      </w:ins>
      <w:ins w:id="4396" w:author="PR Preview" w:date="2026-01-01T00:00:00Z">
        <w:r>
          <w:t xml:space="preserve">(Wikipedia contributors 2026m)</w:t>
        </w:r>
      </w:ins>
      <w:ins w:id="4397" w:author="PR Preview" w:date="2026-01-01T00:00:00Z">
        <w:r>
          <w:t xml:space="preserve"> </w:t>
        </w:r>
      </w:ins>
      <w:ins w:id="4398" w:author="PR Preview" w:date="2026-01-01T00:00:00Z">
        <w:r>
          <w:t xml:space="preserve">is the function</w:t>
        </w:r>
      </w:ins>
      <w:ins w:id="439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ins w:id="4400" w:author="PR Preview" w:date="2026-01-01T00:00:00Z">
        <w:r>
          <w:t xml:space="preserve"> </w:t>
        </w:r>
      </w:ins>
      <w:ins w:id="4401" w:author="PR Preview" w:date="2026-01-01T00:00:00Z">
        <w:r>
          <w:t xml:space="preserve">(</w:t>
        </w:r>
      </w:ins>
      <w:hyperlink r:id="rId98">
        <w:ins w:id="4402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4403" w:author="PR Preview" w:date="2026-01-01T00:00:00Z">
        <w:r>
          <w:t xml:space="preserve">) with</w:t>
        </w:r>
      </w:ins>
      <w:ins w:id="440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ins w:id="4405" w:author="PR Preview" w:date="2026-01-01T00:00:00Z">
        <w:r>
          <w:t xml:space="preserve"> </w:t>
        </w:r>
      </w:ins>
      <w:ins w:id="4406" w:author="PR Preview" w:date="2026-01-01T00:00:00Z">
        <w:r>
          <w:t xml:space="preserve">for every</w:t>
        </w:r>
      </w:ins>
      <w:ins w:id="44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408" w:author="PR Preview" w:date="2026-01-01T00:00:00Z">
        <w:r>
          <w:t xml:space="preserve">.</w:t>
        </w:r>
      </w:ins>
    </w:p>
    <w:bookmarkEnd w:id="147"/>
    <w:bookmarkStart w:id="148" w:name="exm-identity-function"/>
    <w:p>
      <w:pPr>
        <w:pStyle w:val="BodyText"/>
      </w:pPr>
      <w:ins w:id="4409" w:author="PR Preview" w:date="2026-01-01T00:00:00Z">
        <w:r>
          <w:rPr>
            <w:b/>
            <w:bCs/>
          </w:rPr>
          <w:t xml:space="preserve">Example 30 (Identity functions)</w:t>
        </w:r>
      </w:ins>
      <w:ins w:id="4410" w:author="PR Preview" w:date="2026-01-01T00:00:00Z">
        <w:r>
          <w:t xml:space="preserve"> </w:t>
        </w:r>
      </w:ins>
      <w:ins w:id="441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8"/>
        </w:numPr>
      </w:pPr>
      <w:ins w:id="4412" w:author="PR Preview" w:date="2026-01-01T00:00:00Z">
        <w:r>
          <w:t xml:space="preserve">Flipping twice is the identity function (</w:t>
        </w:r>
      </w:ins>
      <w:hyperlink w:anchor="def-identity-function">
        <w:ins w:id="4413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4414" w:author="PR Preview" w:date="2026-01-01T00:00:00Z">
        <w:r>
          <w:t xml:space="preserve">) on</w:t>
        </w:r>
      </w:ins>
      <w:ins w:id="4415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4416" w:author="PR Preview" w:date="2026-01-01T00:00:00Z">
        <w:r>
          <w:t xml:space="preserve">:</w:t>
        </w:r>
      </w:ins>
      <w:ins w:id="4417" w:author="PR Preview" w:date="2026-01-01T00:00:00Z">
        <w:r>
          <w:t xml:space="preserve"> </w:t>
        </w:r>
      </w:ins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ins w:id="4418" w:author="PR Preview" w:date="2026-01-01T00:00:00Z">
        <w:r>
          <w:t xml:space="preserve"> </w:t>
        </w:r>
      </w:ins>
      <w:ins w:id="4419" w:author="PR Preview" w:date="2026-01-01T00:00:00Z">
        <w:r>
          <w:t xml:space="preserve">for every</w:t>
        </w:r>
      </w:ins>
      <w:ins w:id="442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4421" w:author="PR Preview" w:date="2026-01-01T00:00:00Z">
        <w:r>
          <w:t xml:space="preserve">,</w:t>
        </w:r>
      </w:ins>
      <w:ins w:id="4422" w:author="PR Preview" w:date="2026-01-01T00:00:00Z">
        <w:r>
          <w:t xml:space="preserve"> </w:t>
        </w:r>
      </w:ins>
      <w:ins w:id="4423" w:author="PR Preview" w:date="2026-01-01T00:00:00Z">
        <w:r>
          <w:t xml:space="preserve">as</w:t>
        </w:r>
      </w:ins>
      <w:ins w:id="4424" w:author="PR Preview" w:date="2026-01-01T00:00:00Z">
        <w:r>
          <w:t xml:space="preserve"> </w:t>
        </w:r>
      </w:ins>
      <w:hyperlink w:anchor="sol-flip-twice">
        <w:ins w:id="4425" w:author="PR Preview" w:date="2026-01-01T00:00:00Z">
          <w:r>
            <w:rPr>
              <w:rStyle w:val="Hyperlink"/>
            </w:rPr>
            <w:t xml:space="preserve">Solution 10</w:t>
          </w:r>
        </w:ins>
      </w:hyperlink>
      <w:ins w:id="4426" w:author="PR Preview" w:date="2026-01-01T00:00:00Z">
        <w:r>
          <w:t xml:space="preserve"> </w:t>
        </w:r>
      </w:ins>
      <w:ins w:id="4427" w:author="PR Preview" w:date="2026-01-01T00:00:00Z">
        <w:r>
          <w:t xml:space="preserve">found for</w:t>
        </w:r>
      </w:ins>
      <w:ins w:id="442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0110</m:t>
        </m:r>
      </m:oMath>
      <w:ins w:id="442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8"/>
        </w:numPr>
      </w:pPr>
      <w:ins w:id="4430" w:author="PR Preview" w:date="2026-01-01T00:00:00Z">
        <w:r>
          <w:t xml:space="preserve">The graph (</w:t>
        </w:r>
      </w:ins>
      <w:hyperlink w:anchor="def-graph">
        <w:ins w:id="443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4432" w:author="PR Preview" w:date="2026-01-01T00:00:00Z">
        <w:r>
          <w:t xml:space="preserve">) of</w:t>
        </w:r>
      </w:ins>
      <w:ins w:id="443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ins w:id="4434" w:author="PR Preview" w:date="2026-01-01T00:00:00Z">
        <w:r>
          <w:t xml:space="preserve"> </w:t>
        </w:r>
      </w:ins>
      <w:ins w:id="4435" w:author="PR Preview" w:date="2026-01-01T00:00:00Z">
        <w:r>
          <w:t xml:space="preserve">is the relation</w:t>
        </w:r>
      </w:ins>
      <w:ins w:id="4436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3</m:t>
            </m:r>
          </m:sup>
        </m:sSup>
      </m:oMath>
      <w:ins w:id="4437" w:author="PR Preview" w:date="2026-01-01T00:00:00Z">
        <w:r>
          <w:t xml:space="preserve"> </w:t>
        </w:r>
      </w:ins>
      <w:ins w:id="4438" w:author="PR Preview" w:date="2026-01-01T00:00:00Z">
        <w:r>
          <w:t xml:space="preserve">of</w:t>
        </w:r>
      </w:ins>
      <w:ins w:id="4439" w:author="PR Preview" w:date="2026-01-01T00:00:00Z">
        <w:r>
          <w:t xml:space="preserve"> </w:t>
        </w:r>
      </w:ins>
      <w:hyperlink w:anchor="exm-relation-power">
        <w:ins w:id="4440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4441" w:author="PR Preview" w:date="2026-01-01T00:00:00Z">
        <w:r>
          <w:t xml:space="preserve">,</w:t>
        </w:r>
      </w:ins>
      <w:ins w:id="4442" w:author="PR Preview" w:date="2026-01-01T00:00:00Z">
        <w:r>
          <w:t xml:space="preserve"> </w:t>
        </w:r>
      </w:ins>
      <w:ins w:id="4443" w:author="PR Preview" w:date="2026-01-01T00:00:00Z">
        <w:r>
          <w:t xml:space="preserve">which relates each element of</w:t>
        </w:r>
      </w:ins>
      <w:ins w:id="4444" w:author="PR Preview" w:date="2026-01-01T00:00:00Z">
        <w:r>
          <w:t xml:space="preserve"> </w:t>
        </w:r>
      </w:ins>
      <m:oMath>
        <m:r>
          <m:t>G</m:t>
        </m:r>
      </m:oMath>
      <w:ins w:id="4445" w:author="PR Preview" w:date="2026-01-01T00:00:00Z">
        <w:r>
          <w:t xml:space="preserve"> </w:t>
        </w:r>
      </w:ins>
      <w:ins w:id="4446" w:author="PR Preview" w:date="2026-01-01T00:00:00Z">
        <w:r>
          <w:t xml:space="preserve">to itself.</w:t>
        </w:r>
      </w:ins>
    </w:p>
    <w:bookmarkEnd w:id="148"/>
    <w:bookmarkStart w:id="149" w:name="def-inverse-function"/>
    <w:p>
      <w:pPr>
        <w:pStyle w:val="FirstParagraph"/>
      </w:pPr>
      <w:ins w:id="4447" w:author="PR Preview" w:date="2026-01-01T00:00:00Z">
        <w:r>
          <w:rPr>
            <w:b/>
            <w:bCs/>
          </w:rPr>
          <w:t xml:space="preserve">Definition 25 (Inverse function)</w:t>
        </w:r>
      </w:ins>
      <w:ins w:id="4448" w:author="PR Preview" w:date="2026-01-01T00:00:00Z">
        <w:r>
          <w:t xml:space="preserve"> </w:t>
        </w:r>
      </w:ins>
      <w:ins w:id="4449" w:author="PR Preview" w:date="2026-01-01T00:00:00Z">
        <w:r>
          <w:t xml:space="preserve">Let</w:t>
        </w:r>
      </w:ins>
      <w:ins w:id="44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451" w:author="PR Preview" w:date="2026-01-01T00:00:00Z">
        <w:r>
          <w:t xml:space="preserve"> </w:t>
        </w:r>
      </w:ins>
      <w:ins w:id="4452" w:author="PR Preview" w:date="2026-01-01T00:00:00Z">
        <w:r>
          <w:t xml:space="preserve">be a</w:t>
        </w:r>
      </w:ins>
      <w:ins w:id="4453" w:author="PR Preview" w:date="2026-01-01T00:00:00Z">
        <w:r>
          <w:t xml:space="preserve"> </w:t>
        </w:r>
      </w:ins>
      <w:hyperlink r:id="rId98">
        <w:ins w:id="445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455" w:author="PR Preview" w:date="2026-01-01T00:00:00Z">
        <w:r>
          <w:t xml:space="preserve">.</w:t>
        </w:r>
      </w:ins>
      <w:ins w:id="4456" w:author="PR Preview" w:date="2026-01-01T00:00:00Z">
        <w:r>
          <w:t xml:space="preserve"> </w:t>
        </w:r>
      </w:ins>
      <w:ins w:id="4457" w:author="PR Preview" w:date="2026-01-01T00:00:00Z">
        <w:r>
          <w:t xml:space="preserve">A function</w:t>
        </w:r>
      </w:ins>
      <w:ins w:id="445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ins w:id="4459" w:author="PR Preview" w:date="2026-01-01T00:00:00Z">
        <w:r>
          <w:t xml:space="preserve"> </w:t>
        </w:r>
      </w:ins>
      <w:ins w:id="4460" w:author="PR Preview" w:date="2026-01-01T00:00:00Z">
        <w:r>
          <w:t xml:space="preserve">is the</w:t>
        </w:r>
      </w:ins>
      <w:ins w:id="4461" w:author="PR Preview" w:date="2026-01-01T00:00:00Z">
        <w:r>
          <w:t xml:space="preserve"> </w:t>
        </w:r>
      </w:ins>
      <w:ins w:id="4462" w:author="PR Preview" w:date="2026-01-01T00:00:00Z">
        <w:r>
          <w:rPr>
            <w:b/>
            <w:bCs/>
          </w:rPr>
          <w:t xml:space="preserve">inverse function</w:t>
        </w:r>
      </w:ins>
      <w:ins w:id="4463" w:author="PR Preview" w:date="2026-01-01T00:00:00Z">
        <w:r>
          <w:t xml:space="preserve"> </w:t>
        </w:r>
      </w:ins>
      <w:ins w:id="4464" w:author="PR Preview" w:date="2026-01-01T00:00:00Z">
        <w:r>
          <w:t xml:space="preserve">(Wikipedia contributors 2026p)</w:t>
        </w:r>
      </w:ins>
      <w:ins w:id="4465" w:author="PR Preview" w:date="2026-01-01T00:00:00Z">
        <w:r>
          <w:t xml:space="preserve"> </w:t>
        </w:r>
      </w:ins>
      <w:ins w:id="4466" w:author="PR Preview" w:date="2026-01-01T00:00:00Z">
        <w:r>
          <w:t xml:space="preserve">of</w:t>
        </w:r>
      </w:ins>
      <w:ins w:id="4467" w:author="PR Preview" w:date="2026-01-01T00:00:00Z">
        <w:r>
          <w:t xml:space="preserve"> </w:t>
        </w:r>
      </w:ins>
      <m:oMath>
        <m:r>
          <m:t>f</m:t>
        </m:r>
      </m:oMath>
      <w:ins w:id="4468" w:author="PR Preview" w:date="2026-01-01T00:00:00Z">
        <w:r>
          <w:t xml:space="preserve">,</w:t>
        </w:r>
      </w:ins>
      <w:ins w:id="4469" w:author="PR Preview" w:date="2026-01-01T00:00:00Z">
        <w:r>
          <w:t xml:space="preserve"> </w:t>
        </w:r>
      </w:ins>
      <w:ins w:id="4470" w:author="PR Preview" w:date="2026-01-01T00:00:00Z">
        <w:r>
          <w:t xml:space="preserve">written</w:t>
        </w:r>
      </w:ins>
      <w:ins w:id="447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472" w:author="PR Preview" w:date="2026-01-01T00:00:00Z">
        <w:r>
          <w:t xml:space="preserve">, if both</w:t>
        </w:r>
      </w:ins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ins w:id="4473" w:author="PR Preview" w:date="2026-01-01T00:00:00Z">
        <w:r>
          <w:t xml:space="preserve"> </w:t>
        </w:r>
      </w:ins>
      <w:ins w:id="4474" w:author="PR Preview" w:date="2026-01-01T00:00:00Z">
        <w:r>
          <w:t xml:space="preserve">for every</w:t>
        </w:r>
      </w:ins>
      <w:ins w:id="447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476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4477" w:author="PR Preview" w:date="2026-01-01T00:00:00Z">
        <w:r>
          <w:t xml:space="preserve"> </w:t>
        </w:r>
      </w:ins>
      <w:ins w:id="4478" w:author="PR Preview" w:date="2026-01-01T00:00:00Z">
        <w:r>
          <w:t xml:space="preserve">for every</w:t>
        </w:r>
      </w:ins>
      <w:ins w:id="447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4480" w:author="PR Preview" w:date="2026-01-01T00:00:00Z">
        <w:r>
          <w:t xml:space="preserve">.</w:t>
        </w:r>
      </w:ins>
    </w:p>
    <w:p>
      <w:pPr>
        <w:pStyle w:val="FirstParagraph"/>
      </w:pPr>
      <w:ins w:id="4481" w:author="PR Preview" w:date="2026-01-01T00:00:00Z">
        <w:r>
          <w:t xml:space="preserve">A function that has an inverse function is</w:t>
        </w:r>
      </w:ins>
      <w:ins w:id="4482" w:author="PR Preview" w:date="2026-01-01T00:00:00Z">
        <w:r>
          <w:t xml:space="preserve"> </w:t>
        </w:r>
      </w:ins>
      <w:ins w:id="4483" w:author="PR Preview" w:date="2026-01-01T00:00:00Z">
        <w:r>
          <w:rPr>
            <w:b/>
            <w:bCs/>
          </w:rPr>
          <w:t xml:space="preserve">invertible</w:t>
        </w:r>
      </w:ins>
      <w:ins w:id="4484" w:author="PR Preview" w:date="2026-01-01T00:00:00Z">
        <w:r>
          <w:t xml:space="preserve">.</w:t>
        </w:r>
      </w:ins>
    </w:p>
    <w:bookmarkEnd w:id="149"/>
    <w:bookmarkStart w:id="150" w:name="rem-inverse-not-reciprocal"/>
    <w:p>
      <w:pPr>
        <w:pStyle w:val="BodyText"/>
      </w:pPr>
      <w:ins w:id="4485" w:author="PR Preview" w:date="2026-01-01T00:00:00Z">
        <w:r>
          <w:rPr>
            <w:i/>
            <w:iCs/>
          </w:rPr>
          <w:t xml:space="preserve">Remark 6</w:t>
        </w:r>
      </w:ins>
      <w:ins w:id="4486" w:author="PR Preview" w:date="2026-01-01T00:00:00Z">
        <w:r>
          <w:t xml:space="preserve"> (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487" w:author="PR Preview" w:date="2026-01-01T00:00:00Z">
        <w:r>
          <w:t xml:space="preserve"> </w:t>
        </w:r>
      </w:ins>
      <w:ins w:id="4488" w:author="PR Preview" w:date="2026-01-01T00:00:00Z">
        <w:r>
          <w:t xml:space="preserve">is not</w:t>
        </w:r>
      </w:ins>
      <w:ins w:id="448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f</m:t>
        </m:r>
      </m:oMath>
      <w:ins w:id="4490" w:author="PR Preview" w:date="2026-01-01T00:00:00Z">
        <w:r>
          <w:t xml:space="preserve">). </w:t>
        </w:r>
      </w:ins>
      <w:ins w:id="4491" w:author="PR Preview" w:date="2026-01-01T00:00:00Z">
        <w:r>
          <w:t xml:space="preserve">The</w:t>
        </w:r>
      </w:ins>
      <w:ins w:id="449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493" w:author="PR Preview" w:date="2026-01-01T00:00:00Z">
        <w:r>
          <w:t xml:space="preserve"> </w:t>
        </w:r>
      </w:ins>
      <w:ins w:id="4494" w:author="PR Preview" w:date="2026-01-01T00:00:00Z">
        <w:r>
          <w:t xml:space="preserve">in</w:t>
        </w:r>
      </w:ins>
      <w:ins w:id="449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496" w:author="PR Preview" w:date="2026-01-01T00:00:00Z">
        <w:r>
          <w:t xml:space="preserve"> </w:t>
        </w:r>
      </w:ins>
      <w:ins w:id="4497" w:author="PR Preview" w:date="2026-01-01T00:00:00Z">
        <w:r>
          <w:t xml:space="preserve">does not mean a reciprocal:</w:t>
        </w:r>
      </w:ins>
      <w:ins w:id="449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4499" w:author="PR Preview" w:date="2026-01-01T00:00:00Z">
        <w:r>
          <w:t xml:space="preserve"> </w:t>
        </w:r>
      </w:ins>
      <w:ins w:id="4500" w:author="PR Preview" w:date="2026-01-01T00:00:00Z">
        <w:r>
          <w:t xml:space="preserve">is the input that</w:t>
        </w:r>
      </w:ins>
      <w:ins w:id="4501" w:author="PR Preview" w:date="2026-01-01T00:00:00Z">
        <w:r>
          <w:t xml:space="preserve"> </w:t>
        </w:r>
      </w:ins>
      <m:oMath>
        <m:r>
          <m:t>f</m:t>
        </m:r>
      </m:oMath>
      <w:ins w:id="4502" w:author="PR Preview" w:date="2026-01-01T00:00:00Z">
        <w:r>
          <w:t xml:space="preserve"> </w:t>
        </w:r>
      </w:ins>
      <w:ins w:id="4503" w:author="PR Preview" w:date="2026-01-01T00:00:00Z">
        <w:r>
          <w:t xml:space="preserve">maps to</w:t>
        </w:r>
      </w:ins>
      <w:ins w:id="4504" w:author="PR Preview" w:date="2026-01-01T00:00:00Z">
        <w:r>
          <w:t xml:space="preserve"> </w:t>
        </w:r>
      </w:ins>
      <m:oMath>
        <m:r>
          <m:t>b</m:t>
        </m:r>
      </m:oMath>
      <w:ins w:id="4505" w:author="PR Preview" w:date="2026-01-01T00:00:00Z">
        <w:r>
          <w:t xml:space="preserve">,</w:t>
        </w:r>
      </w:ins>
      <w:ins w:id="4506" w:author="PR Preview" w:date="2026-01-01T00:00:00Z">
        <w:r>
          <w:t xml:space="preserve"> </w:t>
        </w:r>
      </w:ins>
      <w:ins w:id="4507" w:author="PR Preview" w:date="2026-01-01T00:00:00Z">
        <w:r>
          <w:t xml:space="preserve">not</w:t>
        </w:r>
      </w:ins>
      <w:ins w:id="450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ins w:id="4509" w:author="PR Preview" w:date="2026-01-01T00:00:00Z">
        <w:r>
          <w:t xml:space="preserve">.</w:t>
        </w:r>
      </w:ins>
      <w:ins w:id="4510" w:author="PR Preview" w:date="2026-01-01T00:00:00Z">
        <w:r>
          <w:t xml:space="preserve"> </w:t>
        </w:r>
      </w:ins>
      <w:ins w:id="4511" w:author="PR Preview" w:date="2026-01-01T00:00:00Z">
        <w:r>
          <w:t xml:space="preserve">For example, with</w:t>
        </w:r>
      </w:ins>
      <w:ins w:id="45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4513" w:author="PR Preview" w:date="2026-01-01T00:00:00Z">
        <w:r>
          <w:t xml:space="preserve"> </w:t>
        </w:r>
      </w:ins>
      <w:ins w:id="4514" w:author="PR Preview" w:date="2026-01-01T00:00:00Z">
        <w:r>
          <w:t xml:space="preserve">on</w:t>
        </w:r>
      </w:ins>
      <w:ins w:id="451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516" w:author="PR Preview" w:date="2026-01-01T00:00:00Z">
        <w:r>
          <w:t xml:space="preserve">,</w:t>
        </w:r>
      </w:ins>
      <w:ins w:id="451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4518" w:author="PR Preview" w:date="2026-01-01T00:00:00Z">
        <w:r>
          <w:t xml:space="preserve">, but</w:t>
        </w:r>
      </w:ins>
      <w:ins w:id="451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ins w:id="4520" w:author="PR Preview" w:date="2026-01-01T00:00:00Z">
        <w:r>
          <w:t xml:space="preserve">.</w:t>
        </w:r>
      </w:ins>
    </w:p>
    <w:bookmarkEnd w:id="150"/>
    <w:bookmarkStart w:id="151" w:name="exm-inverse-strings"/>
    <w:p>
      <w:pPr>
        <w:pStyle w:val="BodyText"/>
      </w:pPr>
      <w:ins w:id="4521" w:author="PR Preview" w:date="2026-01-01T00:00:00Z">
        <w:r>
          <w:rPr>
            <w:b/>
            <w:bCs/>
          </w:rPr>
          <w:t xml:space="preserve">Example 31 (Inverse functions of strings and games)</w:t>
        </w:r>
      </w:ins>
      <w:ins w:id="4522" w:author="PR Preview" w:date="2026-01-01T00:00:00Z">
        <w:r>
          <w:t xml:space="preserve"> </w:t>
        </w:r>
      </w:ins>
      <w:ins w:id="452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ins w:id="4524" w:author="PR Preview" w:date="2026-01-01T00:00:00Z">
        <w:r>
          <w:t xml:space="preserve"> </w:t>
        </w:r>
      </w:ins>
      <w:ins w:id="4525" w:author="PR Preview" w:date="2026-01-01T00:00:00Z">
        <w:r>
          <w:t xml:space="preserve">is its own inverse function (</w:t>
        </w:r>
      </w:ins>
      <w:hyperlink w:anchor="def-inverse-function">
        <w:ins w:id="4526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4527" w:author="PR Preview" w:date="2026-01-01T00:00:00Z">
        <w:r>
          <w:t xml:space="preserve">),</w:t>
        </w:r>
      </w:ins>
      <w:ins w:id="452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ins w:id="4529" w:author="PR Preview" w:date="2026-01-01T00:00:00Z">
        <w:r>
          <w:t xml:space="preserve">,</w:t>
        </w:r>
      </w:ins>
      <w:ins w:id="4530" w:author="PR Preview" w:date="2026-01-01T00:00:00Z">
        <w:r>
          <w:t xml:space="preserve"> </w:t>
        </w:r>
      </w:ins>
      <w:ins w:id="4531" w:author="PR Preview" w:date="2026-01-01T00:00:00Z">
        <w:r>
          <w:t xml:space="preserve">since</w:t>
        </w:r>
      </w:ins>
      <w:ins w:id="4532" w:author="PR Preview" w:date="2026-01-01T00:00:00Z">
        <w:r>
          <w:t xml:space="preserve"> </w:t>
        </w:r>
      </w:ins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ins w:id="4533" w:author="PR Preview" w:date="2026-01-01T00:00:00Z">
        <w:r>
          <w:t xml:space="preserve"> </w:t>
        </w:r>
      </w:ins>
      <w:ins w:id="4534" w:author="PR Preview" w:date="2026-01-01T00:00:00Z">
        <w:r>
          <w:t xml:space="preserve">for every</w:t>
        </w:r>
      </w:ins>
      <w:ins w:id="453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4536" w:author="PR Preview" w:date="2026-01-01T00:00:00Z">
        <w:r>
          <w:t xml:space="preserve"> </w:t>
        </w:r>
      </w:ins>
      <w:ins w:id="4537" w:author="PR Preview" w:date="2026-01-01T00:00:00Z">
        <w:r>
          <w:t xml:space="preserve">(</w:t>
        </w:r>
      </w:ins>
      <w:hyperlink w:anchor="exm-identity-function">
        <w:ins w:id="4538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453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30"/>
        </w:numPr>
      </w:pPr>
      <w:ins w:id="4540" w:author="PR Preview" w:date="2026-01-01T00:00:00Z">
        <w:r>
          <w:t xml:space="preserve">The function</w:t>
        </w:r>
      </w:ins>
      <w:ins w:id="454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ins w:id="4542" w:author="PR Preview" w:date="2026-01-01T00:00:00Z">
        <w:r>
          <w:t xml:space="preserve"> </w:t>
        </w:r>
      </w:ins>
      <w:ins w:id="4543" w:author="PR Preview" w:date="2026-01-01T00:00:00Z">
        <w:r>
          <w:t xml:space="preserve">of</w:t>
        </w:r>
      </w:ins>
      <w:ins w:id="4544" w:author="PR Preview" w:date="2026-01-01T00:00:00Z">
        <w:r>
          <w:t xml:space="preserve"> </w:t>
        </w:r>
      </w:ins>
      <w:hyperlink w:anchor="exm-function-or-not">
        <w:ins w:id="4545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4546" w:author="PR Preview" w:date="2026-01-01T00:00:00Z">
        <w:r>
          <w:t xml:space="preserve"> </w:t>
        </w:r>
      </w:ins>
      <w:ins w:id="4547" w:author="PR Preview" w:date="2026-01-01T00:00:00Z">
        <w:r>
          <w:t xml:space="preserve">has the inverse function</w:t>
        </w:r>
      </w:ins>
      <w:ins w:id="4548" w:author="PR Preview" w:date="2026-01-01T00:00:00Z">
        <w:r>
          <w:t xml:space="preserve"> </w:t>
        </w:r>
      </w:ins>
      <w:ins w:id="4549" w:author="PR Preview" w:date="2026-01-01T00:00:00Z">
        <w:r>
          <w:t xml:space="preserve">“the element that beats</w:t>
        </w:r>
      </w:ins>
      <w:ins w:id="4550" w:author="PR Preview" w:date="2026-01-01T00:00:00Z">
        <w:r>
          <w:t xml:space="preserve"> </w:t>
        </w:r>
      </w:ins>
      <m:oMath>
        <m:r>
          <m:t>a</m:t>
        </m:r>
      </m:oMath>
      <w:ins w:id="4551" w:author="PR Preview" w:date="2026-01-01T00:00:00Z">
        <w:r>
          <w:t xml:space="preserve">”</w:t>
        </w:r>
      </w:ins>
      <w:ins w:id="4552" w:author="PR Preview" w:date="2026-01-01T00:00:00Z">
        <w:r>
          <w:t xml:space="preserve">,</w:t>
        </w:r>
      </w:ins>
      <w:ins w:id="4553" w:author="PR Preview" w:date="2026-01-01T00:00:00Z">
        <w:r>
          <w:t xml:space="preserve"> </w:t>
        </w:r>
      </w:ins>
      <w:ins w:id="4554" w:author="PR Preview" w:date="2026-01-01T00:00:00Z">
        <w:r>
          <w:t xml:space="preserve">with</w:t>
        </w:r>
      </w:ins>
      <w:ins w:id="4555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ins w:id="4556" w:author="PR Preview" w:date="2026-01-01T00:00:00Z">
        <w:r>
          <w:t xml:space="preserve">,</w:t>
        </w:r>
      </w:ins>
      <w:ins w:id="455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ins w:id="4558" w:author="PR Preview" w:date="2026-01-01T00:00:00Z">
        <w:r>
          <w:t xml:space="preserve"> </w:t>
        </w:r>
      </w:ins>
      <w:ins w:id="4559" w:author="PR Preview" w:date="2026-01-01T00:00:00Z">
        <w:r>
          <w:t xml:space="preserve">and</w:t>
        </w:r>
      </w:ins>
      <w:ins w:id="456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ins w:id="4561" w:author="PR Preview" w:date="2026-01-01T00:00:00Z">
        <w:r>
          <w:t xml:space="preserve">.</w:t>
        </w:r>
      </w:ins>
      <w:ins w:id="4562" w:author="PR Preview" w:date="2026-01-01T00:00:00Z">
        <w:r>
          <w:t xml:space="preserve"> </w:t>
        </w:r>
      </w:ins>
      <w:ins w:id="4563" w:author="PR Preview" w:date="2026-01-01T00:00:00Z">
        <w:r>
          <w:t xml:space="preserve">Its graph is the inverse relation</w:t>
        </w:r>
      </w:ins>
      <w:ins w:id="4564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565" w:author="PR Preview" w:date="2026-01-01T00:00:00Z">
        <w:r>
          <w:t xml:space="preserve"> </w:t>
        </w:r>
      </w:ins>
      <w:ins w:id="4566" w:author="PR Preview" w:date="2026-01-01T00:00:00Z">
        <w:r>
          <w:t xml:space="preserve">of</w:t>
        </w:r>
      </w:ins>
      <w:ins w:id="4567" w:author="PR Preview" w:date="2026-01-01T00:00:00Z">
        <w:r>
          <w:t xml:space="preserve"> </w:t>
        </w:r>
      </w:ins>
      <w:hyperlink w:anchor="exm-inverse-relation">
        <w:ins w:id="4568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456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30"/>
        </w:numPr>
      </w:pPr>
      <w:ins w:id="4570" w:author="PR Preview" w:date="2026-01-01T00:00:00Z">
        <w:r>
          <w:t xml:space="preserve">The function</w:t>
        </w:r>
      </w:ins>
      <w:ins w:id="457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ins w:id="4572" w:author="PR Preview" w:date="2026-01-01T00:00:00Z">
        <w:r>
          <w:t xml:space="preserve"> </w:t>
        </w:r>
      </w:ins>
      <w:ins w:id="4573" w:author="PR Preview" w:date="2026-01-01T00:00:00Z">
        <w:r>
          <w:t xml:space="preserve">of</w:t>
        </w:r>
      </w:ins>
      <w:ins w:id="4574" w:author="PR Preview" w:date="2026-01-01T00:00:00Z">
        <w:r>
          <w:t xml:space="preserve"> </w:t>
        </w:r>
      </w:ins>
      <w:hyperlink w:anchor="exm-graph-length">
        <w:ins w:id="4575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4576" w:author="PR Preview" w:date="2026-01-01T00:00:00Z">
        <w:r>
          <w:t xml:space="preserve"> </w:t>
        </w:r>
      </w:ins>
      <w:ins w:id="4577" w:author="PR Preview" w:date="2026-01-01T00:00:00Z">
        <w:r>
          <w:t xml:space="preserve">has no inverse function,</w:t>
        </w:r>
      </w:ins>
      <w:ins w:id="4578" w:author="PR Preview" w:date="2026-01-01T00:00:00Z">
        <w:r>
          <w:t xml:space="preserve"> </w:t>
        </w:r>
      </w:ins>
      <w:ins w:id="4579" w:author="PR Preview" w:date="2026-01-01T00:00:00Z">
        <w:r>
          <w:t xml:space="preserve">since an inverse</w:t>
        </w:r>
      </w:ins>
      <w:ins w:id="4580" w:author="PR Preview" w:date="2026-01-01T00:00:00Z">
        <w:r>
          <w:t xml:space="preserve"> </w:t>
        </w:r>
      </w:ins>
      <m:oMath>
        <m:r>
          <m:t>g</m:t>
        </m:r>
      </m:oMath>
      <w:ins w:id="4581" w:author="PR Preview" w:date="2026-01-01T00:00:00Z">
        <w:r>
          <w:t xml:space="preserve"> </w:t>
        </w:r>
      </w:ins>
      <w:ins w:id="4582" w:author="PR Preview" w:date="2026-01-01T00:00:00Z">
        <w:r>
          <w:t xml:space="preserve">would need</w:t>
        </w:r>
      </w:ins>
      <w:ins w:id="458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ins w:id="4584" w:author="PR Preview" w:date="2026-01-01T00:00:00Z">
        <w:r>
          <w:t xml:space="preserve"> </w:t>
        </w:r>
      </w:ins>
      <w:ins w:id="4585" w:author="PR Preview" w:date="2026-01-01T00:00:00Z">
        <w:r>
          <w:t xml:space="preserve">to be cond, list and cons at once.</w:t>
        </w:r>
      </w:ins>
    </w:p>
    <w:bookmarkEnd w:id="151"/>
    <w:bookmarkStart w:id="152" w:name="thm-inverse-bijective"/>
    <w:p>
      <w:pPr>
        <w:pStyle w:val="FirstParagraph"/>
      </w:pPr>
      <w:ins w:id="4586" w:author="PR Preview" w:date="2026-01-01T00:00:00Z">
        <w:r>
          <w:rPr>
            <w:b/>
            <w:bCs/>
          </w:rPr>
          <w:t xml:space="preserve">Theorem 8 (A function has an inverse exactly when it is a bijection)</w:t>
        </w:r>
      </w:ins>
      <w:ins w:id="4587" w:author="PR Preview" w:date="2026-01-01T00:00:00Z">
        <w:r>
          <w:t xml:space="preserve"> </w:t>
        </w:r>
      </w:ins>
      <w:ins w:id="4588" w:author="PR Preview" w:date="2026-01-01T00:00:00Z">
        <w:r>
          <w:t xml:space="preserve">A function</w:t>
        </w:r>
      </w:ins>
      <w:ins w:id="45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590" w:author="PR Preview" w:date="2026-01-01T00:00:00Z">
        <w:r>
          <w:t xml:space="preserve"> </w:t>
        </w:r>
      </w:ins>
      <w:ins w:id="4591" w:author="PR Preview" w:date="2026-01-01T00:00:00Z">
        <w:r>
          <w:t xml:space="preserve">(</w:t>
        </w:r>
      </w:ins>
      <w:hyperlink r:id="rId98">
        <w:ins w:id="4592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4593" w:author="PR Preview" w:date="2026-01-01T00:00:00Z">
        <w:r>
          <w:t xml:space="preserve">) has an inverse function (</w:t>
        </w:r>
      </w:ins>
      <w:hyperlink w:anchor="def-inverse-function">
        <w:ins w:id="4594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4595" w:author="PR Preview" w:date="2026-01-01T00:00:00Z">
        <w:r>
          <w:t xml:space="preserve">)</w:t>
        </w:r>
      </w:ins>
      <w:ins w:id="4596" w:author="PR Preview" w:date="2026-01-01T00:00:00Z">
        <w:r>
          <w:t xml:space="preserve"> </w:t>
        </w:r>
      </w:ins>
      <w:ins w:id="4597" w:author="PR Preview" w:date="2026-01-01T00:00:00Z">
        <w:r>
          <w:t xml:space="preserve">if and only if</w:t>
        </w:r>
      </w:ins>
      <w:ins w:id="4598" w:author="PR Preview" w:date="2026-01-01T00:00:00Z">
        <w:r>
          <w:t xml:space="preserve"> </w:t>
        </w:r>
      </w:ins>
      <m:oMath>
        <m:r>
          <m:t>f</m:t>
        </m:r>
      </m:oMath>
      <w:ins w:id="4599" w:author="PR Preview" w:date="2026-01-01T00:00:00Z">
        <w:r>
          <w:t xml:space="preserve"> </w:t>
        </w:r>
      </w:ins>
      <w:ins w:id="4600" w:author="PR Preview" w:date="2026-01-01T00:00:00Z">
        <w:r>
          <w:t xml:space="preserve">is bijective (</w:t>
        </w:r>
      </w:ins>
      <w:hyperlink w:anchor="def-bijective">
        <w:ins w:id="4601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4602" w:author="PR Preview" w:date="2026-01-01T00:00:00Z">
        <w:r>
          <w:t xml:space="preserve">).</w:t>
        </w:r>
      </w:ins>
      <w:ins w:id="4603" w:author="PR Preview" w:date="2026-01-01T00:00:00Z">
        <w:r>
          <w:t xml:space="preserve"> </w:t>
        </w:r>
      </w:ins>
      <w:ins w:id="4604" w:author="PR Preview" w:date="2026-01-01T00:00:00Z">
        <w:r>
          <w:t xml:space="preserve">The graph (</w:t>
        </w:r>
      </w:ins>
      <w:hyperlink w:anchor="def-graph">
        <w:ins w:id="460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4606" w:author="PR Preview" w:date="2026-01-01T00:00:00Z">
        <w:r>
          <w:t xml:space="preserve">) of the inverse function is then the inverse relation (</w:t>
        </w:r>
      </w:ins>
      <w:hyperlink w:anchor="def-inverse-relation">
        <w:ins w:id="460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608" w:author="PR Preview" w:date="2026-01-01T00:00:00Z">
        <w:r>
          <w:t xml:space="preserve">) of the graph of</w:t>
        </w:r>
      </w:ins>
      <w:ins w:id="4609" w:author="PR Preview" w:date="2026-01-01T00:00:00Z">
        <w:r>
          <w:t xml:space="preserve"> </w:t>
        </w:r>
      </w:ins>
      <m:oMath>
        <m:r>
          <m:t>f</m:t>
        </m:r>
      </m:oMath>
      <w:ins w:id="4610" w:author="PR Preview" w:date="2026-01-01T00:00:00Z">
        <w:r>
          <w:t xml:space="preserve">.</w:t>
        </w:r>
      </w:ins>
    </w:p>
    <w:bookmarkEnd w:id="152"/>
    <w:p>
      <w:pPr>
        <w:pStyle w:val="BodyText"/>
      </w:pPr>
      <w:ins w:id="4611" w:author="PR Preview" w:date="2026-01-01T00:00:00Z">
        <w:r>
          <w:rPr>
            <w:i/>
            <w:iCs/>
          </w:rPr>
          <w:t xml:space="preserve">Proof</w:t>
        </w:r>
      </w:ins>
      <w:ins w:id="4612" w:author="PR Preview" w:date="2026-01-01T00:00:00Z">
        <w:r>
          <w:t xml:space="preserve">. </w:t>
        </w:r>
      </w:ins>
      <w:ins w:id="4613" w:author="PR Preview" w:date="2026-01-01T00:00:00Z">
        <w:r>
          <w:t xml:space="preserve">(</w:t>
        </w:r>
      </w:ins>
      <m:oMath>
        <m:r>
          <m:rPr>
            <m:sty m:val="p"/>
          </m:rPr>
          <m:t>⇒</m:t>
        </m:r>
      </m:oMath>
      <w:ins w:id="4614" w:author="PR Preview" w:date="2026-01-01T00:00:00Z">
        <w:r>
          <w:t xml:space="preserve">)</w:t>
        </w:r>
      </w:ins>
      <w:ins w:id="4615" w:author="PR Preview" w:date="2026-01-01T00:00:00Z">
        <w:r>
          <w:t xml:space="preserve"> </w:t>
        </w:r>
      </w:ins>
      <w:ins w:id="4616" w:author="PR Preview" w:date="2026-01-01T00:00:00Z">
        <w:r>
          <w:t xml:space="preserve">Suppose</w:t>
        </w:r>
      </w:ins>
      <w:ins w:id="461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ins w:id="4618" w:author="PR Preview" w:date="2026-01-01T00:00:00Z">
        <w:r>
          <w:t xml:space="preserve"> </w:t>
        </w:r>
      </w:ins>
      <w:ins w:id="4619" w:author="PR Preview" w:date="2026-01-01T00:00:00Z">
        <w:r>
          <w:t xml:space="preserve">is an inverse function of</w:t>
        </w:r>
      </w:ins>
      <w:ins w:id="4620" w:author="PR Preview" w:date="2026-01-01T00:00:00Z">
        <w:r>
          <w:t xml:space="preserve"> </w:t>
        </w:r>
      </w:ins>
      <m:oMath>
        <m:r>
          <m:t>f</m:t>
        </m:r>
      </m:oMath>
      <w:ins w:id="4621" w:author="PR Preview" w:date="2026-01-01T00:00:00Z">
        <w:r>
          <w:t xml:space="preserve">.</w:t>
        </w:r>
      </w:ins>
    </w:p>
    <w:p>
      <w:pPr>
        <w:pStyle w:val="BodyText"/>
      </w:pPr>
      <w:ins w:id="4622" w:author="PR Preview" w:date="2026-01-01T00:00:00Z">
        <w:r>
          <w:rPr>
            <w:b/>
            <w:bCs/>
          </w:rPr>
          <w:t xml:space="preserve">Injective.</w:t>
        </w:r>
      </w:ins>
      <w:ins w:id="4623" w:author="PR Preview" w:date="2026-01-01T00:00:00Z">
        <w:r>
          <w:t xml:space="preserve"> </w:t>
        </w:r>
      </w:ins>
      <w:ins w:id="4624" w:author="PR Preview" w:date="2026-01-01T00:00:00Z">
        <w:r>
          <w:t xml:space="preserve">If</w:t>
        </w:r>
      </w:ins>
      <w:ins w:id="46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ins w:id="4626" w:author="PR Preview" w:date="2026-01-01T00:00:00Z">
        <w:r>
          <w:t xml:space="preserve">, then</w:t>
        </w:r>
      </w:ins>
      <w:ins w:id="46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628" w:author="PR Preview" w:date="2026-01-01T00:00:00Z">
        <w:r>
          <w:t xml:space="preserve">.</w:t>
        </w:r>
      </w:ins>
    </w:p>
    <w:p>
      <w:pPr>
        <w:pStyle w:val="BodyText"/>
      </w:pPr>
      <w:ins w:id="4629" w:author="PR Preview" w:date="2026-01-01T00:00:00Z">
        <w:r>
          <w:rPr>
            <w:b/>
            <w:bCs/>
          </w:rPr>
          <w:t xml:space="preserve">Surjective.</w:t>
        </w:r>
      </w:ins>
      <w:ins w:id="4630" w:author="PR Preview" w:date="2026-01-01T00:00:00Z">
        <w:r>
          <w:t xml:space="preserve"> </w:t>
        </w:r>
      </w:ins>
      <w:ins w:id="4631" w:author="PR Preview" w:date="2026-01-01T00:00:00Z">
        <w:r>
          <w:t xml:space="preserve">Each</w:t>
        </w:r>
      </w:ins>
      <w:ins w:id="463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4633" w:author="PR Preview" w:date="2026-01-01T00:00:00Z">
        <w:r>
          <w:t xml:space="preserve"> </w:t>
        </w:r>
      </w:ins>
      <w:ins w:id="4634" w:author="PR Preview" w:date="2026-01-01T00:00:00Z">
        <w:r>
          <w:t xml:space="preserve">has</w:t>
        </w:r>
      </w:ins>
      <w:ins w:id="463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4636" w:author="PR Preview" w:date="2026-01-01T00:00:00Z">
        <w:r>
          <w:t xml:space="preserve">, so</w:t>
        </w:r>
      </w:ins>
      <w:ins w:id="4637" w:author="PR Preview" w:date="2026-01-01T00:00:00Z">
        <w:r>
          <w:t xml:space="preserve"> </w:t>
        </w:r>
      </w:ins>
      <m:oMath>
        <m:r>
          <m:t>b</m:t>
        </m:r>
      </m:oMath>
      <w:ins w:id="4638" w:author="PR Preview" w:date="2026-01-01T00:00:00Z">
        <w:r>
          <w:t xml:space="preserve"> </w:t>
        </w:r>
      </w:ins>
      <w:ins w:id="4639" w:author="PR Preview" w:date="2026-01-01T00:00:00Z">
        <w:r>
          <w:t xml:space="preserve">is the value of</w:t>
        </w:r>
      </w:ins>
      <w:ins w:id="4640" w:author="PR Preview" w:date="2026-01-01T00:00:00Z">
        <w:r>
          <w:t xml:space="preserve"> </w:t>
        </w:r>
      </w:ins>
      <m:oMath>
        <m:r>
          <m:t>f</m:t>
        </m:r>
      </m:oMath>
      <w:ins w:id="4641" w:author="PR Preview" w:date="2026-01-01T00:00:00Z">
        <w:r>
          <w:t xml:space="preserve"> </w:t>
        </w:r>
      </w:ins>
      <w:ins w:id="4642" w:author="PR Preview" w:date="2026-01-01T00:00:00Z">
        <w:r>
          <w:t xml:space="preserve">at</w:t>
        </w:r>
      </w:ins>
      <w:ins w:id="464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ins w:id="4644" w:author="PR Preview" w:date="2026-01-01T00:00:00Z">
        <w:r>
          <w:t xml:space="preserve">.</w:t>
        </w:r>
      </w:ins>
    </w:p>
    <w:p>
      <w:pPr>
        <w:pStyle w:val="BodyText"/>
      </w:pPr>
      <w:ins w:id="4645" w:author="PR Preview" w:date="2026-01-01T00:00:00Z">
        <w:r>
          <w:t xml:space="preserve">(</w:t>
        </w:r>
      </w:ins>
      <m:oMath>
        <m:r>
          <m:rPr>
            <m:sty m:val="p"/>
          </m:rPr>
          <m:t>⇐</m:t>
        </m:r>
      </m:oMath>
      <w:ins w:id="4646" w:author="PR Preview" w:date="2026-01-01T00:00:00Z">
        <w:r>
          <w:t xml:space="preserve">)</w:t>
        </w:r>
      </w:ins>
      <w:ins w:id="4647" w:author="PR Preview" w:date="2026-01-01T00:00:00Z">
        <w:r>
          <w:t xml:space="preserve"> </w:t>
        </w:r>
      </w:ins>
      <w:ins w:id="4648" w:author="PR Preview" w:date="2026-01-01T00:00:00Z">
        <w:r>
          <w:t xml:space="preserve">Suppose</w:t>
        </w:r>
      </w:ins>
      <w:ins w:id="4649" w:author="PR Preview" w:date="2026-01-01T00:00:00Z">
        <w:r>
          <w:t xml:space="preserve"> </w:t>
        </w:r>
      </w:ins>
      <m:oMath>
        <m:r>
          <m:t>f</m:t>
        </m:r>
      </m:oMath>
      <w:ins w:id="4650" w:author="PR Preview" w:date="2026-01-01T00:00:00Z">
        <w:r>
          <w:t xml:space="preserve"> </w:t>
        </w:r>
      </w:ins>
      <w:ins w:id="4651" w:author="PR Preview" w:date="2026-01-01T00:00:00Z">
        <w:r>
          <w:t xml:space="preserve">is bijective, and let</w:t>
        </w:r>
      </w:ins>
      <w:ins w:id="465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4653" w:author="PR Preview" w:date="2026-01-01T00:00:00Z">
        <w:r>
          <w:t xml:space="preserve">.</w:t>
        </w:r>
      </w:ins>
      <w:ins w:id="4654" w:author="PR Preview" w:date="2026-01-01T00:00:00Z">
        <w:r>
          <w:t xml:space="preserve"> </w:t>
        </w:r>
      </w:ins>
      <w:ins w:id="4655" w:author="PR Preview" w:date="2026-01-01T00:00:00Z">
        <w:r>
          <w:t xml:space="preserve">Since</w:t>
        </w:r>
      </w:ins>
      <w:ins w:id="4656" w:author="PR Preview" w:date="2026-01-01T00:00:00Z">
        <w:r>
          <w:t xml:space="preserve"> </w:t>
        </w:r>
      </w:ins>
      <m:oMath>
        <m:r>
          <m:t>f</m:t>
        </m:r>
      </m:oMath>
      <w:ins w:id="4657" w:author="PR Preview" w:date="2026-01-01T00:00:00Z">
        <w:r>
          <w:t xml:space="preserve"> </w:t>
        </w:r>
      </w:ins>
      <w:ins w:id="4658" w:author="PR Preview" w:date="2026-01-01T00:00:00Z">
        <w:r>
          <w:t xml:space="preserve">is surjective, some</w:t>
        </w:r>
      </w:ins>
      <w:ins w:id="46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660" w:author="PR Preview" w:date="2026-01-01T00:00:00Z">
        <w:r>
          <w:t xml:space="preserve"> </w:t>
        </w:r>
      </w:ins>
      <w:ins w:id="4661" w:author="PR Preview" w:date="2026-01-01T00:00:00Z">
        <w:r>
          <w:t xml:space="preserve">has</w:t>
        </w:r>
      </w:ins>
      <w:ins w:id="46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4663" w:author="PR Preview" w:date="2026-01-01T00:00:00Z">
        <w:r>
          <w:t xml:space="preserve">,</w:t>
        </w:r>
      </w:ins>
      <w:ins w:id="4664" w:author="PR Preview" w:date="2026-01-01T00:00:00Z">
        <w:r>
          <w:t xml:space="preserve"> </w:t>
        </w:r>
      </w:ins>
      <w:ins w:id="4665" w:author="PR Preview" w:date="2026-01-01T00:00:00Z">
        <w:r>
          <w:t xml:space="preserve">and since</w:t>
        </w:r>
      </w:ins>
      <w:ins w:id="4666" w:author="PR Preview" w:date="2026-01-01T00:00:00Z">
        <w:r>
          <w:t xml:space="preserve"> </w:t>
        </w:r>
      </w:ins>
      <m:oMath>
        <m:r>
          <m:t>f</m:t>
        </m:r>
      </m:oMath>
      <w:ins w:id="4667" w:author="PR Preview" w:date="2026-01-01T00:00:00Z">
        <w:r>
          <w:t xml:space="preserve"> </w:t>
        </w:r>
      </w:ins>
      <w:ins w:id="4668" w:author="PR Preview" w:date="2026-01-01T00:00:00Z">
        <w:r>
          <w:t xml:space="preserve">is injective, only one</w:t>
        </w:r>
      </w:ins>
      <w:ins w:id="4669" w:author="PR Preview" w:date="2026-01-01T00:00:00Z">
        <w:r>
          <w:t xml:space="preserve"> </w:t>
        </w:r>
      </w:ins>
      <m:oMath>
        <m:r>
          <m:t>a</m:t>
        </m:r>
      </m:oMath>
      <w:ins w:id="4670" w:author="PR Preview" w:date="2026-01-01T00:00:00Z">
        <w:r>
          <w:t xml:space="preserve"> </w:t>
        </w:r>
      </w:ins>
      <w:ins w:id="4671" w:author="PR Preview" w:date="2026-01-01T00:00:00Z">
        <w:r>
          <w:t xml:space="preserve">does.</w:t>
        </w:r>
      </w:ins>
      <w:ins w:id="4672" w:author="PR Preview" w:date="2026-01-01T00:00:00Z">
        <w:r>
          <w:t xml:space="preserve"> </w:t>
        </w:r>
      </w:ins>
      <w:ins w:id="4673" w:author="PR Preview" w:date="2026-01-01T00:00:00Z">
        <w:r>
          <w:t xml:space="preserve">Let</w:t>
        </w:r>
      </w:ins>
      <w:ins w:id="467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4675" w:author="PR Preview" w:date="2026-01-01T00:00:00Z">
        <w:r>
          <w:t xml:space="preserve"> </w:t>
        </w:r>
      </w:ins>
      <w:ins w:id="4676" w:author="PR Preview" w:date="2026-01-01T00:00:00Z">
        <w:r>
          <w:t xml:space="preserve">be that</w:t>
        </w:r>
      </w:ins>
      <w:ins w:id="4677" w:author="PR Preview" w:date="2026-01-01T00:00:00Z">
        <w:r>
          <w:t xml:space="preserve"> </w:t>
        </w:r>
      </w:ins>
      <m:oMath>
        <m:r>
          <m:t>a</m:t>
        </m:r>
      </m:oMath>
      <w:ins w:id="4678" w:author="PR Preview" w:date="2026-01-01T00:00:00Z">
        <w:r>
          <w:t xml:space="preserve">.</w:t>
        </w:r>
      </w:ins>
      <w:ins w:id="4679" w:author="PR Preview" w:date="2026-01-01T00:00:00Z">
        <w:r>
          <w:t xml:space="preserve"> </w:t>
        </w:r>
      </w:ins>
      <w:ins w:id="4680" w:author="PR Preview" w:date="2026-01-01T00:00:00Z">
        <w:r>
          <w:t xml:space="preserve">Then</w:t>
        </w:r>
      </w:ins>
      <w:ins w:id="468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ins w:id="4682" w:author="PR Preview" w:date="2026-01-01T00:00:00Z">
        <w:r>
          <w:t xml:space="preserve"> </w:t>
        </w:r>
      </w:ins>
      <w:ins w:id="4683" w:author="PR Preview" w:date="2026-01-01T00:00:00Z">
        <w:r>
          <w:t xml:space="preserve">is a function with</w:t>
        </w:r>
      </w:ins>
      <w:ins w:id="46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4685" w:author="PR Preview" w:date="2026-01-01T00:00:00Z">
        <w:r>
          <w:t xml:space="preserve"> </w:t>
        </w:r>
      </w:ins>
      <w:ins w:id="4686" w:author="PR Preview" w:date="2026-01-01T00:00:00Z">
        <w:r>
          <w:t xml:space="preserve">for every</w:t>
        </w:r>
      </w:ins>
      <w:ins w:id="468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4688" w:author="PR Preview" w:date="2026-01-01T00:00:00Z">
        <w:r>
          <w:t xml:space="preserve">.</w:t>
        </w:r>
      </w:ins>
      <w:ins w:id="4689" w:author="PR Preview" w:date="2026-01-01T00:00:00Z">
        <w:r>
          <w:t xml:space="preserve"> </w:t>
        </w:r>
      </w:ins>
      <w:ins w:id="4690" w:author="PR Preview" w:date="2026-01-01T00:00:00Z">
        <w:r>
          <w:t xml:space="preserve">For</w:t>
        </w:r>
      </w:ins>
      <w:ins w:id="469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692" w:author="PR Preview" w:date="2026-01-01T00:00:00Z">
        <w:r>
          <w:t xml:space="preserve">,</w:t>
        </w:r>
      </w:ins>
      <w:ins w:id="469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4694" w:author="PR Preview" w:date="2026-01-01T00:00:00Z">
        <w:r>
          <w:t xml:space="preserve"> </w:t>
        </w:r>
      </w:ins>
      <w:ins w:id="4695" w:author="PR Preview" w:date="2026-01-01T00:00:00Z">
        <w:r>
          <w:t xml:space="preserve">is the one element</w:t>
        </w:r>
      </w:ins>
      <w:ins w:id="4696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697" w:author="PR Preview" w:date="2026-01-01T00:00:00Z">
        <w:r>
          <w:t xml:space="preserve"> </w:t>
        </w:r>
      </w:ins>
      <w:ins w:id="4698" w:author="PR Preview" w:date="2026-01-01T00:00:00Z">
        <w:r>
          <w:t xml:space="preserve">with</w:t>
        </w:r>
      </w:ins>
      <w:ins w:id="46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4700" w:author="PR Preview" w:date="2026-01-01T00:00:00Z">
        <w:r>
          <w:t xml:space="preserve">, which is</w:t>
        </w:r>
      </w:ins>
      <w:ins w:id="4701" w:author="PR Preview" w:date="2026-01-01T00:00:00Z">
        <w:r>
          <w:t xml:space="preserve"> </w:t>
        </w:r>
      </w:ins>
      <m:oMath>
        <m:r>
          <m:t>a</m:t>
        </m:r>
      </m:oMath>
      <w:ins w:id="4702" w:author="PR Preview" w:date="2026-01-01T00:00:00Z">
        <w:r>
          <w:t xml:space="preserve"> </w:t>
        </w:r>
      </w:ins>
      <w:ins w:id="4703" w:author="PR Preview" w:date="2026-01-01T00:00:00Z">
        <w:r>
          <w:t xml:space="preserve">itself.</w:t>
        </w:r>
      </w:ins>
      <w:ins w:id="4704" w:author="PR Preview" w:date="2026-01-01T00:00:00Z">
        <w:r>
          <w:t xml:space="preserve"> </w:t>
        </w:r>
      </w:ins>
      <w:ins w:id="4705" w:author="PR Preview" w:date="2026-01-01T00:00:00Z">
        <w:r>
          <w:t xml:space="preserve">So</w:t>
        </w:r>
      </w:ins>
      <w:ins w:id="4706" w:author="PR Preview" w:date="2026-01-01T00:00:00Z">
        <w:r>
          <w:t xml:space="preserve"> </w:t>
        </w:r>
      </w:ins>
      <m:oMath>
        <m:r>
          <m:t>g</m:t>
        </m:r>
      </m:oMath>
      <w:ins w:id="4707" w:author="PR Preview" w:date="2026-01-01T00:00:00Z">
        <w:r>
          <w:t xml:space="preserve"> </w:t>
        </w:r>
      </w:ins>
      <w:ins w:id="4708" w:author="PR Preview" w:date="2026-01-01T00:00:00Z">
        <w:r>
          <w:t xml:space="preserve">is an inverse function of</w:t>
        </w:r>
      </w:ins>
      <w:ins w:id="4709" w:author="PR Preview" w:date="2026-01-01T00:00:00Z">
        <w:r>
          <w:t xml:space="preserve"> </w:t>
        </w:r>
      </w:ins>
      <m:oMath>
        <m:r>
          <m:t>f</m:t>
        </m:r>
      </m:oMath>
      <w:ins w:id="4710" w:author="PR Preview" w:date="2026-01-01T00:00:00Z">
        <w:r>
          <w:t xml:space="preserve">.</w:t>
        </w:r>
      </w:ins>
    </w:p>
    <w:p>
      <w:pPr>
        <w:pStyle w:val="BodyText"/>
      </w:pPr>
      <w:ins w:id="4711" w:author="PR Preview" w:date="2026-01-01T00:00:00Z">
        <w:r>
          <w:rPr>
            <w:b/>
            <w:bCs/>
          </w:rPr>
          <w:t xml:space="preserve">The graph of the inverse.</w:t>
        </w:r>
      </w:ins>
      <w:ins w:id="4712" w:author="PR Preview" w:date="2026-01-01T00:00:00Z">
        <w:r>
          <w:t xml:space="preserve"> </w:t>
        </w:r>
      </w:ins>
      <w:ins w:id="4713" w:author="PR Preview" w:date="2026-01-01T00:00:00Z">
        <w:r>
          <w:t xml:space="preserve">In both cases,</w:t>
        </w:r>
      </w:ins>
      <w:ins w:id="471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4715" w:author="PR Preview" w:date="2026-01-01T00:00:00Z">
        <w:r>
          <w:t xml:space="preserve"> </w:t>
        </w:r>
      </w:ins>
      <w:ins w:id="4716" w:author="PR Preview" w:date="2026-01-01T00:00:00Z">
        <w:r>
          <w:t xml:space="preserve">for every</w:t>
        </w:r>
      </w:ins>
      <w:ins w:id="471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4718" w:author="PR Preview" w:date="2026-01-01T00:00:00Z">
        <w:r>
          <w:t xml:space="preserve"> </w:t>
        </w:r>
      </w:ins>
      <w:ins w:id="4719" w:author="PR Preview" w:date="2026-01-01T00:00:00Z">
        <w:r>
          <w:t xml:space="preserve">and</w:t>
        </w:r>
      </w:ins>
      <w:ins w:id="472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ins w:id="4721" w:author="PR Preview" w:date="2026-01-01T00:00:00Z">
        <w:r>
          <w:t xml:space="preserve"> </w:t>
        </w:r>
      </w:ins>
      <w:ins w:id="4722" w:author="PR Preview" w:date="2026-01-01T00:00:00Z">
        <w:r>
          <w:t xml:space="preserve">for every</w:t>
        </w:r>
      </w:ins>
      <w:ins w:id="472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724" w:author="PR Preview" w:date="2026-01-01T00:00:00Z">
        <w:r>
          <w:t xml:space="preserve">.</w:t>
        </w:r>
      </w:ins>
      <w:ins w:id="4725" w:author="PR Preview" w:date="2026-01-01T00:00:00Z">
        <w:r>
          <w:t xml:space="preserve"> </w:t>
        </w:r>
      </w:ins>
      <w:ins w:id="4726" w:author="PR Preview" w:date="2026-01-01T00:00:00Z">
        <w:r>
          <w:t xml:space="preserve">Let</w:t>
        </w:r>
      </w:ins>
      <w:ins w:id="47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728" w:author="PR Preview" w:date="2026-01-01T00:00:00Z">
        <w:r>
          <w:t xml:space="preserve"> </w:t>
        </w:r>
      </w:ins>
      <w:ins w:id="4729" w:author="PR Preview" w:date="2026-01-01T00:00:00Z">
        <w:r>
          <w:t xml:space="preserve">and</w:t>
        </w:r>
      </w:ins>
      <w:ins w:id="473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4731" w:author="PR Preview" w:date="2026-01-01T00:00:00Z">
        <w:r>
          <w:t xml:space="preserve">.</w:t>
        </w:r>
      </w:ins>
      <w:ins w:id="4732" w:author="PR Preview" w:date="2026-01-01T00:00:00Z">
        <w:r>
          <w:t xml:space="preserve"> </w:t>
        </w:r>
      </w:ins>
      <w:ins w:id="4733" w:author="PR Preview" w:date="2026-01-01T00:00:00Z">
        <w:r>
          <w:t xml:space="preserve">If</w:t>
        </w:r>
      </w:ins>
      <w:ins w:id="473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ins w:id="4735" w:author="PR Preview" w:date="2026-01-01T00:00:00Z">
        <w:r>
          <w:t xml:space="preserve">, then</w:t>
        </w:r>
      </w:ins>
      <w:ins w:id="47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4737" w:author="PR Preview" w:date="2026-01-01T00:00:00Z">
        <w:r>
          <w:t xml:space="preserve">.</w:t>
        </w:r>
      </w:ins>
      <w:ins w:id="4738" w:author="PR Preview" w:date="2026-01-01T00:00:00Z">
        <w:r>
          <w:t xml:space="preserve"> </w:t>
        </w:r>
      </w:ins>
      <w:ins w:id="4739" w:author="PR Preview" w:date="2026-01-01T00:00:00Z">
        <w:r>
          <w:t xml:space="preserve">If</w:t>
        </w:r>
      </w:ins>
      <w:ins w:id="47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4741" w:author="PR Preview" w:date="2026-01-01T00:00:00Z">
        <w:r>
          <w:t xml:space="preserve">, then</w:t>
        </w:r>
      </w:ins>
      <w:ins w:id="474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ins w:id="4743" w:author="PR Preview" w:date="2026-01-01T00:00:00Z">
        <w:r>
          <w:t xml:space="preserve">.</w:t>
        </w:r>
      </w:ins>
      <w:ins w:id="4744" w:author="PR Preview" w:date="2026-01-01T00:00:00Z">
        <w:r>
          <w:t xml:space="preserve"> </w:t>
        </w:r>
      </w:ins>
      <w:ins w:id="4745" w:author="PR Preview" w:date="2026-01-01T00:00:00Z">
        <w:r>
          <w:t xml:space="preserve">So</w:t>
        </w:r>
      </w:ins>
      <w:ins w:id="47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ins w:id="4747" w:author="PR Preview" w:date="2026-01-01T00:00:00Z">
        <w:r>
          <w:t xml:space="preserve"> </w:t>
        </w:r>
      </w:ins>
      <w:ins w:id="4748" w:author="PR Preview" w:date="2026-01-01T00:00:00Z">
        <w:r>
          <w:t xml:space="preserve">is in the graph of</w:t>
        </w:r>
      </w:ins>
      <w:ins w:id="4749" w:author="PR Preview" w:date="2026-01-01T00:00:00Z">
        <w:r>
          <w:t xml:space="preserve"> </w:t>
        </w:r>
      </w:ins>
      <m:oMath>
        <m:r>
          <m:t>g</m:t>
        </m:r>
      </m:oMath>
      <w:ins w:id="4750" w:author="PR Preview" w:date="2026-01-01T00:00:00Z">
        <w:r>
          <w:t xml:space="preserve"> </w:t>
        </w:r>
      </w:ins>
      <w:ins w:id="4751" w:author="PR Preview" w:date="2026-01-01T00:00:00Z">
        <w:r>
          <w:t xml:space="preserve">exactly when</w:t>
        </w:r>
      </w:ins>
      <w:ins w:id="47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4753" w:author="PR Preview" w:date="2026-01-01T00:00:00Z">
        <w:r>
          <w:t xml:space="preserve"> </w:t>
        </w:r>
      </w:ins>
      <w:ins w:id="4754" w:author="PR Preview" w:date="2026-01-01T00:00:00Z">
        <w:r>
          <w:t xml:space="preserve">is in the graph of</w:t>
        </w:r>
      </w:ins>
      <w:ins w:id="4755" w:author="PR Preview" w:date="2026-01-01T00:00:00Z">
        <w:r>
          <w:t xml:space="preserve"> </w:t>
        </w:r>
      </w:ins>
      <m:oMath>
        <m:r>
          <m:t>f</m:t>
        </m:r>
      </m:oMath>
      <w:ins w:id="4756" w:author="PR Preview" w:date="2026-01-01T00:00:00Z">
        <w:r>
          <w:t xml:space="preserve">.</w:t>
        </w:r>
      </w:ins>
    </w:p>
    <w:bookmarkStart w:id="153" w:name="def-composition"/>
    <w:p>
      <w:pPr>
        <w:pStyle w:val="BodyText"/>
      </w:pPr>
      <w:ins w:id="4757" w:author="PR Preview" w:date="2026-01-01T00:00:00Z">
        <w:r>
          <w:rPr>
            <w:b/>
            <w:bCs/>
          </w:rPr>
          <w:t xml:space="preserve">Definition 26 (Composition)</w:t>
        </w:r>
      </w:ins>
      <w:ins w:id="4758" w:author="PR Preview" w:date="2026-01-01T00:00:00Z">
        <w:r>
          <w:t xml:space="preserve"> </w:t>
        </w:r>
      </w:ins>
      <w:ins w:id="4759" w:author="PR Preview" w:date="2026-01-01T00:00:00Z">
        <w:r>
          <w:t xml:space="preserve">Let</w:t>
        </w:r>
      </w:ins>
      <w:ins w:id="476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761" w:author="PR Preview" w:date="2026-01-01T00:00:00Z">
        <w:r>
          <w:t xml:space="preserve"> </w:t>
        </w:r>
      </w:ins>
      <w:ins w:id="4762" w:author="PR Preview" w:date="2026-01-01T00:00:00Z">
        <w:r>
          <w:t xml:space="preserve">and</w:t>
        </w:r>
      </w:ins>
      <w:ins w:id="47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ins w:id="4764" w:author="PR Preview" w:date="2026-01-01T00:00:00Z">
        <w:r>
          <w:t xml:space="preserve"> </w:t>
        </w:r>
      </w:ins>
      <w:ins w:id="4765" w:author="PR Preview" w:date="2026-01-01T00:00:00Z">
        <w:r>
          <w:t xml:space="preserve">be</w:t>
        </w:r>
      </w:ins>
      <w:ins w:id="4766" w:author="PR Preview" w:date="2026-01-01T00:00:00Z">
        <w:r>
          <w:t xml:space="preserve"> </w:t>
        </w:r>
      </w:ins>
      <w:hyperlink r:id="rId98">
        <w:ins w:id="4767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4768" w:author="PR Preview" w:date="2026-01-01T00:00:00Z">
        <w:r>
          <w:t xml:space="preserve">.</w:t>
        </w:r>
      </w:ins>
      <w:ins w:id="4769" w:author="PR Preview" w:date="2026-01-01T00:00:00Z">
        <w:r>
          <w:t xml:space="preserve"> </w:t>
        </w:r>
      </w:ins>
      <w:ins w:id="4770" w:author="PR Preview" w:date="2026-01-01T00:00:00Z">
        <w:r>
          <w:t xml:space="preserve">The</w:t>
        </w:r>
      </w:ins>
      <w:ins w:id="4771" w:author="PR Preview" w:date="2026-01-01T00:00:00Z">
        <w:r>
          <w:t xml:space="preserve"> </w:t>
        </w:r>
      </w:ins>
      <w:ins w:id="4772" w:author="PR Preview" w:date="2026-01-01T00:00:00Z">
        <w:r>
          <w:rPr>
            <w:b/>
            <w:bCs/>
          </w:rPr>
          <w:t xml:space="preserve">composition</w:t>
        </w:r>
      </w:ins>
      <w:ins w:id="4773" w:author="PR Preview" w:date="2026-01-01T00:00:00Z">
        <w:r>
          <w:t xml:space="preserve"> </w:t>
        </w:r>
      </w:ins>
      <w:ins w:id="4774" w:author="PR Preview" w:date="2026-01-01T00:00:00Z">
        <w:r>
          <w:t xml:space="preserve">(Wikipedia contributors 2026k)</w:t>
        </w:r>
      </w:ins>
      <w:ins w:id="4775" w:author="PR Preview" w:date="2026-01-01T00:00:00Z">
        <w:r>
          <w:t xml:space="preserve"> </w:t>
        </w:r>
      </w:ins>
      <w:ins w:id="4776" w:author="PR Preview" w:date="2026-01-01T00:00:00Z">
        <w:r>
          <w:t xml:space="preserve">of</w:t>
        </w:r>
      </w:ins>
      <w:ins w:id="4777" w:author="PR Preview" w:date="2026-01-01T00:00:00Z">
        <w:r>
          <w:t xml:space="preserve"> </w:t>
        </w:r>
      </w:ins>
      <m:oMath>
        <m:r>
          <m:t>f</m:t>
        </m:r>
      </m:oMath>
      <w:ins w:id="4778" w:author="PR Preview" w:date="2026-01-01T00:00:00Z">
        <w:r>
          <w:t xml:space="preserve"> </w:t>
        </w:r>
      </w:ins>
      <w:ins w:id="4779" w:author="PR Preview" w:date="2026-01-01T00:00:00Z">
        <w:r>
          <w:t xml:space="preserve">and</w:t>
        </w:r>
      </w:ins>
      <w:ins w:id="4780" w:author="PR Preview" w:date="2026-01-01T00:00:00Z">
        <w:r>
          <w:t xml:space="preserve"> </w:t>
        </w:r>
      </w:ins>
      <m:oMath>
        <m:r>
          <m:t>g</m:t>
        </m:r>
      </m:oMath>
      <w:ins w:id="4781" w:author="PR Preview" w:date="2026-01-01T00:00:00Z">
        <w:r>
          <w:t xml:space="preserve"> </w:t>
        </w:r>
      </w:ins>
      <w:ins w:id="4782" w:author="PR Preview" w:date="2026-01-01T00:00:00Z">
        <w:r>
          <w:t xml:space="preserve">is the function</w:t>
        </w:r>
      </w:ins>
      <w:ins w:id="47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ins w:id="4784" w:author="PR Preview" w:date="2026-01-01T00:00:00Z">
        <w:r>
          <w:t xml:space="preserve"> </w:t>
        </w:r>
      </w:ins>
      <w:ins w:id="4785" w:author="PR Preview" w:date="2026-01-01T00:00:00Z">
        <w:r>
          <w:t xml:space="preserve">defined by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ins w:id="4786" w:author="PR Preview" w:date="2026-01-01T00:00:00Z">
        <w:r>
          <w:rPr>
            <w:b/>
            <w:bCs/>
          </w:rPr>
          <w:t xml:space="preserve">Definition 27 (Inner function)</w:t>
        </w:r>
      </w:ins>
      <w:ins w:id="4787" w:author="PR Preview" w:date="2026-01-01T00:00:00Z">
        <w:r>
          <w:t xml:space="preserve"> </w:t>
        </w:r>
      </w:ins>
      <w:ins w:id="4788" w:author="PR Preview" w:date="2026-01-01T00:00:00Z">
        <w:r>
          <w:t xml:space="preserve">In a composition</w:t>
        </w:r>
      </w:ins>
      <w:ins w:id="47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4790" w:author="PR Preview" w:date="2026-01-01T00:00:00Z">
        <w:r>
          <w:t xml:space="preserve"> </w:t>
        </w:r>
      </w:ins>
      <w:ins w:id="4791" w:author="PR Preview" w:date="2026-01-01T00:00:00Z">
        <w:r>
          <w:t xml:space="preserve">(</w:t>
        </w:r>
      </w:ins>
      <w:hyperlink w:anchor="def-composition">
        <w:ins w:id="4792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4793" w:author="PR Preview" w:date="2026-01-01T00:00:00Z">
        <w:r>
          <w:t xml:space="preserve">),</w:t>
        </w:r>
      </w:ins>
      <w:ins w:id="4794" w:author="PR Preview" w:date="2026-01-01T00:00:00Z">
        <w:r>
          <w:t xml:space="preserve"> </w:t>
        </w:r>
      </w:ins>
      <m:oMath>
        <m:r>
          <m:t>g</m:t>
        </m:r>
      </m:oMath>
      <w:ins w:id="4795" w:author="PR Preview" w:date="2026-01-01T00:00:00Z">
        <w:r>
          <w:t xml:space="preserve"> </w:t>
        </w:r>
      </w:ins>
      <w:ins w:id="4796" w:author="PR Preview" w:date="2026-01-01T00:00:00Z">
        <w:r>
          <w:t xml:space="preserve">is the</w:t>
        </w:r>
      </w:ins>
      <w:ins w:id="4797" w:author="PR Preview" w:date="2026-01-01T00:00:00Z">
        <w:r>
          <w:t xml:space="preserve"> </w:t>
        </w:r>
      </w:ins>
      <w:ins w:id="4798" w:author="PR Preview" w:date="2026-01-01T00:00:00Z">
        <w:r>
          <w:rPr>
            <w:b/>
            <w:bCs/>
          </w:rPr>
          <w:t xml:space="preserve">inner function</w:t>
        </w:r>
      </w:ins>
      <w:ins w:id="4799" w:author="PR Preview" w:date="2026-01-01T00:00:00Z">
        <w:r>
          <w:t xml:space="preserve">, applied first.</w:t>
        </w:r>
      </w:ins>
    </w:p>
    <w:bookmarkEnd w:id="154"/>
    <w:bookmarkStart w:id="155" w:name="def-outer-function"/>
    <w:p>
      <w:pPr>
        <w:pStyle w:val="BodyText"/>
      </w:pPr>
      <w:ins w:id="4800" w:author="PR Preview" w:date="2026-01-01T00:00:00Z">
        <w:r>
          <w:rPr>
            <w:b/>
            <w:bCs/>
          </w:rPr>
          <w:t xml:space="preserve">Definition 28 (Outer function)</w:t>
        </w:r>
      </w:ins>
      <w:ins w:id="4801" w:author="PR Preview" w:date="2026-01-01T00:00:00Z">
        <w:r>
          <w:t xml:space="preserve"> </w:t>
        </w:r>
      </w:ins>
      <w:ins w:id="4802" w:author="PR Preview" w:date="2026-01-01T00:00:00Z">
        <w:r>
          <w:t xml:space="preserve">In a composition</w:t>
        </w:r>
      </w:ins>
      <w:ins w:id="48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4804" w:author="PR Preview" w:date="2026-01-01T00:00:00Z">
        <w:r>
          <w:t xml:space="preserve"> </w:t>
        </w:r>
      </w:ins>
      <w:ins w:id="4805" w:author="PR Preview" w:date="2026-01-01T00:00:00Z">
        <w:r>
          <w:t xml:space="preserve">(</w:t>
        </w:r>
      </w:ins>
      <w:hyperlink w:anchor="def-composition">
        <w:ins w:id="4806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4807" w:author="PR Preview" w:date="2026-01-01T00:00:00Z">
        <w:r>
          <w:t xml:space="preserve">),</w:t>
        </w:r>
      </w:ins>
      <w:ins w:id="4808" w:author="PR Preview" w:date="2026-01-01T00:00:00Z">
        <w:r>
          <w:t xml:space="preserve"> </w:t>
        </w:r>
      </w:ins>
      <m:oMath>
        <m:r>
          <m:t>f</m:t>
        </m:r>
      </m:oMath>
      <w:ins w:id="4809" w:author="PR Preview" w:date="2026-01-01T00:00:00Z">
        <w:r>
          <w:t xml:space="preserve"> </w:t>
        </w:r>
      </w:ins>
      <w:ins w:id="4810" w:author="PR Preview" w:date="2026-01-01T00:00:00Z">
        <w:r>
          <w:t xml:space="preserve">is the</w:t>
        </w:r>
      </w:ins>
      <w:ins w:id="4811" w:author="PR Preview" w:date="2026-01-01T00:00:00Z">
        <w:r>
          <w:t xml:space="preserve"> </w:t>
        </w:r>
      </w:ins>
      <w:ins w:id="4812" w:author="PR Preview" w:date="2026-01-01T00:00:00Z">
        <w:r>
          <w:rPr>
            <w:b/>
            <w:bCs/>
          </w:rPr>
          <w:t xml:space="preserve">outer function</w:t>
        </w:r>
      </w:ins>
      <w:ins w:id="4813" w:author="PR Preview" w:date="2026-01-01T00:00:00Z">
        <w:r>
          <w:t xml:space="preserve">, applied to the result.</w:t>
        </w:r>
      </w:ins>
    </w:p>
    <w:bookmarkEnd w:id="155"/>
    <w:bookmarkStart w:id="156" w:name="thm-composition-graph"/>
    <w:p>
      <w:pPr>
        <w:pStyle w:val="BodyText"/>
      </w:pPr>
      <w:ins w:id="4814" w:author="PR Preview" w:date="2026-01-01T00:00:00Z">
        <w:r>
          <w:rPr>
            <w:b/>
            <w:bCs/>
          </w:rPr>
          <w:t xml:space="preserve">Theorem 9 (The graph of a composition is a composition of graphs)</w:t>
        </w:r>
      </w:ins>
      <w:ins w:id="4815" w:author="PR Preview" w:date="2026-01-01T00:00:00Z">
        <w:r>
          <w:t xml:space="preserve"> </w:t>
        </w:r>
      </w:ins>
      <w:ins w:id="4816" w:author="PR Preview" w:date="2026-01-01T00:00:00Z">
        <w:r>
          <w:t xml:space="preserve">Let</w:t>
        </w:r>
      </w:ins>
      <w:ins w:id="481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818" w:author="PR Preview" w:date="2026-01-01T00:00:00Z">
        <w:r>
          <w:t xml:space="preserve"> </w:t>
        </w:r>
      </w:ins>
      <w:ins w:id="4819" w:author="PR Preview" w:date="2026-01-01T00:00:00Z">
        <w:r>
          <w:t xml:space="preserve">and</w:t>
        </w:r>
      </w:ins>
      <w:ins w:id="48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ins w:id="4821" w:author="PR Preview" w:date="2026-01-01T00:00:00Z">
        <w:r>
          <w:t xml:space="preserve"> </w:t>
        </w:r>
      </w:ins>
      <w:ins w:id="4822" w:author="PR Preview" w:date="2026-01-01T00:00:00Z">
        <w:r>
          <w:t xml:space="preserve">be functions (</w:t>
        </w:r>
      </w:ins>
      <w:hyperlink r:id="rId98">
        <w:ins w:id="4823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4824" w:author="PR Preview" w:date="2026-01-01T00:00:00Z">
        <w:r>
          <w:t xml:space="preserve">),</w:t>
        </w:r>
      </w:ins>
      <w:ins w:id="4825" w:author="PR Preview" w:date="2026-01-01T00:00:00Z">
        <w:r>
          <w:t xml:space="preserve"> </w:t>
        </w:r>
      </w:ins>
      <w:ins w:id="4826" w:author="PR Preview" w:date="2026-01-01T00:00:00Z">
        <w:r>
          <w:t xml:space="preserve">and write</w:t>
        </w:r>
      </w:ins>
      <w:ins w:id="482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ins w:id="4828" w:author="PR Preview" w:date="2026-01-01T00:00:00Z">
        <w:r>
          <w:t xml:space="preserve"> </w:t>
        </w:r>
      </w:ins>
      <w:ins w:id="4829" w:author="PR Preview" w:date="2026-01-01T00:00:00Z">
        <w:r>
          <w:t xml:space="preserve">for the graph (</w:t>
        </w:r>
      </w:ins>
      <w:hyperlink w:anchor="def-graph">
        <w:ins w:id="4830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4831" w:author="PR Preview" w:date="2026-01-01T00:00:00Z">
        <w:r>
          <w:t xml:space="preserve">) of</w:t>
        </w:r>
      </w:ins>
      <w:ins w:id="4832" w:author="PR Preview" w:date="2026-01-01T00:00:00Z">
        <w:r>
          <w:t xml:space="preserve"> </w:t>
        </w:r>
      </w:ins>
      <m:oMath>
        <m:r>
          <m:t>f</m:t>
        </m:r>
      </m:oMath>
      <w:ins w:id="4833" w:author="PR Preview" w:date="2026-01-01T00:00:00Z">
        <w:r>
          <w:t xml:space="preserve">.</w:t>
        </w:r>
      </w:ins>
      <w:ins w:id="4834" w:author="PR Preview" w:date="2026-01-01T00:00:00Z">
        <w:r>
          <w:t xml:space="preserve"> </w:t>
        </w:r>
      </w:ins>
      <w:ins w:id="4835" w:author="PR Preview" w:date="2026-01-01T00:00:00Z">
        <w:r>
          <w:t xml:space="preserve">Then the graph of the composition</w:t>
        </w:r>
      </w:ins>
      <w:ins w:id="48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4837" w:author="PR Preview" w:date="2026-01-01T00:00:00Z">
        <w:r>
          <w:t xml:space="preserve"> </w:t>
        </w:r>
      </w:ins>
      <w:ins w:id="4838" w:author="PR Preview" w:date="2026-01-01T00:00:00Z">
        <w:r>
          <w:t xml:space="preserve">(</w:t>
        </w:r>
      </w:ins>
      <w:hyperlink w:anchor="def-composition">
        <w:ins w:id="4839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4840" w:author="PR Preview" w:date="2026-01-01T00:00:00Z">
        <w:r>
          <w:t xml:space="preserve">) is the composition of relations (</w:t>
        </w:r>
      </w:ins>
      <w:hyperlink w:anchor="def-relation-composition">
        <w:ins w:id="484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842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ins w:id="4843" w:author="PR Preview" w:date="2026-01-01T00:00:00Z">
        <w:r>
          <w:rPr>
            <w:i/>
            <w:iCs/>
          </w:rPr>
          <w:t xml:space="preserve">Proof</w:t>
        </w:r>
      </w:ins>
      <w:ins w:id="4844" w:author="PR Preview" w:date="2026-01-01T00:00:00Z">
        <w:r>
          <w:t xml:space="preserve">. </w:t>
        </w:r>
      </w:ins>
      <w:ins w:id="4845" w:author="PR Preview" w:date="2026-01-01T00:00:00Z">
        <w:r>
          <w:t xml:space="preserve">Let</w:t>
        </w:r>
      </w:ins>
      <w:ins w:id="48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847" w:author="PR Preview" w:date="2026-01-01T00:00:00Z">
        <w:r>
          <w:t xml:space="preserve"> </w:t>
        </w:r>
      </w:ins>
      <w:ins w:id="4848" w:author="PR Preview" w:date="2026-01-01T00:00:00Z">
        <w:r>
          <w:t xml:space="preserve">and</w:t>
        </w:r>
      </w:ins>
      <w:ins w:id="484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t>C</m:t>
        </m:r>
      </m:oMath>
      <w:ins w:id="4850" w:author="PR Preview" w:date="2026-01-01T00:00:00Z">
        <w:r>
          <w:t xml:space="preserve">.</w:t>
        </w:r>
      </w:ins>
      <w:ins w:id="4851" w:author="PR Preview" w:date="2026-01-01T00:00:00Z">
        <w:r>
          <w:t xml:space="preserve"> </w:t>
        </w:r>
      </w:ins>
      <w:ins w:id="4852" w:author="PR Preview" w:date="2026-01-01T00:00:00Z">
        <w:r>
          <w:t xml:space="preserve">By the definition of composition of relations,</w:t>
        </w:r>
      </w:ins>
      <w:ins w:id="48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ins w:id="4854" w:author="PR Preview" w:date="2026-01-01T00:00:00Z">
        <w:r>
          <w:t xml:space="preserve"> </w:t>
        </w:r>
      </w:ins>
      <w:ins w:id="4855" w:author="PR Preview" w:date="2026-01-01T00:00:00Z">
        <w:r>
          <w:t xml:space="preserve">exactly when some</w:t>
        </w:r>
      </w:ins>
      <w:ins w:id="485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4857" w:author="PR Preview" w:date="2026-01-01T00:00:00Z">
        <w:r>
          <w:t xml:space="preserve"> </w:t>
        </w:r>
      </w:ins>
      <w:ins w:id="4858" w:author="PR Preview" w:date="2026-01-01T00:00:00Z">
        <w:r>
          <w:t xml:space="preserve">has</w:t>
        </w:r>
      </w:ins>
      <w:ins w:id="48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ins w:id="4860" w:author="PR Preview" w:date="2026-01-01T00:00:00Z">
        <w:r>
          <w:t xml:space="preserve"> </w:t>
        </w:r>
      </w:ins>
      <w:ins w:id="4861" w:author="PR Preview" w:date="2026-01-01T00:00:00Z">
        <w:r>
          <w:t xml:space="preserve">and</w:t>
        </w:r>
      </w:ins>
      <w:ins w:id="48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ins w:id="4863" w:author="PR Preview" w:date="2026-01-01T00:00:00Z">
        <w:r>
          <w:t xml:space="preserve">,</w:t>
        </w:r>
      </w:ins>
      <w:ins w:id="4864" w:author="PR Preview" w:date="2026-01-01T00:00:00Z">
        <w:r>
          <w:t xml:space="preserve"> </w:t>
        </w:r>
      </w:ins>
      <w:ins w:id="4865" w:author="PR Preview" w:date="2026-01-01T00:00:00Z">
        <w:r>
          <w:t xml:space="preserve">that is,</w:t>
        </w:r>
      </w:ins>
      <w:ins w:id="486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4867" w:author="PR Preview" w:date="2026-01-01T00:00:00Z">
        <w:r>
          <w:t xml:space="preserve"> </w:t>
        </w:r>
      </w:ins>
      <w:ins w:id="4868" w:author="PR Preview" w:date="2026-01-01T00:00:00Z">
        <w:r>
          <w:t xml:space="preserve">and</w:t>
        </w:r>
      </w:ins>
      <w:ins w:id="486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4870" w:author="PR Preview" w:date="2026-01-01T00:00:00Z">
        <w:r>
          <w:t xml:space="preserve">.</w:t>
        </w:r>
      </w:ins>
      <w:ins w:id="4871" w:author="PR Preview" w:date="2026-01-01T00:00:00Z">
        <w:r>
          <w:t xml:space="preserve"> </w:t>
        </w:r>
      </w:ins>
      <w:ins w:id="4872" w:author="PR Preview" w:date="2026-01-01T00:00:00Z">
        <w:r>
          <w:t xml:space="preserve">Only</w:t>
        </w:r>
      </w:ins>
      <w:ins w:id="487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4874" w:author="PR Preview" w:date="2026-01-01T00:00:00Z">
        <w:r>
          <w:t xml:space="preserve"> </w:t>
        </w:r>
      </w:ins>
      <w:ins w:id="4875" w:author="PR Preview" w:date="2026-01-01T00:00:00Z">
        <w:r>
          <w:t xml:space="preserve">can work,</w:t>
        </w:r>
      </w:ins>
      <w:ins w:id="4876" w:author="PR Preview" w:date="2026-01-01T00:00:00Z">
        <w:r>
          <w:t xml:space="preserve"> </w:t>
        </w:r>
      </w:ins>
      <w:ins w:id="4877" w:author="PR Preview" w:date="2026-01-01T00:00:00Z">
        <w:r>
          <w:t xml:space="preserve">so this holds exactly when</w:t>
        </w:r>
      </w:ins>
      <w:ins w:id="487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4879" w:author="PR Preview" w:date="2026-01-01T00:00:00Z">
        <w:r>
          <w:t xml:space="preserve">,</w:t>
        </w:r>
      </w:ins>
      <w:ins w:id="4880" w:author="PR Preview" w:date="2026-01-01T00:00:00Z">
        <w:r>
          <w:t xml:space="preserve"> </w:t>
        </w:r>
      </w:ins>
      <w:ins w:id="4881" w:author="PR Preview" w:date="2026-01-01T00:00:00Z">
        <w:r>
          <w:t xml:space="preserve">which is when</w:t>
        </w:r>
      </w:ins>
      <w:ins w:id="48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ins w:id="4883" w:author="PR Preview" w:date="2026-01-01T00:00:00Z">
        <w:r>
          <w:t xml:space="preserve">.</w:t>
        </w:r>
      </w:ins>
    </w:p>
    <w:bookmarkStart w:id="157" w:name="exm-function-composition"/>
    <w:p>
      <w:pPr>
        <w:pStyle w:val="BodyText"/>
      </w:pPr>
      <w:ins w:id="4884" w:author="PR Preview" w:date="2026-01-01T00:00:00Z">
        <w:r>
          <w:rPr>
            <w:b/>
            <w:bCs/>
          </w:rPr>
          <w:t xml:space="preserve">Example 32 (Composing functions of strings and games)</w:t>
        </w:r>
      </w:ins>
      <w:ins w:id="4885" w:author="PR Preview" w:date="2026-01-01T00:00:00Z">
        <w:r>
          <w:t xml:space="preserve"> </w:t>
        </w:r>
      </w:ins>
      <w:ins w:id="4886" w:author="PR Preview" w:date="2026-01-01T00:00:00Z">
        <w:r>
          <w:t xml:space="preserve"> </w:t>
        </w:r>
      </w:ins>
    </w:p>
    <w:p>
      <w:pPr>
        <w:numPr>
          <w:ilvl w:val="0"/>
          <w:numId w:val="1031"/>
        </w:numPr>
      </w:pPr>
      <w:ins w:id="4887" w:author="PR Preview" w:date="2026-01-01T00:00:00Z">
        <w:r>
          <w:t xml:space="preserve">Let</w:t>
        </w:r>
      </w:ins>
      <w:ins w:id="4888" w:author="PR Preview" w:date="2026-01-01T00:00:00Z">
        <w:r>
          <w:t xml:space="preserve"> </w:t>
        </w:r>
      </w:ins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4889" w:author="PR Preview" w:date="2026-01-01T00:00:00Z">
        <w:r>
          <w:t xml:space="preserve"> </w:t>
        </w:r>
      </w:ins>
      <w:ins w:id="4890" w:author="PR Preview" w:date="2026-01-01T00:00:00Z">
        <w:r>
          <w:t xml:space="preserve">put a 0 at the end of a string,</w:t>
        </w:r>
      </w:ins>
      <w:ins w:id="4891" w:author="PR Preview" w:date="2026-01-01T00:00:00Z">
        <w:r>
          <w:t xml:space="preserve"> </w:t>
        </w:r>
      </w:ins>
      <w:ins w:id="4892" w:author="PR Preview" w:date="2026-01-01T00:00:00Z">
        <w:r>
          <w:t xml:space="preserve">so</w:t>
        </w:r>
      </w:ins>
      <w:ins w:id="4893" w:author="PR Preview" w:date="2026-01-01T00:00:00Z">
        <w:r>
          <w:t xml:space="preserve"> </w:t>
        </w:r>
      </w:ins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ins w:id="4894" w:author="PR Preview" w:date="2026-01-01T00:00:00Z">
        <w:r>
          <w:t xml:space="preserve">, the string</w:t>
        </w:r>
      </w:ins>
      <w:ins w:id="4895" w:author="PR Preview" w:date="2026-01-01T00:00:00Z">
        <w:r>
          <w:t xml:space="preserve"> </w:t>
        </w:r>
      </w:ins>
      <m:oMath>
        <m:r>
          <m:t>s</m:t>
        </m:r>
      </m:oMath>
      <w:ins w:id="4896" w:author="PR Preview" w:date="2026-01-01T00:00:00Z">
        <w:r>
          <w:t xml:space="preserve"> </w:t>
        </w:r>
      </w:ins>
      <w:ins w:id="4897" w:author="PR Preview" w:date="2026-01-01T00:00:00Z">
        <w:r>
          <w:t xml:space="preserve">followed by</w:t>
        </w:r>
      </w:ins>
      <w:ins w:id="4898" w:author="PR Preview" w:date="2026-01-01T00:00:00Z">
        <w:r>
          <w:t xml:space="preserve"> </w:t>
        </w:r>
      </w:ins>
      <m:oMath>
        <m:r>
          <m:t>0</m:t>
        </m:r>
      </m:oMath>
      <w:ins w:id="4899" w:author="PR Preview" w:date="2026-01-01T00:00:00Z">
        <w:r>
          <w:t xml:space="preserve">.</w:t>
        </w:r>
      </w:ins>
      <w:ins w:id="4900" w:author="PR Preview" w:date="2026-01-01T00:00:00Z">
        <w:r>
          <w:t xml:space="preserve"> </w:t>
        </w:r>
      </w:ins>
      <w:ins w:id="4901" w:author="PR Preview" w:date="2026-01-01T00:00:00Z">
        <w:r>
          <w:t xml:space="preserve">The order of a composition (</w:t>
        </w:r>
      </w:ins>
      <w:hyperlink w:anchor="def-composition">
        <w:ins w:id="4902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4903" w:author="PR Preview" w:date="2026-01-01T00:00:00Z">
        <w:r>
          <w:t xml:space="preserve">) matters: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4904" w:author="PR Preview" w:date="2026-01-01T00:00:00Z">
        <w:r>
          <w:t xml:space="preserve"> </w:t>
        </w:r>
      </w:ins>
      <w:ins w:id="4905" w:author="PR Preview" w:date="2026-01-01T00:00:00Z">
        <w:r>
          <w:t xml:space="preserve">for every</w:t>
        </w:r>
      </w:ins>
      <w:ins w:id="490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4907" w:author="PR Preview" w:date="2026-01-01T00:00:00Z">
        <w:r>
          <w:t xml:space="preserve">,</w:t>
        </w:r>
      </w:ins>
      <w:ins w:id="4908" w:author="PR Preview" w:date="2026-01-01T00:00:00Z">
        <w:r>
          <w:t xml:space="preserve"> </w:t>
        </w:r>
      </w:ins>
      <w:ins w:id="4909" w:author="PR Preview" w:date="2026-01-01T00:00:00Z">
        <w:r>
          <w:t xml:space="preserve">so</w:t>
        </w:r>
      </w:ins>
      <w:ins w:id="4910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ins w:id="4911" w:author="PR Preview" w:date="2026-01-01T00:00:00Z">
        <w:r>
          <w:t xml:space="preserve"> </w:t>
        </w:r>
      </w:ins>
      <w:ins w:id="4912" w:author="PR Preview" w:date="2026-01-01T00:00:00Z">
        <w:r>
          <w:t xml:space="preserve">doubles the length of a string.</w:t>
        </w:r>
      </w:ins>
    </w:p>
    <w:p>
      <w:pPr>
        <w:numPr>
          <w:ilvl w:val="0"/>
          <w:numId w:val="1031"/>
        </w:numPr>
      </w:pPr>
      <w:ins w:id="4913" w:author="PR Preview" w:date="2026-01-01T00:00:00Z">
        <w:r>
          <w:t xml:space="preserve">The graph of</w:t>
        </w:r>
      </w:ins>
      <w:ins w:id="4914" w:author="PR Preview" w:date="2026-01-01T00:00:00Z">
        <w:r>
          <w:t xml:space="preserve"> </w:t>
        </w:r>
      </w:ins>
      <m:oMath>
        <m:r>
          <m:t>b</m:t>
        </m:r>
      </m:oMath>
      <w:ins w:id="4915" w:author="PR Preview" w:date="2026-01-01T00:00:00Z">
        <w:r>
          <w:t xml:space="preserve"> </w:t>
        </w:r>
      </w:ins>
      <w:ins w:id="4916" w:author="PR Preview" w:date="2026-01-01T00:00:00Z">
        <w:r>
          <w:t xml:space="preserve">is</w:t>
        </w:r>
      </w:ins>
      <w:ins w:id="4917" w:author="PR Preview" w:date="2026-01-01T00:00:00Z">
        <w:r>
          <w:t xml:space="preserve"> </w:t>
        </w:r>
      </w:ins>
      <m:oMath>
        <m:r>
          <m:t>B</m:t>
        </m:r>
      </m:oMath>
      <w:ins w:id="4918" w:author="PR Preview" w:date="2026-01-01T00:00:00Z">
        <w:r>
          <w:t xml:space="preserve">, so by</w:t>
        </w:r>
      </w:ins>
      <w:ins w:id="4919" w:author="PR Preview" w:date="2026-01-01T00:00:00Z">
        <w:r>
          <w:t xml:space="preserve"> </w:t>
        </w:r>
      </w:ins>
      <w:hyperlink w:anchor="thm-composition-graph">
        <w:ins w:id="492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4921" w:author="PR Preview" w:date="2026-01-01T00:00:00Z">
        <w:r>
          <w:t xml:space="preserve"> </w:t>
        </w:r>
      </w:ins>
      <w:ins w:id="4922" w:author="PR Preview" w:date="2026-01-01T00:00:00Z">
        <w:r>
          <w:t xml:space="preserve">the graph of</w:t>
        </w:r>
      </w:ins>
      <w:ins w:id="492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∘</m:t>
        </m:r>
        <m:r>
          <m:t>b</m:t>
        </m:r>
      </m:oMath>
      <w:ins w:id="4924" w:author="PR Preview" w:date="2026-01-01T00:00:00Z">
        <w:r>
          <w:t xml:space="preserve"> </w:t>
        </w:r>
      </w:ins>
      <w:ins w:id="4925" w:author="PR Preview" w:date="2026-01-01T00:00:00Z">
        <w:r>
          <w:t xml:space="preserve">is</w:t>
        </w:r>
      </w:ins>
      <w:ins w:id="492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4927" w:author="PR Preview" w:date="2026-01-01T00:00:00Z">
        <w:r>
          <w:t xml:space="preserve">,</w:t>
        </w:r>
      </w:ins>
      <w:ins w:id="4928" w:author="PR Preview" w:date="2026-01-01T00:00:00Z">
        <w:r>
          <w:t xml:space="preserve"> </w:t>
        </w:r>
      </w:ins>
      <w:ins w:id="4929" w:author="PR Preview" w:date="2026-01-01T00:00:00Z">
        <w:r>
          <w:t xml:space="preserve">which is</w:t>
        </w:r>
      </w:ins>
      <w:ins w:id="493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931" w:author="PR Preview" w:date="2026-01-01T00:00:00Z">
        <w:r>
          <w:t xml:space="preserve"> </w:t>
        </w:r>
      </w:ins>
      <w:ins w:id="4932" w:author="PR Preview" w:date="2026-01-01T00:00:00Z">
        <w:r>
          <w:t xml:space="preserve">by</w:t>
        </w:r>
      </w:ins>
      <w:ins w:id="4933" w:author="PR Preview" w:date="2026-01-01T00:00:00Z">
        <w:r>
          <w:t xml:space="preserve"> </w:t>
        </w:r>
      </w:ins>
      <w:hyperlink w:anchor="exm-relation-power">
        <w:ins w:id="4934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4935" w:author="PR Preview" w:date="2026-01-01T00:00:00Z">
        <w:r>
          <w:t xml:space="preserve">.</w:t>
        </w:r>
      </w:ins>
      <w:ins w:id="4936" w:author="PR Preview" w:date="2026-01-01T00:00:00Z">
        <w:r>
          <w:t xml:space="preserve"> </w:t>
        </w:r>
      </w:ins>
      <w:ins w:id="4937" w:author="PR Preview" w:date="2026-01-01T00:00:00Z">
        <w:r>
          <w:t xml:space="preserve">By</w:t>
        </w:r>
      </w:ins>
      <w:ins w:id="4938" w:author="PR Preview" w:date="2026-01-01T00:00:00Z">
        <w:r>
          <w:t xml:space="preserve"> </w:t>
        </w:r>
      </w:ins>
      <w:hyperlink w:anchor="thm-inverse-bijective">
        <w:ins w:id="4939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4940" w:author="PR Preview" w:date="2026-01-01T00:00:00Z">
        <w:r>
          <w:t xml:space="preserve">,</w:t>
        </w:r>
      </w:ins>
      <w:ins w:id="4941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942" w:author="PR Preview" w:date="2026-01-01T00:00:00Z">
        <w:r>
          <w:t xml:space="preserve"> </w:t>
        </w:r>
      </w:ins>
      <w:ins w:id="4943" w:author="PR Preview" w:date="2026-01-01T00:00:00Z">
        <w:r>
          <w:t xml:space="preserve">is also the graph of</w:t>
        </w:r>
      </w:ins>
      <w:ins w:id="4944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945" w:author="PR Preview" w:date="2026-01-01T00:00:00Z">
        <w:r>
          <w:t xml:space="preserve">,</w:t>
        </w:r>
      </w:ins>
      <w:ins w:id="4946" w:author="PR Preview" w:date="2026-01-01T00:00:00Z">
        <w:r>
          <w:t xml:space="preserve"> </w:t>
        </w:r>
      </w:ins>
      <w:ins w:id="4947" w:author="PR Preview" w:date="2026-01-01T00:00:00Z">
        <w:r>
          <w:t xml:space="preserve">and by</w:t>
        </w:r>
      </w:ins>
      <w:ins w:id="4948" w:author="PR Preview" w:date="2026-01-01T00:00:00Z">
        <w:r>
          <w:t xml:space="preserve"> </w:t>
        </w:r>
      </w:ins>
      <w:hyperlink w:anchor="thm-function-relation">
        <w:ins w:id="4949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4950" w:author="PR Preview" w:date="2026-01-01T00:00:00Z">
        <w:r>
          <w:t xml:space="preserve"> </w:t>
        </w:r>
      </w:ins>
      <w:ins w:id="4951" w:author="PR Preview" w:date="2026-01-01T00:00:00Z">
        <w:r>
          <w:t xml:space="preserve">only one function has that graph,</w:t>
        </w:r>
      </w:ins>
      <w:ins w:id="4952" w:author="PR Preview" w:date="2026-01-01T00:00:00Z">
        <w:r>
          <w:t xml:space="preserve"> </w:t>
        </w:r>
      </w:ins>
      <w:ins w:id="4953" w:author="PR Preview" w:date="2026-01-01T00:00:00Z">
        <w:r>
          <w:t xml:space="preserve">so</w:t>
        </w:r>
      </w:ins>
      <w:ins w:id="495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955" w:author="PR Preview" w:date="2026-01-01T00:00:00Z">
        <w:r>
          <w:t xml:space="preserve">, the inverse function of</w:t>
        </w:r>
      </w:ins>
      <w:ins w:id="4956" w:author="PR Preview" w:date="2026-01-01T00:00:00Z">
        <w:r>
          <w:t xml:space="preserve"> </w:t>
        </w:r>
      </w:ins>
      <w:hyperlink w:anchor="exm-inverse-strings">
        <w:ins w:id="4957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4958" w:author="PR Preview" w:date="2026-01-01T00:00:00Z">
        <w:r>
          <w:t xml:space="preserve">:</w:t>
        </w:r>
      </w:ins>
      <w:ins w:id="4959" w:author="PR Preview" w:date="2026-01-01T00:00:00Z">
        <w:r>
          <w:t xml:space="preserve"> </w:t>
        </w:r>
      </w:ins>
      <w:ins w:id="4960" w:author="PR Preview" w:date="2026-01-01T00:00:00Z">
        <w:r>
          <w:t xml:space="preserve">the element that</w:t>
        </w:r>
      </w:ins>
      <w:ins w:id="4961" w:author="PR Preview" w:date="2026-01-01T00:00:00Z">
        <w:r>
          <w:t xml:space="preserve"> </w:t>
        </w:r>
      </w:ins>
      <m:oMath>
        <m:r>
          <m:t>a</m:t>
        </m:r>
      </m:oMath>
      <w:ins w:id="4962" w:author="PR Preview" w:date="2026-01-01T00:00:00Z">
        <w:r>
          <w:t xml:space="preserve">’s victim beats is the element that beats</w:t>
        </w:r>
      </w:ins>
      <w:ins w:id="4963" w:author="PR Preview" w:date="2026-01-01T00:00:00Z">
        <w:r>
          <w:t xml:space="preserve"> </w:t>
        </w:r>
      </w:ins>
      <m:oMath>
        <m:r>
          <m:t>a</m:t>
        </m:r>
      </m:oMath>
      <w:ins w:id="4964" w:author="PR Preview" w:date="2026-01-01T00:00:00Z">
        <w:r>
          <w:t xml:space="preserve">.</w:t>
        </w:r>
      </w:ins>
    </w:p>
    <w:bookmarkEnd w:id="157"/>
    <w:bookmarkEnd w:id="158"/>
    <w:bookmarkStart w:id="208" w:name="references"/>
    <w:p>
      <w:pPr>
        <w:pStyle w:val="Heading1"/>
      </w:pPr>
      <w:ins w:id="4965" w:author="PR Preview" w:date="2026-01-01T00:00:00Z">
        <w:r>
          <w:t xml:space="preserve">References</w:t>
        </w:r>
      </w:ins>
    </w:p>
    <w:bookmarkStart w:id="207" w:name="refs"/>
    <w:bookmarkStart w:id="160" w:name="ref-halmos1974naive"/>
    <w:p>
      <w:pPr>
        <w:pStyle w:val="Bibliography"/>
      </w:pPr>
      <w:ins w:id="4966" w:author="PR Preview" w:date="2026-01-01T00:00:00Z">
        <w:r>
          <w:t xml:space="preserve">Halmos, Paul R. 1974.</w:t>
        </w:r>
      </w:ins>
      <w:ins w:id="4967" w:author="PR Preview" w:date="2026-01-01T00:00:00Z">
        <w:r>
          <w:t xml:space="preserve"> </w:t>
        </w:r>
      </w:ins>
      <w:ins w:id="4968" w:author="PR Preview" w:date="2026-01-01T00:00:00Z">
        <w:r>
          <w:rPr>
            <w:i/>
            <w:iCs/>
          </w:rPr>
          <w:t xml:space="preserve">Naive Set Theory</w:t>
        </w:r>
      </w:ins>
      <w:ins w:id="4969" w:author="PR Preview" w:date="2026-01-01T00:00:00Z">
        <w:r>
          <w:t xml:space="preserve">. Undergraduate Texts in Mathematics. Springer.</w:t>
        </w:r>
      </w:ins>
      <w:ins w:id="4970" w:author="PR Preview" w:date="2026-01-01T00:00:00Z">
        <w:r>
          <w:t xml:space="preserve"> </w:t>
        </w:r>
      </w:ins>
      <w:hyperlink r:id="rId159">
        <w:ins w:id="4971" w:author="PR Preview" w:date="2026-01-01T00:00:00Z">
          <w:r>
            <w:rPr>
              <w:rStyle w:val="Hyperlink"/>
            </w:rPr>
            <w:t xml:space="preserve">https://doi.org/10.1007/978-1-4757-1645-0</w:t>
          </w:r>
        </w:ins>
      </w:hyperlink>
      <w:ins w:id="4972" w:author="PR Preview" w:date="2026-01-01T00:00:00Z">
        <w:r>
          <w:t xml:space="preserve">.</w:t>
        </w:r>
      </w:ins>
    </w:p>
    <w:bookmarkEnd w:id="160"/>
    <w:bookmarkStart w:id="162" w:name="ref-wikipedia_antisymmetric_relation"/>
    <w:p>
      <w:pPr>
        <w:pStyle w:val="Bibliography"/>
      </w:pPr>
      <w:ins w:id="4973" w:author="PR Preview" w:date="2026-01-01T00:00:00Z">
        <w:r>
          <w:t xml:space="preserve">Wikipedia contributors. 2026a.</w:t>
        </w:r>
      </w:ins>
      <w:ins w:id="4974" w:author="PR Preview" w:date="2026-01-01T00:00:00Z">
        <w:r>
          <w:t xml:space="preserve"> </w:t>
        </w:r>
      </w:ins>
      <w:ins w:id="4975" w:author="PR Preview" w:date="2026-01-01T00:00:00Z">
        <w:r>
          <w:rPr>
            <w:i/>
            <w:iCs/>
          </w:rPr>
          <w:t xml:space="preserve">Antisymmetric Relation —</w:t>
        </w:r>
      </w:ins>
      <w:ins w:id="4976" w:author="PR Preview" w:date="2026-01-01T00:00:00Z">
        <w:r>
          <w:rPr>
            <w:i/>
            <w:iCs/>
          </w:rPr>
          <w:t xml:space="preserve"> </w:t>
        </w:r>
      </w:ins>
      <w:ins w:id="4977" w:author="PR Preview" w:date="2026-01-01T00:00:00Z">
        <w:r>
          <w:rPr>
            <w:i/>
            <w:iCs/>
          </w:rPr>
          <w:t xml:space="preserve">Wikipedia</w:t>
        </w:r>
      </w:ins>
      <w:ins w:id="4978" w:author="PR Preview" w:date="2026-01-01T00:00:00Z">
        <w:r>
          <w:rPr>
            <w:i/>
            <w:iCs/>
          </w:rPr>
          <w:t xml:space="preserve">,</w:t>
        </w:r>
      </w:ins>
      <w:ins w:id="4979" w:author="PR Preview" w:date="2026-01-01T00:00:00Z">
        <w:r>
          <w:rPr>
            <w:i/>
            <w:iCs/>
          </w:rPr>
          <w:t xml:space="preserve"> </w:t>
        </w:r>
      </w:ins>
      <w:ins w:id="4980" w:author="PR Preview" w:date="2026-01-01T00:00:00Z">
        <w:r>
          <w:rPr>
            <w:i/>
            <w:iCs/>
          </w:rPr>
          <w:t xml:space="preserve">the Free Encyclopedia</w:t>
        </w:r>
      </w:ins>
      <w:ins w:id="4981" w:author="PR Preview" w:date="2026-01-01T00:00:00Z">
        <w:r>
          <w:t xml:space="preserve">.</w:t>
        </w:r>
      </w:ins>
      <w:ins w:id="4982" w:author="PR Preview" w:date="2026-01-01T00:00:00Z">
        <w:r>
          <w:t xml:space="preserve"> </w:t>
        </w:r>
      </w:ins>
      <w:hyperlink r:id="rId161">
        <w:ins w:id="4983" w:author="PR Preview" w:date="2026-01-01T00:00:00Z">
          <w:r>
            <w:rPr>
              <w:rStyle w:val="Hyperlink"/>
            </w:rPr>
            <w:t xml:space="preserve">https://en.wikipedia.org/wiki/Antisymmetric_relation</w:t>
          </w:r>
        </w:ins>
      </w:hyperlink>
      <w:ins w:id="4984" w:author="PR Preview" w:date="2026-01-01T00:00:00Z">
        <w:r>
          <w:t xml:space="preserve">.</w:t>
        </w:r>
      </w:ins>
    </w:p>
    <w:bookmarkEnd w:id="162"/>
    <w:bookmarkStart w:id="164" w:name="ref-wikipedia_bijection"/>
    <w:p>
      <w:pPr>
        <w:pStyle w:val="Bibliography"/>
      </w:pPr>
      <w:ins w:id="4985" w:author="PR Preview" w:date="2026-01-01T00:00:00Z">
        <w:r>
          <w:t xml:space="preserve">Wikipedia contributors. 2026b.</w:t>
        </w:r>
      </w:ins>
      <w:ins w:id="4986" w:author="PR Preview" w:date="2026-01-01T00:00:00Z">
        <w:r>
          <w:t xml:space="preserve"> </w:t>
        </w:r>
      </w:ins>
      <w:ins w:id="4987" w:author="PR Preview" w:date="2026-01-01T00:00:00Z">
        <w:r>
          <w:rPr>
            <w:i/>
            <w:iCs/>
          </w:rPr>
          <w:t xml:space="preserve">Bijection —</w:t>
        </w:r>
      </w:ins>
      <w:ins w:id="4988" w:author="PR Preview" w:date="2026-01-01T00:00:00Z">
        <w:r>
          <w:rPr>
            <w:i/>
            <w:iCs/>
          </w:rPr>
          <w:t xml:space="preserve"> </w:t>
        </w:r>
      </w:ins>
      <w:ins w:id="4989" w:author="PR Preview" w:date="2026-01-01T00:00:00Z">
        <w:r>
          <w:rPr>
            <w:i/>
            <w:iCs/>
          </w:rPr>
          <w:t xml:space="preserve">Wikipedia</w:t>
        </w:r>
      </w:ins>
      <w:ins w:id="4990" w:author="PR Preview" w:date="2026-01-01T00:00:00Z">
        <w:r>
          <w:rPr>
            <w:i/>
            <w:iCs/>
          </w:rPr>
          <w:t xml:space="preserve">,</w:t>
        </w:r>
      </w:ins>
      <w:ins w:id="4991" w:author="PR Preview" w:date="2026-01-01T00:00:00Z">
        <w:r>
          <w:rPr>
            <w:i/>
            <w:iCs/>
          </w:rPr>
          <w:t xml:space="preserve"> </w:t>
        </w:r>
      </w:ins>
      <w:ins w:id="4992" w:author="PR Preview" w:date="2026-01-01T00:00:00Z">
        <w:r>
          <w:rPr>
            <w:i/>
            <w:iCs/>
          </w:rPr>
          <w:t xml:space="preserve">the Free Encyclopedia</w:t>
        </w:r>
      </w:ins>
      <w:ins w:id="4993" w:author="PR Preview" w:date="2026-01-01T00:00:00Z">
        <w:r>
          <w:t xml:space="preserve">.</w:t>
        </w:r>
      </w:ins>
      <w:ins w:id="4994" w:author="PR Preview" w:date="2026-01-01T00:00:00Z">
        <w:r>
          <w:t xml:space="preserve"> </w:t>
        </w:r>
      </w:ins>
      <w:hyperlink r:id="rId163">
        <w:ins w:id="4995" w:author="PR Preview" w:date="2026-01-01T00:00:00Z">
          <w:r>
            <w:rPr>
              <w:rStyle w:val="Hyperlink"/>
            </w:rPr>
            <w:t xml:space="preserve">https://en.wikipedia.org/wiki/Bijection</w:t>
          </w:r>
        </w:ins>
      </w:hyperlink>
      <w:ins w:id="4996" w:author="PR Preview" w:date="2026-01-01T00:00:00Z">
        <w:r>
          <w:t xml:space="preserve">.</w:t>
        </w:r>
      </w:ins>
    </w:p>
    <w:bookmarkEnd w:id="164"/>
    <w:bookmarkStart w:id="166" w:name="ref-wikipedia_binary_relation"/>
    <w:p>
      <w:pPr>
        <w:pStyle w:val="Bibliography"/>
      </w:pPr>
      <w:ins w:id="4997" w:author="PR Preview" w:date="2026-01-01T00:00:00Z">
        <w:r>
          <w:t xml:space="preserve">Wikipedia contributors. 2026c.</w:t>
        </w:r>
      </w:ins>
      <w:ins w:id="4998" w:author="PR Preview" w:date="2026-01-01T00:00:00Z">
        <w:r>
          <w:t xml:space="preserve"> </w:t>
        </w:r>
      </w:ins>
      <w:ins w:id="4999" w:author="PR Preview" w:date="2026-01-01T00:00:00Z">
        <w:r>
          <w:rPr>
            <w:i/>
            <w:iCs/>
          </w:rPr>
          <w:t xml:space="preserve">Binary Relation —</w:t>
        </w:r>
      </w:ins>
      <w:ins w:id="5000" w:author="PR Preview" w:date="2026-01-01T00:00:00Z">
        <w:r>
          <w:rPr>
            <w:i/>
            <w:iCs/>
          </w:rPr>
          <w:t xml:space="preserve"> </w:t>
        </w:r>
      </w:ins>
      <w:ins w:id="5001" w:author="PR Preview" w:date="2026-01-01T00:00:00Z">
        <w:r>
          <w:rPr>
            <w:i/>
            <w:iCs/>
          </w:rPr>
          <w:t xml:space="preserve">Wikipedia</w:t>
        </w:r>
      </w:ins>
      <w:ins w:id="5002" w:author="PR Preview" w:date="2026-01-01T00:00:00Z">
        <w:r>
          <w:rPr>
            <w:i/>
            <w:iCs/>
          </w:rPr>
          <w:t xml:space="preserve">,</w:t>
        </w:r>
      </w:ins>
      <w:ins w:id="5003" w:author="PR Preview" w:date="2026-01-01T00:00:00Z">
        <w:r>
          <w:rPr>
            <w:i/>
            <w:iCs/>
          </w:rPr>
          <w:t xml:space="preserve"> </w:t>
        </w:r>
      </w:ins>
      <w:ins w:id="5004" w:author="PR Preview" w:date="2026-01-01T00:00:00Z">
        <w:r>
          <w:rPr>
            <w:i/>
            <w:iCs/>
          </w:rPr>
          <w:t xml:space="preserve">the Free Encyclopedia</w:t>
        </w:r>
      </w:ins>
      <w:ins w:id="5005" w:author="PR Preview" w:date="2026-01-01T00:00:00Z">
        <w:r>
          <w:t xml:space="preserve">.</w:t>
        </w:r>
      </w:ins>
      <w:ins w:id="5006" w:author="PR Preview" w:date="2026-01-01T00:00:00Z">
        <w:r>
          <w:t xml:space="preserve"> </w:t>
        </w:r>
      </w:ins>
      <w:hyperlink r:id="rId165">
        <w:ins w:id="5007" w:author="PR Preview" w:date="2026-01-01T00:00:00Z">
          <w:r>
            <w:rPr>
              <w:rStyle w:val="Hyperlink"/>
            </w:rPr>
            <w:t xml:space="preserve">https://en.wikipedia.org/wiki/Binary_relation</w:t>
          </w:r>
        </w:ins>
      </w:hyperlink>
      <w:ins w:id="5008" w:author="PR Preview" w:date="2026-01-01T00:00:00Z">
        <w:r>
          <w:t xml:space="preserve">.</w:t>
        </w:r>
      </w:ins>
    </w:p>
    <w:bookmarkEnd w:id="166"/>
    <w:bookmarkStart w:id="168" w:name="ref-wikipedia_codomain"/>
    <w:p>
      <w:pPr>
        <w:pStyle w:val="Bibliography"/>
      </w:pPr>
      <w:ins w:id="5009" w:author="PR Preview" w:date="2026-01-01T00:00:00Z">
        <w:r>
          <w:t xml:space="preserve">Wikipedia contributors. 2026d.</w:t>
        </w:r>
      </w:ins>
      <w:ins w:id="5010" w:author="PR Preview" w:date="2026-01-01T00:00:00Z">
        <w:r>
          <w:t xml:space="preserve"> </w:t>
        </w:r>
      </w:ins>
      <w:ins w:id="5011" w:author="PR Preview" w:date="2026-01-01T00:00:00Z">
        <w:r>
          <w:rPr>
            <w:i/>
            <w:iCs/>
          </w:rPr>
          <w:t xml:space="preserve">Codomain —</w:t>
        </w:r>
      </w:ins>
      <w:ins w:id="5012" w:author="PR Preview" w:date="2026-01-01T00:00:00Z">
        <w:r>
          <w:rPr>
            <w:i/>
            <w:iCs/>
          </w:rPr>
          <w:t xml:space="preserve"> </w:t>
        </w:r>
      </w:ins>
      <w:ins w:id="5013" w:author="PR Preview" w:date="2026-01-01T00:00:00Z">
        <w:r>
          <w:rPr>
            <w:i/>
            <w:iCs/>
          </w:rPr>
          <w:t xml:space="preserve">Wikipedia</w:t>
        </w:r>
      </w:ins>
      <w:ins w:id="5014" w:author="PR Preview" w:date="2026-01-01T00:00:00Z">
        <w:r>
          <w:rPr>
            <w:i/>
            <w:iCs/>
          </w:rPr>
          <w:t xml:space="preserve">,</w:t>
        </w:r>
      </w:ins>
      <w:ins w:id="5015" w:author="PR Preview" w:date="2026-01-01T00:00:00Z">
        <w:r>
          <w:rPr>
            <w:i/>
            <w:iCs/>
          </w:rPr>
          <w:t xml:space="preserve"> </w:t>
        </w:r>
      </w:ins>
      <w:ins w:id="5016" w:author="PR Preview" w:date="2026-01-01T00:00:00Z">
        <w:r>
          <w:rPr>
            <w:i/>
            <w:iCs/>
          </w:rPr>
          <w:t xml:space="preserve">the Free Encyclopedia</w:t>
        </w:r>
      </w:ins>
      <w:ins w:id="5017" w:author="PR Preview" w:date="2026-01-01T00:00:00Z">
        <w:r>
          <w:t xml:space="preserve">.</w:t>
        </w:r>
      </w:ins>
      <w:ins w:id="5018" w:author="PR Preview" w:date="2026-01-01T00:00:00Z">
        <w:r>
          <w:t xml:space="preserve"> </w:t>
        </w:r>
      </w:ins>
      <w:hyperlink r:id="rId167">
        <w:ins w:id="5019" w:author="PR Preview" w:date="2026-01-01T00:00:00Z">
          <w:r>
            <w:rPr>
              <w:rStyle w:val="Hyperlink"/>
            </w:rPr>
            <w:t xml:space="preserve">https://en.wikipedia.org/wiki/Codomain</w:t>
          </w:r>
        </w:ins>
      </w:hyperlink>
      <w:ins w:id="5020" w:author="PR Preview" w:date="2026-01-01T00:00:00Z">
        <w:r>
          <w:t xml:space="preserve">.</w:t>
        </w:r>
      </w:ins>
    </w:p>
    <w:bookmarkEnd w:id="168"/>
    <w:bookmarkStart w:id="170" w:name="ref-wikipedia_composition_of_relations"/>
    <w:p>
      <w:pPr>
        <w:pStyle w:val="Bibliography"/>
      </w:pPr>
      <w:ins w:id="5021" w:author="PR Preview" w:date="2026-01-01T00:00:00Z">
        <w:r>
          <w:t xml:space="preserve">Wikipedia contributors. 2026e.</w:t>
        </w:r>
      </w:ins>
      <w:ins w:id="5022" w:author="PR Preview" w:date="2026-01-01T00:00:00Z">
        <w:r>
          <w:t xml:space="preserve"> </w:t>
        </w:r>
      </w:ins>
      <w:ins w:id="5023" w:author="PR Preview" w:date="2026-01-01T00:00:00Z">
        <w:r>
          <w:rPr>
            <w:i/>
            <w:iCs/>
          </w:rPr>
          <w:t xml:space="preserve">Composition of Relations —</w:t>
        </w:r>
      </w:ins>
      <w:ins w:id="5024" w:author="PR Preview" w:date="2026-01-01T00:00:00Z">
        <w:r>
          <w:rPr>
            <w:i/>
            <w:iCs/>
          </w:rPr>
          <w:t xml:space="preserve"> </w:t>
        </w:r>
      </w:ins>
      <w:ins w:id="5025" w:author="PR Preview" w:date="2026-01-01T00:00:00Z">
        <w:r>
          <w:rPr>
            <w:i/>
            <w:iCs/>
          </w:rPr>
          <w:t xml:space="preserve">Wikipedia</w:t>
        </w:r>
      </w:ins>
      <w:ins w:id="5026" w:author="PR Preview" w:date="2026-01-01T00:00:00Z">
        <w:r>
          <w:rPr>
            <w:i/>
            <w:iCs/>
          </w:rPr>
          <w:t xml:space="preserve">,</w:t>
        </w:r>
      </w:ins>
      <w:ins w:id="5027" w:author="PR Preview" w:date="2026-01-01T00:00:00Z">
        <w:r>
          <w:rPr>
            <w:i/>
            <w:iCs/>
          </w:rPr>
          <w:t xml:space="preserve"> </w:t>
        </w:r>
      </w:ins>
      <w:ins w:id="5028" w:author="PR Preview" w:date="2026-01-01T00:00:00Z">
        <w:r>
          <w:rPr>
            <w:i/>
            <w:iCs/>
          </w:rPr>
          <w:t xml:space="preserve">the Free Encyclopedia</w:t>
        </w:r>
      </w:ins>
      <w:ins w:id="5029" w:author="PR Preview" w:date="2026-01-01T00:00:00Z">
        <w:r>
          <w:t xml:space="preserve">.</w:t>
        </w:r>
      </w:ins>
      <w:ins w:id="5030" w:author="PR Preview" w:date="2026-01-01T00:00:00Z">
        <w:r>
          <w:t xml:space="preserve"> </w:t>
        </w:r>
      </w:ins>
      <w:hyperlink r:id="rId169">
        <w:ins w:id="5031" w:author="PR Preview" w:date="2026-01-01T00:00:00Z">
          <w:r>
            <w:rPr>
              <w:rStyle w:val="Hyperlink"/>
            </w:rPr>
            <w:t xml:space="preserve">https://en.wikipedia.org/wiki/Composition_of_relations</w:t>
          </w:r>
        </w:ins>
      </w:hyperlink>
      <w:ins w:id="5032" w:author="PR Preview" w:date="2026-01-01T00:00:00Z">
        <w:r>
          <w:t xml:space="preserve">.</w:t>
        </w:r>
      </w:ins>
    </w:p>
    <w:bookmarkEnd w:id="170"/>
    <w:bookmarkStart w:id="172" w:name="ref-wikipedia_converse_relation"/>
    <w:p>
      <w:pPr>
        <w:pStyle w:val="Bibliography"/>
      </w:pPr>
      <w:ins w:id="5033" w:author="PR Preview" w:date="2026-01-01T00:00:00Z">
        <w:r>
          <w:t xml:space="preserve">Wikipedia contributors. 2026f.</w:t>
        </w:r>
      </w:ins>
      <w:ins w:id="5034" w:author="PR Preview" w:date="2026-01-01T00:00:00Z">
        <w:r>
          <w:t xml:space="preserve"> </w:t>
        </w:r>
      </w:ins>
      <w:ins w:id="5035" w:author="PR Preview" w:date="2026-01-01T00:00:00Z">
        <w:r>
          <w:rPr>
            <w:i/>
            <w:iCs/>
          </w:rPr>
          <w:t xml:space="preserve">Converse Relation —</w:t>
        </w:r>
      </w:ins>
      <w:ins w:id="5036" w:author="PR Preview" w:date="2026-01-01T00:00:00Z">
        <w:r>
          <w:rPr>
            <w:i/>
            <w:iCs/>
          </w:rPr>
          <w:t xml:space="preserve"> </w:t>
        </w:r>
      </w:ins>
      <w:ins w:id="5037" w:author="PR Preview" w:date="2026-01-01T00:00:00Z">
        <w:r>
          <w:rPr>
            <w:i/>
            <w:iCs/>
          </w:rPr>
          <w:t xml:space="preserve">Wikipedia</w:t>
        </w:r>
      </w:ins>
      <w:ins w:id="5038" w:author="PR Preview" w:date="2026-01-01T00:00:00Z">
        <w:r>
          <w:rPr>
            <w:i/>
            <w:iCs/>
          </w:rPr>
          <w:t xml:space="preserve">,</w:t>
        </w:r>
      </w:ins>
      <w:ins w:id="5039" w:author="PR Preview" w:date="2026-01-01T00:00:00Z">
        <w:r>
          <w:rPr>
            <w:i/>
            <w:iCs/>
          </w:rPr>
          <w:t xml:space="preserve"> </w:t>
        </w:r>
      </w:ins>
      <w:ins w:id="5040" w:author="PR Preview" w:date="2026-01-01T00:00:00Z">
        <w:r>
          <w:rPr>
            <w:i/>
            <w:iCs/>
          </w:rPr>
          <w:t xml:space="preserve">the Free Encyclopedia</w:t>
        </w:r>
      </w:ins>
      <w:ins w:id="5041" w:author="PR Preview" w:date="2026-01-01T00:00:00Z">
        <w:r>
          <w:t xml:space="preserve">.</w:t>
        </w:r>
      </w:ins>
      <w:ins w:id="5042" w:author="PR Preview" w:date="2026-01-01T00:00:00Z">
        <w:r>
          <w:t xml:space="preserve"> </w:t>
        </w:r>
      </w:ins>
      <w:hyperlink r:id="rId171">
        <w:ins w:id="5043" w:author="PR Preview" w:date="2026-01-01T00:00:00Z">
          <w:r>
            <w:rPr>
              <w:rStyle w:val="Hyperlink"/>
            </w:rPr>
            <w:t xml:space="preserve">https://en.wikipedia.org/wiki/Converse_relation</w:t>
          </w:r>
        </w:ins>
      </w:hyperlink>
      <w:ins w:id="5044" w:author="PR Preview" w:date="2026-01-01T00:00:00Z">
        <w:r>
          <w:t xml:space="preserve">.</w:t>
        </w:r>
      </w:ins>
    </w:p>
    <w:bookmarkEnd w:id="172"/>
    <w:bookmarkStart w:id="174" w:name="ref-wikipedia_directed_graph"/>
    <w:p>
      <w:pPr>
        <w:pStyle w:val="Bibliography"/>
      </w:pPr>
      <w:ins w:id="5045" w:author="PR Preview" w:date="2026-01-01T00:00:00Z">
        <w:r>
          <w:t xml:space="preserve">Wikipedia contributors. 2026g.</w:t>
        </w:r>
      </w:ins>
      <w:ins w:id="5046" w:author="PR Preview" w:date="2026-01-01T00:00:00Z">
        <w:r>
          <w:t xml:space="preserve"> </w:t>
        </w:r>
      </w:ins>
      <w:ins w:id="5047" w:author="PR Preview" w:date="2026-01-01T00:00:00Z">
        <w:r>
          <w:rPr>
            <w:i/>
            <w:iCs/>
          </w:rPr>
          <w:t xml:space="preserve">Directed Graph —</w:t>
        </w:r>
      </w:ins>
      <w:ins w:id="5048" w:author="PR Preview" w:date="2026-01-01T00:00:00Z">
        <w:r>
          <w:rPr>
            <w:i/>
            <w:iCs/>
          </w:rPr>
          <w:t xml:space="preserve"> </w:t>
        </w:r>
      </w:ins>
      <w:ins w:id="5049" w:author="PR Preview" w:date="2026-01-01T00:00:00Z">
        <w:r>
          <w:rPr>
            <w:i/>
            <w:iCs/>
          </w:rPr>
          <w:t xml:space="preserve">Wikipedia</w:t>
        </w:r>
      </w:ins>
      <w:ins w:id="5050" w:author="PR Preview" w:date="2026-01-01T00:00:00Z">
        <w:r>
          <w:rPr>
            <w:i/>
            <w:iCs/>
          </w:rPr>
          <w:t xml:space="preserve">,</w:t>
        </w:r>
      </w:ins>
      <w:ins w:id="5051" w:author="PR Preview" w:date="2026-01-01T00:00:00Z">
        <w:r>
          <w:rPr>
            <w:i/>
            <w:iCs/>
          </w:rPr>
          <w:t xml:space="preserve"> </w:t>
        </w:r>
      </w:ins>
      <w:ins w:id="5052" w:author="PR Preview" w:date="2026-01-01T00:00:00Z">
        <w:r>
          <w:rPr>
            <w:i/>
            <w:iCs/>
          </w:rPr>
          <w:t xml:space="preserve">the Free Encyclopedia</w:t>
        </w:r>
      </w:ins>
      <w:ins w:id="5053" w:author="PR Preview" w:date="2026-01-01T00:00:00Z">
        <w:r>
          <w:t xml:space="preserve">.</w:t>
        </w:r>
      </w:ins>
      <w:ins w:id="5054" w:author="PR Preview" w:date="2026-01-01T00:00:00Z">
        <w:r>
          <w:t xml:space="preserve"> </w:t>
        </w:r>
      </w:ins>
      <w:hyperlink r:id="rId173">
        <w:ins w:id="5055" w:author="PR Preview" w:date="2026-01-01T00:00:00Z">
          <w:r>
            <w:rPr>
              <w:rStyle w:val="Hyperlink"/>
            </w:rPr>
            <w:t xml:space="preserve">https://en.wikipedia.org/wiki/Directed_graph</w:t>
          </w:r>
        </w:ins>
      </w:hyperlink>
      <w:ins w:id="5056" w:author="PR Preview" w:date="2026-01-01T00:00:00Z">
        <w:r>
          <w:t xml:space="preserve">.</w:t>
        </w:r>
      </w:ins>
    </w:p>
    <w:bookmarkEnd w:id="174"/>
    <w:bookmarkStart w:id="176" w:name="ref-wikipedia_domain_of_a_function"/>
    <w:p>
      <w:pPr>
        <w:pStyle w:val="Bibliography"/>
      </w:pPr>
      <w:ins w:id="5057" w:author="PR Preview" w:date="2026-01-01T00:00:00Z">
        <w:r>
          <w:t xml:space="preserve">Wikipedia contributors. 2026h.</w:t>
        </w:r>
      </w:ins>
      <w:ins w:id="5058" w:author="PR Preview" w:date="2026-01-01T00:00:00Z">
        <w:r>
          <w:t xml:space="preserve"> </w:t>
        </w:r>
      </w:ins>
      <w:ins w:id="5059" w:author="PR Preview" w:date="2026-01-01T00:00:00Z">
        <w:r>
          <w:rPr>
            <w:i/>
            <w:iCs/>
          </w:rPr>
          <w:t xml:space="preserve">Domain of a Function —</w:t>
        </w:r>
      </w:ins>
      <w:ins w:id="5060" w:author="PR Preview" w:date="2026-01-01T00:00:00Z">
        <w:r>
          <w:rPr>
            <w:i/>
            <w:iCs/>
          </w:rPr>
          <w:t xml:space="preserve"> </w:t>
        </w:r>
      </w:ins>
      <w:ins w:id="5061" w:author="PR Preview" w:date="2026-01-01T00:00:00Z">
        <w:r>
          <w:rPr>
            <w:i/>
            <w:iCs/>
          </w:rPr>
          <w:t xml:space="preserve">Wikipedia</w:t>
        </w:r>
      </w:ins>
      <w:ins w:id="5062" w:author="PR Preview" w:date="2026-01-01T00:00:00Z">
        <w:r>
          <w:rPr>
            <w:i/>
            <w:iCs/>
          </w:rPr>
          <w:t xml:space="preserve">,</w:t>
        </w:r>
      </w:ins>
      <w:ins w:id="5063" w:author="PR Preview" w:date="2026-01-01T00:00:00Z">
        <w:r>
          <w:rPr>
            <w:i/>
            <w:iCs/>
          </w:rPr>
          <w:t xml:space="preserve"> </w:t>
        </w:r>
      </w:ins>
      <w:ins w:id="5064" w:author="PR Preview" w:date="2026-01-01T00:00:00Z">
        <w:r>
          <w:rPr>
            <w:i/>
            <w:iCs/>
          </w:rPr>
          <w:t xml:space="preserve">the Free Encyclopedia</w:t>
        </w:r>
      </w:ins>
      <w:ins w:id="5065" w:author="PR Preview" w:date="2026-01-01T00:00:00Z">
        <w:r>
          <w:t xml:space="preserve">.</w:t>
        </w:r>
      </w:ins>
      <w:ins w:id="5066" w:author="PR Preview" w:date="2026-01-01T00:00:00Z">
        <w:r>
          <w:t xml:space="preserve"> </w:t>
        </w:r>
      </w:ins>
      <w:hyperlink r:id="rId175">
        <w:ins w:id="5067" w:author="PR Preview" w:date="2026-01-01T00:00:00Z">
          <w:r>
            <w:rPr>
              <w:rStyle w:val="Hyperlink"/>
            </w:rPr>
            <w:t xml:space="preserve">https://en.wikipedia.org/wiki/Domain_of_a_function</w:t>
          </w:r>
        </w:ins>
      </w:hyperlink>
      <w:ins w:id="5068" w:author="PR Preview" w:date="2026-01-01T00:00:00Z">
        <w:r>
          <w:t xml:space="preserve">.</w:t>
        </w:r>
      </w:ins>
    </w:p>
    <w:bookmarkEnd w:id="176"/>
    <w:bookmarkStart w:id="178" w:name="ref-wikipedia_equivalence_class"/>
    <w:p>
      <w:pPr>
        <w:pStyle w:val="Bibliography"/>
      </w:pPr>
      <w:ins w:id="5069" w:author="PR Preview" w:date="2026-01-01T00:00:00Z">
        <w:r>
          <w:t xml:space="preserve">Wikipedia contributors. 2026i.</w:t>
        </w:r>
      </w:ins>
      <w:ins w:id="5070" w:author="PR Preview" w:date="2026-01-01T00:00:00Z">
        <w:r>
          <w:t xml:space="preserve"> </w:t>
        </w:r>
      </w:ins>
      <w:ins w:id="5071" w:author="PR Preview" w:date="2026-01-01T00:00:00Z">
        <w:r>
          <w:rPr>
            <w:i/>
            <w:iCs/>
          </w:rPr>
          <w:t xml:space="preserve">Equivalence Class —</w:t>
        </w:r>
      </w:ins>
      <w:ins w:id="5072" w:author="PR Preview" w:date="2026-01-01T00:00:00Z">
        <w:r>
          <w:rPr>
            <w:i/>
            <w:iCs/>
          </w:rPr>
          <w:t xml:space="preserve"> </w:t>
        </w:r>
      </w:ins>
      <w:ins w:id="5073" w:author="PR Preview" w:date="2026-01-01T00:00:00Z">
        <w:r>
          <w:rPr>
            <w:i/>
            <w:iCs/>
          </w:rPr>
          <w:t xml:space="preserve">Wikipedia</w:t>
        </w:r>
      </w:ins>
      <w:ins w:id="5074" w:author="PR Preview" w:date="2026-01-01T00:00:00Z">
        <w:r>
          <w:rPr>
            <w:i/>
            <w:iCs/>
          </w:rPr>
          <w:t xml:space="preserve">,</w:t>
        </w:r>
      </w:ins>
      <w:ins w:id="5075" w:author="PR Preview" w:date="2026-01-01T00:00:00Z">
        <w:r>
          <w:rPr>
            <w:i/>
            <w:iCs/>
          </w:rPr>
          <w:t xml:space="preserve"> </w:t>
        </w:r>
      </w:ins>
      <w:ins w:id="5076" w:author="PR Preview" w:date="2026-01-01T00:00:00Z">
        <w:r>
          <w:rPr>
            <w:i/>
            <w:iCs/>
          </w:rPr>
          <w:t xml:space="preserve">the Free Encyclopedia</w:t>
        </w:r>
      </w:ins>
      <w:ins w:id="5077" w:author="PR Preview" w:date="2026-01-01T00:00:00Z">
        <w:r>
          <w:t xml:space="preserve">.</w:t>
        </w:r>
      </w:ins>
      <w:ins w:id="5078" w:author="PR Preview" w:date="2026-01-01T00:00:00Z">
        <w:r>
          <w:t xml:space="preserve"> </w:t>
        </w:r>
      </w:ins>
      <w:hyperlink r:id="rId177">
        <w:ins w:id="5079" w:author="PR Preview" w:date="2026-01-01T00:00:00Z">
          <w:r>
            <w:rPr>
              <w:rStyle w:val="Hyperlink"/>
            </w:rPr>
            <w:t xml:space="preserve">https://en.wikipedia.org/wiki/Equivalence_class</w:t>
          </w:r>
        </w:ins>
      </w:hyperlink>
      <w:ins w:id="5080" w:author="PR Preview" w:date="2026-01-01T00:00:00Z">
        <w:r>
          <w:t xml:space="preserve">.</w:t>
        </w:r>
      </w:ins>
    </w:p>
    <w:bookmarkEnd w:id="178"/>
    <w:bookmarkStart w:id="180" w:name="ref-wikipedia_equivalence_relation"/>
    <w:p>
      <w:pPr>
        <w:pStyle w:val="Bibliography"/>
      </w:pPr>
      <w:ins w:id="5081" w:author="PR Preview" w:date="2026-01-01T00:00:00Z">
        <w:r>
          <w:t xml:space="preserve">Wikipedia contributors. 2026j.</w:t>
        </w:r>
      </w:ins>
      <w:ins w:id="5082" w:author="PR Preview" w:date="2026-01-01T00:00:00Z">
        <w:r>
          <w:t xml:space="preserve"> </w:t>
        </w:r>
      </w:ins>
      <w:ins w:id="5083" w:author="PR Preview" w:date="2026-01-01T00:00:00Z">
        <w:r>
          <w:rPr>
            <w:i/>
            <w:iCs/>
          </w:rPr>
          <w:t xml:space="preserve">Equivalence Relation —</w:t>
        </w:r>
      </w:ins>
      <w:ins w:id="5084" w:author="PR Preview" w:date="2026-01-01T00:00:00Z">
        <w:r>
          <w:rPr>
            <w:i/>
            <w:iCs/>
          </w:rPr>
          <w:t xml:space="preserve"> </w:t>
        </w:r>
      </w:ins>
      <w:ins w:id="5085" w:author="PR Preview" w:date="2026-01-01T00:00:00Z">
        <w:r>
          <w:rPr>
            <w:i/>
            <w:iCs/>
          </w:rPr>
          <w:t xml:space="preserve">Wikipedia</w:t>
        </w:r>
      </w:ins>
      <w:ins w:id="5086" w:author="PR Preview" w:date="2026-01-01T00:00:00Z">
        <w:r>
          <w:rPr>
            <w:i/>
            <w:iCs/>
          </w:rPr>
          <w:t xml:space="preserve">,</w:t>
        </w:r>
      </w:ins>
      <w:ins w:id="5087" w:author="PR Preview" w:date="2026-01-01T00:00:00Z">
        <w:r>
          <w:rPr>
            <w:i/>
            <w:iCs/>
          </w:rPr>
          <w:t xml:space="preserve"> </w:t>
        </w:r>
      </w:ins>
      <w:ins w:id="5088" w:author="PR Preview" w:date="2026-01-01T00:00:00Z">
        <w:r>
          <w:rPr>
            <w:i/>
            <w:iCs/>
          </w:rPr>
          <w:t xml:space="preserve">the Free Encyclopedia</w:t>
        </w:r>
      </w:ins>
      <w:ins w:id="5089" w:author="PR Preview" w:date="2026-01-01T00:00:00Z">
        <w:r>
          <w:t xml:space="preserve">.</w:t>
        </w:r>
      </w:ins>
      <w:ins w:id="5090" w:author="PR Preview" w:date="2026-01-01T00:00:00Z">
        <w:r>
          <w:t xml:space="preserve"> </w:t>
        </w:r>
      </w:ins>
      <w:hyperlink r:id="rId179">
        <w:ins w:id="5091" w:author="PR Preview" w:date="2026-01-01T00:00:00Z">
          <w:r>
            <w:rPr>
              <w:rStyle w:val="Hyperlink"/>
            </w:rPr>
            <w:t xml:space="preserve">https://en.wikipedia.org/wiki/Equivalence_relation</w:t>
          </w:r>
        </w:ins>
      </w:hyperlink>
      <w:ins w:id="5092" w:author="PR Preview" w:date="2026-01-01T00:00:00Z">
        <w:r>
          <w:t xml:space="preserve">.</w:t>
        </w:r>
      </w:ins>
    </w:p>
    <w:bookmarkEnd w:id="180"/>
    <w:bookmarkStart w:id="182" w:name="ref-wikipedia_function_composition"/>
    <w:p>
      <w:pPr>
        <w:pStyle w:val="Bibliography"/>
      </w:pPr>
      <w:ins w:id="5093" w:author="PR Preview" w:date="2026-01-01T00:00:00Z">
        <w:r>
          <w:t xml:space="preserve">Wikipedia contributors. 2026k.</w:t>
        </w:r>
      </w:ins>
      <w:ins w:id="5094" w:author="PR Preview" w:date="2026-01-01T00:00:00Z">
        <w:r>
          <w:t xml:space="preserve"> </w:t>
        </w:r>
      </w:ins>
      <w:ins w:id="5095" w:author="PR Preview" w:date="2026-01-01T00:00:00Z">
        <w:r>
          <w:rPr>
            <w:i/>
            <w:iCs/>
          </w:rPr>
          <w:t xml:space="preserve">Function Composition —</w:t>
        </w:r>
      </w:ins>
      <w:ins w:id="5096" w:author="PR Preview" w:date="2026-01-01T00:00:00Z">
        <w:r>
          <w:rPr>
            <w:i/>
            <w:iCs/>
          </w:rPr>
          <w:t xml:space="preserve"> </w:t>
        </w:r>
      </w:ins>
      <w:ins w:id="5097" w:author="PR Preview" w:date="2026-01-01T00:00:00Z">
        <w:r>
          <w:rPr>
            <w:i/>
            <w:iCs/>
          </w:rPr>
          <w:t xml:space="preserve">Wikipedia</w:t>
        </w:r>
      </w:ins>
      <w:ins w:id="5098" w:author="PR Preview" w:date="2026-01-01T00:00:00Z">
        <w:r>
          <w:rPr>
            <w:i/>
            <w:iCs/>
          </w:rPr>
          <w:t xml:space="preserve">,</w:t>
        </w:r>
      </w:ins>
      <w:ins w:id="5099" w:author="PR Preview" w:date="2026-01-01T00:00:00Z">
        <w:r>
          <w:rPr>
            <w:i/>
            <w:iCs/>
          </w:rPr>
          <w:t xml:space="preserve"> </w:t>
        </w:r>
      </w:ins>
      <w:ins w:id="5100" w:author="PR Preview" w:date="2026-01-01T00:00:00Z">
        <w:r>
          <w:rPr>
            <w:i/>
            <w:iCs/>
          </w:rPr>
          <w:t xml:space="preserve">the Free Encyclopedia</w:t>
        </w:r>
      </w:ins>
      <w:ins w:id="5101" w:author="PR Preview" w:date="2026-01-01T00:00:00Z">
        <w:r>
          <w:t xml:space="preserve">.</w:t>
        </w:r>
      </w:ins>
      <w:ins w:id="5102" w:author="PR Preview" w:date="2026-01-01T00:00:00Z">
        <w:r>
          <w:t xml:space="preserve"> </w:t>
        </w:r>
      </w:ins>
      <w:hyperlink r:id="rId181">
        <w:ins w:id="5103" w:author="PR Preview" w:date="2026-01-01T00:00:00Z">
          <w:r>
            <w:rPr>
              <w:rStyle w:val="Hyperlink"/>
            </w:rPr>
            <w:t xml:space="preserve">https://en.wikipedia.org/wiki/Function_composition</w:t>
          </w:r>
        </w:ins>
      </w:hyperlink>
      <w:ins w:id="5104" w:author="PR Preview" w:date="2026-01-01T00:00:00Z">
        <w:r>
          <w:t xml:space="preserve">.</w:t>
        </w:r>
      </w:ins>
    </w:p>
    <w:bookmarkEnd w:id="182"/>
    <w:bookmarkStart w:id="184" w:name="ref-wikipedia_graph_of_a_function"/>
    <w:p>
      <w:pPr>
        <w:pStyle w:val="Bibliography"/>
      </w:pPr>
      <w:ins w:id="5105" w:author="PR Preview" w:date="2026-01-01T00:00:00Z">
        <w:r>
          <w:t xml:space="preserve">Wikipedia contributors. 2026l.</w:t>
        </w:r>
      </w:ins>
      <w:ins w:id="5106" w:author="PR Preview" w:date="2026-01-01T00:00:00Z">
        <w:r>
          <w:t xml:space="preserve"> </w:t>
        </w:r>
      </w:ins>
      <w:ins w:id="5107" w:author="PR Preview" w:date="2026-01-01T00:00:00Z">
        <w:r>
          <w:rPr>
            <w:i/>
            <w:iCs/>
          </w:rPr>
          <w:t xml:space="preserve">Graph of a Function —</w:t>
        </w:r>
      </w:ins>
      <w:ins w:id="5108" w:author="PR Preview" w:date="2026-01-01T00:00:00Z">
        <w:r>
          <w:rPr>
            <w:i/>
            <w:iCs/>
          </w:rPr>
          <w:t xml:space="preserve"> </w:t>
        </w:r>
      </w:ins>
      <w:ins w:id="5109" w:author="PR Preview" w:date="2026-01-01T00:00:00Z">
        <w:r>
          <w:rPr>
            <w:i/>
            <w:iCs/>
          </w:rPr>
          <w:t xml:space="preserve">Wikipedia</w:t>
        </w:r>
      </w:ins>
      <w:ins w:id="5110" w:author="PR Preview" w:date="2026-01-01T00:00:00Z">
        <w:r>
          <w:rPr>
            <w:i/>
            <w:iCs/>
          </w:rPr>
          <w:t xml:space="preserve">,</w:t>
        </w:r>
      </w:ins>
      <w:ins w:id="5111" w:author="PR Preview" w:date="2026-01-01T00:00:00Z">
        <w:r>
          <w:rPr>
            <w:i/>
            <w:iCs/>
          </w:rPr>
          <w:t xml:space="preserve"> </w:t>
        </w:r>
      </w:ins>
      <w:ins w:id="5112" w:author="PR Preview" w:date="2026-01-01T00:00:00Z">
        <w:r>
          <w:rPr>
            <w:i/>
            <w:iCs/>
          </w:rPr>
          <w:t xml:space="preserve">the Free Encyclopedia</w:t>
        </w:r>
      </w:ins>
      <w:ins w:id="5113" w:author="PR Preview" w:date="2026-01-01T00:00:00Z">
        <w:r>
          <w:t xml:space="preserve">.</w:t>
        </w:r>
      </w:ins>
      <w:ins w:id="5114" w:author="PR Preview" w:date="2026-01-01T00:00:00Z">
        <w:r>
          <w:t xml:space="preserve"> </w:t>
        </w:r>
      </w:ins>
      <w:hyperlink r:id="rId183">
        <w:ins w:id="5115" w:author="PR Preview" w:date="2026-01-01T00:00:00Z">
          <w:r>
            <w:rPr>
              <w:rStyle w:val="Hyperlink"/>
            </w:rPr>
            <w:t xml:space="preserve">https://en.wikipedia.org/wiki/Graph_of_a_function</w:t>
          </w:r>
        </w:ins>
      </w:hyperlink>
      <w:ins w:id="5116" w:author="PR Preview" w:date="2026-01-01T00:00:00Z">
        <w:r>
          <w:t xml:space="preserve">.</w:t>
        </w:r>
      </w:ins>
    </w:p>
    <w:bookmarkEnd w:id="184"/>
    <w:bookmarkStart w:id="186" w:name="ref-wikipedia_identity_function"/>
    <w:p>
      <w:pPr>
        <w:pStyle w:val="Bibliography"/>
      </w:pPr>
      <w:ins w:id="5117" w:author="PR Preview" w:date="2026-01-01T00:00:00Z">
        <w:r>
          <w:t xml:space="preserve">Wikipedia contributors. 2026m.</w:t>
        </w:r>
      </w:ins>
      <w:ins w:id="5118" w:author="PR Preview" w:date="2026-01-01T00:00:00Z">
        <w:r>
          <w:t xml:space="preserve"> </w:t>
        </w:r>
      </w:ins>
      <w:ins w:id="5119" w:author="PR Preview" w:date="2026-01-01T00:00:00Z">
        <w:r>
          <w:rPr>
            <w:i/>
            <w:iCs/>
          </w:rPr>
          <w:t xml:space="preserve">Identity Function —</w:t>
        </w:r>
      </w:ins>
      <w:ins w:id="5120" w:author="PR Preview" w:date="2026-01-01T00:00:00Z">
        <w:r>
          <w:rPr>
            <w:i/>
            <w:iCs/>
          </w:rPr>
          <w:t xml:space="preserve"> </w:t>
        </w:r>
      </w:ins>
      <w:ins w:id="5121" w:author="PR Preview" w:date="2026-01-01T00:00:00Z">
        <w:r>
          <w:rPr>
            <w:i/>
            <w:iCs/>
          </w:rPr>
          <w:t xml:space="preserve">Wikipedia</w:t>
        </w:r>
      </w:ins>
      <w:ins w:id="5122" w:author="PR Preview" w:date="2026-01-01T00:00:00Z">
        <w:r>
          <w:rPr>
            <w:i/>
            <w:iCs/>
          </w:rPr>
          <w:t xml:space="preserve">,</w:t>
        </w:r>
      </w:ins>
      <w:ins w:id="5123" w:author="PR Preview" w:date="2026-01-01T00:00:00Z">
        <w:r>
          <w:rPr>
            <w:i/>
            <w:iCs/>
          </w:rPr>
          <w:t xml:space="preserve"> </w:t>
        </w:r>
      </w:ins>
      <w:ins w:id="5124" w:author="PR Preview" w:date="2026-01-01T00:00:00Z">
        <w:r>
          <w:rPr>
            <w:i/>
            <w:iCs/>
          </w:rPr>
          <w:t xml:space="preserve">the Free Encyclopedia</w:t>
        </w:r>
      </w:ins>
      <w:ins w:id="5125" w:author="PR Preview" w:date="2026-01-01T00:00:00Z">
        <w:r>
          <w:t xml:space="preserve">.</w:t>
        </w:r>
      </w:ins>
      <w:ins w:id="5126" w:author="PR Preview" w:date="2026-01-01T00:00:00Z">
        <w:r>
          <w:t xml:space="preserve"> </w:t>
        </w:r>
      </w:ins>
      <w:hyperlink r:id="rId185">
        <w:ins w:id="5127" w:author="PR Preview" w:date="2026-01-01T00:00:00Z">
          <w:r>
            <w:rPr>
              <w:rStyle w:val="Hyperlink"/>
            </w:rPr>
            <w:t xml:space="preserve">https://en.wikipedia.org/wiki/Identity_function</w:t>
          </w:r>
        </w:ins>
      </w:hyperlink>
      <w:ins w:id="5128" w:author="PR Preview" w:date="2026-01-01T00:00:00Z">
        <w:r>
          <w:t xml:space="preserve">.</w:t>
        </w:r>
      </w:ins>
    </w:p>
    <w:bookmarkEnd w:id="186"/>
    <w:bookmarkStart w:id="188" w:name="ref-wikipedia_image_mathematics"/>
    <w:p>
      <w:pPr>
        <w:pStyle w:val="Bibliography"/>
      </w:pPr>
      <w:ins w:id="5129" w:author="PR Preview" w:date="2026-01-01T00:00:00Z">
        <w:r>
          <w:t xml:space="preserve">Wikipedia contributors. 2026n.</w:t>
        </w:r>
      </w:ins>
      <w:ins w:id="5130" w:author="PR Preview" w:date="2026-01-01T00:00:00Z">
        <w:r>
          <w:t xml:space="preserve"> </w:t>
        </w:r>
      </w:ins>
      <w:ins w:id="5131" w:author="PR Preview" w:date="2026-01-01T00:00:00Z">
        <w:r>
          <w:rPr>
            <w:i/>
            <w:iCs/>
          </w:rPr>
          <w:t xml:space="preserve">Image (Mathematics) —</w:t>
        </w:r>
      </w:ins>
      <w:ins w:id="5132" w:author="PR Preview" w:date="2026-01-01T00:00:00Z">
        <w:r>
          <w:rPr>
            <w:i/>
            <w:iCs/>
          </w:rPr>
          <w:t xml:space="preserve"> </w:t>
        </w:r>
      </w:ins>
      <w:ins w:id="5133" w:author="PR Preview" w:date="2026-01-01T00:00:00Z">
        <w:r>
          <w:rPr>
            <w:i/>
            <w:iCs/>
          </w:rPr>
          <w:t xml:space="preserve">Wikipedia</w:t>
        </w:r>
      </w:ins>
      <w:ins w:id="5134" w:author="PR Preview" w:date="2026-01-01T00:00:00Z">
        <w:r>
          <w:rPr>
            <w:i/>
            <w:iCs/>
          </w:rPr>
          <w:t xml:space="preserve">,</w:t>
        </w:r>
      </w:ins>
      <w:ins w:id="5135" w:author="PR Preview" w:date="2026-01-01T00:00:00Z">
        <w:r>
          <w:rPr>
            <w:i/>
            <w:iCs/>
          </w:rPr>
          <w:t xml:space="preserve"> </w:t>
        </w:r>
      </w:ins>
      <w:ins w:id="5136" w:author="PR Preview" w:date="2026-01-01T00:00:00Z">
        <w:r>
          <w:rPr>
            <w:i/>
            <w:iCs/>
          </w:rPr>
          <w:t xml:space="preserve">the Free Encyclopedia</w:t>
        </w:r>
      </w:ins>
      <w:ins w:id="5137" w:author="PR Preview" w:date="2026-01-01T00:00:00Z">
        <w:r>
          <w:t xml:space="preserve">.</w:t>
        </w:r>
      </w:ins>
      <w:ins w:id="5138" w:author="PR Preview" w:date="2026-01-01T00:00:00Z">
        <w:r>
          <w:t xml:space="preserve"> </w:t>
        </w:r>
      </w:ins>
      <w:hyperlink r:id="rId187">
        <w:ins w:id="5139" w:author="PR Preview" w:date="2026-01-01T00:00:00Z">
          <w:r>
            <w:rPr>
              <w:rStyle w:val="Hyperlink"/>
            </w:rPr>
            <w:t xml:space="preserve">https://en.wikipedia.org/wiki/Image_(mathematics)</w:t>
          </w:r>
        </w:ins>
      </w:hyperlink>
      <w:ins w:id="5140" w:author="PR Preview" w:date="2026-01-01T00:00:00Z">
        <w:r>
          <w:t xml:space="preserve">.</w:t>
        </w:r>
      </w:ins>
    </w:p>
    <w:bookmarkEnd w:id="188"/>
    <w:bookmarkStart w:id="190" w:name="ref-wikipedia_injective_function"/>
    <w:p>
      <w:pPr>
        <w:pStyle w:val="Bibliography"/>
      </w:pPr>
      <w:ins w:id="5141" w:author="PR Preview" w:date="2026-01-01T00:00:00Z">
        <w:r>
          <w:t xml:space="preserve">Wikipedia contributors. 2026o.</w:t>
        </w:r>
      </w:ins>
      <w:ins w:id="5142" w:author="PR Preview" w:date="2026-01-01T00:00:00Z">
        <w:r>
          <w:t xml:space="preserve"> </w:t>
        </w:r>
      </w:ins>
      <w:ins w:id="5143" w:author="PR Preview" w:date="2026-01-01T00:00:00Z">
        <w:r>
          <w:rPr>
            <w:i/>
            <w:iCs/>
          </w:rPr>
          <w:t xml:space="preserve">Injective Function —</w:t>
        </w:r>
      </w:ins>
      <w:ins w:id="5144" w:author="PR Preview" w:date="2026-01-01T00:00:00Z">
        <w:r>
          <w:rPr>
            <w:i/>
            <w:iCs/>
          </w:rPr>
          <w:t xml:space="preserve"> </w:t>
        </w:r>
      </w:ins>
      <w:ins w:id="5145" w:author="PR Preview" w:date="2026-01-01T00:00:00Z">
        <w:r>
          <w:rPr>
            <w:i/>
            <w:iCs/>
          </w:rPr>
          <w:t xml:space="preserve">Wikipedia</w:t>
        </w:r>
      </w:ins>
      <w:ins w:id="5146" w:author="PR Preview" w:date="2026-01-01T00:00:00Z">
        <w:r>
          <w:rPr>
            <w:i/>
            <w:iCs/>
          </w:rPr>
          <w:t xml:space="preserve">,</w:t>
        </w:r>
      </w:ins>
      <w:ins w:id="5147" w:author="PR Preview" w:date="2026-01-01T00:00:00Z">
        <w:r>
          <w:rPr>
            <w:i/>
            <w:iCs/>
          </w:rPr>
          <w:t xml:space="preserve"> </w:t>
        </w:r>
      </w:ins>
      <w:ins w:id="5148" w:author="PR Preview" w:date="2026-01-01T00:00:00Z">
        <w:r>
          <w:rPr>
            <w:i/>
            <w:iCs/>
          </w:rPr>
          <w:t xml:space="preserve">the Free Encyclopedia</w:t>
        </w:r>
      </w:ins>
      <w:ins w:id="5149" w:author="PR Preview" w:date="2026-01-01T00:00:00Z">
        <w:r>
          <w:t xml:space="preserve">.</w:t>
        </w:r>
      </w:ins>
      <w:ins w:id="5150" w:author="PR Preview" w:date="2026-01-01T00:00:00Z">
        <w:r>
          <w:t xml:space="preserve"> </w:t>
        </w:r>
      </w:ins>
      <w:hyperlink r:id="rId189">
        <w:ins w:id="5151" w:author="PR Preview" w:date="2026-01-01T00:00:00Z">
          <w:r>
            <w:rPr>
              <w:rStyle w:val="Hyperlink"/>
            </w:rPr>
            <w:t xml:space="preserve">https://en.wikipedia.org/wiki/Injective_function</w:t>
          </w:r>
        </w:ins>
      </w:hyperlink>
      <w:ins w:id="5152" w:author="PR Preview" w:date="2026-01-01T00:00:00Z">
        <w:r>
          <w:t xml:space="preserve">.</w:t>
        </w:r>
      </w:ins>
    </w:p>
    <w:bookmarkEnd w:id="190"/>
    <w:bookmarkStart w:id="192" w:name="ref-wikipedia_inverse_function"/>
    <w:p>
      <w:pPr>
        <w:pStyle w:val="Bibliography"/>
      </w:pPr>
      <w:ins w:id="5153" w:author="PR Preview" w:date="2026-01-01T00:00:00Z">
        <w:r>
          <w:t xml:space="preserve">Wikipedia contributors. 2026p.</w:t>
        </w:r>
      </w:ins>
      <w:ins w:id="5154" w:author="PR Preview" w:date="2026-01-01T00:00:00Z">
        <w:r>
          <w:t xml:space="preserve"> </w:t>
        </w:r>
      </w:ins>
      <w:ins w:id="5155" w:author="PR Preview" w:date="2026-01-01T00:00:00Z">
        <w:r>
          <w:rPr>
            <w:i/>
            <w:iCs/>
          </w:rPr>
          <w:t xml:space="preserve">Inverse Function —</w:t>
        </w:r>
      </w:ins>
      <w:ins w:id="5156" w:author="PR Preview" w:date="2026-01-01T00:00:00Z">
        <w:r>
          <w:rPr>
            <w:i/>
            <w:iCs/>
          </w:rPr>
          <w:t xml:space="preserve"> </w:t>
        </w:r>
      </w:ins>
      <w:ins w:id="5157" w:author="PR Preview" w:date="2026-01-01T00:00:00Z">
        <w:r>
          <w:rPr>
            <w:i/>
            <w:iCs/>
          </w:rPr>
          <w:t xml:space="preserve">Wikipedia</w:t>
        </w:r>
      </w:ins>
      <w:ins w:id="5158" w:author="PR Preview" w:date="2026-01-01T00:00:00Z">
        <w:r>
          <w:rPr>
            <w:i/>
            <w:iCs/>
          </w:rPr>
          <w:t xml:space="preserve">,</w:t>
        </w:r>
      </w:ins>
      <w:ins w:id="5159" w:author="PR Preview" w:date="2026-01-01T00:00:00Z">
        <w:r>
          <w:rPr>
            <w:i/>
            <w:iCs/>
          </w:rPr>
          <w:t xml:space="preserve"> </w:t>
        </w:r>
      </w:ins>
      <w:ins w:id="5160" w:author="PR Preview" w:date="2026-01-01T00:00:00Z">
        <w:r>
          <w:rPr>
            <w:i/>
            <w:iCs/>
          </w:rPr>
          <w:t xml:space="preserve">the Free Encyclopedia</w:t>
        </w:r>
      </w:ins>
      <w:ins w:id="5161" w:author="PR Preview" w:date="2026-01-01T00:00:00Z">
        <w:r>
          <w:t xml:space="preserve">.</w:t>
        </w:r>
      </w:ins>
      <w:ins w:id="5162" w:author="PR Preview" w:date="2026-01-01T00:00:00Z">
        <w:r>
          <w:t xml:space="preserve"> </w:t>
        </w:r>
      </w:ins>
      <w:hyperlink r:id="rId191">
        <w:ins w:id="5163" w:author="PR Preview" w:date="2026-01-01T00:00:00Z">
          <w:r>
            <w:rPr>
              <w:rStyle w:val="Hyperlink"/>
            </w:rPr>
            <w:t xml:space="preserve">https://en.wikipedia.org/wiki/Inverse_function</w:t>
          </w:r>
        </w:ins>
      </w:hyperlink>
      <w:ins w:id="5164" w:author="PR Preview" w:date="2026-01-01T00:00:00Z">
        <w:r>
          <w:t xml:space="preserve">.</w:t>
        </w:r>
      </w:ins>
    </w:p>
    <w:bookmarkEnd w:id="192"/>
    <w:bookmarkStart w:id="194" w:name="ref-wikipedia_logical_matrix"/>
    <w:p>
      <w:pPr>
        <w:pStyle w:val="Bibliography"/>
      </w:pPr>
      <w:ins w:id="5165" w:author="PR Preview" w:date="2026-01-01T00:00:00Z">
        <w:r>
          <w:t xml:space="preserve">Wikipedia contributors. 2026q.</w:t>
        </w:r>
      </w:ins>
      <w:ins w:id="5166" w:author="PR Preview" w:date="2026-01-01T00:00:00Z">
        <w:r>
          <w:t xml:space="preserve"> </w:t>
        </w:r>
      </w:ins>
      <w:ins w:id="5167" w:author="PR Preview" w:date="2026-01-01T00:00:00Z">
        <w:r>
          <w:rPr>
            <w:i/>
            <w:iCs/>
          </w:rPr>
          <w:t xml:space="preserve">Logical Matrix —</w:t>
        </w:r>
      </w:ins>
      <w:ins w:id="5168" w:author="PR Preview" w:date="2026-01-01T00:00:00Z">
        <w:r>
          <w:rPr>
            <w:i/>
            <w:iCs/>
          </w:rPr>
          <w:t xml:space="preserve"> </w:t>
        </w:r>
      </w:ins>
      <w:ins w:id="5169" w:author="PR Preview" w:date="2026-01-01T00:00:00Z">
        <w:r>
          <w:rPr>
            <w:i/>
            <w:iCs/>
          </w:rPr>
          <w:t xml:space="preserve">Wikipedia</w:t>
        </w:r>
      </w:ins>
      <w:ins w:id="5170" w:author="PR Preview" w:date="2026-01-01T00:00:00Z">
        <w:r>
          <w:rPr>
            <w:i/>
            <w:iCs/>
          </w:rPr>
          <w:t xml:space="preserve">,</w:t>
        </w:r>
      </w:ins>
      <w:ins w:id="5171" w:author="PR Preview" w:date="2026-01-01T00:00:00Z">
        <w:r>
          <w:rPr>
            <w:i/>
            <w:iCs/>
          </w:rPr>
          <w:t xml:space="preserve"> </w:t>
        </w:r>
      </w:ins>
      <w:ins w:id="5172" w:author="PR Preview" w:date="2026-01-01T00:00:00Z">
        <w:r>
          <w:rPr>
            <w:i/>
            <w:iCs/>
          </w:rPr>
          <w:t xml:space="preserve">the Free Encyclopedia</w:t>
        </w:r>
      </w:ins>
      <w:ins w:id="5173" w:author="PR Preview" w:date="2026-01-01T00:00:00Z">
        <w:r>
          <w:t xml:space="preserve">.</w:t>
        </w:r>
      </w:ins>
      <w:ins w:id="5174" w:author="PR Preview" w:date="2026-01-01T00:00:00Z">
        <w:r>
          <w:t xml:space="preserve"> </w:t>
        </w:r>
      </w:ins>
      <w:hyperlink r:id="rId193">
        <w:ins w:id="5175" w:author="PR Preview" w:date="2026-01-01T00:00:00Z">
          <w:r>
            <w:rPr>
              <w:rStyle w:val="Hyperlink"/>
            </w:rPr>
            <w:t xml:space="preserve">https://en.wikipedia.org/wiki/Logical_matrix</w:t>
          </w:r>
        </w:ins>
      </w:hyperlink>
      <w:ins w:id="5176" w:author="PR Preview" w:date="2026-01-01T00:00:00Z">
        <w:r>
          <w:t xml:space="preserve">.</w:t>
        </w:r>
      </w:ins>
    </w:p>
    <w:bookmarkEnd w:id="194"/>
    <w:bookmarkStart w:id="196" w:name="ref-wikipedia_partition_of_a_set"/>
    <w:p>
      <w:pPr>
        <w:pStyle w:val="Bibliography"/>
      </w:pPr>
      <w:ins w:id="5177" w:author="PR Preview" w:date="2026-01-01T00:00:00Z">
        <w:r>
          <w:t xml:space="preserve">Wikipedia contributors. 2026r.</w:t>
        </w:r>
      </w:ins>
      <w:ins w:id="5178" w:author="PR Preview" w:date="2026-01-01T00:00:00Z">
        <w:r>
          <w:t xml:space="preserve"> </w:t>
        </w:r>
      </w:ins>
      <w:ins w:id="5179" w:author="PR Preview" w:date="2026-01-01T00:00:00Z">
        <w:r>
          <w:rPr>
            <w:i/>
            <w:iCs/>
          </w:rPr>
          <w:t xml:space="preserve">Partition of a Set —</w:t>
        </w:r>
      </w:ins>
      <w:ins w:id="5180" w:author="PR Preview" w:date="2026-01-01T00:00:00Z">
        <w:r>
          <w:rPr>
            <w:i/>
            <w:iCs/>
          </w:rPr>
          <w:t xml:space="preserve"> </w:t>
        </w:r>
      </w:ins>
      <w:ins w:id="5181" w:author="PR Preview" w:date="2026-01-01T00:00:00Z">
        <w:r>
          <w:rPr>
            <w:i/>
            <w:iCs/>
          </w:rPr>
          <w:t xml:space="preserve">Wikipedia</w:t>
        </w:r>
      </w:ins>
      <w:ins w:id="5182" w:author="PR Preview" w:date="2026-01-01T00:00:00Z">
        <w:r>
          <w:rPr>
            <w:i/>
            <w:iCs/>
          </w:rPr>
          <w:t xml:space="preserve">,</w:t>
        </w:r>
      </w:ins>
      <w:ins w:id="5183" w:author="PR Preview" w:date="2026-01-01T00:00:00Z">
        <w:r>
          <w:rPr>
            <w:i/>
            <w:iCs/>
          </w:rPr>
          <w:t xml:space="preserve"> </w:t>
        </w:r>
      </w:ins>
      <w:ins w:id="5184" w:author="PR Preview" w:date="2026-01-01T00:00:00Z">
        <w:r>
          <w:rPr>
            <w:i/>
            <w:iCs/>
          </w:rPr>
          <w:t xml:space="preserve">the Free Encyclopedia</w:t>
        </w:r>
      </w:ins>
      <w:ins w:id="5185" w:author="PR Preview" w:date="2026-01-01T00:00:00Z">
        <w:r>
          <w:t xml:space="preserve">.</w:t>
        </w:r>
      </w:ins>
      <w:ins w:id="5186" w:author="PR Preview" w:date="2026-01-01T00:00:00Z">
        <w:r>
          <w:t xml:space="preserve"> </w:t>
        </w:r>
      </w:ins>
      <w:hyperlink r:id="rId195">
        <w:ins w:id="5187" w:author="PR Preview" w:date="2026-01-01T00:00:00Z">
          <w:r>
            <w:rPr>
              <w:rStyle w:val="Hyperlink"/>
            </w:rPr>
            <w:t xml:space="preserve">https://en.wikipedia.org/wiki/Partition_of_a_set</w:t>
          </w:r>
        </w:ins>
      </w:hyperlink>
      <w:ins w:id="5188" w:author="PR Preview" w:date="2026-01-01T00:00:00Z">
        <w:r>
          <w:t xml:space="preserve">.</w:t>
        </w:r>
      </w:ins>
    </w:p>
    <w:bookmarkEnd w:id="196"/>
    <w:bookmarkStart w:id="198" w:name="ref-wikipedia_range_of_a_function"/>
    <w:p>
      <w:pPr>
        <w:pStyle w:val="Bibliography"/>
      </w:pPr>
      <w:ins w:id="5189" w:author="PR Preview" w:date="2026-01-01T00:00:00Z">
        <w:r>
          <w:t xml:space="preserve">Wikipedia contributors. 2026s.</w:t>
        </w:r>
      </w:ins>
      <w:ins w:id="5190" w:author="PR Preview" w:date="2026-01-01T00:00:00Z">
        <w:r>
          <w:t xml:space="preserve"> </w:t>
        </w:r>
      </w:ins>
      <w:ins w:id="5191" w:author="PR Preview" w:date="2026-01-01T00:00:00Z">
        <w:r>
          <w:rPr>
            <w:i/>
            <w:iCs/>
          </w:rPr>
          <w:t xml:space="preserve">Range of a Function —</w:t>
        </w:r>
      </w:ins>
      <w:ins w:id="5192" w:author="PR Preview" w:date="2026-01-01T00:00:00Z">
        <w:r>
          <w:rPr>
            <w:i/>
            <w:iCs/>
          </w:rPr>
          <w:t xml:space="preserve"> </w:t>
        </w:r>
      </w:ins>
      <w:ins w:id="5193" w:author="PR Preview" w:date="2026-01-01T00:00:00Z">
        <w:r>
          <w:rPr>
            <w:i/>
            <w:iCs/>
          </w:rPr>
          <w:t xml:space="preserve">Wikipedia</w:t>
        </w:r>
      </w:ins>
      <w:ins w:id="5194" w:author="PR Preview" w:date="2026-01-01T00:00:00Z">
        <w:r>
          <w:rPr>
            <w:i/>
            <w:iCs/>
          </w:rPr>
          <w:t xml:space="preserve">,</w:t>
        </w:r>
      </w:ins>
      <w:ins w:id="5195" w:author="PR Preview" w:date="2026-01-01T00:00:00Z">
        <w:r>
          <w:rPr>
            <w:i/>
            <w:iCs/>
          </w:rPr>
          <w:t xml:space="preserve"> </w:t>
        </w:r>
      </w:ins>
      <w:ins w:id="5196" w:author="PR Preview" w:date="2026-01-01T00:00:00Z">
        <w:r>
          <w:rPr>
            <w:i/>
            <w:iCs/>
          </w:rPr>
          <w:t xml:space="preserve">the Free Encyclopedia</w:t>
        </w:r>
      </w:ins>
      <w:ins w:id="5197" w:author="PR Preview" w:date="2026-01-01T00:00:00Z">
        <w:r>
          <w:t xml:space="preserve">.</w:t>
        </w:r>
      </w:ins>
      <w:ins w:id="5198" w:author="PR Preview" w:date="2026-01-01T00:00:00Z">
        <w:r>
          <w:t xml:space="preserve"> </w:t>
        </w:r>
      </w:ins>
      <w:hyperlink r:id="rId197">
        <w:ins w:id="5199" w:author="PR Preview" w:date="2026-01-01T00:00:00Z">
          <w:r>
            <w:rPr>
              <w:rStyle w:val="Hyperlink"/>
            </w:rPr>
            <w:t xml:space="preserve">https://en.wikipedia.org/wiki/Range_of_a_function</w:t>
          </w:r>
        </w:ins>
      </w:hyperlink>
      <w:ins w:id="5200" w:author="PR Preview" w:date="2026-01-01T00:00:00Z">
        <w:r>
          <w:t xml:space="preserve">.</w:t>
        </w:r>
      </w:ins>
    </w:p>
    <w:bookmarkEnd w:id="198"/>
    <w:bookmarkStart w:id="200" w:name="ref-wikipedia_reflexive_relation"/>
    <w:p>
      <w:pPr>
        <w:pStyle w:val="Bibliography"/>
      </w:pPr>
      <w:ins w:id="5201" w:author="PR Preview" w:date="2026-01-01T00:00:00Z">
        <w:r>
          <w:t xml:space="preserve">Wikipedia contributors. 2026t.</w:t>
        </w:r>
      </w:ins>
      <w:ins w:id="5202" w:author="PR Preview" w:date="2026-01-01T00:00:00Z">
        <w:r>
          <w:t xml:space="preserve"> </w:t>
        </w:r>
      </w:ins>
      <w:ins w:id="5203" w:author="PR Preview" w:date="2026-01-01T00:00:00Z">
        <w:r>
          <w:rPr>
            <w:i/>
            <w:iCs/>
          </w:rPr>
          <w:t xml:space="preserve">Reflexive Relation —</w:t>
        </w:r>
      </w:ins>
      <w:ins w:id="5204" w:author="PR Preview" w:date="2026-01-01T00:00:00Z">
        <w:r>
          <w:rPr>
            <w:i/>
            <w:iCs/>
          </w:rPr>
          <w:t xml:space="preserve"> </w:t>
        </w:r>
      </w:ins>
      <w:ins w:id="5205" w:author="PR Preview" w:date="2026-01-01T00:00:00Z">
        <w:r>
          <w:rPr>
            <w:i/>
            <w:iCs/>
          </w:rPr>
          <w:t xml:space="preserve">Wikipedia</w:t>
        </w:r>
      </w:ins>
      <w:ins w:id="5206" w:author="PR Preview" w:date="2026-01-01T00:00:00Z">
        <w:r>
          <w:rPr>
            <w:i/>
            <w:iCs/>
          </w:rPr>
          <w:t xml:space="preserve">,</w:t>
        </w:r>
      </w:ins>
      <w:ins w:id="5207" w:author="PR Preview" w:date="2026-01-01T00:00:00Z">
        <w:r>
          <w:rPr>
            <w:i/>
            <w:iCs/>
          </w:rPr>
          <w:t xml:space="preserve"> </w:t>
        </w:r>
      </w:ins>
      <w:ins w:id="5208" w:author="PR Preview" w:date="2026-01-01T00:00:00Z">
        <w:r>
          <w:rPr>
            <w:i/>
            <w:iCs/>
          </w:rPr>
          <w:t xml:space="preserve">the Free Encyclopedia</w:t>
        </w:r>
      </w:ins>
      <w:ins w:id="5209" w:author="PR Preview" w:date="2026-01-01T00:00:00Z">
        <w:r>
          <w:t xml:space="preserve">.</w:t>
        </w:r>
      </w:ins>
      <w:ins w:id="5210" w:author="PR Preview" w:date="2026-01-01T00:00:00Z">
        <w:r>
          <w:t xml:space="preserve"> </w:t>
        </w:r>
      </w:ins>
      <w:hyperlink r:id="rId199">
        <w:ins w:id="5211" w:author="PR Preview" w:date="2026-01-01T00:00:00Z">
          <w:r>
            <w:rPr>
              <w:rStyle w:val="Hyperlink"/>
            </w:rPr>
            <w:t xml:space="preserve">https://en.wikipedia.org/wiki/Reflexive_relation</w:t>
          </w:r>
        </w:ins>
      </w:hyperlink>
      <w:ins w:id="5212" w:author="PR Preview" w:date="2026-01-01T00:00:00Z">
        <w:r>
          <w:t xml:space="preserve">.</w:t>
        </w:r>
      </w:ins>
    </w:p>
    <w:bookmarkEnd w:id="200"/>
    <w:bookmarkStart w:id="202" w:name="ref-wikipedia_surjective_function"/>
    <w:p>
      <w:pPr>
        <w:pStyle w:val="Bibliography"/>
      </w:pPr>
      <w:ins w:id="5213" w:author="PR Preview" w:date="2026-01-01T00:00:00Z">
        <w:r>
          <w:t xml:space="preserve">Wikipedia contributors. 2026u.</w:t>
        </w:r>
      </w:ins>
      <w:ins w:id="5214" w:author="PR Preview" w:date="2026-01-01T00:00:00Z">
        <w:r>
          <w:t xml:space="preserve"> </w:t>
        </w:r>
      </w:ins>
      <w:ins w:id="5215" w:author="PR Preview" w:date="2026-01-01T00:00:00Z">
        <w:r>
          <w:rPr>
            <w:i/>
            <w:iCs/>
          </w:rPr>
          <w:t xml:space="preserve">Surjective Function —</w:t>
        </w:r>
      </w:ins>
      <w:ins w:id="5216" w:author="PR Preview" w:date="2026-01-01T00:00:00Z">
        <w:r>
          <w:rPr>
            <w:i/>
            <w:iCs/>
          </w:rPr>
          <w:t xml:space="preserve"> </w:t>
        </w:r>
      </w:ins>
      <w:ins w:id="5217" w:author="PR Preview" w:date="2026-01-01T00:00:00Z">
        <w:r>
          <w:rPr>
            <w:i/>
            <w:iCs/>
          </w:rPr>
          <w:t xml:space="preserve">Wikipedia</w:t>
        </w:r>
      </w:ins>
      <w:ins w:id="5218" w:author="PR Preview" w:date="2026-01-01T00:00:00Z">
        <w:r>
          <w:rPr>
            <w:i/>
            <w:iCs/>
          </w:rPr>
          <w:t xml:space="preserve">,</w:t>
        </w:r>
      </w:ins>
      <w:ins w:id="5219" w:author="PR Preview" w:date="2026-01-01T00:00:00Z">
        <w:r>
          <w:rPr>
            <w:i/>
            <w:iCs/>
          </w:rPr>
          <w:t xml:space="preserve"> </w:t>
        </w:r>
      </w:ins>
      <w:ins w:id="5220" w:author="PR Preview" w:date="2026-01-01T00:00:00Z">
        <w:r>
          <w:rPr>
            <w:i/>
            <w:iCs/>
          </w:rPr>
          <w:t xml:space="preserve">the Free Encyclopedia</w:t>
        </w:r>
      </w:ins>
      <w:ins w:id="5221" w:author="PR Preview" w:date="2026-01-01T00:00:00Z">
        <w:r>
          <w:t xml:space="preserve">.</w:t>
        </w:r>
      </w:ins>
      <w:ins w:id="5222" w:author="PR Preview" w:date="2026-01-01T00:00:00Z">
        <w:r>
          <w:t xml:space="preserve"> </w:t>
        </w:r>
      </w:ins>
      <w:hyperlink r:id="rId201">
        <w:ins w:id="5223" w:author="PR Preview" w:date="2026-01-01T00:00:00Z">
          <w:r>
            <w:rPr>
              <w:rStyle w:val="Hyperlink"/>
            </w:rPr>
            <w:t xml:space="preserve">https://en.wikipedia.org/wiki/Surjective_function</w:t>
          </w:r>
        </w:ins>
      </w:hyperlink>
      <w:ins w:id="5224" w:author="PR Preview" w:date="2026-01-01T00:00:00Z">
        <w:r>
          <w:t xml:space="preserve">.</w:t>
        </w:r>
      </w:ins>
    </w:p>
    <w:bookmarkEnd w:id="202"/>
    <w:bookmarkStart w:id="204" w:name="ref-wikipedia_symmetric_relation"/>
    <w:p>
      <w:pPr>
        <w:pStyle w:val="Bibliography"/>
      </w:pPr>
      <w:ins w:id="5225" w:author="PR Preview" w:date="2026-01-01T00:00:00Z">
        <w:r>
          <w:t xml:space="preserve">Wikipedia contributors. 2026v.</w:t>
        </w:r>
      </w:ins>
      <w:ins w:id="5226" w:author="PR Preview" w:date="2026-01-01T00:00:00Z">
        <w:r>
          <w:t xml:space="preserve"> </w:t>
        </w:r>
      </w:ins>
      <w:ins w:id="5227" w:author="PR Preview" w:date="2026-01-01T00:00:00Z">
        <w:r>
          <w:rPr>
            <w:i/>
            <w:iCs/>
          </w:rPr>
          <w:t xml:space="preserve">Symmetric Relation —</w:t>
        </w:r>
      </w:ins>
      <w:ins w:id="5228" w:author="PR Preview" w:date="2026-01-01T00:00:00Z">
        <w:r>
          <w:rPr>
            <w:i/>
            <w:iCs/>
          </w:rPr>
          <w:t xml:space="preserve"> </w:t>
        </w:r>
      </w:ins>
      <w:ins w:id="5229" w:author="PR Preview" w:date="2026-01-01T00:00:00Z">
        <w:r>
          <w:rPr>
            <w:i/>
            <w:iCs/>
          </w:rPr>
          <w:t xml:space="preserve">Wikipedia</w:t>
        </w:r>
      </w:ins>
      <w:ins w:id="5230" w:author="PR Preview" w:date="2026-01-01T00:00:00Z">
        <w:r>
          <w:rPr>
            <w:i/>
            <w:iCs/>
          </w:rPr>
          <w:t xml:space="preserve">,</w:t>
        </w:r>
      </w:ins>
      <w:ins w:id="5231" w:author="PR Preview" w:date="2026-01-01T00:00:00Z">
        <w:r>
          <w:rPr>
            <w:i/>
            <w:iCs/>
          </w:rPr>
          <w:t xml:space="preserve"> </w:t>
        </w:r>
      </w:ins>
      <w:ins w:id="5232" w:author="PR Preview" w:date="2026-01-01T00:00:00Z">
        <w:r>
          <w:rPr>
            <w:i/>
            <w:iCs/>
          </w:rPr>
          <w:t xml:space="preserve">the Free Encyclopedia</w:t>
        </w:r>
      </w:ins>
      <w:ins w:id="5233" w:author="PR Preview" w:date="2026-01-01T00:00:00Z">
        <w:r>
          <w:t xml:space="preserve">.</w:t>
        </w:r>
      </w:ins>
      <w:ins w:id="5234" w:author="PR Preview" w:date="2026-01-01T00:00:00Z">
        <w:r>
          <w:t xml:space="preserve"> </w:t>
        </w:r>
      </w:ins>
      <w:hyperlink r:id="rId203">
        <w:ins w:id="5235" w:author="PR Preview" w:date="2026-01-01T00:00:00Z">
          <w:r>
            <w:rPr>
              <w:rStyle w:val="Hyperlink"/>
            </w:rPr>
            <w:t xml:space="preserve">https://en.wikipedia.org/wiki/Symmetric_relation</w:t>
          </w:r>
        </w:ins>
      </w:hyperlink>
      <w:ins w:id="5236" w:author="PR Preview" w:date="2026-01-01T00:00:00Z">
        <w:r>
          <w:t xml:space="preserve">.</w:t>
        </w:r>
      </w:ins>
    </w:p>
    <w:bookmarkEnd w:id="204"/>
    <w:bookmarkStart w:id="206" w:name="ref-wikipedia_transitive_relation"/>
    <w:p>
      <w:pPr>
        <w:pStyle w:val="Bibliography"/>
      </w:pPr>
      <w:ins w:id="5237" w:author="PR Preview" w:date="2026-01-01T00:00:00Z">
        <w:r>
          <w:t xml:space="preserve">Wikipedia contributors. 2026w.</w:t>
        </w:r>
      </w:ins>
      <w:ins w:id="5238" w:author="PR Preview" w:date="2026-01-01T00:00:00Z">
        <w:r>
          <w:t xml:space="preserve"> </w:t>
        </w:r>
      </w:ins>
      <w:ins w:id="5239" w:author="PR Preview" w:date="2026-01-01T00:00:00Z">
        <w:r>
          <w:rPr>
            <w:i/>
            <w:iCs/>
          </w:rPr>
          <w:t xml:space="preserve">Transitive Relation —</w:t>
        </w:r>
      </w:ins>
      <w:ins w:id="5240" w:author="PR Preview" w:date="2026-01-01T00:00:00Z">
        <w:r>
          <w:rPr>
            <w:i/>
            <w:iCs/>
          </w:rPr>
          <w:t xml:space="preserve"> </w:t>
        </w:r>
      </w:ins>
      <w:ins w:id="5241" w:author="PR Preview" w:date="2026-01-01T00:00:00Z">
        <w:r>
          <w:rPr>
            <w:i/>
            <w:iCs/>
          </w:rPr>
          <w:t xml:space="preserve">Wikipedia</w:t>
        </w:r>
      </w:ins>
      <w:ins w:id="5242" w:author="PR Preview" w:date="2026-01-01T00:00:00Z">
        <w:r>
          <w:rPr>
            <w:i/>
            <w:iCs/>
          </w:rPr>
          <w:t xml:space="preserve">,</w:t>
        </w:r>
      </w:ins>
      <w:ins w:id="5243" w:author="PR Preview" w:date="2026-01-01T00:00:00Z">
        <w:r>
          <w:rPr>
            <w:i/>
            <w:iCs/>
          </w:rPr>
          <w:t xml:space="preserve"> </w:t>
        </w:r>
      </w:ins>
      <w:ins w:id="5244" w:author="PR Preview" w:date="2026-01-01T00:00:00Z">
        <w:r>
          <w:rPr>
            <w:i/>
            <w:iCs/>
          </w:rPr>
          <w:t xml:space="preserve">the Free Encyclopedia</w:t>
        </w:r>
      </w:ins>
      <w:ins w:id="5245" w:author="PR Preview" w:date="2026-01-01T00:00:00Z">
        <w:r>
          <w:t xml:space="preserve">.</w:t>
        </w:r>
      </w:ins>
      <w:ins w:id="5246" w:author="PR Preview" w:date="2026-01-01T00:00:00Z">
        <w:r>
          <w:t xml:space="preserve"> </w:t>
        </w:r>
      </w:ins>
      <w:hyperlink r:id="rId205">
        <w:ins w:id="5247" w:author="PR Preview" w:date="2026-01-01T00:00:00Z">
          <w:r>
            <w:rPr>
              <w:rStyle w:val="Hyperlink"/>
            </w:rPr>
            <w:t xml:space="preserve">https://en.wikipedia.org/wiki/Transitive_relation</w:t>
          </w:r>
        </w:ins>
      </w:hyperlink>
      <w:ins w:id="5248" w:author="PR Preview" w:date="2026-01-01T00:00:00Z">
        <w:r>
          <w:t xml:space="preserve">.</w:t>
        </w:r>
      </w:ins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98" Type="http://schemas.openxmlformats.org/officeDocument/2006/relationships/hyperlink" Target="https://morrison-lab.github.io/mds/functions.html#def-function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98" Type="http://schemas.openxmlformats.org/officeDocument/2006/relationships/hyperlink" Target="https://morrison-lab.github.io/mds/functions.html#def-function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2026-10-24T18:05:07Z</dcterms:created>
  <dcterms:modified xsi:type="dcterms:W3CDTF">2026-10-24T18:05:07Z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