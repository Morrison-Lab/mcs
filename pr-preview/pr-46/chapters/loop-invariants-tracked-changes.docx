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Loop Invariants</w:t>
      </w:r>
    </w:p>
    <w:p>
      <w:pPr>
        <w:pStyle w:val="Subtitle"/>
      </w:pPr>
      <w:r>
        <w:t xml:space="preserve">Proving that an algorithm with a loop is correct</w:t>
      </w:r>
    </w:p>
    <w:p>
      <w:pPr>
        <w:pStyle w:val="Date"/>
      </w:pPr>
      <w:del w:id="1" w:author="PR Preview" w:date="2026-01-01T00:00:00Z">
        <w:r>
          <w:delText xml:space="preserve">Last modified: 2026-10-30 11:32:11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13:24:08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worksheet on loop invariants: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a loop invariant is;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a loop invariant proof: initialization, maintenance and termination;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a loop stops;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choosing an invariant strong enough to give the result;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invariants for a loop inside another loop.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algorithms, the exercises, the examples, the theorems and their proofs.</w:t>
            </w:r>
          </w:p>
        </w:tc>
      </w:tr>
    </w:tbl>
    <w:bookmarkStart w:id="26" w:name="sec-pre-post"/>
    <w:p>
      <w:pPr>
        <w:pStyle w:val="Heading1"/>
      </w:pPr>
      <w:r>
        <w:t xml:space="preserve">1. Preconditions and postconditions</w:t>
      </w:r>
    </w:p>
    <w:bookmarkStart w:id="13" w:name="exr-root-trace"/>
    <w:p>
      <w:pPr>
        <w:pStyle w:val="FirstParagraph"/>
      </w:pPr>
      <w:r>
        <w:rPr>
          <w:b/>
          <w:bCs/>
        </w:rPr>
        <w:t xml:space="preserve">Exercise 1 (Tracing a square-root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takes a non-negative integer (</w:t>
      </w:r>
      <w:hyperlink r:id="rId12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root(n)        // n is a non-negative integer</w:t>
      </w:r>
      <w:r>
        <w:br/>
      </w:r>
      <w:r>
        <w:rPr>
          <w:rStyle w:val="VerbatimChar"/>
        </w:rPr>
        <w:t xml:space="preserve">    r := 0</w:t>
      </w:r>
      <w:r>
        <w:br/>
      </w:r>
      <w:r>
        <w:rPr>
          <w:rStyle w:val="VerbatimChar"/>
        </w:rPr>
        <w:t xml:space="preserve">    while (r + 1) * (r + 1) &lt;= n</w:t>
      </w:r>
      <w:r>
        <w:br/>
      </w:r>
      <w:r>
        <w:rPr>
          <w:rStyle w:val="VerbatimChar"/>
        </w:rPr>
        <w:t xml:space="preserve">        r := r + 1</w:t>
      </w:r>
      <w:r>
        <w:br/>
      </w:r>
      <w:r>
        <w:rPr>
          <w:rStyle w:val="VerbatimChar"/>
        </w:rPr>
        <w:t xml:space="preserve">    return r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by hand.</w:t>
      </w:r>
      <w:r>
        <w:t xml:space="preserve"> </w:t>
      </w:r>
      <w:r>
        <w:t xml:space="preserve">Each time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is tested,</w:t>
      </w:r>
      <w:r>
        <w:t xml:space="preserve"> </w:t>
      </w:r>
      <w:r>
        <w:t xml:space="preserve">write down the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 whether the condition is true,</w:t>
      </w:r>
      <w:r>
        <w:t xml:space="preserve"> </w:t>
      </w:r>
      <w:r>
        <w:t xml:space="preserve">and say which number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returns.</w:t>
      </w:r>
    </w:p>
    <w:bookmarkEnd w:id="13"/>
    <w:bookmarkStart w:id="14" w:name="sol-root-trac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condition is false at the fifth test, so the loop stops there,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 4.</w:t>
      </w:r>
      <w:r>
        <w:t xml:space="preserve"> </w:t>
      </w:r>
      <w:r>
        <w:t xml:space="preserve">The answer satisfies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20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4 is the largest integer whose square is at most 20.</w:t>
      </w:r>
    </w:p>
    <w:bookmarkEnd w:id="14"/>
    <w:bookmarkStart w:id="16" w:name="rem-pseudocode"/>
    <w:p>
      <w:pPr>
        <w:pStyle w:val="BodyText"/>
      </w:pPr>
      <w:r>
        <w:rPr>
          <w:i/>
          <w:iCs/>
        </w:rPr>
        <w:t xml:space="preserve">Remark 1</w:t>
      </w:r>
      <w:r>
        <w:t xml:space="preserve"> (How to read the pseudocode in this chapter). </w:t>
      </w:r>
      <w:r>
        <w:t xml:space="preserve">The algorithms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in this chapter are written in pseudocode, not in a particular programming language: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 := e</w:t>
      </w:r>
      <w:r>
        <w:t xml:space="preserve"> </w:t>
      </w:r>
      <w:r>
        <w:t xml:space="preserve">sets the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the value of the expression</w:t>
      </w:r>
      <w:r>
        <w:t xml:space="preserve"> </w:t>
      </w:r>
      <w:r>
        <w:rPr>
          <w:rStyle w:val="VerbatimChar"/>
        </w:rPr>
        <w:t xml:space="preserve">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indented lines under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body</w:t>
      </w:r>
      <w:r>
        <w:t xml:space="preserve"> </w:t>
      </w:r>
      <w:r>
        <w:t xml:space="preserve">of the loop, and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tests its condition before every pass through the body,</w:t>
      </w:r>
      <w:r>
        <w:t xml:space="preserve"> </w:t>
      </w:r>
      <w:r>
        <w:t xml:space="preserve">running the body when the condition is true and stopping when it is false;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 i := a to b</w:t>
      </w:r>
      <w:r>
        <w:t xml:space="preserve"> </w:t>
      </w:r>
      <w:r>
        <w:t xml:space="preserve">runs its body once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  <w:r>
        <w:t xml:space="preserve"> </w:t>
      </w:r>
      <w:r>
        <w:t xml:space="preserve">and not at all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A[1..n]</w:t>
      </w:r>
      <w:r>
        <w:t xml:space="preserve"> </w:t>
      </w:r>
      <w:r>
        <w:t xml:space="preserve">is an array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</w:t>
      </w:r>
      <w:r>
        <w:t xml:space="preserve"> </w:t>
      </w:r>
      <w:r>
        <w:rPr>
          <w:rStyle w:val="VerbatimChar"/>
        </w:rPr>
        <w:t xml:space="preserve">A[1]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A[n]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text after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is a comment, which the algorithm ignores.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four times, and its condition is tested five times:</w:t>
      </w:r>
      <w:r>
        <w:t xml:space="preserve"> </w:t>
      </w:r>
      <w:r>
        <w:t xml:space="preserve">once before each pass through the body, and once more when the loop stops.</w:t>
      </w:r>
    </w:p>
    <w:bookmarkEnd w:id="16"/>
    <w:bookmarkStart w:id="19" w:name="def-floor"/>
    <w:p>
      <w:pPr>
        <w:pStyle w:val="BodyText"/>
      </w:pPr>
      <w:r>
        <w:rPr>
          <w:b/>
          <w:bCs/>
        </w:rPr>
        <w:t xml:space="preserve">Definition 1 (Floor)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 real number (</w:t>
      </w:r>
      <w:hyperlink r:id="rId17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largest integer (</w:t>
      </w:r>
      <w:hyperlink r:id="rId18">
        <w:r>
          <w:rPr>
            <w:rStyle w:val="Hyperlink"/>
          </w:rPr>
          <w:t xml:space="preserve">Definition: Integers</w:t>
        </w:r>
      </w:hyperlink>
      <w:r>
        <w:t xml:space="preserve">) that is at most</w:t>
      </w:r>
      <w:r>
        <w:t xml:space="preserve"> </w:t>
      </w:r>
      <m:oMath>
        <m:r>
          <m:t>x</m:t>
        </m:r>
      </m:oMath>
      <w:r>
        <w:t xml:space="preserve">.</w:t>
      </w:r>
    </w:p>
    <w:bookmarkEnd w:id="19"/>
    <w:bookmarkStart w:id="20" w:name="exm-floor"/>
    <w:p>
      <w:pPr>
        <w:pStyle w:val="BodyText"/>
      </w:pPr>
      <w:r>
        <w:rPr>
          <w:b/>
          <w:bCs/>
        </w:rPr>
        <w:t xml:space="preserve">Example 1 (Some floors)</w:t>
      </w:r>
      <w:r>
        <w:t xml:space="preserve"> </w:t>
      </w:r>
      <w:r>
        <w:t xml:space="preserve">By</w:t>
      </w:r>
      <w:r>
        <w:t xml:space="preserve"> 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3.7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since 3 is an integer at most 3.7 and 4 is not;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 since 5 is already an integer;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−</m:t>
            </m:r>
            <m:r>
              <m:t>1.5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not.</w:t>
      </w:r>
    </w:p>
    <w:bookmarkEnd w:id="20"/>
    <w:bookmarkStart w:id="21" w:name="def-precondition"/>
    <w:p>
      <w:pPr>
        <w:pStyle w:val="FirstParagraph"/>
      </w:pPr>
      <w:r>
        <w:rPr>
          <w:b/>
          <w:bCs/>
        </w:rPr>
        <w:t xml:space="preserve">Definition 2 (Precondition)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 </w:t>
      </w:r>
      <w:r>
        <w:t xml:space="preserve">of an algorithm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is a condition on its input</w:t>
      </w:r>
      <w:r>
        <w:t xml:space="preserve"> </w:t>
      </w:r>
      <w:r>
        <w:t xml:space="preserve">that the algorithm assumes is true when it starts.</w:t>
      </w:r>
    </w:p>
    <w:bookmarkEnd w:id="21"/>
    <w:bookmarkStart w:id="22" w:name="def-postcondition"/>
    <w:p>
      <w:pPr>
        <w:pStyle w:val="BodyText"/>
      </w:pPr>
      <w:r>
        <w:rPr>
          <w:b/>
          <w:bCs/>
        </w:rPr>
        <w:t xml:space="preserve">Definition 3 (Postcondition)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postcondition</w:t>
      </w:r>
      <w:r>
        <w:t xml:space="preserve"> </w:t>
      </w:r>
      <w:r>
        <w:t xml:space="preserve">of an algorithm is a condition on its input and its output</w:t>
      </w:r>
      <w:r>
        <w:t xml:space="preserve"> </w:t>
      </w:r>
      <w:r>
        <w:t xml:space="preserve">that is required to be true when the algorithm stops,</w:t>
      </w:r>
      <w:r>
        <w:t xml:space="preserve"> </w:t>
      </w:r>
      <w:r>
        <w:t xml:space="preserve">provided that its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was true when it started.</w:t>
      </w:r>
    </w:p>
    <w:bookmarkEnd w:id="22"/>
    <w:bookmarkStart w:id="23" w:name="exm-root-spec"/>
    <w:p>
      <w:pPr>
        <w:pStyle w:val="BodyText"/>
      </w:pPr>
      <w:r>
        <w:rPr>
          <w:b/>
          <w:bCs/>
        </w:rPr>
        <w:t xml:space="preserve">Example 2 (What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promises)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from</w:t>
      </w:r>
      <w:r>
        <w:t xml:space="preserve"> 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, the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lockText"/>
      </w:pPr>
      <m:oMath>
        <m:r>
          <m:t>n</m:t>
        </m:r>
      </m:oMath>
      <w:r>
        <w:t xml:space="preserve"> </w:t>
      </w:r>
      <w:r>
        <w:t xml:space="preserve">is a non-negative integer,</w:t>
      </w:r>
    </w:p>
    <w:p>
      <w:pPr>
        <w:pStyle w:val="FirstParagraph"/>
      </w:pPr>
      <w:r>
        <w:t xml:space="preserve">and 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is</w:t>
      </w:r>
    </w:p>
    <w:p>
      <w:pPr>
        <w:pStyle w:val="BlockText"/>
      </w:pPr>
      <w:r>
        <w:t xml:space="preserve">the returned value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non-negative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For a non-negative integer</w:t>
      </w:r>
      <w:r>
        <w:t xml:space="preserve"> </w:t>
      </w:r>
      <m:oMath>
        <m:r>
          <m:t>r</m:t>
        </m:r>
      </m:oMath>
      <w:r>
        <w:t xml:space="preserve">, the two inequalities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say that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the postcondition says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checks it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where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4" w:name="def-correct-algorithm"/>
    <w:p>
      <w:pPr>
        <w:pStyle w:val="BodyText"/>
      </w:pPr>
      <w:r>
        <w:rPr>
          <w:b/>
          <w:bCs/>
        </w:rPr>
        <w:t xml:space="preserve">Definition 4 (Correct algorithm)</w:t>
      </w:r>
      <w:r>
        <w:t xml:space="preserve"> </w:t>
      </w:r>
      <w:r>
        <w:t xml:space="preserve">An algorithm is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for a given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and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if, for every input that satisfies the precondition,</w:t>
      </w:r>
      <w:r>
        <w:t xml:space="preserve"> </w:t>
      </w:r>
      <w:r>
        <w:t xml:space="preserve">the algorithm stops, and the postcondition is true when it stops.</w:t>
      </w:r>
    </w:p>
    <w:bookmarkEnd w:id="24"/>
    <w:bookmarkStart w:id="25" w:name="exm-root-off-by-one"/>
    <w:p>
      <w:pPr>
        <w:pStyle w:val="BodyText"/>
      </w:pPr>
      <w:r>
        <w:rPr>
          <w:b/>
          <w:bCs/>
        </w:rPr>
        <w:t xml:space="preserve">Example 3 (A version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that is not correct)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r := 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 := 1</w:t>
      </w:r>
      <w:r>
        <w:t xml:space="preserve">, and keep the rest.</w:t>
      </w:r>
      <w:r>
        <w:t xml:space="preserve"> </w:t>
      </w:r>
      <w:r>
        <w:t xml:space="preserve">On the input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 which satisfies the precondition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is false at the first test,</w:t>
      </w:r>
      <w:r>
        <w:t xml:space="preserve"> </w:t>
      </w:r>
      <w:r>
        <w:t xml:space="preserve">so the loop body never runs and the algorithm 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the postcondition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One input is enough to show that this version is not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even though it returns the right value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To show that an algorithm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correct, we need an argument that covers every input at once.</w:t>
      </w:r>
    </w:p>
    <w:bookmarkEnd w:id="25"/>
    <w:bookmarkEnd w:id="26"/>
    <w:bookmarkStart w:id="37" w:name="sec-loop-invariants"/>
    <w:p>
      <w:pPr>
        <w:pStyle w:val="Heading1"/>
      </w:pPr>
      <w:r>
        <w:t xml:space="preserve">2. Loop invariants</w:t>
      </w:r>
    </w:p>
    <w:bookmarkStart w:id="27" w:name="exr-root-step"/>
    <w:p>
      <w:pPr>
        <w:pStyle w:val="FirstParagraph"/>
      </w:pPr>
      <w:r>
        <w:rPr>
          <w:b/>
          <w:bCs/>
        </w:rPr>
        <w:t xml:space="preserve">Exercise 2 (One pass through the body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), suppose that at some test of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an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, and the condition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Show that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 at the next test.</w:t>
      </w:r>
    </w:p>
    <w:bookmarkEnd w:id="27"/>
    <w:bookmarkStart w:id="28" w:name="sol-root-step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Since the condition is true, the body runs once and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then the condition is tested again.</w:t>
      </w:r>
      <w:r>
        <w:t xml:space="preserve"> </w:t>
      </w:r>
      <w:r>
        <w:t xml:space="preserve">At that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 was true)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again, for the new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28"/>
    <w:bookmarkStart w:id="29" w:name="def-loop-guard"/>
    <w:p>
      <w:pPr>
        <w:pStyle w:val="BodyText"/>
      </w:pPr>
      <w:r>
        <w:rPr>
          <w:b/>
          <w:bCs/>
        </w:rPr>
        <w:t xml:space="preserve">Definition 5 (Guard of a loop)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guard</w:t>
      </w:r>
      <w:r>
        <w:t xml:space="preserve"> </w:t>
      </w:r>
      <w:r>
        <w:t xml:space="preserve">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is the condition written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</w:t>
      </w:r>
      <w:r>
        <w:t xml:space="preserve"> </w:t>
      </w:r>
      <w:r>
        <w:t xml:space="preserve">the loop tests it before each pass through the body,</w:t>
      </w:r>
      <w:r>
        <w:t xml:space="preserve"> </w:t>
      </w:r>
      <w:r>
        <w:t xml:space="preserve">runs the body when it is true,</w:t>
      </w:r>
      <w:r>
        <w:t xml:space="preserve"> </w:t>
      </w:r>
      <w:r>
        <w:t xml:space="preserve">and stops when it is false.</w:t>
      </w:r>
    </w:p>
    <w:bookmarkEnd w:id="29"/>
    <w:bookmarkStart w:id="30" w:name="exm-for-as-while"/>
    <w:p>
      <w:pPr>
        <w:pStyle w:val="BodyText"/>
      </w:pPr>
      <w:r>
        <w:rPr>
          <w:b/>
          <w:bCs/>
        </w:rPr>
        <w:t xml:space="preserve">Example 4 (The guard of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loop)</w:t>
      </w:r>
      <w:r>
        <w:t xml:space="preserve"> </w:t>
      </w:r>
      <w:r>
        <w:t xml:space="preserve">The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written more briefly.</w:t>
      </w:r>
      <w:r>
        <w:t xml:space="preserve"> </w:t>
      </w:r>
      <w:r>
        <w:t xml:space="preserve">The loop on the left does the same thing as the loop on the right,</w:t>
      </w:r>
      <w:r>
        <w:t xml:space="preserve"> </w:t>
      </w:r>
      <w:r>
        <w:t xml:space="preserve">provided the body changes neither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i := a to b              i := a</w:t>
      </w:r>
      <w:r>
        <w:br/>
      </w:r>
      <w:r>
        <w:rPr>
          <w:rStyle w:val="VerbatimChar"/>
        </w:rPr>
        <w:t xml:space="preserve">    body                     while i &lt;= b</w:t>
      </w:r>
      <w:r>
        <w:br/>
      </w:r>
      <w:r>
        <w:rPr>
          <w:rStyle w:val="VerbatimChar"/>
        </w:rPr>
        <w:t xml:space="preserve">                                 body</w:t>
      </w:r>
      <w:r>
        <w:br/>
      </w:r>
      <w:r>
        <w:rPr>
          <w:rStyle w:val="VerbatimChar"/>
        </w:rPr>
        <w:t xml:space="preserve">                                 i := i + 1</w:t>
      </w:r>
    </w:p>
    <w:p>
      <w:pPr>
        <w:pStyle w:val="FirstParagraph"/>
      </w:pPr>
      <w:r>
        <w:t xml:space="preserve">So the guard of</w:t>
      </w:r>
      <w:r>
        <w:t xml:space="preserve"> </w:t>
      </w:r>
      <w:r>
        <w:rPr>
          <w:rStyle w:val="VerbatimChar"/>
        </w:rPr>
        <w:t xml:space="preserve">for i := a to b</w:t>
      </w:r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and the loop stops at the first test where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at once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.</w:t>
      </w:r>
    </w:p>
    <w:bookmarkEnd w:id="30"/>
    <w:bookmarkStart w:id="31" w:name="def-loop-invariant"/>
    <w:p>
      <w:pPr>
        <w:pStyle w:val="BodyText"/>
      </w:pPr>
      <w:r>
        <w:rPr>
          <w:b/>
          <w:bCs/>
        </w:rPr>
        <w:t xml:space="preserve">Definition 6 (Loop invariant)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invariant</w:t>
      </w:r>
      <w:r>
        <w:t xml:space="preserve"> </w:t>
      </w:r>
      <w:r>
        <w:t xml:space="preserve">of a loop is a statement about the loop’s variables</w:t>
      </w:r>
      <w:r>
        <w:t xml:space="preserve"> </w:t>
      </w:r>
      <w:r>
        <w:t xml:space="preserve">that is true every time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 tested,</w:t>
      </w:r>
      <w:r>
        <w:t xml:space="preserve"> </w:t>
      </w:r>
      <w:r>
        <w:t xml:space="preserve">before the first pass through the body and after each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exm-root-invariant"/>
    <w:p>
      <w:pPr>
        <w:pStyle w:val="BodyText"/>
      </w:pPr>
      <w:r>
        <w:rPr>
          <w:b/>
          <w:bCs/>
        </w:rPr>
        <w:t xml:space="preserve">Example 5 (A statement that holds at every test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 the run of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takes the values 0, 1, 2, 3 and 4 at the five tests of the guard.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”</w:t>
      </w:r>
      <w:r>
        <w:t xml:space="preserve"> </w:t>
      </w:r>
      <w:r>
        <w:t xml:space="preserve">is true at all five tests, as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must be,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shows, for every</w:t>
      </w:r>
      <w:r>
        <w:t xml:space="preserve"> </w:t>
      </w:r>
      <m:oMath>
        <m:r>
          <m:t>n</m:t>
        </m:r>
      </m:oMath>
      <w:r>
        <w:t xml:space="preserve">, that a pass through the body never turns it from true to false.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r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by contrast, is true at the first four tests but false at the fifth,</w:t>
      </w:r>
      <w:r>
        <w:t xml:space="preserve"> </w:t>
      </w:r>
      <w:r>
        <w:t xml:space="preserve">so it is not a loop invariant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bookmarkEnd w:id="32"/>
    <w:bookmarkStart w:id="33" w:name="thm-loop-invariant"/>
    <w:p>
      <w:pPr>
        <w:pStyle w:val="BodyText"/>
      </w:pPr>
      <w:r>
        <w:rPr>
          <w:b/>
          <w:bCs/>
        </w:rPr>
        <w:t xml:space="preserve">Theorem 1 (The loop invariant theorem)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statement about the variables 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whose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 that</w:t>
      </w:r>
    </w:p>
    <w:p>
      <w:pPr>
        <w:pStyle w:val="Compact"/>
        <w:numPr>
          <w:ilvl w:val="0"/>
          <w:numId w:val="1004"/>
        </w:numPr>
      </w:pPr>
      <m:oMath>
        <m:r>
          <m:t>I</m:t>
        </m:r>
      </m:oMath>
      <w:r>
        <w:t xml:space="preserve"> </w:t>
      </w:r>
      <w:r>
        <w:t xml:space="preserve">is true at the first test of the guard, and</w:t>
      </w:r>
    </w:p>
    <w:p>
      <w:pPr>
        <w:pStyle w:val="Compact"/>
        <w:numPr>
          <w:ilvl w:val="0"/>
          <w:numId w:val="1004"/>
        </w:numPr>
      </w:pPr>
      <w:r>
        <w:t xml:space="preserve">whenever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both true at a test of the guard,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the loop.</w:t>
      </w:r>
      <w:r>
        <w:t xml:space="preserve"> </w:t>
      </w:r>
      <w:r>
        <w:t xml:space="preserve">In particular, if the loop stops,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 when it stops.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 on the number of passes through the body.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of the guard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hypothesis 1.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Then it runs at least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so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comes right after that test, and the body runs only when the guard is true,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true at that test.</w:t>
      </w:r>
      <w:r>
        <w:t xml:space="preserve"> </w:t>
      </w:r>
      <w:r>
        <w:t xml:space="preserve">By hypothesis 2,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which is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By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Every test of the guard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 for some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  <w:r>
        <w:t xml:space="preserve"> </w:t>
      </w:r>
      <w:r>
        <w:t xml:space="preserve">The loop stops only at a test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that test too.</w:t>
      </w:r>
    </w:p>
    <w:bookmarkStart w:id="35" w:name="rem-invariant-parts"/>
    <w:p>
      <w:pPr>
        <w:pStyle w:val="BodyText"/>
      </w:pPr>
      <w:r>
        <w:rPr>
          <w:i/>
          <w:iCs/>
        </w:rPr>
        <w:t xml:space="preserve">Remark 2</w:t>
      </w:r>
      <w:r>
        <w:t xml:space="preserve"> (The three parts of a loop invariant proof). </w:t>
      </w:r>
      <w:r>
        <w:t xml:space="preserve">A proof that an algorithm with one loop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usually names a statement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shows three things.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Assuming the precondition,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first test of the guard.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both true at a test,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The loop stops, and 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together with the guard being false implies the postcondition.</w:t>
      </w:r>
    </w:p>
    <w:p>
      <w:pPr>
        <w:pStyle w:val="BodyText"/>
      </w:pPr>
      <w:r>
        <w:t xml:space="preserve">Initialization and maintenance are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they play the roles of the base case and the inductive step of a proof 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  <w:r>
        <w:t xml:space="preserve"> </w:t>
      </w:r>
      <w:r>
        <w:t xml:space="preserve">The theorem then says that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</w:t>
      </w:r>
      <w:r>
        <w:t xml:space="preserve"> </w:t>
      </w:r>
      <w:r>
        <w:t xml:space="preserve">so the proof does not have to repeat the induction each time.</w:t>
      </w:r>
      <w:r>
        <w:t xml:space="preserve"> </w:t>
      </w:r>
      <w:r>
        <w:t xml:space="preserve">Termination is the part an induction proof does not have:</w:t>
      </w:r>
      <w:r>
        <w:t xml:space="preserve"> </w:t>
      </w:r>
      <w:r>
        <w:t xml:space="preserve">the theorem says what is true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loop stops, not that it does.</w:t>
      </w:r>
    </w:p>
    <w:bookmarkEnd w:id="35"/>
    <w:bookmarkStart w:id="36" w:name="exm-root-correct"/>
    <w:p>
      <w:pPr>
        <w:pStyle w:val="BodyText"/>
      </w:pPr>
      <w:r>
        <w:rPr>
          <w:b/>
          <w:bCs/>
        </w:rPr>
        <w:t xml:space="preserve">Example 6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We show that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for the precondition and postcondition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non-negative integer, and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w:r>
        <w:rPr>
          <w:rStyle w:val="VerbatimChar"/>
        </w:rPr>
        <w:t xml:space="preserve">r</w:t>
      </w:r>
      <w:r>
        <w:t xml:space="preserve"> </w:t>
      </w:r>
      <w:r>
        <w:t xml:space="preserve">is a non-negative integer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which is a non-negative integer,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body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 which is again a non-negative integer,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A non-negative integer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, and if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≥</m:t>
        </m:r>
        <m:r>
          <m:t>r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starting from 0,</w:t>
      </w:r>
      <w:r>
        <w:t xml:space="preserve"> </w:t>
      </w:r>
      <w:r>
        <w:t xml:space="preserve">so 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at the test after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 and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 the body runs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 the guard is false,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returns this</w:t>
      </w:r>
      <w:r>
        <w:t xml:space="preserve"> </w:t>
      </w:r>
      <m:oMath>
        <m:r>
          <m:t>r</m:t>
        </m:r>
      </m:oMath>
      <w:r>
        <w:t xml:space="preserve">, a non-negative integer.</w:t>
      </w:r>
      <w:r>
        <w:t xml:space="preserve"> </w:t>
      </w:r>
      <w:r>
        <w:t xml:space="preserve">That is the postcondition.</w:t>
      </w:r>
    </w:p>
    <w:bookmarkEnd w:id="36"/>
    <w:bookmarkEnd w:id="37"/>
    <w:bookmarkStart w:id="47" w:name="sec-termination"/>
    <w:p>
      <w:pPr>
        <w:pStyle w:val="Heading1"/>
      </w:pPr>
      <w:r>
        <w:t xml:space="preserve">3. Termination</w:t>
      </w:r>
    </w:p>
    <w:bookmarkStart w:id="39" w:name="exr-halving-stops"/>
    <w:p>
      <w:pPr>
        <w:pStyle w:val="FirstParagraph"/>
      </w:pPr>
      <w:r>
        <w:rPr>
          <w:b/>
          <w:bCs/>
        </w:rPr>
        <w:t xml:space="preserve">Exercise 3 (A loop that halves)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 </w:t>
      </w:r>
      <w:r>
        <w:t xml:space="preserve">takes a natural number (</w:t>
      </w:r>
      <w:hyperlink r:id="rId38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counts how many times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 be halved, rounding down, before it reaches 1:</w:t>
      </w:r>
    </w:p>
    <w:p>
      <w:pPr>
        <w:pStyle w:val="SourceCode"/>
      </w:pPr>
      <w:r>
        <w:rPr>
          <w:rStyle w:val="VerbatimChar"/>
        </w:rPr>
        <w:t xml:space="preserve">procedure halvings(n)    // n is a natural number</w:t>
      </w:r>
      <w:r>
        <w:br/>
      </w:r>
      <w:r>
        <w:rPr>
          <w:rStyle w:val="VerbatimChar"/>
        </w:rPr>
        <w:t xml:space="preserve">    k := n</w:t>
      </w:r>
      <w:r>
        <w:br/>
      </w:r>
      <w:r>
        <w:rPr>
          <w:rStyle w:val="VerbatimChar"/>
        </w:rPr>
        <w:t xml:space="preserve">    c := 0</w:t>
      </w:r>
      <w:r>
        <w:br/>
      </w:r>
      <w:r>
        <w:rPr>
          <w:rStyle w:val="VerbatimChar"/>
        </w:rPr>
        <w:t xml:space="preserve">    while k &gt;= 2</w:t>
      </w:r>
      <w:r>
        <w:br/>
      </w:r>
      <w:r>
        <w:rPr>
          <w:rStyle w:val="VerbatimChar"/>
        </w:rPr>
        <w:t xml:space="preserve">        k := floor(k / 2)</w:t>
      </w:r>
      <w:r>
        <w:br/>
      </w:r>
      <w:r>
        <w:rPr>
          <w:rStyle w:val="VerbatimChar"/>
        </w:rPr>
        <w:t xml:space="preserve">        c := c + 1</w:t>
      </w:r>
      <w:r>
        <w:br/>
      </w:r>
      <w:r>
        <w:rPr>
          <w:rStyle w:val="VerbatimChar"/>
        </w:rPr>
        <w:t xml:space="preserve">    return c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floor(x)</w:t>
      </w:r>
      <w:r>
        <w:t xml:space="preserve"> </w:t>
      </w:r>
      <w:r>
        <w:t xml:space="preserve">is the 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Explain why the loop stops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39"/>
    <w:bookmarkStart w:id="40" w:name="sol-halving-stop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 at every test of the guard.</w:t>
      </w:r>
      <w:r>
        <w:t xml:space="preserve"> </w:t>
      </w:r>
      <w:r>
        <w:t xml:space="preserve">At the first test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a natural number.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natural number and the guard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≥</m:t>
        </m:r>
        <m:r>
          <m:t>1</m:t>
        </m:r>
      </m:oMath>
      <w:r>
        <w:t xml:space="preserve">, so the new value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an integer that is at least 1.</w:t>
      </w:r>
      <w:r>
        <w:t xml:space="preserve"> </w:t>
      </w: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“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number”</w:t>
      </w:r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Second, each pass through the body makes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smaller:</w:t>
      </w:r>
      <w:r>
        <w:t xml:space="preserve"> </w:t>
      </w:r>
      <w:r>
        <w:t xml:space="preserve">the new value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k</m:t>
        </m:r>
      </m:oMath>
      <w:r>
        <w:t xml:space="preserve">, since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Both values are integers, so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decreases by at least 1.</w:t>
      </w:r>
    </w:p>
    <w:p>
      <w:pPr>
        <w:pStyle w:val="BodyText"/>
      </w:pPr>
      <w:r>
        <w:t xml:space="preserve">So, if the body runs at least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times, then at the test after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passes,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j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body runs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the loop stops.</w:t>
      </w:r>
    </w:p>
    <w:bookmarkEnd w:id="40"/>
    <w:bookmarkStart w:id="41" w:name="def-loop-variant"/>
    <w:p>
      <w:pPr>
        <w:pStyle w:val="BodyText"/>
      </w:pPr>
      <w:r>
        <w:rPr>
          <w:b/>
          <w:bCs/>
        </w:rPr>
        <w:t xml:space="preserve">Definition 7 (Loop 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variant</w:t>
      </w:r>
      <w:r>
        <w:t xml:space="preserve"> </w:t>
      </w:r>
      <w:r>
        <w:t xml:space="preserve">of a loop is an integer-valued expression in the loop’s variables</w:t>
      </w:r>
      <w:r>
        <w:t xml:space="preserve"> </w:t>
      </w:r>
      <w:r>
        <w:t xml:space="preserve">that is at least 0 at every test of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that is smaller after each pass through the body than it was before that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41"/>
    <w:bookmarkStart w:id="42" w:name="exm-root-variant"/>
    <w:p>
      <w:pPr>
        <w:pStyle w:val="BodyText"/>
      </w:pPr>
      <w:r>
        <w:rPr>
          <w:b/>
          <w:bCs/>
        </w:rPr>
        <w:t xml:space="preserve">Example 7 (Loop variants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halvings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hyperlink w:anchor="sol-halving-stops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:</w:t>
      </w:r>
      <w:r>
        <w:t xml:space="preserve"> </w:t>
      </w:r>
      <w:r>
        <w:t xml:space="preserve">it is an integer that is at least 1, and so at least 0, at every test,</w:t>
      </w:r>
      <w:r>
        <w:t xml:space="preserve"> </w:t>
      </w:r>
      <w:r>
        <w:t xml:space="preserve">and each pass through the body makes it smaller.</w:t>
      </w:r>
      <w:r>
        <w:t xml:space="preserve"> </w:t>
      </w:r>
      <w:r>
        <w:t xml:space="preserve">A loop can have more than one loop variant: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is another one, since it is at least 0 at every test and decreases by the same amount as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The termination part of</w:t>
      </w:r>
      <w:r>
        <w:t xml:space="preserve"> </w:t>
      </w:r>
      <w:hyperlink w:anchor="exm-root-correct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an argument about the loop variant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  <w:r>
        <w:t xml:space="preserve"> </w:t>
      </w:r>
      <w:r>
        <w:t xml:space="preserve">It is an integer, it is at least 0 at every test because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there,</w:t>
      </w:r>
      <w:r>
        <w:t xml:space="preserve"> </w:t>
      </w:r>
      <w:r>
        <w:t xml:space="preserve">and 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so it decreases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by 1.</w:t>
      </w:r>
    </w:p>
    <w:bookmarkEnd w:id="42"/>
    <w:bookmarkStart w:id="43" w:name="thm-variant-terminates"/>
    <w:p>
      <w:pPr>
        <w:pStyle w:val="BodyText"/>
      </w:pPr>
      <w:r>
        <w:rPr>
          <w:b/>
          <w:bCs/>
        </w:rPr>
        <w:t xml:space="preserve">Theorem 2 (A loop with a variant stops)</w:t>
      </w:r>
      <w:r>
        <w:t xml:space="preserve"> </w:t>
      </w:r>
      <w:r>
        <w:t xml:space="preserve">If a loop has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whose value at the first test of the guard 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then the body runs at most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so the loop stops.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loop variant.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test, where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makes the integer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smaller, so it lowers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 at least 1,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next test.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Now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 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So the body cannot run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times.</w:t>
      </w:r>
    </w:p>
    <w:bookmarkStart w:id="44" w:name="exm-countdown"/>
    <w:p>
      <w:pPr>
        <w:pStyle w:val="BodyText"/>
      </w:pPr>
      <w:r>
        <w:rPr>
          <w:b/>
          <w:bCs/>
        </w:rPr>
        <w:t xml:space="preserve">Example 8 (A countdown timer)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countdown</w:t>
      </w:r>
      <w:r>
        <w:t xml:space="preserve"> </w:t>
      </w:r>
      <w:r>
        <w:t xml:space="preserve">counts down a timer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minutes and 0 seconds, one second per pass:</w:t>
      </w:r>
    </w:p>
    <w:p>
      <w:pPr>
        <w:pStyle w:val="SourceCode"/>
      </w:pPr>
      <w:r>
        <w:rPr>
          <w:rStyle w:val="VerbatimChar"/>
        </w:rPr>
        <w:t xml:space="preserve">procedure countdown(x)   // x is a non-negative integer</w:t>
      </w:r>
      <w:r>
        <w:br/>
      </w:r>
      <w:r>
        <w:rPr>
          <w:rStyle w:val="VerbatimChar"/>
        </w:rPr>
        <w:t xml:space="preserve">    y := 0               // x is the minutes, y the seconds</w:t>
      </w:r>
      <w:r>
        <w:br/>
      </w:r>
      <w:r>
        <w:rPr>
          <w:rStyle w:val="VerbatimChar"/>
        </w:rPr>
        <w:t xml:space="preserve">    while x &gt; 0 or y &gt; 0</w:t>
      </w:r>
      <w:r>
        <w:br/>
      </w:r>
      <w:r>
        <w:rPr>
          <w:rStyle w:val="VerbatimChar"/>
        </w:rPr>
        <w:t xml:space="preserve">        if y &gt; 0</w:t>
      </w:r>
      <w:r>
        <w:br/>
      </w:r>
      <w:r>
        <w:rPr>
          <w:rStyle w:val="VerbatimChar"/>
        </w:rPr>
        <w:t xml:space="preserve">            y := y - 1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x := x - 1</w:t>
      </w:r>
      <w:r>
        <w:br/>
      </w:r>
      <w:r>
        <w:rPr>
          <w:rStyle w:val="VerbatimChar"/>
        </w:rPr>
        <w:t xml:space="preserve">            y := 59</w:t>
      </w:r>
    </w:p>
    <w:p>
      <w:pPr>
        <w:pStyle w:val="FirstParagraph"/>
      </w:pPr>
      <w:r>
        <w:t xml:space="preserve">Neither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stays the same while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counts down, 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jumps from 0 to 59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goes down.</w:t>
      </w:r>
      <w:r>
        <w:t xml:space="preserve"> </w:t>
      </w:r>
      <w:r>
        <w:t xml:space="preserve">The total number of seconds left,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one.</w:t>
      </w:r>
    </w:p>
    <w:p>
      <w:pPr>
        <w:pStyle w:val="BodyText"/>
      </w:pPr>
      <w:r>
        <w:t xml:space="preserve">To see this, first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  <w:r>
        <w:t xml:space="preserve"> </w:t>
      </w:r>
      <w:r>
        <w:t xml:space="preserve">“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integers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59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true at a test.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body replaces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, which is between 0 and 58, and leaves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alone.</w:t>
      </w:r>
      <w:r>
        <w:t xml:space="preserve"> </w:t>
      </w:r>
      <w:r>
        <w:t xml:space="preserve">Otherwise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 the guard says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body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 59.</w:t>
      </w:r>
      <w:r>
        <w:t xml:space="preserve"> </w:t>
      </w:r>
      <w:r>
        <w:t xml:space="preserve">Either way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so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lowers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by exactly 1: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new value is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new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60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59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a loop variant.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input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The variant starts at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so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body runs at most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variant went down by exactly 1 each time,</w:t>
      </w:r>
      <w:r>
        <w:t xml:space="preserve"> </w:t>
      </w:r>
      <w:r>
        <w:t xml:space="preserve">so the body ran exactly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once for each second.</w:t>
      </w:r>
    </w:p>
    <w:bookmarkEnd w:id="44"/>
    <w:bookmarkStart w:id="46" w:name="rem-collatz-loop"/>
    <w:p>
      <w:pPr>
        <w:pStyle w:val="BodyText"/>
      </w:pPr>
      <w:r>
        <w:rPr>
          <w:i/>
          <w:iCs/>
        </w:rPr>
        <w:t xml:space="preserve">Remark 3</w:t>
      </w:r>
      <w:r>
        <w:t xml:space="preserve"> (A loop nobody knows how to stop). </w:t>
      </w:r>
      <w:r>
        <w:t xml:space="preserve">The process of</w:t>
      </w:r>
      <w:r>
        <w:t xml:space="preserve"> </w:t>
      </w:r>
      <w:hyperlink r:id="rId45">
        <w:r>
          <w:rPr>
            <w:rStyle w:val="Hyperlink"/>
          </w:rPr>
          <w:t xml:space="preserve">Example: A proposition whose truth value nobody knows</w:t>
        </w:r>
      </w:hyperlink>
      <w:r>
        <w:t xml:space="preserve"> </w:t>
      </w:r>
      <w:r>
        <w:t xml:space="preserve">is the loop</w:t>
      </w:r>
    </w:p>
    <w:p>
      <w:pPr>
        <w:pStyle w:val="SourceCode"/>
      </w:pPr>
      <w:r>
        <w:rPr>
          <w:rStyle w:val="VerbatimChar"/>
        </w:rPr>
        <w:t xml:space="preserve">while n != 1</w:t>
      </w:r>
      <w:r>
        <w:br/>
      </w:r>
      <w:r>
        <w:rPr>
          <w:rStyle w:val="VerbatimChar"/>
        </w:rPr>
        <w:t xml:space="preserve">    if n is even</w:t>
      </w:r>
      <w:r>
        <w:br/>
      </w:r>
      <w:r>
        <w:rPr>
          <w:rStyle w:val="VerbatimChar"/>
        </w:rPr>
        <w:t xml:space="preserve">        n := n / 2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n := 3 * n + 1</w:t>
      </w:r>
    </w:p>
    <w:p>
      <w:pPr>
        <w:pStyle w:val="FirstParagraph"/>
      </w:pPr>
      <w:r>
        <w:t xml:space="preserve">on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Nobody knows whether it stops for every positive integer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that is the Collatz conjecture</w:t>
      </w:r>
      <w:r>
        <w:t xml:space="preserve"> </w:t>
      </w:r>
      <w:r>
        <w:t xml:space="preserve">(Wikipedia contributors 2026a)</w:t>
      </w:r>
      <w:r>
        <w:t xml:space="preserve">.</w:t>
      </w:r>
      <w:r>
        <w:t xml:space="preserve"> </w:t>
      </w:r>
      <w:r>
        <w:t xml:space="preserve">So nobody has found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for it,</w:t>
      </w:r>
      <w:r>
        <w:t xml:space="preserve"> </w:t>
      </w:r>
      <w:r>
        <w:t xml:space="preserve">since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would then prove that it always stops.</w:t>
      </w:r>
      <w:r>
        <w:t xml:space="preserve"> </w:t>
      </w:r>
      <w:r>
        <w:t xml:space="preserve">Termination is a separate claim from what an invariant gives,</w:t>
      </w:r>
      <w:r>
        <w:t xml:space="preserve"> </w:t>
      </w:r>
      <w:r>
        <w:t xml:space="preserve">and it can be the hard part.</w:t>
      </w:r>
    </w:p>
    <w:bookmarkEnd w:id="46"/>
    <w:bookmarkEnd w:id="47"/>
    <w:bookmarkStart w:id="52" w:name="sec-strong-invariants"/>
    <w:p>
      <w:pPr>
        <w:pStyle w:val="Heading1"/>
      </w:pPr>
      <w:r>
        <w:t xml:space="preserve">4. Choosing a strong enough invariant</w:t>
      </w:r>
    </w:p>
    <w:bookmarkStart w:id="48" w:name="exr-reverse-sum"/>
    <w:p>
      <w:pPr>
        <w:pStyle w:val="FirstParagraph"/>
      </w:pPr>
      <w:r>
        <w:rPr>
          <w:b/>
          <w:bCs/>
        </w:rPr>
        <w:t xml:space="preserve">Exercise 4 (The two ends of a reversal)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reverses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by swapping its outermost entries and moving inward:</w:t>
      </w:r>
    </w:p>
    <w:p>
      <w:pPr>
        <w:pStyle w:val="SourceCode"/>
      </w:pPr>
      <w:r>
        <w:rPr>
          <w:rStyle w:val="VerbatimChar"/>
        </w:rPr>
        <w:t xml:space="preserve">procedure reverse(A, n)  // A[1..n] is an array, n &gt;= 0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</w:t>
      </w:r>
      <w:r>
        <w:br/>
      </w:r>
      <w:r>
        <w:rPr>
          <w:rStyle w:val="VerbatimChar"/>
        </w:rPr>
        <w:t xml:space="preserve">        swap A[i] and A[j]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</w:p>
    <w:p>
      <w:pPr>
        <w:pStyle w:val="FirstParagraph"/>
      </w:pPr>
      <w:r>
        <w:t xml:space="preserve">Show that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its loop.</w:t>
      </w:r>
    </w:p>
    <w:bookmarkEnd w:id="48"/>
    <w:bookmarkStart w:id="49" w:name="sol-reverse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We check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so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swap does not change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and 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At the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invariant.</w:t>
      </w:r>
    </w:p>
    <w:bookmarkEnd w:id="49"/>
    <w:bookmarkStart w:id="50" w:name="rem-weak-invariant"/>
    <w:p>
      <w:pPr>
        <w:pStyle w:val="BodyText"/>
      </w:pPr>
      <w:r>
        <w:rPr>
          <w:i/>
          <w:iCs/>
        </w:rPr>
        <w:t xml:space="preserve">Remark 4</w:t>
      </w:r>
      <w:r>
        <w:t xml:space="preserve"> (A true invariant can be too weak). </w:t>
      </w:r>
      <w:r>
        <w:t xml:space="preserve">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is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for the array as it was before the loop,</w:t>
      </w:r>
      <w:r>
        <w:t xml:space="preserve"> </w:t>
      </w:r>
      <w:r>
        <w:t xml:space="preserve">it says that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loop invariant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true,</w:t>
      </w:r>
      <w:r>
        <w:t xml:space="preserve"> </w:t>
      </w:r>
      <w:r>
        <w:t xml:space="preserve">but it says nothing about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so no amount of reasoning from it, and from the guard being false, can reach this postcondition.</w:t>
      </w:r>
    </w:p>
    <w:p>
      <w:pPr>
        <w:pStyle w:val="BodyText"/>
      </w:pPr>
      <w:r>
        <w:t xml:space="preserve">The invariant, together with the guard being false, has to imply the postcondition.</w:t>
      </w:r>
      <w:r>
        <w:t xml:space="preserve"> </w:t>
      </w:r>
      <w:r>
        <w:t xml:space="preserve">Here the guard mentions only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so the invariant itself has to say something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A good way to find one is to ask what the loop has finished so far,</w:t>
      </w:r>
      <w:r>
        <w:t xml:space="preserve"> </w:t>
      </w:r>
      <w:r>
        <w:t xml:space="preserve">and what it has not touched yet,</w:t>
      </w:r>
      <w:r>
        <w:t xml:space="preserve"> </w:t>
      </w:r>
      <w:r>
        <w:t xml:space="preserve">at a test partway through the loop.</w:t>
      </w:r>
    </w:p>
    <w:bookmarkEnd w:id="50"/>
    <w:bookmarkStart w:id="51" w:name="exm-reverse-correct"/>
    <w:p>
      <w:pPr>
        <w:pStyle w:val="BodyText"/>
      </w:pPr>
      <w:r>
        <w:rPr>
          <w:b/>
          <w:bCs/>
        </w:rPr>
        <w:t xml:space="preserve">Example 9 (</w:t>
      </w:r>
      <w:r>
        <w:rPr>
          <w:rStyle w:val="VerbatimChar"/>
          <w:b/>
          <w:bCs/>
        </w:rPr>
        <w:t xml:space="preserve">reverse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be the array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as it was before the loop of</w:t>
      </w:r>
      <w:r>
        <w:t xml:space="preserve"> </w:t>
      </w:r>
      <w:hyperlink w:anchor="exr-reverse-sum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At a test partway through, the loop has swapped the entries outside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has not touched the entries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So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made of these three parts: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(a)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(b)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(c)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Part (a) holds because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between 1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n</m:t>
        </m:r>
      </m:oMath>
      <w:r>
        <w:t xml:space="preserve">, so (b) says nothing.</w:t>
      </w:r>
      <w:r>
        <w:t xml:space="preserve"> </w:t>
      </w:r>
      <w:r>
        <w:t xml:space="preserve">Nothing has changed yet, 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and (c) holds.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By (c),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t xml:space="preserve">before the swap.</w:t>
      </w:r>
      <w:r>
        <w:t xml:space="preserve"> </w:t>
      </w:r>
      <w:r>
        <w:t xml:space="preserve">By (a),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.</w:t>
      </w:r>
      <w:r>
        <w:t xml:space="preserve"> </w:t>
      </w:r>
      <w:r>
        <w:t xml:space="preserve">So after the swap,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A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other entry changes.</w:t>
      </w:r>
      <w:r>
        <w:t xml:space="preserve"> </w:t>
      </w:r>
      <w:r>
        <w:t xml:space="preserve">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(a):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as in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 integers and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 we have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</m:oMath>
      <w:r>
        <w:t xml:space="preserve">, so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j</m:t>
        </m:r>
        <m:r>
          <m:rPr>
            <m:sty m:val="p"/>
          </m:rPr>
          <m:t>=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(b):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, where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and (b) already held, 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, just shown.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, in the same way.</w:t>
      </w:r>
    </w:p>
    <w:p>
      <w:pPr>
        <w:pStyle w:val="Compact"/>
        <w:numPr>
          <w:ilvl w:val="0"/>
          <w:numId w:val="1006"/>
        </w:numPr>
      </w:pPr>
      <w:r>
        <w:t xml:space="preserve">Part (c):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w:r>
        <w:t xml:space="preserve">so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(c).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By (a),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by 2.</w:t>
      </w:r>
      <w:r>
        <w:t xml:space="preserve"> </w:t>
      </w:r>
      <w:r>
        <w:t xml:space="preserve">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j</m:t>
        </m:r>
      </m:oMath>
      <w:r>
        <w:t xml:space="preserve">, and with (a),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Now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(b).</w:t>
      </w:r>
    </w:p>
    <w:p>
      <w:pPr>
        <w:pStyle w:val="Compact"/>
        <w:numPr>
          <w:ilvl w:val="0"/>
          <w:numId w:val="1007"/>
        </w:numPr>
      </w:pPr>
      <w:r>
        <w:t xml:space="preserve">Otherwise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, which can only happen 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(a) gives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(c) gives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which is the postcondition of</w:t>
      </w:r>
      <w:r>
        <w:t xml:space="preserve"> </w:t>
      </w:r>
      <w:hyperlink w:anchor="rem-weak-invariant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The middle entry of an array of odd length is the one that never moves.</w:t>
      </w:r>
    </w:p>
    <w:bookmarkEnd w:id="51"/>
    <w:bookmarkEnd w:id="52"/>
    <w:bookmarkStart w:id="57" w:name="sec-nested-loops"/>
    <w:p>
      <w:pPr>
        <w:pStyle w:val="Heading1"/>
      </w:pPr>
      <w:r>
        <w:t xml:space="preserve">5. Nested loops</w:t>
      </w:r>
    </w:p>
    <w:bookmarkStart w:id="53" w:name="exr-repeat-trace"/>
    <w:p>
      <w:pPr>
        <w:pStyle w:val="FirstParagraph"/>
      </w:pPr>
      <w:r>
        <w:rPr>
          <w:b/>
          <w:bCs/>
        </w:rPr>
        <w:t xml:space="preserve">Exercise 5 (Looking for a repeated entry)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decides whether some value appears twice in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by comparing every pair of positions:</w:t>
      </w:r>
    </w:p>
    <w:p>
      <w:pPr>
        <w:pStyle w:val="SourceCode"/>
      </w:pPr>
      <w:r>
        <w:rPr>
          <w:rStyle w:val="VerbatimChar"/>
        </w:rPr>
        <w:t xml:space="preserve">procedure has_repeat(A, n)   // A[1..n] is an array, n &gt;= 1</w:t>
      </w:r>
      <w:r>
        <w:br/>
      </w:r>
      <w:r>
        <w:rPr>
          <w:rStyle w:val="VerbatimChar"/>
        </w:rPr>
        <w:t xml:space="preserve">    found := false</w:t>
      </w:r>
      <w:r>
        <w:br/>
      </w:r>
      <w:r>
        <w:rPr>
          <w:rStyle w:val="VerbatimChar"/>
        </w:rPr>
        <w:t xml:space="preserve">    for i := 1 to n - 1</w:t>
      </w:r>
      <w:r>
        <w:br/>
      </w:r>
      <w:r>
        <w:rPr>
          <w:rStyle w:val="VerbatimChar"/>
        </w:rPr>
        <w:t xml:space="preserve">        for j := i + 1 to n</w:t>
      </w:r>
      <w:r>
        <w:br/>
      </w:r>
      <w:r>
        <w:rPr>
          <w:rStyle w:val="VerbatimChar"/>
        </w:rPr>
        <w:t xml:space="preserve">            if A[i] = A[j]</w:t>
      </w:r>
      <w:r>
        <w:br/>
      </w:r>
      <w:r>
        <w:rPr>
          <w:rStyle w:val="VerbatimChar"/>
        </w:rPr>
        <w:t xml:space="preserve">                found := true</w:t>
      </w:r>
      <w:r>
        <w:br/>
      </w:r>
      <w:r>
        <w:rPr>
          <w:rStyle w:val="VerbatimChar"/>
        </w:rPr>
        <w:t xml:space="preserve">    return found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on the array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inner loop compares, in order,</w:t>
      </w:r>
      <w:r>
        <w:t xml:space="preserve"> </w:t>
      </w:r>
      <w:r>
        <w:t xml:space="preserve">and give the first pair at which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becomes true.</w:t>
      </w:r>
    </w:p>
    <w:bookmarkEnd w:id="53"/>
    <w:bookmarkStart w:id="54" w:name="sol-repeat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after the comparison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inner loop compares the six pairs in the table, in that order.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first becomes true 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stays true, so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true.</w:t>
      </w:r>
    </w:p>
    <w:bookmarkEnd w:id="54"/>
    <w:bookmarkStart w:id="55" w:name="rem-inner-first"/>
    <w:p>
      <w:pPr>
        <w:pStyle w:val="BodyText"/>
      </w:pPr>
      <w:r>
        <w:rPr>
          <w:i/>
          <w:iCs/>
        </w:rPr>
        <w:t xml:space="preserve">Remark 5</w:t>
      </w:r>
      <w:r>
        <w:t xml:space="preserve"> (Proving a nested loop correct). </w:t>
      </w:r>
      <w:r>
        <w:t xml:space="preserve">A loop inside another loop gets its own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proof usually goes from the inside out:</w:t>
      </w:r>
    </w:p>
    <w:p>
      <w:pPr>
        <w:pStyle w:val="Compact"/>
        <w:numPr>
          <w:ilvl w:val="0"/>
          <w:numId w:val="1008"/>
        </w:numPr>
      </w:pPr>
      <w:r>
        <w:t xml:space="preserve">prove the inner loop’s invariant, using the outer loop’s invariant at the test where the inner loop starts;</w:t>
      </w:r>
    </w:p>
    <w:p>
      <w:pPr>
        <w:pStyle w:val="Compact"/>
        <w:numPr>
          <w:ilvl w:val="0"/>
          <w:numId w:val="1008"/>
        </w:numPr>
      </w:pPr>
      <w:r>
        <w:t xml:space="preserve">read off what the inner loop has done when it stops;</w:t>
      </w:r>
    </w:p>
    <w:p>
      <w:pPr>
        <w:pStyle w:val="Compact"/>
        <w:numPr>
          <w:ilvl w:val="0"/>
          <w:numId w:val="1008"/>
        </w:numPr>
      </w:pPr>
      <w:r>
        <w:t xml:space="preserve">use that in the maintenance step of the outer loop’s invariant.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(</w:t>
      </w:r>
      <w:hyperlink w:anchor="exm-for-as-whil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each invariant is a statement about the tests of that loop’s guard.</w:t>
      </w:r>
    </w:p>
    <w:bookmarkEnd w:id="55"/>
    <w:bookmarkStart w:id="56" w:name="exm-repeat-correct"/>
    <w:p>
      <w:pPr>
        <w:pStyle w:val="BodyText"/>
      </w:pPr>
      <w:r>
        <w:rPr>
          <w:b/>
          <w:bCs/>
        </w:rPr>
        <w:t xml:space="preserve">Example 10 (</w:t>
      </w:r>
      <w:r>
        <w:rPr>
          <w:rStyle w:val="VerbatimChar"/>
          <w:b/>
          <w:bCs/>
        </w:rPr>
        <w:t xml:space="preserve">has_repeat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(</w:t>
      </w:r>
      <w:hyperlink w:anchor="exr-repeat-trace">
        <w:r>
          <w:rPr>
            <w:rStyle w:val="Hyperlink"/>
          </w:rPr>
          <w:t xml:space="preserve">Exercise 5</w:t>
        </w:r>
      </w:hyperlink>
      <w:r>
        <w:t xml:space="preserve">), call a pair of positions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match</w:t>
      </w:r>
      <w:r>
        <w:t xml:space="preserve"> </w:t>
      </w: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q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postcondition is that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 if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 and false if it has none.</w:t>
      </w:r>
      <w:r>
        <w:t xml:space="preserve"> </w:t>
      </w:r>
      <w:r>
        <w:t xml:space="preserve">The algorithm never changes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We follow</w:t>
      </w:r>
      <w:r>
        <w:t xml:space="preserve"> </w:t>
      </w:r>
      <w:hyperlink w:anchor="rem-inner-first">
        <w:r>
          <w:rPr>
            <w:rStyle w:val="Hyperlink"/>
          </w:rPr>
          <w:t xml:space="preserve">Remark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inner loop.</w:t>
      </w:r>
      <w:r>
        <w:t xml:space="preserve"> </w:t>
      </w:r>
      <w:r>
        <w:t xml:space="preserve">Fix a pass of the outer loop with index</w:t>
      </w:r>
      <w:r>
        <w:t xml:space="preserve"> </w:t>
      </w:r>
      <m:oMath>
        <m:r>
          <m:t>i</m:t>
        </m:r>
      </m:oMath>
      <w:r>
        <w:t xml:space="preserve">, where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suppose that, when the inner loop starts,</w:t>
      </w:r>
    </w:p>
    <w:p>
      <w:pPr>
        <w:pStyle w:val="BlockText"/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FirstParagraph"/>
      </w:pPr>
      <w:r>
        <w:t xml:space="preserve">which is the outer loop’s invariant</w:t>
      </w:r>
      <w:r>
        <w:t xml:space="preserve"> </w:t>
      </w:r>
      <m:oMath>
        <m:r>
          <m:t>K</m:t>
        </m:r>
      </m:oMath>
      <w:r>
        <w:t xml:space="preserve">, proved in the next part.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says the same as the supposition above.</w:t>
      </w:r>
    </w:p>
    <w:p>
      <w:pPr>
        <w:numPr>
          <w:ilvl w:val="0"/>
          <w:numId w:val="1009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is either one of the matches that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describes or the pair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, the body sets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to true,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such a match.</w:t>
      </w:r>
      <w:r>
        <w:t xml:space="preserve"> </w:t>
      </w:r>
      <w:r>
        <w:t xml:space="preserve">If not,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does not change,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match.</w:t>
      </w:r>
      <w:r>
        <w:t xml:space="preserve"> </w:t>
      </w:r>
      <w:r>
        <w:t xml:space="preserve">Either way, after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becomes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true at the next test.</w:t>
      </w:r>
    </w:p>
    <w:p>
      <w:pPr>
        <w:numPr>
          <w:ilvl w:val="0"/>
          <w:numId w:val="1009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the inner loop stops (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It stops when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so, when the inner loop stops,</w:t>
      </w:r>
    </w:p>
    <w:p>
      <w:pPr>
        <w:pStyle w:val="BlockText"/>
        <w:numPr>
          <w:ilvl w:val="0"/>
          <w:numId w:val="1000"/>
        </w:numPr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, that is,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outer loop.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false, and no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Then the inner loop runs, and when it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becomes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true at the next test.</w:t>
      </w:r>
    </w:p>
    <w:p>
      <w:pPr>
        <w:pStyle w:val="Compact"/>
        <w:numPr>
          <w:ilvl w:val="0"/>
          <w:numId w:val="1010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is a loop variant, and the outer loop stops.</w:t>
      </w:r>
      <w:r>
        <w:t xml:space="preserve"> </w:t>
      </w:r>
      <w:r>
        <w:t xml:space="preserve">It stops when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So, when the outer loop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</w:t>
      </w:r>
      <w:r>
        <w:t xml:space="preserve"> </w:t>
      </w:r>
      <w:r>
        <w:t xml:space="preserve">and the algorithm returns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.</w:t>
      </w:r>
    </w:p>
    <w:bookmarkEnd w:id="56"/>
    <w:bookmarkEnd w:id="57"/>
    <w:bookmarkStart w:id="63" w:name="references"/>
    <w:p>
      <w:pPr>
        <w:pStyle w:val="Heading1"/>
      </w:pPr>
      <w:r>
        <w:t xml:space="preserve">References</w:t>
      </w:r>
    </w:p>
    <w:bookmarkStart w:id="62" w:name="refs"/>
    <w:bookmarkStart w:id="59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59"/>
    <w:bookmarkStart w:id="61" w:name="ref-wikipedia_floor_cei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Floor and Ceiling Functions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https://en.wikipedia.org/wiki/Floor_and_ceiling_functions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8" Type="http://schemas.openxmlformats.org/officeDocument/2006/relationships/hyperlink" Target="https://en.wikipedia.org/wiki/Collatz_conjecture" TargetMode="External"/><Relationship Id="rId60" Type="http://schemas.openxmlformats.org/officeDocument/2006/relationships/hyperlink" Target="https://en.wikipedia.org/wiki/Floor_and_ceiling_functions" TargetMode="External"/><Relationship Id="rId18" Type="http://schemas.openxmlformats.org/officeDocument/2006/relationships/hyperlink" Target="https://morrison-lab.github.io/mcs/chapters/direct-proof.html#def-integers" TargetMode="External"/><Relationship Id="rId34" Type="http://schemas.openxmlformats.org/officeDocument/2006/relationships/hyperlink" Target="https://morrison-lab.github.io/mcs/chapters/induction.html#def-proof-by-induction" TargetMode="External"/><Relationship Id="rId45" Type="http://schemas.openxmlformats.org/officeDocument/2006/relationships/hyperlink" Target="https://morrison-lab.github.io/mcs/chapters/propositional-logic.html#exm-collatz" TargetMode="External"/><Relationship Id="rId38" Type="http://schemas.openxmlformats.org/officeDocument/2006/relationships/hyperlink" Target="https://morrison-lab.github.io/mcs/chapters/sets.html#def-natural-numbers" TargetMode="External"/><Relationship Id="rId17" Type="http://schemas.openxmlformats.org/officeDocument/2006/relationships/hyperlink" Target="https://morrison-lab.github.io/mcs/chapters/sets.html#def-real-numbers" TargetMode="External"/><Relationship Id="rId1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https://en.wikipedia.org/wiki/Collatz_conjecture" TargetMode="External"/><Relationship Id="rId60" Type="http://schemas.openxmlformats.org/officeDocument/2006/relationships/hyperlink" Target="https://en.wikipedia.org/wiki/Floor_and_ceiling_functions" TargetMode="External"/><Relationship Id="rId18" Type="http://schemas.openxmlformats.org/officeDocument/2006/relationships/hyperlink" Target="https://morrison-lab.github.io/mcs/chapters/direct-proof.html#def-integers" TargetMode="External"/><Relationship Id="rId34" Type="http://schemas.openxmlformats.org/officeDocument/2006/relationships/hyperlink" Target="https://morrison-lab.github.io/mcs/chapters/induction.html#def-proof-by-induction" TargetMode="External"/><Relationship Id="rId45" Type="http://schemas.openxmlformats.org/officeDocument/2006/relationships/hyperlink" Target="https://morrison-lab.github.io/mcs/chapters/propositional-logic.html#exm-collatz" TargetMode="External"/><Relationship Id="rId38" Type="http://schemas.openxmlformats.org/officeDocument/2006/relationships/hyperlink" Target="https://morrison-lab.github.io/mcs/chapters/sets.html#def-natural-numbers" TargetMode="External"/><Relationship Id="rId17" Type="http://schemas.openxmlformats.org/officeDocument/2006/relationships/hyperlink" Target="https://morrison-lab.github.io/mcs/chapters/sets.html#def-real-numbers" TargetMode="External"/><Relationship Id="rId1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Invariants</dc:title>
  <dc:creator/>
  <cp:keywords/>
  <dcterms:created xsi:type="dcterms:W3CDTF">2026-10-30T20:29:26Z</dcterms:created>
  <dcterms:modified xsi:type="dcterms:W3CDTF">2026-10-30T20:29:26Z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that an algorithm with a loop is correct</vt:lpwstr>
  </property>
  <property fmtid="{D5CDD505-2E9C-101B-9397-08002B2CF9AE}" pid="17" name="toc-title">
    <vt:lpwstr>Table of contents</vt:lpwstr>
  </property>
</Properties>
</file>