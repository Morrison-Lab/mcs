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Induction</w:t>
      </w:r>
    </w:p>
    <w:p>
      <w:pPr>
        <w:pStyle w:val="Subtitle"/>
      </w:pPr>
      <w:r>
        <w:t xml:space="preserve">Ordinary and strong induction</w:t>
      </w:r>
    </w:p>
    <w:p>
      <w:pPr>
        <w:pStyle w:val="Date"/>
      </w:pPr>
      <w:del w:id="1" w:author="PR Preview" w:date="2026-01-01T00:00:00Z">
        <w:r>
          <w:delText xml:space="preserve">Last modified: 2026-10-30 11:32:11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13:24:08 (PDT)</w:t>
        </w:r>
      </w:ins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Adapted from Kameron Decker Harris’s Fall 2026 lecture notes</w:t>
            </w:r>
            <w:r>
              <w:t xml:space="preserve"> </w:t>
            </w:r>
            <w:r>
              <w:t xml:space="preserve">“Induction”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“More Induction!”</w:t>
            </w:r>
            <w:r>
              <w:t xml:space="preserve">,</w:t>
            </w:r>
            <w:r>
              <w:t xml:space="preserve"> </w:t>
            </w:r>
            <w:r>
              <w:t xml:space="preserve">which are typed transcriptions of Scott Wehrwein’s Spring 2025 handwritten lecture notes.</w:t>
            </w:r>
            <w:r>
              <w:t xml:space="preserve"> </w:t>
            </w:r>
            <w:r>
              <w:t xml:space="preserve">These come from those notes: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names of the parts of a proof by induction: base case, induction hypothesis and inductive step;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comparison of ordinary and strong induction;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chocolate bar example of strong induction, with its proof;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w:r>
              <w:t xml:space="preserve">the false claim that all horses are the same color, and where an induction proof of it fails.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exercises, the other examples and the text of the false proof are new.</w:t>
            </w:r>
          </w:p>
        </w:tc>
      </w:tr>
    </w:tbl>
    <w:bookmarkStart w:id="21" w:name="sec-induction"/>
    <w:p>
      <w:pPr>
        <w:pStyle w:val="Heading1"/>
      </w:pPr>
      <w:r>
        <w:t xml:space="preserve">1. Proof by induction</w:t>
      </w:r>
    </w:p>
    <w:bookmarkStart w:id="13" w:name="exr-unit-fractions"/>
    <w:p>
      <w:pPr>
        <w:pStyle w:val="FirstParagraph"/>
      </w:pPr>
      <w:r>
        <w:rPr>
          <w:b/>
          <w:bCs/>
        </w:rPr>
        <w:t xml:space="preserve">Exercise 1 (Adding unit fractions of neighbors)</w:t>
      </w:r>
      <w:r>
        <w:t xml:space="preserve"> </w:t>
      </w:r>
      <w:r>
        <w:t xml:space="preserve">Consider the claim that 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2"/>
        </w:numPr>
      </w:pPr>
      <w:r>
        <w:t xml:space="preserve">Check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Suppose the claim holds for some natural number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Add the next term,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den>
        </m:f>
      </m:oMath>
      <w:r>
        <w:t xml:space="preserve">, to both sides,</w:t>
      </w:r>
      <w:r>
        <w:t xml:space="preserve"> </w:t>
      </w:r>
      <w:r>
        <w:t xml:space="preserve">and show that the claim then holds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bookmarkEnd w:id="13"/>
    <w:bookmarkStart w:id="14" w:name="sol-unit-fraction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the left side is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numPr>
          <w:ilvl w:val="0"/>
          <w:numId w:val="1003"/>
        </w:numPr>
      </w:pPr>
      <w:r>
        <w:t xml:space="preserve">Suppose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k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k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supposition)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k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the claim for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Part 1 shows the claim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part 2 carries it from each natural number to the next,</w:t>
      </w:r>
      <w:r>
        <w:t xml:space="preserve"> </w:t>
      </w:r>
      <w:r>
        <w:t xml:space="preserve">so it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in turn.</w:t>
      </w:r>
    </w:p>
    <w:bookmarkEnd w:id="14"/>
    <w:bookmarkStart w:id="17" w:name="def-proof-by-induction"/>
    <w:p>
      <w:pPr>
        <w:pStyle w:val="BodyText"/>
      </w:pPr>
      <w:r>
        <w:rPr>
          <w:b/>
          <w:bCs/>
        </w:rPr>
        <w:t xml:space="preserve">Definition 1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17"/>
    <w:bookmarkStart w:id="18" w:name="rem-step-forms"/>
    <w:p>
      <w:pPr>
        <w:pStyle w:val="BodyText"/>
      </w:pPr>
      <w:r>
        <w:rPr>
          <w:i/>
          <w:iCs/>
        </w:rPr>
        <w:t xml:space="preserve">Remark 1</w:t>
      </w:r>
      <w:r>
        <w:t xml:space="preserve"> (Stepping from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). </w:t>
      </w:r>
      <w:hyperlink w:anchor="def-proof-by-induction">
        <w:r>
          <w:rPr>
            <w:rStyle w:val="Hyperlink"/>
          </w:rPr>
          <w:t xml:space="preserve">Definition 1</w:t>
        </w:r>
      </w:hyperlink>
      <w:r>
        <w:t xml:space="preserve"> </w:t>
      </w:r>
      <w:r>
        <w:t xml:space="preserve">states the inductive step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Many sources, and part 2 of</w:t>
      </w:r>
      <w:r>
        <w:t xml:space="preserve"> </w:t>
      </w:r>
      <w:hyperlink w:anchor="sol-unit-fractions">
        <w:r>
          <w:rPr>
            <w:rStyle w:val="Hyperlink"/>
          </w:rPr>
          <w:t xml:space="preserve">Solution 1</w:t>
        </w:r>
      </w:hyperlink>
      <w:r>
        <w:t xml:space="preserve">, state it as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”</w:t>
      </w:r>
      <w:r>
        <w:t xml:space="preserve">.</w:t>
      </w:r>
      <w:r>
        <w:t xml:space="preserve"> </w:t>
      </w:r>
      <w:r>
        <w:t xml:space="preserve">The two say the same thing, 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rest of this chapter uses the second form.</w:t>
      </w:r>
    </w:p>
    <w:p>
      <w:pPr>
        <w:pStyle w:val="BodyText"/>
      </w:pPr>
      <w:r>
        <w:t xml:space="preserve">Writing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correctly is a common place to go wrong:</w:t>
      </w:r>
      <w:r>
        <w:t xml:space="preserve"> </w:t>
      </w:r>
      <w:r>
        <w:t xml:space="preserve">replace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, including in the last term of a sum</w:t>
      </w:r>
      <w:r>
        <w:t xml:space="preserve"> </w:t>
      </w:r>
      <w:r>
        <w:t xml:space="preserve">and on the other side of the equation.</w:t>
      </w:r>
    </w:p>
    <w:bookmarkEnd w:id="18"/>
    <w:bookmarkStart w:id="19" w:name="rem-induction-template"/>
    <w:p>
      <w:pPr>
        <w:pStyle w:val="BodyText"/>
      </w:pPr>
      <w:r>
        <w:rPr>
          <w:i/>
          <w:iCs/>
        </w:rPr>
        <w:t xml:space="preserve">Remark 2</w:t>
      </w:r>
      <w:r>
        <w:t xml:space="preserve"> (The shape of a proof by induction). </w:t>
      </w:r>
      <w:r>
        <w:t xml:space="preserve">A proof by induction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two parts:</w:t>
      </w:r>
    </w:p>
    <w:p>
      <w:pPr>
        <w:pStyle w:val="Block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Show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 integer,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br/>
      </w:r>
      <m:oMath>
        <m:r>
          <m:rPr>
            <m:sty m:val="p"/>
          </m:rPr>
          <m:t>⋮</m:t>
        </m:r>
      </m:oMath>
      <w:r>
        <w:br/>
      </w:r>
      <w:r>
        <w:t xml:space="preserve">Therefore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br/>
      </w:r>
      <w:r>
        <w:br/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by induction.</w:t>
      </w:r>
    </w:p>
    <w:p>
      <w:pPr>
        <w:pStyle w:val="FirstParagraph"/>
      </w:pPr>
      <w:r>
        <w:t xml:space="preserve">Write out the induction hypothesis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before starting the step,</w:t>
      </w:r>
      <w:r>
        <w:t xml:space="preserve"> </w:t>
      </w:r>
      <w:r>
        <w:t xml:space="preserve">and mark the line where the step uses the hypothesis.</w:t>
      </w:r>
    </w:p>
    <w:bookmarkEnd w:id="19"/>
    <w:bookmarkStart w:id="20" w:name="exm-consecutive-products"/>
    <w:p>
      <w:pPr>
        <w:pStyle w:val="BodyText"/>
      </w:pPr>
      <w:r>
        <w:rPr>
          <w:b/>
          <w:bCs/>
        </w:rPr>
        <w:t xml:space="preserve">Example 1 (A sum of products of neighbors)</w:t>
      </w:r>
      <w:r>
        <w:t xml:space="preserve"> </w:t>
      </w:r>
      <w:r>
        <w:t xml:space="preserve">Claim: for every natural number</w:t>
      </w:r>
      <w:r>
        <w:t xml:space="preserve"> </w:t>
      </w:r>
      <m:oMath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⋅</m:t>
          </m:r>
          <m:r>
            <m:t>3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(</m:t>
          </m:r>
          <m:r>
            <m:t>n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this equation, 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left side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the right side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⋅</m:t>
            </m:r>
            <m:r>
              <m:t>2</m:t>
            </m:r>
            <m:r>
              <m:rPr>
                <m:sty m:val="p"/>
              </m:rPr>
              <m:t>⋅</m:t>
            </m:r>
            <m:r>
              <m:t>3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goal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1</m:t>
          </m:r>
          <m:r>
            <m:rPr>
              <m:sty m:val="p"/>
            </m:rPr>
            <m:t>⋅</m:t>
          </m:r>
          <m:r>
            <m:t>2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k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k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num>
            <m:den>
              <m:r>
                <m:t>3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Starting from its left side,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k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n</m:t>
        </m:r>
      </m:oMath>
      <w:r>
        <w:t xml:space="preserve">.</w:t>
      </w:r>
    </w:p>
    <w:bookmarkEnd w:id="20"/>
    <w:bookmarkEnd w:id="21"/>
    <w:bookmarkStart w:id="26" w:name="sec-induction-start"/>
    <w:p>
      <w:pPr>
        <w:pStyle w:val="Heading1"/>
      </w:pPr>
      <w:r>
        <w:t xml:space="preserve">2. Starting at another integer</w:t>
      </w:r>
    </w:p>
    <w:bookmarkStart w:id="22" w:name="exr-squares-powers"/>
    <w:p>
      <w:pPr>
        <w:pStyle w:val="FirstParagraph"/>
      </w:pPr>
      <w:r>
        <w:rPr>
          <w:b/>
          <w:bCs/>
        </w:rPr>
        <w:t xml:space="preserve">Exercise 2 (When does</w:t>
      </w:r>
      <w:r>
        <w:rPr>
          <w:b/>
          <w:bCs/>
        </w:rP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catch up with</w:t>
      </w:r>
      <w:r>
        <w:rPr>
          <w:b/>
          <w:bCs/>
        </w:rP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?)</w:t>
      </w:r>
      <w:r>
        <w:t xml:space="preserve"> </w:t>
      </w:r>
      <w:r>
        <w:t xml:space="preserve">Compare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Find the smallest natural number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such that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holds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for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you checked after it.</w:t>
      </w:r>
    </w:p>
    <w:bookmarkEnd w:id="22"/>
    <w:bookmarkStart w:id="23" w:name="sol-squares-pow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36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64</w:t>
            </w:r>
          </w:p>
        </w:tc>
      </w:tr>
    </w:tbl>
    <w:p>
      <w:pPr>
        <w:pStyle w:val="BodyText"/>
      </w:pPr>
      <w:r>
        <w:t xml:space="preserve">The inequality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 fails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and holds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23"/>
    <w:bookmarkStart w:id="25" w:name="exm-squares-powers"/>
    <w:p>
      <w:pPr>
        <w:pStyle w:val="BodyText"/>
      </w:pPr>
      <w:r>
        <w:rPr>
          <w:b/>
          <w:bCs/>
        </w:rPr>
        <w:t xml:space="preserve">Example 2 (An induction that starts at 4)</w:t>
      </w:r>
      <w:r>
        <w:t xml:space="preserve"> </w:t>
      </w:r>
      <w:r>
        <w:t xml:space="preserve">Claim: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 (</w:t>
      </w:r>
      <w:hyperlink r:id="rId15">
        <w:r>
          <w:rPr>
            <w:rStyle w:val="Hyperlink"/>
          </w:rPr>
          <w:t xml:space="preserve">Definition: Integers</w:t>
        </w:r>
      </w:hyperlink>
      <w:r>
        <w:t xml:space="preserve">)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inequality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Definition: Inequality</w:t>
        </w:r>
      </w:hyperlink>
      <w:r>
        <w:t xml:space="preserve">),</w:t>
      </w:r>
      <w:r>
        <w:t xml:space="preserve"> </w:t>
      </w:r>
      <w:r>
        <w:t xml:space="preserve">and follow</w:t>
      </w:r>
      <w:r>
        <w:t xml:space="preserve"> </w:t>
      </w:r>
      <w:hyperlink w:anchor="rem-induction-template">
        <w:r>
          <w:rPr>
            <w:rStyle w:val="Hyperlink"/>
          </w:rPr>
          <w:t xml:space="preserve">Remark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hyperlink w:anchor="sol-squares-powers">
        <w:r>
          <w:rPr>
            <w:rStyle w:val="Hyperlink"/>
          </w:rPr>
          <w:t xml:space="preserve">Solution 2</w:t>
        </w:r>
      </w:hyperlink>
      <w:r>
        <w:t xml:space="preserve"> </w:t>
      </w:r>
      <w:r>
        <w:t xml:space="preserve">shows that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would not work, since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BodyText"/>
      </w:pPr>
      <w:r>
        <w:rPr>
          <w:b/>
          <w:bCs/>
        </w:rPr>
        <w:t xml:space="preserve">Base case.</w:t>
      </w:r>
      <w:r>
        <w:t xml:space="preserve"> </w:t>
      </w: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≤</m:t>
        </m:r>
        <m:r>
          <m:t>16</m:t>
        </m:r>
        <m:r>
          <m:rPr>
            <m:sty m:val="p"/>
          </m:rPr>
          <m:t>=</m:t>
        </m:r>
        <m:sSup>
          <m:e>
            <m:r>
              <m:t>2</m:t>
            </m:r>
          </m:e>
          <m:sup>
            <m:r>
              <m:t>4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and suppose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 goal is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4</m:t>
        </m:r>
      </m:oMath>
      <w:r>
        <w:t xml:space="preserve">, we have</w:t>
      </w:r>
      <w:r>
        <w:t xml:space="preserve"> </w:t>
      </w:r>
      <m:oMath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4</m:t>
        </m:r>
        <m:r>
          <m:t>k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2</m:t>
        </m:r>
        <m:r>
          <m:t>k</m:t>
        </m:r>
        <m:r>
          <m:rPr>
            <m:sty m:val="p"/>
          </m:rPr>
          <m:t>≥</m:t>
        </m:r>
        <m:r>
          <m:t>2</m:t>
        </m:r>
        <m:r>
          <m:t>k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&gt;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and by induction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4</m:t>
        </m:r>
      </m:oMath>
      <w:r>
        <w:t xml:space="preserve">.</w:t>
      </w:r>
      <w:r>
        <w:t xml:space="preserve"> </w:t>
      </w:r>
      <w:r>
        <w:t xml:space="preserve">The inductive step works for 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3</m:t>
        </m:r>
      </m:oMath>
      <w:r>
        <w:t xml:space="preserve">, since</w:t>
      </w:r>
      <w:r>
        <w:t xml:space="preserve"> </w:t>
      </w:r>
      <m:oMath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&lt;</m:t>
        </m:r>
        <m:sSup>
          <m:e>
            <m:r>
              <m:t>k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already holds at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induction starts at 4 because of the 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5"/>
    <w:bookmarkEnd w:id="26"/>
    <w:bookmarkStart w:id="42" w:name="sec-strong-induction"/>
    <w:p>
      <w:pPr>
        <w:pStyle w:val="Heading1"/>
      </w:pPr>
      <w:r>
        <w:t xml:space="preserve">3. Strong induction</w:t>
      </w:r>
    </w:p>
    <w:bookmarkStart w:id="27" w:name="exr-chocolate-small"/>
    <w:p>
      <w:pPr>
        <w:pStyle w:val="FirstParagraph"/>
      </w:pPr>
      <w:r>
        <w:rPr>
          <w:b/>
          <w:bCs/>
        </w:rPr>
        <w:t xml:space="preserve">Exercise 3 (Breaking a chocolate bar)</w:t>
      </w:r>
      <w:r>
        <w:t xml:space="preserve"> </w:t>
      </w:r>
      <w:r>
        <w:t xml:space="preserve">A chocolate bar is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squares.</w:t>
      </w:r>
      <w:r>
        <w:t xml:space="preserve"> </w:t>
      </w:r>
      <w:r>
        <w:t xml:space="preserve">One break splits one piece into two pieces along a line between squares.</w:t>
      </w:r>
      <w:r>
        <w:t xml:space="preserve"> </w:t>
      </w:r>
      <w:r>
        <w:t xml:space="preserve">How many breaks does it take to split a bar of 1, 2, 3 or 4 squares into single squares?</w:t>
      </w:r>
      <w:r>
        <w:t xml:space="preserve"> </w:t>
      </w:r>
      <w:r>
        <w:t xml:space="preserve">Does the answer depend on where you break first?</w:t>
      </w:r>
    </w:p>
    <w:bookmarkEnd w:id="27"/>
    <w:bookmarkStart w:id="28" w:name="sol-chocolate-small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A bar of 1 square takes 0 breaks, 2 squares take 1, 3 squares take 2, and 4 squares take 3.</w:t>
      </w:r>
      <w:r>
        <w:t xml:space="preserve"> </w:t>
      </w:r>
      <w:r>
        <w:t xml:space="preserve">For 4 squares, breaking first in the middle gives two pieces of 2 squares, which take 1 break each,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breaks;</w:t>
      </w:r>
      <w:r>
        <w:t xml:space="preserve"> </w:t>
      </w:r>
      <w:r>
        <w:t xml:space="preserve">breaking first at one end gives pieces of 1 and 3 squares, which take 0 and 2 breaks,</w:t>
      </w:r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For these bars, the answer does not depend on where you break first.</w:t>
      </w:r>
    </w:p>
    <w:bookmarkEnd w:id="28"/>
    <w:bookmarkStart w:id="31" w:name="def-strong-induction"/>
    <w:p>
      <w:pPr>
        <w:pStyle w:val="BodyText"/>
      </w:pPr>
      <w:r>
        <w:rPr>
          <w:b/>
          <w:bCs/>
        </w:rPr>
        <w:t xml:space="preserve">Definition 2 (Proof by strong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16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</w:t>
      </w:r>
      <w:r>
        <w:t xml:space="preserve"> </w:t>
      </w:r>
      <w:hyperlink r:id="rId15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strong induction</w:t>
      </w:r>
      <w:r>
        <w:t xml:space="preserve"> </w:t>
      </w:r>
      <w:r>
        <w:t xml:space="preserve">(Wikipedia contributors 2026b)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one thing: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strong induction hypothesis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no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satisfies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 the strong induction hypothesis is</w:t>
      </w:r>
      <w:r>
        <w:t xml:space="preserve"> </w:t>
      </w:r>
      <w:hyperlink r:id="rId29">
        <w:r>
          <w:rPr>
            <w:rStyle w:val="Hyperlink"/>
          </w:rPr>
          <w:t xml:space="preserve">vacuously true</w:t>
        </w:r>
      </w:hyperlink>
      <w:r>
        <w:t xml:space="preserve">,</w:t>
      </w:r>
      <w:r>
        <w:t xml:space="preserve"> </w:t>
      </w:r>
      <w:r>
        <w:t xml:space="preserve">and the proof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30">
        <w:r>
          <w:rPr>
            <w:rStyle w:val="Hyperlink"/>
          </w:rPr>
          <w:t xml:space="preserve">base case</w:t>
        </w:r>
      </w:hyperlink>
      <w:r>
        <w:t xml:space="preserve">.</w:t>
      </w:r>
      <w:r>
        <w:t xml:space="preserve"> </w:t>
      </w:r>
      <w:r>
        <w:t xml:space="preserve">When the proof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needs particular earlier cases</w:t>
      </w:r>
      <w:r>
        <w:t xml:space="preserve"> </w:t>
      </w:r>
      <w:r>
        <w:t xml:space="preserve">that do not exist for the first few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those few cases are shown separately as further</w:t>
      </w:r>
      <w:r>
        <w:t xml:space="preserve"> </w:t>
      </w:r>
      <w:hyperlink r:id="rId30">
        <w:r>
          <w:rPr>
            <w:rStyle w:val="Hyperlink"/>
          </w:rPr>
          <w:t xml:space="preserve">base cases</w:t>
        </w:r>
      </w:hyperlink>
      <w:r>
        <w:t xml:space="preserve">.</w:t>
      </w:r>
    </w:p>
    <w:bookmarkEnd w:id="31"/>
    <w:bookmarkStart w:id="32" w:name="thm-chocolate"/>
    <w:p>
      <w:pPr>
        <w:pStyle w:val="BodyText"/>
      </w:pPr>
      <w:r>
        <w:rPr>
          <w:b/>
          <w:bCs/>
        </w:rPr>
        <w:t xml:space="preserve">Theorem 1 (Breaking a chocolate bar takes one break fewer than its squares)</w:t>
      </w:r>
      <w:r>
        <w:t xml:space="preserve"> </w:t>
      </w:r>
      <w:r>
        <w:t xml:space="preserve">For every natural number (</w:t>
      </w:r>
      <w:hyperlink r:id="rId12">
        <w:r>
          <w:rPr>
            <w:rStyle w:val="Hyperlink"/>
          </w:rPr>
          <w:t xml:space="preserve">Definition: Natural numbers (our convention)</w:t>
        </w:r>
      </w:hyperlink>
      <w:r>
        <w:t xml:space="preserve">)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splitting a bar of chocolate, a row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 into single squares takes exactly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breaks,</w:t>
      </w:r>
      <w:r>
        <w:t xml:space="preserve"> </w:t>
      </w:r>
      <w:r>
        <w:t xml:space="preserve">however the breaks are made.</w:t>
      </w:r>
    </w:p>
    <w:bookmarkEnd w:id="3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strong induction (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claim for a bar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a natural number,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natural number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 the bar is already a single square, so it takes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the first break splits the bar into two pieces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≥</m:t>
        </m:r>
        <m:r>
          <m:t>1</m:t>
        </m:r>
      </m:oMath>
      <w:r>
        <w:t xml:space="preserve">, so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Each later break splits a single piece, so it falls inside one of these two pieces,</w:t>
      </w:r>
      <w:r>
        <w:t xml:space="preserve"> </w:t>
      </w:r>
      <w:r>
        <w:t xml:space="preserve">and the later breaks are the breaks of the</w:t>
      </w:r>
      <w:r>
        <w:t xml:space="preserve"> </w:t>
      </w:r>
      <m:oMath>
        <m:r>
          <m:t>a</m:t>
        </m:r>
      </m:oMath>
      <w:r>
        <w:t xml:space="preserve">-square piece together with the breaks of the</w:t>
      </w:r>
      <w:r>
        <w:t xml:space="preserve"> </w:t>
      </w:r>
      <m:oMath>
        <m:r>
          <m:t>b</m:t>
        </m:r>
      </m:oMath>
      <w:r>
        <w:t xml:space="preserve">-square piece.</w:t>
      </w:r>
      <w:r>
        <w:t xml:space="preserve"> </w:t>
      </w:r>
      <w:r>
        <w:t xml:space="preserve">By the strong induction hypothesis,</w:t>
      </w:r>
      <w:r>
        <w:t xml:space="preserve"> </w:t>
      </w:r>
      <w:r>
        <w:t xml:space="preserve">the piece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 and the piece of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squares takes</w:t>
      </w:r>
      <w:r>
        <w:t xml:space="preserve"> </w:t>
      </w:r>
      <m:oMath>
        <m:r>
          <m:t>b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breaks.</w:t>
      </w:r>
      <w:r>
        <w:t xml:space="preserve"> </w:t>
      </w:r>
      <w:r>
        <w:t xml:space="preserve">So the whole bar takes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breaks.</w:t>
      </w:r>
    </w:p>
    <w:bookmarkStart w:id="33" w:name="rem-chocolate-strong"/>
    <w:p>
      <w:pPr>
        <w:pStyle w:val="BodyText"/>
      </w:pPr>
      <w:r>
        <w:rPr>
          <w:i/>
          <w:iCs/>
        </w:rPr>
        <w:t xml:space="preserve">Remark 3</w:t>
      </w:r>
      <w:r>
        <w:t xml:space="preserve"> (Why the proof needs strong induction). </w:t>
      </w:r>
      <w:r>
        <w:t xml:space="preserve">The proof of</w:t>
      </w:r>
      <w:r>
        <w:t xml:space="preserve"> </w:t>
      </w:r>
      <w:hyperlink w:anchor="thm-chocolate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uses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sizes smaller than</w:t>
      </w:r>
      <w:r>
        <w:t xml:space="preserve"> </w:t>
      </w:r>
      <m:oMath>
        <m:r>
          <m:t>n</m:t>
        </m:r>
      </m:oMath>
      <w:r>
        <w:t xml:space="preserve">, not only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Ordinary induction gives only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 the step.</w:t>
      </w:r>
      <w:r>
        <w:t xml:space="preserve"> </w:t>
      </w:r>
      <w:r>
        <w:t xml:space="preserve">Strong induction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 which is what the proof needs.</w:t>
      </w:r>
    </w:p>
    <w:bookmarkEnd w:id="33"/>
    <w:bookmarkStart w:id="37" w:name="def-recursive-sequence"/>
    <w:p>
      <w:pPr>
        <w:pStyle w:val="BodyText"/>
      </w:pPr>
      <w:r>
        <w:rPr>
          <w:b/>
          <w:bCs/>
        </w:rPr>
        <w:t xml:space="preserve">Definition 3 (Recursively defined sequence)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 positive integer.</w:t>
      </w:r>
      <w:r>
        <w:t xml:space="preserve"> </w:t>
      </w:r>
      <w:r>
        <w:t xml:space="preserve">A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recursively defined</w:t>
      </w:r>
      <w:r>
        <w:t xml:space="preserve"> </w:t>
      </w:r>
      <w:r>
        <w:t xml:space="preserve">(Wikipedia contributors 2026c)</w:t>
      </w:r>
      <w:r>
        <w:t xml:space="preserve"> </w:t>
      </w:r>
      <w:r>
        <w:t xml:space="preserve">by two things: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Initial</w:t>
      </w:r>
      <w:r>
        <w:rPr>
          <w:b/>
          <w:bCs/>
        </w:rPr>
        <w:t xml:space="preserve"> </w:t>
      </w:r>
      <w:hyperlink r:id="rId35">
        <w:r>
          <w:rPr>
            <w:rStyle w:val="Hyperlink"/>
            <w:b/>
            <w:bCs/>
          </w:rPr>
          <w:t xml:space="preserve">terms</w:t>
        </w:r>
      </w:hyperlink>
      <w:r>
        <w:rPr>
          <w:b/>
          <w:bCs/>
        </w:rPr>
        <w:t xml:space="preserve">:</w:t>
      </w:r>
      <w:r>
        <w:t xml:space="preserve"> </w:t>
      </w:r>
      <w:r>
        <w:t xml:space="preserve">specific</w:t>
      </w:r>
      <w:r>
        <w:t xml:space="preserve"> </w:t>
      </w:r>
      <w:hyperlink r:id="rId36">
        <w:r>
          <w:rPr>
            <w:rStyle w:val="Hyperlink"/>
          </w:rPr>
          <w:t xml:space="preserve">values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sSub>
              <m:e>
                <m:r>
                  <m:t>n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Recurrence:</w:t>
      </w:r>
      <w:r>
        <w:t xml:space="preserve"> </w:t>
      </w:r>
      <w:r>
        <w:t xml:space="preserve">a rule that gives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m</m:t>
            </m:r>
          </m:sub>
        </m:sSub>
      </m:oMath>
      <w:r>
        <w:t xml:space="preserve"> </w:t>
      </w:r>
      <w:r>
        <w:t xml:space="preserve">just before it,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m</m:t>
        </m:r>
      </m:oMath>
      <w:r>
        <w:t xml:space="preserve">.</w:t>
      </w:r>
    </w:p>
    <w:p>
      <w:pPr>
        <w:pStyle w:val="FirstParagraph"/>
      </w:pPr>
      <w:r>
        <w:t xml:space="preserve">The initial terms and the recurrence together fix every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:</w:t>
      </w:r>
      <w:r>
        <w:t xml:space="preserve"> </w:t>
      </w:r>
      <w:r>
        <w:t xml:space="preserve">the first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are given,</w:t>
      </w:r>
      <w:r>
        <w:t xml:space="preserve"> </w:t>
      </w:r>
      <w:r>
        <w:t xml:space="preserve">and each later entry follows from the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entries before it.</w:t>
      </w:r>
    </w:p>
    <w:bookmarkEnd w:id="37"/>
    <w:bookmarkStart w:id="38" w:name="exm-recursive-sequence"/>
    <w:p>
      <w:pPr>
        <w:pStyle w:val="BodyText"/>
      </w:pPr>
      <w:r>
        <w:rPr>
          <w:b/>
          <w:bCs/>
        </w:rPr>
        <w:t xml:space="preserve">Example 3 (Powers of 3)</w:t>
      </w:r>
      <w:r>
        <w:t xml:space="preserve"> </w:t>
      </w:r>
      <w:r>
        <w:t xml:space="preserve">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with initial</w:t>
      </w:r>
      <w:r>
        <w:t xml:space="preserve"> </w:t>
      </w:r>
      <w:hyperlink r:id="rId35">
        <w:r>
          <w:rPr>
            <w:rStyle w:val="Hyperlink"/>
          </w:rPr>
          <w:t xml:space="preserve">term</w:t>
        </w:r>
      </w:hyperlink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, and its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,</m:t>
        </m:r>
        <m:r>
          <m:t>27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proof by induction</w:t>
        </w:r>
      </w:hyperlink>
      <w:r>
        <w:t xml:space="preserve"> </w:t>
      </w:r>
      <w:r>
        <w:t xml:space="preserve">shows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using the recurrence in the inductive step: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then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3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38"/>
    <w:bookmarkStart w:id="39" w:name="def-fibonacci-sequence"/>
    <w:p>
      <w:pPr>
        <w:pStyle w:val="BodyText"/>
      </w:pPr>
      <w:r>
        <w:rPr>
          <w:b/>
          <w:bCs/>
        </w:rPr>
        <w:t xml:space="preserve">Definition 4 (Fibonacci sequence)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Fibonacci sequence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(Wikipedia contributors 2026a)</w:t>
      </w:r>
      <w:r>
        <w:t xml:space="preserve"> </w:t>
      </w:r>
      <w:r>
        <w:t xml:space="preserve">is the</w:t>
      </w:r>
      <w:r>
        <w:t xml:space="preserve"> </w:t>
      </w:r>
      <w:hyperlink w:anchor="def-recursive-sequence">
        <w:r>
          <w:rPr>
            <w:rStyle w:val="Hyperlink"/>
          </w:rPr>
          <w:t xml:space="preserve">recursively defined sequence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initial</w:t>
      </w:r>
      <w:r>
        <w:t xml:space="preserve"> </w:t>
      </w:r>
      <w:hyperlink r:id="rId35">
        <w:r>
          <w:rPr>
            <w:rStyle w:val="Hyperlink"/>
          </w:rPr>
          <w:t xml:space="preserve">terms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recurrence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.</w:t>
      </w:r>
    </w:p>
    <w:bookmarkEnd w:id="39"/>
    <w:bookmarkStart w:id="40" w:name="exm-fibonacci-sequence"/>
    <w:p>
      <w:pPr>
        <w:pStyle w:val="BodyText"/>
      </w:pPr>
      <w:r>
        <w:rPr>
          <w:b/>
          <w:bCs/>
        </w:rPr>
        <w:t xml:space="preserve">Example 4 (The first Fibonacci numbers)</w:t>
      </w:r>
      <w:r>
        <w:t xml:space="preserve"> </w:t>
      </w:r>
      <m:oMath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6</m:t>
            </m:r>
          </m:sub>
        </m:sSub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5</m:t>
            </m:r>
          </m:sub>
        </m:sSub>
        <m:r>
          <m:rPr>
            <m:sty m:val="p"/>
          </m:rPr>
          <m:t>+</m:t>
        </m:r>
        <m:sSub>
          <m:e>
            <m:r>
              <m:t>F</m:t>
            </m:r>
          </m:e>
          <m:sub>
            <m:r>
              <m:t>4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8</m:t>
        </m:r>
      </m:oMath>
      <w:r>
        <w:t xml:space="preserve">.</w:t>
      </w:r>
      <w:r>
        <w:t xml:space="preserve"> </w:t>
      </w:r>
      <w:r>
        <w:t xml:space="preserve">So the</w:t>
      </w:r>
      <w:r>
        <w:t xml:space="preserve"> </w:t>
      </w:r>
      <w:hyperlink r:id="rId34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begins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</w:p>
    <w:bookmarkEnd w:id="40"/>
    <w:bookmarkStart w:id="41" w:name="exm-strong-induction"/>
    <w:p>
      <w:pPr>
        <w:pStyle w:val="BodyText"/>
      </w:pPr>
      <w:r>
        <w:rPr>
          <w:b/>
          <w:bCs/>
        </w:rPr>
        <w:t xml:space="preserve">Example 5 (Every term of the Fibonacci sequence is less than a power of 2)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bonacci-sequence">
        <w:r>
          <w:rPr>
            <w:rStyle w:val="Hyperlink"/>
          </w:rPr>
          <w:t xml:space="preserve">Fibonacci sequence</w:t>
        </w:r>
      </w:hyperlink>
      <w:r>
        <w:t xml:space="preserve">.</w:t>
      </w:r>
      <w:r>
        <w:t xml:space="preserve"> </w:t>
      </w:r>
      <w:r>
        <w:t xml:space="preserve">To prove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</w:t>
      </w:r>
      <w:r>
        <w:t xml:space="preserve"> </w:t>
      </w:r>
      <w:hyperlink r:id="rId24">
        <w:r>
          <w:rPr>
            <w:rStyle w:val="Hyperlink"/>
          </w:rPr>
          <w:t xml:space="preserve">inequality</w:t>
        </w:r>
      </w:hyperlink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 use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hyperlink r:id="rId30">
        <w:r>
          <w:rPr>
            <w:rStyle w:val="Hyperlink"/>
            <w:b/>
            <w:bCs/>
          </w:rPr>
          <w:t xml:space="preserve">Base cases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step below uses the two entries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before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which do not exist 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 these two cases are shown 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r>
                    <m:t>F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&lt;</m:t>
              </m:r>
              <m:r>
                <m:t>4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Step of the</w:t>
      </w:r>
      <w:r>
        <w:rPr>
          <w:b/>
          <w:bCs/>
        </w:rPr>
        <w:t xml:space="preserve"> </w:t>
      </w:r>
      <w:hyperlink w:anchor="def-strong-induction">
        <w:r>
          <w:rPr>
            <w:rStyle w:val="Hyperlink"/>
            <w:b/>
            <w:bCs/>
          </w:rPr>
          <w:t xml:space="preserve">strong induction</w:t>
        </w:r>
      </w:hyperlink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3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</w:t>
      </w:r>
      <w:r>
        <w:t xml:space="preserve"> </w:t>
      </w:r>
      <w:hyperlink r:id="rId15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both satisfy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k</m:t>
        </m:r>
        <m:r>
          <m:rPr>
            <m:sty m:val="p"/>
          </m:rPr>
          <m:t>&lt;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n</m:t>
                  </m:r>
                </m:sub>
              </m:sSub>
              <m:r>
                <m:rPr>
                  <m:nor/>
                  <m:sty m:val="p"/>
                </m:rPr>
                <m:t>, since </m:t>
              </m:r>
              <m:r>
                <m:t>n</m:t>
              </m:r>
              <m:r>
                <m:rPr>
                  <m:sty m:val="p"/>
                </m:rPr>
                <m:t>≥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(strong induction hypothesis, twice)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&lt;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n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strong-induction">
        <w:r>
          <w:rPr>
            <w:rStyle w:val="Hyperlink"/>
          </w:rPr>
          <w:t xml:space="preserve">Definition 2</w:t>
        </w:r>
      </w:hyperlink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n</m:t>
            </m:r>
          </m:sub>
        </m:sSub>
        <m:r>
          <m:rPr>
            <m:sty m:val="p"/>
          </m:rPr>
          <m:t>&lt;</m:t>
        </m:r>
        <m:sSup>
          <m:e>
            <m:r>
              <m:t>2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41"/>
    <w:bookmarkEnd w:id="42"/>
    <w:bookmarkStart w:id="44" w:name="sec-induction-fails"/>
    <w:p>
      <w:pPr>
        <w:pStyle w:val="Heading1"/>
      </w:pPr>
      <w:r>
        <w:t xml:space="preserve">4. A proof by induction that fails</w:t>
      </w:r>
    </w:p>
    <w:bookmarkStart w:id="43" w:name="exm-all-horses"/>
    <w:p>
      <w:pPr>
        <w:pStyle w:val="FirstParagraph"/>
      </w:pPr>
      <w:r>
        <w:rPr>
          <w:b/>
          <w:bCs/>
        </w:rPr>
        <w:t xml:space="preserve">Example 6 (A proof by induction that fails)</w:t>
      </w:r>
      <w:r>
        <w:t xml:space="preserve"> </w:t>
      </w:r>
      <w:r>
        <w:t xml:space="preserve">Claim (false): in every group 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horses, all the horses are the same color.</w:t>
      </w:r>
    </w:p>
    <w:p>
      <w:pPr>
        <w:pStyle w:val="BodyText"/>
      </w:pPr>
      <w:r>
        <w:t xml:space="preserve">“Proof”</w:t>
      </w:r>
      <w:r>
        <w:t xml:space="preserve">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Base case.</w:t>
      </w:r>
      <w:r>
        <w:t xml:space="preserve"> </w:t>
      </w:r>
      <w:r>
        <w:t xml:space="preserve">A group of 1 horse has only one color.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Suppose every group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 is all one color,</w:t>
      </w:r>
      <w:r>
        <w:t xml:space="preserve"> </w:t>
      </w:r>
      <w:r>
        <w:t xml:space="preserve">and take a group of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horses.</w:t>
      </w:r>
      <w:r>
        <w:t xml:space="preserve"> </w:t>
      </w:r>
      <w:r>
        <w:t xml:space="preserve">Leaving out the first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color,</w:t>
      </w:r>
      <w:r>
        <w:t xml:space="preserve"> </w:t>
      </w:r>
      <w:r>
        <w:t xml:space="preserve">and leaving out the last horse leaves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horses, which are all one color.</w:t>
      </w:r>
      <w:r>
        <w:t xml:space="preserve"> </w:t>
      </w:r>
      <w:r>
        <w:t xml:space="preserve">The horses in the middle are in both groups,</w:t>
      </w:r>
      <w:r>
        <w:t xml:space="preserve"> </w:t>
      </w:r>
      <w:r>
        <w:t xml:space="preserve">so the two colors are the same, and all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horses are one color.</w:t>
      </w:r>
    </w:p>
    <w:p>
      <w:pPr>
        <w:pStyle w:val="FirstParagraph"/>
      </w:pPr>
      <w:r>
        <w:t xml:space="preserve">The inductive step fails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w:r>
        <w:t xml:space="preserve">a group of 2 horses splits into two groups of 1 horse with no horse in both,</w:t>
      </w:r>
      <w:r>
        <w:t xml:space="preserve"> </w:t>
      </w:r>
      <w:r>
        <w:t xml:space="preserve">so nothing links the two colors.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imply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 and the chain of implications breaks at its first link.</w:t>
      </w:r>
      <w:r>
        <w:t xml:space="preserve"> </w:t>
      </w:r>
      <w:r>
        <w:t xml:space="preserve">An inductive step has to work for</w:t>
      </w:r>
      <w:r>
        <w:t xml:space="preserve"> </w:t>
      </w:r>
      <w:r>
        <w:rPr>
          <w:i/>
          <w:iCs/>
        </w:rPr>
        <w:t xml:space="preserve">every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 including the smallest.</w:t>
      </w:r>
    </w:p>
    <w:bookmarkEnd w:id="43"/>
    <w:bookmarkEnd w:id="44"/>
    <w:bookmarkStart w:id="52" w:name="references"/>
    <w:p>
      <w:pPr>
        <w:pStyle w:val="Heading1"/>
      </w:pPr>
      <w:r>
        <w:t xml:space="preserve">References</w:t>
      </w:r>
    </w:p>
    <w:bookmarkStart w:id="51" w:name="refs"/>
    <w:bookmarkStart w:id="46" w:name="ref-wikipedia_fibonacci_sequence"/>
    <w:p>
      <w:pPr>
        <w:pStyle w:val="Bibliography"/>
      </w:pPr>
      <w:r>
        <w:t xml:space="preserve">Wikipedia contributors. 2026a.</w:t>
      </w:r>
      <w:r>
        <w:t xml:space="preserve"> </w:t>
      </w:r>
      <w:r>
        <w:rPr>
          <w:i/>
          <w:iCs/>
        </w:rPr>
        <w:t xml:space="preserve">Fibonacci Sequence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5">
        <w:r>
          <w:rPr>
            <w:rStyle w:val="Hyperlink"/>
          </w:rPr>
          <w:t xml:space="preserve">https://en.wikipedia.org/wiki/Fibonacci_sequence</w:t>
        </w:r>
      </w:hyperlink>
      <w:r>
        <w:t xml:space="preserve">.</w:t>
      </w:r>
    </w:p>
    <w:bookmarkEnd w:id="46"/>
    <w:bookmarkStart w:id="48" w:name="ref-wikipedia_mathematical_induction"/>
    <w:p>
      <w:pPr>
        <w:pStyle w:val="Bibliography"/>
      </w:pPr>
      <w:r>
        <w:t xml:space="preserve">Wikipedia contributors. 2026b.</w:t>
      </w:r>
      <w:r>
        <w:t xml:space="preserve"> </w:t>
      </w:r>
      <w:r>
        <w:rPr>
          <w:i/>
          <w:iCs/>
        </w:rPr>
        <w:t xml:space="preserve">Mathematical Induction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7">
        <w:r>
          <w:rPr>
            <w:rStyle w:val="Hyperlink"/>
          </w:rPr>
          <w:t xml:space="preserve">https://en.wikipedia.org/wiki/Mathematical_induction</w:t>
        </w:r>
      </w:hyperlink>
      <w:r>
        <w:t xml:space="preserve">.</w:t>
      </w:r>
    </w:p>
    <w:bookmarkEnd w:id="48"/>
    <w:bookmarkStart w:id="50" w:name="ref-wikipedia_recurrence_relation"/>
    <w:p>
      <w:pPr>
        <w:pStyle w:val="Bibliography"/>
      </w:pPr>
      <w:r>
        <w:t xml:space="preserve">Wikipedia contributors. 2026c.</w:t>
      </w:r>
      <w:r>
        <w:t xml:space="preserve"> </w:t>
      </w:r>
      <w:r>
        <w:rPr>
          <w:i/>
          <w:iCs/>
        </w:rPr>
        <w:t xml:space="preserve">Recurrence Relation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9">
        <w:r>
          <w:rPr>
            <w:rStyle w:val="Hyperlink"/>
          </w:rPr>
          <w:t xml:space="preserve">https://en.wikipedia.org/wiki/Recurrence_relation</w:t>
        </w:r>
      </w:hyperlink>
      <w:r>
        <w:t xml:space="preserve">.</w:t>
      </w:r>
    </w:p>
    <w:bookmarkEnd w:id="50"/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_rels/footnotes.xml.rels><?xml version='1.0' encoding='UTF-8' standalone='yes'?>
<Relationships xmlns="http://schemas.openxmlformats.org/package/2006/relationships"><Relationship Id="rId45" Type="http://schemas.openxmlformats.org/officeDocument/2006/relationships/hyperlink" Target="https://en.wikipedia.org/wiki/Fibonacci_sequence" TargetMode="External"/><Relationship Id="rId47" Type="http://schemas.openxmlformats.org/officeDocument/2006/relationships/hyperlink" Target="https://en.wikipedia.org/wiki/Mathematical_induction" TargetMode="External"/><Relationship Id="rId49" Type="http://schemas.openxmlformats.org/officeDocument/2006/relationships/hyperlink" Target="https://en.wikipedia.org/wiki/Recurrence_relation" TargetMode="External"/><Relationship Id="rId15" Type="http://schemas.openxmlformats.org/officeDocument/2006/relationships/hyperlink" Target="https://morrison-lab.github.io/mcs/chapters/direct-proof.html#def-integers" TargetMode="External"/><Relationship Id="rId36" Type="http://schemas.openxmlformats.org/officeDocument/2006/relationships/hyperlink" Target="https://morrison-lab.github.io/mcs/chapters/functional-programming.html#def-value" TargetMode="External"/><Relationship Id="rId30" Type="http://schemas.openxmlformats.org/officeDocument/2006/relationships/hyperlink" Target="https://morrison-lab.github.io/mcs/chapters/induction.html#def-proof-by-induction" TargetMode="External"/><Relationship Id="rId16" Type="http://schemas.openxmlformats.org/officeDocument/2006/relationships/hyperlink" Target="https://morrison-lab.github.io/mcs/chapters/propositional-logic.html#def-predicate" TargetMode="External"/><Relationship Id="rId12" Type="http://schemas.openxmlformats.org/officeDocument/2006/relationships/hyperlink" Target="https://morrison-lab.github.io/mcs/chapters/sets.html#def-natural-numbers" TargetMode="External"/><Relationship Id="rId34" Type="http://schemas.openxmlformats.org/officeDocument/2006/relationships/hyperlink" Target="https://morrison-lab.github.io/mds/functions.html#def-sequence" TargetMode="External"/><Relationship Id="rId35" Type="http://schemas.openxmlformats.org/officeDocument/2006/relationships/hyperlink" Target="https://morrison-lab.github.io/mds/functions.html#def-sequence-term" TargetMode="External"/><Relationship Id="rId24" Type="http://schemas.openxmlformats.org/officeDocument/2006/relationships/hyperlink" Target="https://morrison-lab.github.io/mds/proof-writing.html#def-inequality" TargetMode="External"/><Relationship Id="rId29" Type="http://schemas.openxmlformats.org/officeDocument/2006/relationships/hyperlink" Target="sets.qmd#def-vacuous-trut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Induction</dc:title>
  <dc:creator/>
  <cp:keywords/>
  <dcterms:created xsi:type="dcterms:W3CDTF">2026-10-30T20:29:09Z</dcterms:created>
  <dcterms:modified xsi:type="dcterms:W3CDTF">2026-10-30T20:29:09Z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2026-10-30 13:24:08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subtitle">
    <vt:lpwstr>Ordinary and strong induction</vt:lpwstr>
  </property>
  <property fmtid="{D5CDD505-2E9C-101B-9397-08002B2CF9AE}" pid="17" name="toc-title">
    <vt:lpwstr>Table of contents</vt:lpwstr>
  </property>
</Properties>
</file>