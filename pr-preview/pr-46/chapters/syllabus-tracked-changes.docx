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WWU CSCI 201 Syllabus</w:t>
      </w:r>
    </w:p>
    <w:p>
      <w:pPr>
        <w:pStyle w:val="Subtitle"/>
      </w:pPr>
      <w:r>
        <w:t xml:space="preserve">Winter 2027</w:t>
      </w:r>
    </w:p>
    <w:p>
      <w:pPr>
        <w:pStyle w:val="Date"/>
      </w:pPr>
      <w:del w:id="1" w:author="PR Preview" w:date="2026-01-01T00:00:00Z">
        <w:r>
          <w:delText xml:space="preserve">Last modified: 2026-10-30 11:32:11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2026-10-30 13:24:08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the Winter 2027 syllabus.</w:t>
            </w:r>
            <w:r>
              <w:t xml:space="preserve"> </w:t>
            </w:r>
            <w:r>
              <w:t xml:space="preserve">Items marked</w:t>
            </w:r>
            <w:r>
              <w:t xml:space="preserve"> </w:t>
            </w:r>
            <w:r>
              <w:rPr>
                <w:b/>
                <w:bCs/>
              </w:rPr>
              <w:t xml:space="preserve">TBD</w:t>
            </w:r>
            <w:r>
              <w:t xml:space="preserve"> </w:t>
            </w:r>
            <w:r>
              <w:t xml:space="preserve">(to be determined) have not been set yet.</w:t>
            </w:r>
            <w:r>
              <w:t xml:space="preserve"> </w:t>
            </w:r>
            <w:r>
              <w:t xml:space="preserve">The syllabus is subject to change;</w:t>
            </w:r>
            <w:r>
              <w:t xml:space="preserve"> </w:t>
            </w:r>
            <w:r>
              <w:t xml:space="preserve">I will announce in class any change made after the first day of class.</w:t>
            </w:r>
          </w:p>
          <w:p/>
        </w:tc>
      </w:tr>
    </w:tbl>
    <w:bookmarkStart w:id="15" w:name="course-information"/>
    <w:p>
      <w:pPr>
        <w:pStyle w:val="Heading2"/>
      </w:pPr>
      <w:r>
        <w:t xml:space="preserve">Course Information</w:t>
      </w:r>
    </w:p>
    <w:p>
      <w:pPr>
        <w:pStyle w:val="DefinitionTerm"/>
      </w:pPr>
      <w:r>
        <w:t xml:space="preserve">Number</w:t>
      </w:r>
    </w:p>
    <w:p>
      <w:pPr>
        <w:pStyle w:val="Definition"/>
      </w:pPr>
      <w:r>
        <w:t xml:space="preserve">CSCI 201</w:t>
      </w:r>
    </w:p>
    <w:p>
      <w:pPr>
        <w:pStyle w:val="DefinitionTerm"/>
      </w:pPr>
      <w:r>
        <w:t xml:space="preserve">Name</w:t>
      </w:r>
    </w:p>
    <w:p>
      <w:pPr>
        <w:pStyle w:val="Definition"/>
      </w:pPr>
      <w:r>
        <w:t xml:space="preserve">Discrete Math and Functional Programming for Computer Scientists</w:t>
      </w:r>
    </w:p>
    <w:p>
      <w:pPr>
        <w:pStyle w:val="DefinitionTerm"/>
      </w:pPr>
      <w:r>
        <w:t xml:space="preserve">Website</w:t>
      </w:r>
    </w:p>
    <w:p>
      <w:pPr>
        <w:pStyle w:val="Definition"/>
      </w:pPr>
      <w:hyperlink r:id="rId12">
        <w:r>
          <w:rPr>
            <w:rStyle w:val="Hyperlink"/>
            <w:i/>
            <w:iCs/>
          </w:rPr>
          <w:t xml:space="preserve">Math for Computer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(mcs)</w:t>
        </w:r>
      </w:hyperlink>
    </w:p>
    <w:p>
      <w:pPr>
        <w:pStyle w:val="DefinitionTerm"/>
      </w:pPr>
      <w:r>
        <w:t xml:space="preserve">Term</w:t>
      </w:r>
    </w:p>
    <w:p>
      <w:pPr>
        <w:pStyle w:val="Definition"/>
      </w:pPr>
      <w:r>
        <w:t xml:space="preserve">Winter 2027 (January 5 to March 19, 2027)</w:t>
      </w:r>
    </w:p>
    <w:p>
      <w:pPr>
        <w:pStyle w:val="DefinitionTerm"/>
      </w:pPr>
      <w:r>
        <w:t xml:space="preserve">Credits</w:t>
      </w:r>
    </w:p>
    <w:p>
      <w:pPr>
        <w:pStyle w:val="Definition"/>
      </w:pPr>
      <w:r>
        <w:t xml:space="preserve">4 (three hours of lecture and two hours of lab each week)</w:t>
      </w:r>
    </w:p>
    <w:p>
      <w:pPr>
        <w:pStyle w:val="DefinitionTerm"/>
      </w:pPr>
      <w:r>
        <w:t xml:space="preserve">Lecture</w:t>
      </w:r>
    </w:p>
    <w:p>
      <w:pPr>
        <w:pStyle w:val="Definition"/>
      </w:pPr>
      <w:r>
        <w:t xml:space="preserve">Monday, Wednesday, and Friday, in one of two meeting times</w:t>
      </w:r>
      <w:r>
        <w:t xml:space="preserve"> </w:t>
      </w:r>
      <w:r>
        <w:t xml:space="preserve">(see</w:t>
      </w:r>
      <w:r>
        <w:t xml:space="preserve"> </w:t>
      </w:r>
      <w:hyperlink w:anchor="sections">
        <w:r>
          <w:rPr>
            <w:rStyle w:val="Hyperlink"/>
          </w:rPr>
          <w:t xml:space="preserve">Sections</w:t>
        </w:r>
      </w:hyperlink>
      <w:r>
        <w:t xml:space="preserve">)</w:t>
      </w:r>
    </w:p>
    <w:p>
      <w:pPr>
        <w:pStyle w:val="DefinitionTerm"/>
      </w:pPr>
      <w:r>
        <w:t xml:space="preserve">Lab</w:t>
      </w:r>
    </w:p>
    <w:p>
      <w:pPr>
        <w:pStyle w:val="Definition"/>
      </w:pPr>
      <w:r>
        <w:t xml:space="preserve">One two-hour lab each week, on Thursday or Friday</w:t>
      </w:r>
      <w:r>
        <w:t xml:space="preserve"> </w:t>
      </w:r>
      <w:r>
        <w:t xml:space="preserve">(see</w:t>
      </w:r>
      <w:r>
        <w:t xml:space="preserve"> </w:t>
      </w:r>
      <w:hyperlink w:anchor="sections">
        <w:r>
          <w:rPr>
            <w:rStyle w:val="Hyperlink"/>
          </w:rPr>
          <w:t xml:space="preserve">Sections</w:t>
        </w:r>
      </w:hyperlink>
      <w:r>
        <w:t xml:space="preserve">)</w:t>
      </w:r>
    </w:p>
    <w:p>
      <w:pPr>
        <w:pStyle w:val="DefinitionTerm"/>
      </w:pPr>
      <w:r>
        <w:t xml:space="preserve">Office hours</w:t>
      </w:r>
    </w:p>
    <w:p>
      <w:pPr>
        <w:pStyle w:val="Definition"/>
      </w:pPr>
      <w:r>
        <w:rPr>
          <w:b/>
          <w:bCs/>
        </w:rPr>
        <w:t xml:space="preserve">TBD</w:t>
      </w:r>
      <w:r>
        <w:t xml:space="preserve">, in my office (Communication Facility 463) unless otherwise noted</w:t>
      </w:r>
    </w:p>
    <w:p>
      <w:pPr>
        <w:pStyle w:val="DefinitionTerm"/>
      </w:pPr>
      <w:r>
        <w:t xml:space="preserve">Prerequisites</w:t>
      </w:r>
    </w:p>
    <w:p>
      <w:pPr>
        <w:pStyle w:val="Definition"/>
      </w:pPr>
      <w:r>
        <w:t xml:space="preserve">CSCI 145,</w:t>
      </w:r>
      <w:r>
        <w:t xml:space="preserve"> </w:t>
      </w:r>
      <w:r>
        <w:t xml:space="preserve">and one of MATH 124, 125, 134, 135, or 138</w:t>
      </w:r>
      <w:r>
        <w:t xml:space="preserve"> </w:t>
      </w:r>
      <w:r>
        <w:t xml:space="preserve">(or a score of 3 or higher on the AP Calculus AB or BC exam),</w:t>
      </w:r>
      <w:r>
        <w:t xml:space="preserve"> </w:t>
      </w:r>
      <w:r>
        <w:t xml:space="preserve">each with a grade of C- or better.</w:t>
      </w:r>
    </w:p>
    <w:bookmarkStart w:id="14" w:name="sections"/>
    <w:p>
      <w:pPr>
        <w:pStyle w:val="Heading3"/>
      </w:pPr>
      <w:r>
        <w:t xml:space="preserve">Sections</w:t>
      </w:r>
    </w:p>
    <w:p>
      <w:pPr>
        <w:pStyle w:val="FirstParagraph"/>
      </w:pPr>
      <w:r>
        <w:t xml:space="preserve">Each section pairs a lecture time with a lab time.</w:t>
      </w:r>
      <w:r>
        <w:t xml:space="preserve"> </w:t>
      </w:r>
      <w:r>
        <w:t xml:space="preserve">Attend the lecture and the lab of the section you registered for.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08"/>
        <w:gridCol w:w="3633"/>
        <w:gridCol w:w="377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Lecture (Monday, Wednesday, Friday)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13745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11:00–11:50am, Environmental Studies Center 313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Friday 8:00–9:50am, Communication Facility 164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13746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11:00–11:50am, Environmental Studies Center 313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Friday 12:00–1:50pm, Communication Facility 164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13747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9:00–9:50am, Communication Facility 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Thursday 2:00–3:50pm, Communication Facility 164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13748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9:00–9:50am, Communication Facility 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Thursday 12:00–1:50pm, Communication Facility 026</w:t>
            </w:r>
          </w:p>
        </w:tc>
      </w:tr>
    </w:tbl>
    <w:p>
      <w:pPr>
        <w:pStyle w:val="BodyText"/>
      </w:pPr>
      <w:r>
        <w:t xml:space="preserve">The times and rooms are from</w:t>
      </w:r>
      <w:r>
        <w:t xml:space="preserve"> </w:t>
      </w:r>
      <w:hyperlink r:id="rId13">
        <w:r>
          <w:rPr>
            <w:rStyle w:val="Hyperlink"/>
          </w:rPr>
          <w:t xml:space="preserve">WWU’s class schedule for CSCI 201 in Winter 2027</w:t>
        </w:r>
      </w:hyperlink>
      <w:r>
        <w:t xml:space="preserve">,</w:t>
      </w:r>
      <w:r>
        <w:t xml:space="preserve"> </w:t>
      </w:r>
      <w:r>
        <w:t xml:space="preserve">read on 2026-10-23;</w:t>
      </w:r>
      <w:r>
        <w:t xml:space="preserve"> </w:t>
      </w:r>
      <w:r>
        <w:t xml:space="preserve">check there for any change.</w:t>
      </w:r>
      <w:r>
        <w:t xml:space="preserve"> </w:t>
      </w:r>
      <w:r>
        <w:t xml:space="preserve">The lab teaching assistants (TAs) and their office hours are</w:t>
      </w:r>
      <w:r>
        <w:t xml:space="preserve"> </w:t>
      </w:r>
      <w:r>
        <w:rPr>
          <w:b/>
          <w:bCs/>
        </w:rPr>
        <w:t xml:space="preserve">TBD</w:t>
      </w:r>
      <w:r>
        <w:t xml:space="preserve">.</w:t>
      </w:r>
    </w:p>
    <w:bookmarkEnd w:id="14"/>
    <w:bookmarkEnd w:id="15"/>
    <w:bookmarkStart w:id="17" w:name="contact-information"/>
    <w:p>
      <w:pPr>
        <w:pStyle w:val="Heading2"/>
      </w:pPr>
      <w:r>
        <w:t xml:space="preserve">Contact Information</w:t>
      </w:r>
    </w:p>
    <w:p>
      <w:pPr>
        <w:pStyle w:val="DefinitionTerm"/>
      </w:pPr>
      <w:r>
        <w:t xml:space="preserve">Name</w:t>
      </w:r>
    </w:p>
    <w:p>
      <w:pPr>
        <w:pStyle w:val="Definition"/>
      </w:pPr>
      <w:r>
        <w:t xml:space="preserve">Ezra Morrison</w:t>
      </w:r>
    </w:p>
    <w:p>
      <w:pPr>
        <w:pStyle w:val="DefinitionTerm"/>
      </w:pPr>
      <w:r>
        <w:t xml:space="preserve">Office</w:t>
      </w:r>
    </w:p>
    <w:p>
      <w:pPr>
        <w:pStyle w:val="Definition"/>
      </w:pPr>
      <w:r>
        <w:t xml:space="preserve">Communication Facility 463</w:t>
      </w:r>
    </w:p>
    <w:p>
      <w:pPr>
        <w:pStyle w:val="DefinitionTerm"/>
      </w:pPr>
      <w:r>
        <w:t xml:space="preserve">Email</w:t>
      </w:r>
    </w:p>
    <w:p>
      <w:pPr>
        <w:pStyle w:val="Definition"/>
      </w:pPr>
      <w:hyperlink r:id="rId16">
        <w:r>
          <w:rPr>
            <w:rStyle w:val="Hyperlink"/>
          </w:rPr>
          <w:t xml:space="preserve">ezra.morrison@wwu.edu</w:t>
        </w:r>
      </w:hyperlink>
      <w:r>
        <w:t xml:space="preserve">, for matters unrelated to the course only</w:t>
      </w:r>
      <w:r>
        <w:t xml:space="preserve"> </w:t>
      </w:r>
      <w:r>
        <w:t xml:space="preserve">(Teams chat is better for those)</w:t>
      </w:r>
    </w:p>
    <w:p>
      <w:pPr>
        <w:pStyle w:val="FirstParagraph"/>
      </w:pPr>
      <w:r>
        <w:t xml:space="preserve">All course-related correspondence goes through Canvas,</w:t>
      </w:r>
      <w:r>
        <w:t xml:space="preserve"> </w:t>
      </w:r>
      <w:r>
        <w:t xml:space="preserve">including confidential matters;</w:t>
      </w:r>
      <w:r>
        <w:t xml:space="preserve"> </w:t>
      </w:r>
      <w:r>
        <w:t xml:space="preserve">see</w:t>
      </w:r>
      <w:r>
        <w:t xml:space="preserve"> </w:t>
      </w:r>
      <w:hyperlink w:anchor="communication">
        <w:r>
          <w:rPr>
            <w:rStyle w:val="Hyperlink"/>
          </w:rPr>
          <w:t xml:space="preserve">Communication</w:t>
        </w:r>
      </w:hyperlink>
      <w:r>
        <w:t xml:space="preserve">.</w:t>
      </w:r>
    </w:p>
    <w:bookmarkEnd w:id="17"/>
    <w:bookmarkStart w:id="18" w:name="course-description"/>
    <w:p>
      <w:pPr>
        <w:pStyle w:val="Heading2"/>
      </w:pPr>
      <w:r>
        <w:t xml:space="preserve">Course Description</w:t>
      </w:r>
    </w:p>
    <w:p>
      <w:pPr>
        <w:pStyle w:val="FirstParagraph"/>
      </w:pPr>
      <w:r>
        <w:t xml:space="preserve">This course is a rigorous introduction to the mathematical structures and reasoning techniques underlying computer science.</w:t>
      </w:r>
      <w:r>
        <w:t xml:space="preserve"> </w:t>
      </w:r>
      <w:r>
        <w:t xml:space="preserve">Topics include sets, functions, relations, graphs, trees, and finite automata,</w:t>
      </w:r>
      <w:r>
        <w:t xml:space="preserve"> </w:t>
      </w:r>
      <w:r>
        <w:t xml:space="preserve">with an emphasis on formal definitions and logical precision.</w:t>
      </w:r>
      <w:r>
        <w:t xml:space="preserve"> </w:t>
      </w:r>
      <w:r>
        <w:t xml:space="preserve">You will learn to write mathematical proofs</w:t>
      </w:r>
      <w:r>
        <w:t xml:space="preserve"> </w:t>
      </w:r>
      <w:r>
        <w:t xml:space="preserve">using direct proof, contrapositive, contradiction, and induction.</w:t>
      </w:r>
      <w:r>
        <w:t xml:space="preserve"> </w:t>
      </w:r>
      <w:r>
        <w:t xml:space="preserve">Functional programming is introduced as a way to express computation and recursion</w:t>
      </w:r>
      <w:r>
        <w:t xml:space="preserve"> </w:t>
      </w:r>
      <w:r>
        <w:t xml:space="preserve">within a mathematically grounded framework.</w:t>
      </w:r>
    </w:p>
    <w:bookmarkEnd w:id="18"/>
    <w:bookmarkStart w:id="19" w:name="course-outcomes"/>
    <w:p>
      <w:pPr>
        <w:pStyle w:val="Heading2"/>
      </w:pPr>
      <w:r>
        <w:t xml:space="preserve">Course Outcomes</w:t>
      </w:r>
    </w:p>
    <w:p>
      <w:pPr>
        <w:pStyle w:val="FirstParagraph"/>
      </w:pPr>
      <w:r>
        <w:t xml:space="preserve">Homework, labs, and exams test and measure the outcomes below.</w:t>
      </w:r>
      <w:r>
        <w:t xml:space="preserve"> </w:t>
      </w:r>
      <w:r>
        <w:t xml:space="preserve">On completion of CSCI 201, students will demonstrate:</w:t>
      </w:r>
    </w:p>
    <w:p>
      <w:pPr>
        <w:pStyle w:val="Compact"/>
        <w:numPr>
          <w:ilvl w:val="0"/>
          <w:numId w:val="1001"/>
        </w:numPr>
      </w:pPr>
      <w:r>
        <w:t xml:space="preserve">A thorough understanding of the mathematical definitions of concepts important to computer science,</w:t>
      </w:r>
      <w:r>
        <w:t xml:space="preserve"> </w:t>
      </w:r>
      <w:r>
        <w:t xml:space="preserve">including sets, tuples, functions, and relations.</w:t>
      </w:r>
    </w:p>
    <w:p>
      <w:pPr>
        <w:pStyle w:val="Compact"/>
        <w:numPr>
          <w:ilvl w:val="0"/>
          <w:numId w:val="1001"/>
        </w:numPr>
      </w:pPr>
      <w:r>
        <w:t xml:space="preserve">A basic understanding of graphs, trees, and their traversals.</w:t>
      </w:r>
    </w:p>
    <w:p>
      <w:pPr>
        <w:pStyle w:val="Compact"/>
        <w:numPr>
          <w:ilvl w:val="0"/>
          <w:numId w:val="1001"/>
        </w:numPr>
      </w:pPr>
      <w:r>
        <w:t xml:space="preserve">A basic understanding of the mathematical definition of finite automata.</w:t>
      </w:r>
    </w:p>
    <w:p>
      <w:pPr>
        <w:pStyle w:val="Compact"/>
        <w:numPr>
          <w:ilvl w:val="0"/>
          <w:numId w:val="1001"/>
        </w:numPr>
      </w:pPr>
      <w:r>
        <w:t xml:space="preserve">A basic understanding of asymptotic notation.</w:t>
      </w:r>
    </w:p>
    <w:p>
      <w:pPr>
        <w:pStyle w:val="Compact"/>
        <w:numPr>
          <w:ilvl w:val="0"/>
          <w:numId w:val="1001"/>
        </w:numPr>
      </w:pPr>
      <w:r>
        <w:t xml:space="preserve">A basic understanding of recurrence relations and loop invariants.</w:t>
      </w:r>
    </w:p>
    <w:p>
      <w:pPr>
        <w:pStyle w:val="Compact"/>
        <w:numPr>
          <w:ilvl w:val="0"/>
          <w:numId w:val="1001"/>
        </w:numPr>
      </w:pPr>
      <w:r>
        <w:t xml:space="preserve">The ability to prove basic theorems involving these concepts</w:t>
      </w:r>
      <w:r>
        <w:t xml:space="preserve"> </w:t>
      </w:r>
      <w:r>
        <w:t xml:space="preserve">using direct proof, contradiction, contrapositive, and mathematical induction.</w:t>
      </w:r>
    </w:p>
    <w:p>
      <w:pPr>
        <w:pStyle w:val="Compact"/>
        <w:numPr>
          <w:ilvl w:val="0"/>
          <w:numId w:val="1001"/>
        </w:numPr>
      </w:pPr>
      <w:r>
        <w:t xml:space="preserve">The ability to use functional style effectively in a functional programming language.</w:t>
      </w:r>
    </w:p>
    <w:bookmarkEnd w:id="19"/>
    <w:bookmarkStart w:id="22" w:name="textbooks-and-readings"/>
    <w:p>
      <w:pPr>
        <w:pStyle w:val="Heading2"/>
      </w:pPr>
      <w:r>
        <w:t xml:space="preserve">Textbooks and Readings</w:t>
      </w:r>
    </w:p>
    <w:p>
      <w:pPr>
        <w:pStyle w:val="FirstParagraph"/>
      </w:pPr>
      <w:r>
        <w:t xml:space="preserve">The course notes are this site,</w:t>
      </w:r>
      <w:r>
        <w:t xml:space="preserve"> </w:t>
      </w:r>
      <w:hyperlink r:id="rId12">
        <w:r>
          <w:rPr>
            <w:rStyle w:val="Hyperlink"/>
            <w:i/>
            <w:iCs/>
          </w:rPr>
          <w:t xml:space="preserve">Math for Computer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(mcs)</w:t>
        </w:r>
      </w:hyperlink>
      <w:r>
        <w:t xml:space="preserve">.</w:t>
      </w:r>
      <w:r>
        <w:t xml:space="preserve"> </w:t>
      </w:r>
      <w:r>
        <w:t xml:space="preserve">Its definitions come from the lab’s</w:t>
      </w:r>
      <w:r>
        <w:t xml:space="preserve"> </w:t>
      </w:r>
      <w:hyperlink r:id="rId20"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(mds)</w:t>
        </w:r>
      </w:hyperlink>
      <w:r>
        <w:t xml:space="preserve"> </w:t>
      </w:r>
      <w:r>
        <w:t xml:space="preserve">notes,</w:t>
      </w:r>
      <w:r>
        <w:t xml:space="preserve"> </w:t>
      </w:r>
      <w:r>
        <w:t xml:space="preserve">which also cover background mathematics this course builds on.</w:t>
      </w:r>
    </w:p>
    <w:p>
      <w:pPr>
        <w:pStyle w:val="BodyText"/>
      </w:pPr>
      <w:r>
        <w:t xml:space="preserve">The readings in the</w:t>
      </w:r>
      <w:r>
        <w:t xml:space="preserve"> </w:t>
      </w:r>
      <w:hyperlink w:anchor="schedule">
        <w:r>
          <w:rPr>
            <w:rStyle w:val="Hyperlink"/>
          </w:rPr>
          <w:t xml:space="preserve">schedule</w:t>
        </w:r>
      </w:hyperlink>
      <w:r>
        <w:t xml:space="preserve"> </w:t>
      </w:r>
      <w:r>
        <w:t xml:space="preserve">are sections of: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Discrete Mathematics with Applications</w:t>
      </w:r>
      <w:r>
        <w:t xml:space="preserve"> </w:t>
      </w:r>
      <w:r>
        <w:t xml:space="preserve">(5th ed.), by Susanna Epp.</w:t>
      </w:r>
    </w:p>
    <w:p>
      <w:pPr>
        <w:pStyle w:val="FirstParagraph"/>
      </w:pPr>
      <w:r>
        <w:t xml:space="preserve">Other useful references: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Discrete Mathematics and Its Applications</w:t>
      </w:r>
      <w:r>
        <w:t xml:space="preserve">, by Kenneth Rosen;</w:t>
      </w:r>
      <w:r>
        <w:t xml:space="preserve"> </w:t>
      </w:r>
      <w:r>
        <w:t xml:space="preserve">any recent edition.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Building Blocks for Theoretical Computer Science</w:t>
      </w:r>
      <w:r>
        <w:t xml:space="preserve">, by Margaret Fleck,</w:t>
      </w:r>
      <w:r>
        <w:t xml:space="preserve"> </w:t>
      </w:r>
      <w:r>
        <w:t xml:space="preserve">which can be read at no cost on</w:t>
      </w:r>
      <w:r>
        <w:t xml:space="preserve"> </w:t>
      </w:r>
      <w:hyperlink r:id="rId21">
        <w:r>
          <w:rPr>
            <w:rStyle w:val="Hyperlink"/>
          </w:rPr>
          <w:t xml:space="preserve">the author’s webpage</w:t>
        </w:r>
      </w:hyperlink>
      <w:r>
        <w:t xml:space="preserve">.</w:t>
      </w:r>
    </w:p>
    <w:bookmarkEnd w:id="22"/>
    <w:bookmarkStart w:id="23" w:name="materials"/>
    <w:p>
      <w:pPr>
        <w:pStyle w:val="Heading2"/>
      </w:pPr>
      <w:r>
        <w:t xml:space="preserve">Materials</w:t>
      </w:r>
    </w:p>
    <w:p>
      <w:pPr>
        <w:pStyle w:val="FirstParagraph"/>
      </w:pPr>
      <w:r>
        <w:t xml:space="preserve">I will distribute worksheets, homework, and lab materials on Canvas.</w:t>
      </w:r>
      <w:r>
        <w:t xml:space="preserve"> </w:t>
      </w:r>
      <w:r>
        <w:t xml:space="preserve">The lecture notes are on this site, listed in the menu bar.</w:t>
      </w:r>
      <w:r>
        <w:t xml:space="preserve"> </w:t>
      </w:r>
      <w:r>
        <w:t xml:space="preserve">Each chapter is also available as slides and as a PDF handout,</w:t>
      </w:r>
      <w:r>
        <w:t xml:space="preserve"> </w:t>
      </w:r>
      <w:r>
        <w:t xml:space="preserve">linked under</w:t>
      </w:r>
      <w:r>
        <w:t xml:space="preserve"> </w:t>
      </w:r>
      <w:r>
        <w:rPr>
          <w:b/>
          <w:bCs/>
        </w:rPr>
        <w:t xml:space="preserve">Other Formats</w:t>
      </w:r>
      <w:r>
        <w:t xml:space="preserve"> </w:t>
      </w:r>
      <w:r>
        <w:t xml:space="preserve">on the chapter’s page.</w:t>
      </w:r>
    </w:p>
    <w:bookmarkEnd w:id="23"/>
    <w:bookmarkStart w:id="31" w:name="schedule"/>
    <w:p>
      <w:pPr>
        <w:pStyle w:val="Heading2"/>
      </w:pPr>
      <w:r>
        <w:t xml:space="preserve">Schedule</w:t>
      </w:r>
    </w:p>
    <w:p>
      <w:pPr>
        <w:pStyle w:val="FirstParagraph"/>
      </w:pPr>
      <w:r>
        <w:t xml:space="preserve">The topics and dates of future lectures may change.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course calendar</w:t>
        </w:r>
      </w:hyperlink>
      <w:r>
        <w:t xml:space="preserve"> </w:t>
      </w:r>
      <w:r>
        <w:t xml:space="preserve">gives the day-by-day agenda,</w:t>
      </w:r>
      <w:r>
        <w:t xml:space="preserve"> </w:t>
      </w:r>
      <w:r>
        <w:t xml:space="preserve">including every deadline;</w:t>
      </w:r>
      <w:r>
        <w:t xml:space="preserve"> </w:t>
      </w:r>
      <w:r>
        <w:t xml:space="preserve">the table below gives the topics and readings week by week.</w:t>
      </w:r>
      <w:r>
        <w:t xml:space="preserve"> </w:t>
      </w:r>
      <w:r>
        <w:t xml:space="preserve">Readings are sections of Epp’s</w:t>
      </w:r>
      <w:r>
        <w:t xml:space="preserve"> </w:t>
      </w:r>
      <w:r>
        <w:rPr>
          <w:i/>
          <w:iCs/>
        </w:rPr>
        <w:t xml:space="preserve">Discrete Mathematics with Applications</w:t>
      </w:r>
      <w:r>
        <w:t xml:space="preserve"> </w:t>
      </w:r>
      <w:r>
        <w:t xml:space="preserve">(5th ed.).</w:t>
      </w:r>
      <w:r>
        <w:t xml:space="preserve"> </w:t>
      </w:r>
      <w:r>
        <w:t xml:space="preserve">Classes begin on Tuesday, January 5,</w:t>
      </w:r>
      <w:r>
        <w:t xml:space="preserve"> </w:t>
      </w:r>
      <w:r>
        <w:t xml:space="preserve">so the first lecture is on Wednesday, January 6.</w:t>
      </w:r>
      <w:r>
        <w:t xml:space="preserve"> </w:t>
      </w:r>
      <w:r>
        <w:t xml:space="preserve">Monday, January 18 (Martin Luther King Jr. Day)</w:t>
      </w:r>
      <w:r>
        <w:t xml:space="preserve"> </w:t>
      </w:r>
      <w:r>
        <w:t xml:space="preserve">and Monday, February 15 (Presidents’ Day)</w:t>
      </w:r>
      <w:r>
        <w:t xml:space="preserve"> </w:t>
      </w:r>
      <w:r>
        <w:t xml:space="preserve">are university holidays, with no class.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05"/>
        <w:gridCol w:w="1289"/>
        <w:gridCol w:w="1473"/>
        <w:gridCol w:w="2394"/>
        <w:gridCol w:w="165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Week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Assigned 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 5–8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Introduction to</w:t>
            </w:r>
            <w:r>
              <w:t xml:space="preserve"> </w:t>
            </w:r>
            <w:hyperlink r:id="rId25">
              <w:r>
                <w:rPr>
                  <w:rStyle w:val="Hyperlink"/>
                </w:rPr>
                <w:t xml:space="preserve">functional programming</w:t>
              </w:r>
            </w:hyperlink>
            <w:r>
              <w:t xml:space="preserve">;</w:t>
            </w:r>
            <w:r>
              <w:t xml:space="preserve"> </w:t>
            </w:r>
            <w:hyperlink r:id="rId26">
              <w:r>
                <w:rPr>
                  <w:rStyle w:val="Hyperlink"/>
                </w:rPr>
                <w:t xml:space="preserve">propositional logic</w:t>
              </w:r>
            </w:hyperlink>
            <w:r>
              <w:t xml:space="preserve">,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predicates and quantifiers</w:t>
              </w:r>
            </w:hyperlink>
            <w:r>
              <w:t xml:space="preserve">,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logical equivalence and negation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Quiz 0; Lab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1.1, 2.1–2.3, 3.1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 11–15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Proofs:</w:t>
            </w:r>
            <w:r>
              <w:t xml:space="preserve"> </w:t>
            </w:r>
            <w:hyperlink r:id="rId29">
              <w:r>
                <w:rPr>
                  <w:rStyle w:val="Hyperlink"/>
                </w:rPr>
                <w:t xml:space="preserve">inference and direct proof</w:t>
              </w:r>
            </w:hyperlink>
            <w:r>
              <w:t xml:space="preserve">,</w:t>
            </w:r>
            <w:r>
              <w:t xml:space="preserve"> </w:t>
            </w:r>
            <w:hyperlink r:id="rId30">
              <w:r>
                <w:rPr>
                  <w:rStyle w:val="Hyperlink"/>
                </w:rPr>
                <w:t xml:space="preserve">contrapositive, and contradiction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Lab 2; Homework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4.1–4.2, 4.4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 18–22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Proofs, continued; sets and functions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3; Homework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1.2–1.3, 4.7–4.8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 25–29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Mathematical induction; loop invariants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Midterm 1</w:t>
            </w:r>
            <w:r>
              <w:t xml:space="preserve">, Wednesday, Jan 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5.1–5.2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 1–5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Induction, continued; recurrence relations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4; Homework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5.4–5.6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 8–12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Growth rates of functions (big-O and asymptotic notation)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5; Homework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11.2–11.3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 15–19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Relations; graphs: paths, cycles, and connectivity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Midterm 2</w:t>
            </w:r>
            <w:r>
              <w:t xml:space="preserve">, Wednesday, Feb 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1.4, 8.1–8.3, 10.1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 22–26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Graphs: breadth-first and depth-first traversal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6; Homework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10.1, 10.3, class 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 1–5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 machines and finite automata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7; Homework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 8–12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Trees and their traversal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10.4–10.6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 15–19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Final exam</w:t>
            </w:r>
            <w:r>
              <w:t xml:space="preserve">: Tuesday, Mar 16 (CRNs 13745, 13746) or Thursday, Mar 18 (CRNs 13747, 13748), 10:30am–12:30pm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The midterm dates are tentative.</w:t>
      </w:r>
      <w:r>
        <w:t xml:space="preserve"> </w:t>
      </w:r>
      <w:r>
        <w:t xml:space="preserve">If a midterm’s date changes, I will announce the change</w:t>
      </w:r>
      <w:r>
        <w:t xml:space="preserve"> </w:t>
      </w:r>
      <w:r>
        <w:t xml:space="preserve">at least two weeks before that exam is given.</w:t>
      </w:r>
    </w:p>
    <w:bookmarkEnd w:id="31"/>
    <w:bookmarkStart w:id="32" w:name="communication"/>
    <w:p>
      <w:pPr>
        <w:pStyle w:val="Heading2"/>
      </w:pPr>
      <w:r>
        <w:t xml:space="preserve">Communication</w:t>
      </w:r>
    </w:p>
    <w:p>
      <w:pPr>
        <w:pStyle w:val="FirstParagraph"/>
      </w:pPr>
      <w:r>
        <w:rPr>
          <w:b/>
          <w:bCs/>
        </w:rPr>
        <w:t xml:space="preserve">Outbound.</w:t>
      </w:r>
      <w:r>
        <w:t xml:space="preserve"> </w:t>
      </w:r>
      <w:r>
        <w:t xml:space="preserve">I will send official class announcements through Canvas Announcements.</w:t>
      </w:r>
      <w:r>
        <w:t xml:space="preserve"> </w:t>
      </w:r>
      <w:r>
        <w:t xml:space="preserve">Please set Canvas to notify you of them right away,</w:t>
      </w:r>
      <w:r>
        <w:t xml:space="preserve"> </w:t>
      </w:r>
      <w:r>
        <w:t xml:space="preserve">so you do not miss important information:</w:t>
      </w:r>
      <w:r>
        <w:t xml:space="preserve"> </w:t>
      </w:r>
      <w:r>
        <w:t xml:space="preserve">in the course’s Canvas notification settings,</w:t>
      </w:r>
      <w:r>
        <w:t xml:space="preserve"> </w:t>
      </w:r>
      <w:r>
        <w:t xml:space="preserve">set the</w:t>
      </w:r>
      <w:r>
        <w:t xml:space="preserve"> </w:t>
      </w:r>
      <w:r>
        <w:rPr>
          <w:b/>
          <w:bCs/>
        </w:rPr>
        <w:t xml:space="preserve">Announcement</w:t>
      </w:r>
      <w:r>
        <w:t xml:space="preserve"> </w:t>
      </w:r>
      <w:r>
        <w:t xml:space="preserve">row’s</w:t>
      </w:r>
      <w:r>
        <w:t xml:space="preserve"> </w:t>
      </w:r>
      <w:r>
        <w:rPr>
          <w:b/>
          <w:bCs/>
        </w:rPr>
        <w:t xml:space="preserve">Email</w:t>
      </w:r>
      <w:r>
        <w:t xml:space="preserve"> </w:t>
      </w:r>
      <w:r>
        <w:t xml:space="preserve">column to</w:t>
      </w:r>
      <w:r>
        <w:t xml:space="preserve"> </w:t>
      </w:r>
      <w:r>
        <w:rPr>
          <w:b/>
          <w:bCs/>
        </w:rPr>
        <w:t xml:space="preserve">Notify immediately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Inbound.</w:t>
      </w:r>
      <w:r>
        <w:t xml:space="preserve"> </w:t>
      </w:r>
      <w:r>
        <w:t xml:space="preserve">All course-related correspondence goes through Canvas.</w:t>
      </w:r>
      <w:r>
        <w:t xml:space="preserve"> </w:t>
      </w:r>
      <w:r>
        <w:t xml:space="preserve">Post nearly all questions and comments for me or the TAs</w:t>
      </w:r>
      <w:r>
        <w:t xml:space="preserve"> </w:t>
      </w:r>
      <w:r>
        <w:t xml:space="preserve">on the class discussion forum, Canvas Discussions (link</w:t>
      </w:r>
      <w:r>
        <w:t xml:space="preserve"> </w:t>
      </w:r>
      <w:r>
        <w:rPr>
          <w:b/>
          <w:bCs/>
        </w:rPr>
        <w:t xml:space="preserve">TBD</w:t>
      </w:r>
      <w:r>
        <w:t xml:space="preserve">).</w:t>
      </w:r>
      <w:r>
        <w:t xml:space="preserve"> </w:t>
      </w:r>
      <w:r>
        <w:t xml:space="preserve">Anything that should not be posted there, such as a grading question or objection,</w:t>
      </w:r>
      <w:r>
        <w:t xml:space="preserve"> </w:t>
      </w:r>
      <w:r>
        <w:t xml:space="preserve">goes in a Canvas message to me.</w:t>
      </w:r>
    </w:p>
    <w:p>
      <w:pPr>
        <w:pStyle w:val="BodyText"/>
      </w:pPr>
      <w:r>
        <w:t xml:space="preserve">Confidential matters, such as information about your health,</w:t>
      </w:r>
      <w:r>
        <w:t xml:space="preserve"> </w:t>
      </w:r>
      <w:r>
        <w:t xml:space="preserve">also go in a Canvas message to me, not to my email.</w:t>
      </w:r>
    </w:p>
    <w:bookmarkEnd w:id="32"/>
    <w:bookmarkStart w:id="33" w:name="questions-and-corrections"/>
    <w:p>
      <w:pPr>
        <w:pStyle w:val="Heading2"/>
      </w:pPr>
      <w:r>
        <w:t xml:space="preserve">Questions and Corrections</w:t>
      </w:r>
    </w:p>
    <w:p>
      <w:pPr>
        <w:pStyle w:val="FirstParagraph"/>
      </w:pPr>
      <w:r>
        <w:t xml:space="preserve">If something in the course materials seems wrong, ask.</w:t>
      </w:r>
      <w:r>
        <w:t xml:space="preserve"> </w:t>
      </w:r>
      <w:r>
        <w:t xml:space="preserve">The course materials include the notes, worksheets, assignments,</w:t>
      </w:r>
      <w:r>
        <w:t xml:space="preserve"> </w:t>
      </w:r>
      <w:r>
        <w:t xml:space="preserve">and anything I say or show in class, including my slides.</w:t>
      </w:r>
      <w:r>
        <w:t xml:space="preserve"> </w:t>
      </w:r>
      <w:r>
        <w:t xml:space="preserve">I will make mistakes, and so will the other authors of the materials.</w:t>
      </w:r>
    </w:p>
    <w:p>
      <w:pPr>
        <w:pStyle w:val="BodyText"/>
      </w:pPr>
      <w:r>
        <w:t xml:space="preserve">Do not assume that you are the confused one when the material might be wrong.</w:t>
      </w:r>
      <w:r>
        <w:t xml:space="preserve"> </w:t>
      </w:r>
      <w:r>
        <w:t xml:space="preserve">Ask your question first, in class or outside it,</w:t>
      </w:r>
      <w:r>
        <w:t xml:space="preserve"> </w:t>
      </w:r>
      <w:r>
        <w:t xml:space="preserve">and we can talk through your reasoning together.</w:t>
      </w:r>
      <w:r>
        <w:t xml:space="preserve"> </w:t>
      </w:r>
      <w:r>
        <w:t xml:space="preserve">If you are right, we all learn something and I fix the material.</w:t>
      </w:r>
      <w:r>
        <w:t xml:space="preserve"> </w:t>
      </w:r>
      <w:r>
        <w:t xml:space="preserve">If you are not, we can jointly find out where the confusion started.</w:t>
      </w:r>
    </w:p>
    <w:bookmarkEnd w:id="33"/>
    <w:bookmarkStart w:id="34" w:name="health-precautions"/>
    <w:p>
      <w:pPr>
        <w:pStyle w:val="Heading2"/>
      </w:pPr>
      <w:r>
        <w:t xml:space="preserve">Health Precautions</w:t>
      </w:r>
    </w:p>
    <w:p>
      <w:pPr>
        <w:pStyle w:val="FirstParagraph"/>
      </w:pPr>
      <w:r>
        <w:t xml:space="preserve">If you are sick with something that could be communicable,</w:t>
      </w:r>
      <w:r>
        <w:t xml:space="preserve"> </w:t>
      </w:r>
      <w:r>
        <w:t xml:space="preserve">let me know ahead of time and I will try to arrange a way for you to keep up,</w:t>
      </w:r>
      <w:r>
        <w:t xml:space="preserve"> </w:t>
      </w:r>
      <w:r>
        <w:t xml:space="preserve">so you can stay home and not expose others needlessly.</w:t>
      </w:r>
      <w:r>
        <w:t xml:space="preserve"> </w:t>
      </w:r>
      <w:r>
        <w:t xml:space="preserve">Please contact me if you have questions, concerns, or suggestions.</w:t>
      </w:r>
    </w:p>
    <w:bookmarkEnd w:id="34"/>
    <w:bookmarkStart w:id="36" w:name="software"/>
    <w:p>
      <w:pPr>
        <w:pStyle w:val="Heading2"/>
      </w:pPr>
      <w:r>
        <w:t xml:space="preserve">Software</w:t>
      </w:r>
    </w:p>
    <w:p>
      <w:pPr>
        <w:pStyle w:val="FirstParagraph"/>
      </w:pPr>
      <w:r>
        <w:t xml:space="preserve">The labs and the programming parts of homework use</w:t>
      </w:r>
      <w:r>
        <w:t xml:space="preserve"> </w:t>
      </w:r>
      <w:hyperlink r:id="rId35">
        <w:r>
          <w:rPr>
            <w:rStyle w:val="Hyperlink"/>
          </w:rPr>
          <w:t xml:space="preserve">Racket</w:t>
        </w:r>
      </w:hyperlink>
      <w:r>
        <w:t xml:space="preserve">,</w:t>
      </w:r>
      <w:r>
        <w:t xml:space="preserve"> </w:t>
      </w:r>
      <w:r>
        <w:t xml:space="preserve">a functional programming language.</w:t>
      </w:r>
      <w:r>
        <w:t xml:space="preserve"> </w:t>
      </w:r>
      <w:r>
        <w:t xml:space="preserve">Racket is free, and it comes with the DrRacket editor.</w:t>
      </w:r>
      <w:r>
        <w:t xml:space="preserve"> </w:t>
      </w:r>
      <w:r>
        <w:t xml:space="preserve">For any software that comes pre-installed in the department labs,</w:t>
      </w:r>
      <w:r>
        <w:t xml:space="preserve"> </w:t>
      </w:r>
      <w:r>
        <w:t xml:space="preserve">please use the default installed version.</w:t>
      </w:r>
    </w:p>
    <w:bookmarkEnd w:id="36"/>
    <w:bookmarkStart w:id="40" w:name="active-learning"/>
    <w:p>
      <w:pPr>
        <w:pStyle w:val="Heading2"/>
      </w:pPr>
      <w:r>
        <w:t xml:space="preserve">Active Learning</w:t>
      </w:r>
    </w:p>
    <w:p>
      <w:pPr>
        <w:pStyle w:val="FirstParagraph"/>
      </w:pPr>
      <w:r>
        <w:t xml:space="preserve">Class time is for working on problems, not only for listening.</w:t>
      </w:r>
      <w:r>
        <w:t xml:space="preserve"> </w:t>
      </w:r>
      <w:r>
        <w:t xml:space="preserve">You will be asked to think about questions on your own, write down answers,</w:t>
      </w:r>
      <w:r>
        <w:t xml:space="preserve"> </w:t>
      </w:r>
      <w:r>
        <w:t xml:space="preserve">discuss them in small groups, and share your answers with the class.</w:t>
      </w:r>
      <w:r>
        <w:t xml:space="preserve"> </w:t>
      </w:r>
      <w:r>
        <w:t xml:space="preserve">Sometimes you may be asked to write on the board.</w:t>
      </w:r>
      <w:r>
        <w:t xml:space="preserve"> </w:t>
      </w:r>
      <w:r>
        <w:t xml:space="preserve">I will give you time to think things through before you are put on the spot.</w:t>
      </w:r>
      <w:r>
        <w:t xml:space="preserve"> </w:t>
      </w:r>
      <w:r>
        <w:t xml:space="preserve">Please give me feedback about the structure of the class, the activities, or group dynamics.</w:t>
      </w:r>
    </w:p>
    <w:bookmarkStart w:id="38" w:name="abcd-cards"/>
    <w:p>
      <w:pPr>
        <w:pStyle w:val="Heading3"/>
      </w:pPr>
      <w:r>
        <w:t xml:space="preserve">ABCD Cards</w:t>
      </w:r>
    </w:p>
    <w:p>
      <w:pPr>
        <w:pStyle w:val="FirstParagraph"/>
      </w:pPr>
      <w:r>
        <w:t xml:space="preserve">On the first day of class, I will give each student an ABCD card,</w:t>
      </w:r>
      <w:r>
        <w:t xml:space="preserve"> </w:t>
      </w:r>
      <w:r>
        <w:t xml:space="preserve">which you will use to vote on answers to questions in class.</w:t>
      </w:r>
      <w:r>
        <w:t xml:space="preserve"> </w:t>
      </w:r>
      <w:r>
        <w:t xml:space="preserve">They work like electronic clickers, but they are free and need no batteries.</w:t>
      </w:r>
      <w:r>
        <w:t xml:space="preserve"> </w:t>
      </w:r>
      <w:r>
        <w:t xml:space="preserve">They let both you and me quickly see how well you understand the material,</w:t>
      </w:r>
      <w:r>
        <w:t xml:space="preserve"> </w:t>
      </w:r>
      <w:r>
        <w:t xml:space="preserve">so that I can adjust what I emphasize in class</w:t>
      </w:r>
      <w:r>
        <w:t xml:space="preserve"> </w:t>
      </w:r>
      <w:r>
        <w:t xml:space="preserve">and you can adjust what you study outside it.</w:t>
      </w:r>
      <w:r>
        <w:t xml:space="preserve"> </w:t>
      </w:r>
      <w:r>
        <w:t xml:space="preserve">Please bring this card to class each day.</w:t>
      </w:r>
      <w:r>
        <w:t xml:space="preserve"> </w:t>
      </w:r>
      <w:r>
        <w:t xml:space="preserve">If you lose your card,</w:t>
      </w:r>
      <w:r>
        <w:t xml:space="preserve"> </w:t>
      </w:r>
      <w:r>
        <w:t xml:space="preserve">print a new, landscape-mode color copy of the</w:t>
      </w:r>
      <w:r>
        <w:t xml:space="preserve"> </w:t>
      </w:r>
      <w:hyperlink r:id="rId37">
        <w:r>
          <w:rPr>
            <w:rStyle w:val="Hyperlink"/>
          </w:rPr>
          <w:t xml:space="preserve">ABCD card</w:t>
        </w:r>
      </w:hyperlink>
      <w:r>
        <w:t xml:space="preserve">.</w:t>
      </w:r>
    </w:p>
    <w:bookmarkEnd w:id="38"/>
    <w:bookmarkStart w:id="39" w:name="worksheets"/>
    <w:p>
      <w:pPr>
        <w:pStyle w:val="Heading3"/>
      </w:pPr>
      <w:r>
        <w:t xml:space="preserve">Worksheets</w:t>
      </w:r>
    </w:p>
    <w:p>
      <w:pPr>
        <w:pStyle w:val="FirstParagraph"/>
      </w:pPr>
      <w:r>
        <w:t xml:space="preserve">Most classes include a worksheet:</w:t>
      </w:r>
      <w:r>
        <w:t xml:space="preserve"> </w:t>
      </w:r>
      <w:r>
        <w:t xml:space="preserve">guided practice that reinforces the day’s concepts and prepares you for the exams.</w:t>
      </w:r>
      <w:r>
        <w:t xml:space="preserve"> </w:t>
      </w:r>
      <w:r>
        <w:t xml:space="preserve">Please keep your worksheets organized and bring them to later classes.</w:t>
      </w:r>
      <w:r>
        <w:t xml:space="preserve"> </w:t>
      </w:r>
      <w:r>
        <w:t xml:space="preserve">You are encouraged to work on worksheet problems with classmates,</w:t>
      </w:r>
      <w:r>
        <w:t xml:space="preserve"> </w:t>
      </w:r>
      <w:r>
        <w:t xml:space="preserve">but each student submits their own work and should be able to explain it.</w:t>
      </w:r>
      <w:r>
        <w:t xml:space="preserve"> </w:t>
      </w:r>
      <w:r>
        <w:t xml:space="preserve">I will post selected worksheet solutions after the submission deadline,</w:t>
      </w:r>
      <w:r>
        <w:t xml:space="preserve"> </w:t>
      </w:r>
      <w:r>
        <w:t xml:space="preserve">and review common mistakes at the start of the next class.</w:t>
      </w:r>
      <w:r>
        <w:t xml:space="preserve"> </w:t>
      </w:r>
      <w:r>
        <w:t xml:space="preserve">Most midterm and final exam questions will be adapted from worksheet problems.</w:t>
      </w:r>
    </w:p>
    <w:bookmarkEnd w:id="39"/>
    <w:bookmarkEnd w:id="40"/>
    <w:bookmarkStart w:id="46" w:name="grading"/>
    <w:p>
      <w:pPr>
        <w:pStyle w:val="Heading2"/>
      </w:pPr>
      <w:r>
        <w:t xml:space="preserve">Grading</w:t>
      </w:r>
    </w:p>
    <w:p>
      <w:pPr>
        <w:pStyle w:val="FirstParagraph"/>
      </w:pPr>
      <w:r>
        <w:t xml:space="preserve">Course grades are letter grades, based 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Programming labs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Worksheets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Midterm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Midterm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Final exam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25%</w:t>
            </w:r>
          </w:p>
        </w:tc>
      </w:tr>
    </w:tbl>
    <w:p>
      <w:pPr>
        <w:pStyle w:val="BodyText"/>
      </w:pPr>
      <w:r>
        <w:t xml:space="preserve">I will assign final letter grades based on the weighted average of the categories above,</w:t>
      </w:r>
      <w:r>
        <w:t xml:space="preserve"> </w:t>
      </w:r>
      <w:r>
        <w:t xml:space="preserve">by the standard scale: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Cumulative 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Letter grade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90% or higher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range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80% to just under 90%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 range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70% to just under 80%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 range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60% to just under 70%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 range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under 60%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Thresholds for plus and minus grades are at my discretion.</w:t>
      </w:r>
      <w:r>
        <w:t xml:space="preserve"> </w:t>
      </w:r>
      <w:r>
        <w:t xml:space="preserve">The overall grade Canvas displays may be inaccurate;</w:t>
      </w:r>
      <w:r>
        <w:t xml:space="preserve"> </w:t>
      </w:r>
      <w:r>
        <w:t xml:space="preserve">the weights above are the ones that count.</w:t>
      </w:r>
    </w:p>
    <w:bookmarkStart w:id="41" w:name="homework-and-worksheets"/>
    <w:p>
      <w:pPr>
        <w:pStyle w:val="Heading3"/>
      </w:pPr>
      <w:r>
        <w:t xml:space="preserve">Homework and Worksheets</w:t>
      </w:r>
    </w:p>
    <w:p>
      <w:pPr>
        <w:pStyle w:val="FirstParagraph"/>
      </w:pPr>
      <w:r>
        <w:t xml:space="preserve">Homework assignments combine written work and programming.</w:t>
      </w:r>
      <w:r>
        <w:t xml:space="preserve"> </w:t>
      </w:r>
      <w:r>
        <w:t xml:space="preserve">Homework and worksheets are graded on completion,</w:t>
      </w:r>
      <w:r>
        <w:t xml:space="preserve"> </w:t>
      </w:r>
      <w:r>
        <w:t xml:space="preserve">meaning whether you made a solid effort to solve each problem:</w:t>
      </w:r>
    </w:p>
    <w:p>
      <w:pPr>
        <w:pStyle w:val="Compact"/>
        <w:numPr>
          <w:ilvl w:val="0"/>
          <w:numId w:val="1004"/>
        </w:numPr>
      </w:pPr>
      <w:r>
        <w:t xml:space="preserve">Complete: 100%</w:t>
      </w:r>
    </w:p>
    <w:p>
      <w:pPr>
        <w:pStyle w:val="Compact"/>
        <w:numPr>
          <w:ilvl w:val="0"/>
          <w:numId w:val="1004"/>
        </w:numPr>
      </w:pPr>
      <w:r>
        <w:t xml:space="preserve">Substantial effort: 80%</w:t>
      </w:r>
    </w:p>
    <w:p>
      <w:pPr>
        <w:pStyle w:val="Compact"/>
        <w:numPr>
          <w:ilvl w:val="0"/>
          <w:numId w:val="1004"/>
        </w:numPr>
      </w:pPr>
      <w:r>
        <w:t xml:space="preserve">Minimal effort: 40%</w:t>
      </w:r>
    </w:p>
    <w:p>
      <w:pPr>
        <w:pStyle w:val="Compact"/>
        <w:numPr>
          <w:ilvl w:val="0"/>
          <w:numId w:val="1004"/>
        </w:numPr>
      </w:pPr>
      <w:r>
        <w:t xml:space="preserve">Missing: 0%</w:t>
      </w:r>
    </w:p>
    <w:p>
      <w:pPr>
        <w:pStyle w:val="FirstParagraph"/>
      </w:pPr>
      <w:r>
        <w:t xml:space="preserve">The lowest worksheet score is dropped.</w:t>
      </w:r>
    </w:p>
    <w:p>
      <w:pPr>
        <w:pStyle w:val="BodyText"/>
      </w:pPr>
      <w:r>
        <w:rPr>
          <w:b/>
          <w:bCs/>
        </w:rPr>
        <w:t xml:space="preserve">Quiz 0</w:t>
      </w:r>
      <w:r>
        <w:t xml:space="preserve"> </w:t>
      </w:r>
      <w:r>
        <w:t xml:space="preserve">is a short quiz in the first week</w:t>
      </w:r>
      <w:r>
        <w:t xml:space="preserve"> </w:t>
      </w:r>
      <w:r>
        <w:t xml:space="preserve">that checks the CSCI 145 and precalculus material this course assumes.</w:t>
      </w:r>
      <w:r>
        <w:t xml:space="preserve"> </w:t>
      </w:r>
      <w:r>
        <w:t xml:space="preserve">It is graded on completion and counts as one worksheet,</w:t>
      </w:r>
      <w:r>
        <w:t xml:space="preserve"> </w:t>
      </w:r>
      <w:r>
        <w:t xml:space="preserve">and its main purpose is to show you (and me) what to review.</w:t>
      </w:r>
    </w:p>
    <w:p>
      <w:pPr>
        <w:pStyle w:val="BodyText"/>
      </w:pPr>
      <w:r>
        <w:t xml:space="preserve">When writing up your work:</w:t>
      </w:r>
    </w:p>
    <w:p>
      <w:pPr>
        <w:pStyle w:val="Compact"/>
        <w:numPr>
          <w:ilvl w:val="0"/>
          <w:numId w:val="1005"/>
        </w:numPr>
      </w:pPr>
      <w:r>
        <w:t xml:space="preserve">Type all written work.</w:t>
      </w:r>
      <w:r>
        <w:t xml:space="preserve"> </w:t>
      </w:r>
      <w:r>
        <w:t xml:space="preserve">You do not need to use LaTeX, but I recommend it.</w:t>
      </w:r>
    </w:p>
    <w:p>
      <w:pPr>
        <w:pStyle w:val="Compact"/>
        <w:numPr>
          <w:ilvl w:val="0"/>
          <w:numId w:val="1005"/>
        </w:numPr>
      </w:pPr>
      <w:r>
        <w:t xml:space="preserve">Hand-drawn diagrams are welcome when they help illustrate a concept,</w:t>
      </w:r>
      <w:r>
        <w:t xml:space="preserve"> </w:t>
      </w:r>
      <w:r>
        <w:t xml:space="preserve">as long as they are legible.</w:t>
      </w:r>
    </w:p>
    <w:p>
      <w:pPr>
        <w:pStyle w:val="Compact"/>
        <w:numPr>
          <w:ilvl w:val="0"/>
          <w:numId w:val="1005"/>
        </w:numPr>
      </w:pPr>
      <w:r>
        <w:t xml:space="preserve">Format code and pseudocode in a fixed-width font.</w:t>
      </w:r>
      <w:r>
        <w:t xml:space="preserve"> </w:t>
      </w:r>
      <w:r>
        <w:t xml:space="preserve">Do not submit screenshots of your editor or terminal.</w:t>
      </w:r>
    </w:p>
    <w:p>
      <w:pPr>
        <w:pStyle w:val="Compact"/>
        <w:numPr>
          <w:ilvl w:val="0"/>
          <w:numId w:val="1005"/>
        </w:numPr>
      </w:pPr>
      <w:r>
        <w:t xml:space="preserve">Show your work.</w:t>
      </w:r>
      <w:r>
        <w:t xml:space="preserve"> </w:t>
      </w:r>
      <w:r>
        <w:t xml:space="preserve">An answer alone will not get full credit,</w:t>
      </w:r>
      <w:r>
        <w:t xml:space="preserve"> </w:t>
      </w:r>
      <w:r>
        <w:t xml:space="preserve">on homework or on exams.</w:t>
      </w:r>
    </w:p>
    <w:bookmarkEnd w:id="41"/>
    <w:bookmarkStart w:id="42" w:name="labs"/>
    <w:p>
      <w:pPr>
        <w:pStyle w:val="Heading3"/>
      </w:pPr>
      <w:r>
        <w:t xml:space="preserve">Labs</w:t>
      </w:r>
    </w:p>
    <w:p>
      <w:pPr>
        <w:pStyle w:val="FirstParagraph"/>
      </w:pPr>
      <w:r>
        <w:t xml:space="preserve">Weekly labs give hands-on programming practice,</w:t>
      </w:r>
      <w:r>
        <w:t xml:space="preserve"> </w:t>
      </w:r>
      <w:r>
        <w:t xml:space="preserve">with a TA available to answer questions during the lab period.</w:t>
      </w:r>
      <w:r>
        <w:t xml:space="preserve"> </w:t>
      </w:r>
      <w:r>
        <w:t xml:space="preserve">To get full credit,</w:t>
      </w:r>
      <w:r>
        <w:t xml:space="preserve"> </w:t>
      </w:r>
      <w:r>
        <w:rPr>
          <w:b/>
          <w:bCs/>
        </w:rPr>
        <w:t xml:space="preserve">you must both attend lab and submit the deliverable by its deadline</w:t>
      </w:r>
      <w:r>
        <w:t xml:space="preserve">,</w:t>
      </w:r>
      <w:r>
        <w:t xml:space="preserve"> </w:t>
      </w:r>
      <w:r>
        <w:t xml:space="preserve">which will typically be 10pm on the Monday after the lab</w:t>
      </w:r>
      <w:r>
        <w:t xml:space="preserve"> </w:t>
      </w:r>
      <w:r>
        <w:t xml:space="preserve">(or the next class day, when that Monday is a holiday).</w:t>
      </w:r>
    </w:p>
    <w:p>
      <w:pPr>
        <w:pStyle w:val="Compact"/>
        <w:numPr>
          <w:ilvl w:val="0"/>
          <w:numId w:val="1006"/>
        </w:numPr>
      </w:pPr>
      <w:r>
        <w:t xml:space="preserve">If you do not attend lab but submit the deliverable on time,</w:t>
      </w:r>
      <w:r>
        <w:t xml:space="preserve"> </w:t>
      </w:r>
      <w:r>
        <w:t xml:space="preserve">your score is multiplied by 0.5.</w:t>
      </w:r>
      <w:r>
        <w:t xml:space="preserve"> </w:t>
      </w:r>
      <w:r>
        <w:t xml:space="preserve">This penalty is waived automatically for one lab;</w:t>
      </w:r>
      <w:r>
        <w:t xml:space="preserve"> </w:t>
      </w:r>
      <w:r>
        <w:t xml:space="preserve">if you have a legitimate reason to miss more,</w:t>
      </w:r>
      <w:r>
        <w:t xml:space="preserve"> </w:t>
      </w:r>
      <w:r>
        <w:t xml:space="preserve">contact me and the TA ahead of time.</w:t>
      </w:r>
    </w:p>
    <w:p>
      <w:pPr>
        <w:pStyle w:val="Compact"/>
        <w:numPr>
          <w:ilvl w:val="0"/>
          <w:numId w:val="1006"/>
        </w:numPr>
      </w:pPr>
      <w:r>
        <w:t xml:space="preserve">Attending a lab section other than your own requires permission from both me and the TA(s).</w:t>
      </w:r>
    </w:p>
    <w:p>
      <w:pPr>
        <w:pStyle w:val="Compact"/>
        <w:numPr>
          <w:ilvl w:val="0"/>
          <w:numId w:val="1006"/>
        </w:numPr>
      </w:pPr>
      <w:r>
        <w:t xml:space="preserve">Late lab submissions are not accepted.</w:t>
      </w:r>
    </w:p>
    <w:bookmarkEnd w:id="42"/>
    <w:bookmarkStart w:id="44" w:name="exams"/>
    <w:p>
      <w:pPr>
        <w:pStyle w:val="Heading3"/>
      </w:pPr>
      <w:r>
        <w:t xml:space="preserve">Exams</w:t>
      </w:r>
    </w:p>
    <w:p>
      <w:pPr>
        <w:pStyle w:val="FirstParagraph"/>
      </w:pPr>
      <w:r>
        <w:t xml:space="preserve">The course has two in-class midterm exams,</w:t>
      </w:r>
      <w:r>
        <w:t xml:space="preserve"> </w:t>
      </w:r>
      <w:r>
        <w:t xml:space="preserve">tentatively on Wednesday, January 27 (week 4) and Wednesday, February 17 (week 7),</w:t>
      </w:r>
      <w:r>
        <w:t xml:space="preserve"> </w:t>
      </w:r>
      <w:r>
        <w:t xml:space="preserve">and a cumulative final exam during finals week,</w:t>
      </w:r>
      <w:r>
        <w:t xml:space="preserve"> </w:t>
      </w:r>
      <w:r>
        <w:t xml:space="preserve">in our classroom at the time WWU’s</w:t>
      </w:r>
      <w:r>
        <w:t xml:space="preserve"> </w:t>
      </w:r>
      <w:hyperlink r:id="rId43">
        <w:r>
          <w:rPr>
            <w:rStyle w:val="Hyperlink"/>
          </w:rPr>
          <w:t xml:space="preserve">finals schedule</w:t>
        </w:r>
      </w:hyperlink>
      <w:r>
        <w:t xml:space="preserve"> </w:t>
      </w:r>
      <w:r>
        <w:t xml:space="preserve">assigns,</w:t>
      </w:r>
      <w:r>
        <w:t xml:space="preserve"> </w:t>
      </w:r>
      <w:r>
        <w:t xml:space="preserve">which is set by the lecture time:</w:t>
      </w:r>
      <w:r>
        <w:t xml:space="preserve"> </w:t>
      </w:r>
      <w:r>
        <w:t xml:space="preserve">Tuesday, March 16 for the 11:00 sections (CRNs 13745 and 13746)</w:t>
      </w:r>
      <w:r>
        <w:t xml:space="preserve"> </w:t>
      </w:r>
      <w:r>
        <w:t xml:space="preserve">and Thursday, March 18 for the 9:00 sections (CRNs 13747 and 13748),</w:t>
      </w:r>
      <w:r>
        <w:t xml:space="preserve"> </w:t>
      </w:r>
      <w:r>
        <w:t xml:space="preserve">both 10:30am–12:30pm.</w:t>
      </w:r>
    </w:p>
    <w:p>
      <w:pPr>
        <w:pStyle w:val="Compact"/>
        <w:numPr>
          <w:ilvl w:val="0"/>
          <w:numId w:val="1007"/>
        </w:numPr>
      </w:pPr>
      <w:r>
        <w:t xml:space="preserve">Each midterm lasts 50 minutes,</w:t>
      </w:r>
      <w:r>
        <w:t xml:space="preserve"> </w:t>
      </w:r>
      <w:r>
        <w:t xml:space="preserve">and you may bring one page of notes (front and back).</w:t>
      </w:r>
    </w:p>
    <w:p>
      <w:pPr>
        <w:pStyle w:val="Compact"/>
        <w:numPr>
          <w:ilvl w:val="0"/>
          <w:numId w:val="1007"/>
        </w:numPr>
      </w:pPr>
      <w:r>
        <w:t xml:space="preserve">The final exam lasts 120 minutes,</w:t>
      </w:r>
      <w:r>
        <w:t xml:space="preserve"> </w:t>
      </w:r>
      <w:r>
        <w:t xml:space="preserve">and you may bring two pages of notes (front and back).</w:t>
      </w:r>
    </w:p>
    <w:p>
      <w:pPr>
        <w:pStyle w:val="FirstParagraph"/>
      </w:pPr>
      <w:r>
        <w:t xml:space="preserve">If you know in advance that you will be unable to take an exam at the scheduled time,</w:t>
      </w:r>
      <w:r>
        <w:t xml:space="preserve"> </w:t>
      </w:r>
      <w:r>
        <w:t xml:space="preserve">let me know at least one week before the exam,</w:t>
      </w:r>
      <w:r>
        <w:t xml:space="preserve"> </w:t>
      </w:r>
      <w:r>
        <w:t xml:space="preserve">and we may be able to reschedule it.</w:t>
      </w:r>
    </w:p>
    <w:bookmarkEnd w:id="44"/>
    <w:bookmarkStart w:id="45" w:name="grading-questions"/>
    <w:p>
      <w:pPr>
        <w:pStyle w:val="Heading3"/>
      </w:pPr>
      <w:r>
        <w:t xml:space="preserve">Grading Questions</w:t>
      </w:r>
    </w:p>
    <w:p>
      <w:pPr>
        <w:pStyle w:val="FirstParagraph"/>
      </w:pPr>
      <w:r>
        <w:t xml:space="preserve">If you have a question about a grade,</w:t>
      </w:r>
      <w:r>
        <w:t xml:space="preserve"> </w:t>
      </w:r>
      <w:r>
        <w:t xml:space="preserve">send it to me in writing, as a Canvas message (see</w:t>
      </w:r>
      <w:r>
        <w:t xml:space="preserve"> </w:t>
      </w:r>
      <w:hyperlink w:anchor="communication">
        <w:r>
          <w:rPr>
            <w:rStyle w:val="Hyperlink"/>
          </w:rPr>
          <w:t xml:space="preserve">Communication</w:t>
        </w:r>
      </w:hyperlink>
      <w:r>
        <w:t xml:space="preserve">),</w:t>
      </w:r>
      <w:r>
        <w:t xml:space="preserve"> </w:t>
      </w:r>
      <w:r>
        <w:t xml:space="preserve">within 48 hours of the graded work being returned.</w:t>
      </w:r>
      <w:r>
        <w:t xml:space="preserve"> </w:t>
      </w:r>
      <w:r>
        <w:t xml:space="preserve">You will never lose points for asking.</w:t>
      </w:r>
    </w:p>
    <w:bookmarkEnd w:id="45"/>
    <w:bookmarkEnd w:id="46"/>
    <w:bookmarkStart w:id="47" w:name="deadlines-and-late-work"/>
    <w:p>
      <w:pPr>
        <w:pStyle w:val="Heading2"/>
      </w:pPr>
      <w:r>
        <w:t xml:space="preserve">Deadlines and Late Work</w:t>
      </w:r>
    </w:p>
    <w:p>
      <w:pPr>
        <w:pStyle w:val="FirstParagraph"/>
      </w:pPr>
      <w:r>
        <w:t xml:space="preserve">Canvas lists every due date.</w:t>
      </w:r>
    </w:p>
    <w:p>
      <w:pPr>
        <w:pStyle w:val="Compact"/>
        <w:numPr>
          <w:ilvl w:val="0"/>
          <w:numId w:val="1008"/>
        </w:numPr>
      </w:pPr>
      <w:r>
        <w:t xml:space="preserve">Homework is due Friday at 10pm,</w:t>
      </w:r>
      <w:r>
        <w:t xml:space="preserve"> </w:t>
      </w:r>
      <w:r>
        <w:t xml:space="preserve">with no-penalty extensions until Sunday at 10pm.</w:t>
      </w:r>
      <w:r>
        <w:t xml:space="preserve"> </w:t>
      </w:r>
      <w:r>
        <w:t xml:space="preserve">I will not be available for help on weekends.</w:t>
      </w:r>
    </w:p>
    <w:p>
      <w:pPr>
        <w:pStyle w:val="Compact"/>
        <w:numPr>
          <w:ilvl w:val="0"/>
          <w:numId w:val="1008"/>
        </w:numPr>
      </w:pPr>
      <w:r>
        <w:t xml:space="preserve">The last homework, Homework 6, is due before finals week and has no extension.</w:t>
      </w:r>
    </w:p>
    <w:p>
      <w:pPr>
        <w:pStyle w:val="Compact"/>
        <w:numPr>
          <w:ilvl w:val="0"/>
          <w:numId w:val="1008"/>
        </w:numPr>
      </w:pPr>
      <w:r>
        <w:t xml:space="preserve">Lab deliverables are due as described under</w:t>
      </w:r>
      <w:r>
        <w:t xml:space="preserve"> </w:t>
      </w:r>
      <w:hyperlink w:anchor="labs">
        <w:r>
          <w:rPr>
            <w:rStyle w:val="Hyperlink"/>
          </w:rPr>
          <w:t xml:space="preserve">Labs</w:t>
        </w:r>
      </w:hyperlink>
      <w:r>
        <w:t xml:space="preserve">.</w:t>
      </w:r>
    </w:p>
    <w:p>
      <w:pPr>
        <w:pStyle w:val="FirstParagraph"/>
      </w:pPr>
      <w:r>
        <w:t xml:space="preserve">Please talk to me</w:t>
      </w:r>
      <w:r>
        <w:t xml:space="preserve"> </w:t>
      </w:r>
      <w:r>
        <w:rPr>
          <w:i/>
          <w:iCs/>
        </w:rPr>
        <w:t xml:space="preserve">in advance</w:t>
      </w:r>
      <w:r>
        <w:t xml:space="preserve"> </w:t>
      </w:r>
      <w:r>
        <w:t xml:space="preserve">if you need an accommodation or an extension;</w:t>
      </w:r>
      <w:r>
        <w:t xml:space="preserve"> </w:t>
      </w:r>
      <w:r>
        <w:t xml:space="preserve">the day an assignment is due is too late.</w:t>
      </w:r>
      <w:r>
        <w:t xml:space="preserve"> </w:t>
      </w:r>
      <w:r>
        <w:t xml:space="preserve">If you miss a deadline or an exam because of a medical emergency,</w:t>
      </w:r>
      <w:r>
        <w:t xml:space="preserve"> </w:t>
      </w:r>
      <w:r>
        <w:t xml:space="preserve">contact me as soon as possible to discuss arrangements.</w:t>
      </w:r>
    </w:p>
    <w:bookmarkEnd w:id="47"/>
    <w:bookmarkStart w:id="48" w:name="collaboration-and-ai-tools"/>
    <w:p>
      <w:pPr>
        <w:pStyle w:val="Heading2"/>
      </w:pPr>
      <w:r>
        <w:t xml:space="preserve">Collaboration and AI Tools</w:t>
      </w:r>
    </w:p>
    <w:p>
      <w:pPr>
        <w:pStyle w:val="FirstParagraph"/>
      </w:pPr>
      <w:r>
        <w:rPr>
          <w:b/>
          <w:bCs/>
        </w:rPr>
        <w:t xml:space="preserve">Collaboration.</w:t>
      </w:r>
      <w:r>
        <w:t xml:space="preserve"> </w:t>
      </w:r>
      <w:r>
        <w:t xml:space="preserve">You may work together on homework and worksheets</w:t>
      </w:r>
      <w:r>
        <w:t xml:space="preserve"> </w:t>
      </w:r>
      <w:r>
        <w:t xml:space="preserve">unless an assignment or problem says it is individual.</w:t>
      </w:r>
      <w:r>
        <w:t xml:space="preserve"> </w:t>
      </w:r>
      <w:r>
        <w:t xml:space="preserve">A group of about three works best,</w:t>
      </w:r>
      <w:r>
        <w:t xml:space="preserve"> </w:t>
      </w:r>
      <w:r>
        <w:t xml:space="preserve">since it is hard for everyone to contribute in a large group.</w:t>
      </w:r>
      <w:r>
        <w:t xml:space="preserve"> </w:t>
      </w:r>
      <w:r>
        <w:t xml:space="preserve">You may discuss the steps of an algorithm or proof on a whiteboard,</w:t>
      </w:r>
      <w:r>
        <w:t xml:space="preserve"> </w:t>
      </w:r>
      <w:r>
        <w:t xml:space="preserve">but write your own math and code,</w:t>
      </w:r>
      <w:r>
        <w:t xml:space="preserve"> </w:t>
      </w:r>
      <w:r>
        <w:t xml:space="preserve">and submit your own answers.</w:t>
      </w:r>
      <w:r>
        <w:t xml:space="preserve"> </w:t>
      </w:r>
      <w:r>
        <w:t xml:space="preserve">Do not copy from classmates, the internet, a chatbot, or a forum.</w:t>
      </w:r>
    </w:p>
    <w:p>
      <w:pPr>
        <w:pStyle w:val="BodyText"/>
      </w:pPr>
      <w:r>
        <w:rPr>
          <w:b/>
          <w:bCs/>
        </w:rPr>
        <w:t xml:space="preserve">AI tools.</w:t>
      </w:r>
      <w:r>
        <w:t xml:space="preserve"> </w:t>
      </w:r>
      <w:r>
        <w:t xml:space="preserve">AI tools such as large language model chatbots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allowed on homework and worksheets only</w:t>
      </w:r>
      <w:r>
        <w:t xml:space="preserve">.</w:t>
      </w:r>
      <w:r>
        <w:t xml:space="preserve"> </w:t>
      </w:r>
      <w:r>
        <w:t xml:space="preserve">Use them like a collaborator, not as a source of answers:</w:t>
      </w:r>
      <w:r>
        <w:t xml:space="preserve"> </w:t>
      </w:r>
      <w:r>
        <w:t xml:space="preserve">you must still write your answer in your own words,</w:t>
      </w:r>
      <w:r>
        <w:t xml:space="preserve"> </w:t>
      </w:r>
      <w:r>
        <w:t xml:space="preserve">and you are responsible for understanding it.</w:t>
      </w:r>
      <w:r>
        <w:t xml:space="preserve"> </w:t>
      </w:r>
      <w:r>
        <w:rPr>
          <w:b/>
          <w:bCs/>
        </w:rPr>
        <w:t xml:space="preserve">Say whether you used an AI tool, and name it,</w:t>
      </w:r>
      <w:r>
        <w:t xml:space="preserve"> </w:t>
      </w:r>
      <w:r>
        <w:t xml:space="preserve">on each assignment.</w:t>
      </w:r>
      <w:r>
        <w:t xml:space="preserve"> </w:t>
      </w:r>
      <w:r>
        <w:t xml:space="preserve">Students who rely heavily on AI tools often struggle on exams,</w:t>
      </w:r>
      <w:r>
        <w:t xml:space="preserve"> </w:t>
      </w:r>
      <w:r>
        <w:t xml:space="preserve">where the tools are not available.</w:t>
      </w:r>
      <w:r>
        <w:t xml:space="preserve"> </w:t>
      </w:r>
      <w:r>
        <w:t xml:space="preserve">AI tools are not allowed on lab work,</w:t>
      </w:r>
      <w:r>
        <w:t xml:space="preserve"> </w:t>
      </w:r>
      <w:r>
        <w:t xml:space="preserve">including lab work you finish after the lab period.</w:t>
      </w:r>
    </w:p>
    <w:p>
      <w:pPr>
        <w:pStyle w:val="BodyText"/>
      </w:pPr>
      <w:r>
        <w:rPr>
          <w:b/>
          <w:bCs/>
        </w:rPr>
        <w:t xml:space="preserve">Exams</w:t>
      </w:r>
      <w:r>
        <w:t xml:space="preserve"> </w:t>
      </w:r>
      <w:r>
        <w:t xml:space="preserve">are solo:</w:t>
      </w:r>
      <w:r>
        <w:t xml:space="preserve"> </w:t>
      </w:r>
      <w:r>
        <w:t xml:space="preserve">work alone, without help from anyone else and without AI tools;</w:t>
      </w:r>
      <w:r>
        <w:t xml:space="preserve"> </w:t>
      </w:r>
      <w:r>
        <w:t xml:space="preserve">the only aid allowed is your page(s) of notes, as described under</w:t>
      </w:r>
      <w:r>
        <w:t xml:space="preserve"> </w:t>
      </w:r>
      <w:hyperlink w:anchor="exams">
        <w:r>
          <w:rPr>
            <w:rStyle w:val="Hyperlink"/>
          </w:rPr>
          <w:t xml:space="preserve">Exams</w:t>
        </w:r>
      </w:hyperlink>
      <w:r>
        <w:t xml:space="preserve">.</w:t>
      </w:r>
    </w:p>
    <w:bookmarkEnd w:id="48"/>
    <w:bookmarkStart w:id="51" w:name="academic-honesty"/>
    <w:p>
      <w:pPr>
        <w:pStyle w:val="Heading2"/>
      </w:pPr>
      <w:r>
        <w:t xml:space="preserve">Academic Honesty</w:t>
      </w:r>
    </w:p>
    <w:p>
      <w:pPr>
        <w:pStyle w:val="FirstParagraph"/>
      </w:pPr>
      <w:r>
        <w:t xml:space="preserve">As a future professional, your integrity is crucial.</w:t>
      </w:r>
      <w:r>
        <w:t xml:space="preserve"> </w:t>
      </w:r>
      <w:r>
        <w:t xml:space="preserve">It is your responsibility to read and be familiar with the university’s academic honesty policy,</w:t>
      </w:r>
      <w:r>
        <w:t xml:space="preserve"> </w:t>
      </w:r>
      <w:r>
        <w:t xml:space="preserve">found in</w:t>
      </w:r>
      <w:r>
        <w:t xml:space="preserve"> </w:t>
      </w:r>
      <w:hyperlink r:id="rId49">
        <w:r>
          <w:rPr>
            <w:rStyle w:val="Hyperlink"/>
          </w:rPr>
          <w:t xml:space="preserve">Appendix D</w:t>
        </w:r>
      </w:hyperlink>
      <w:r>
        <w:t xml:space="preserve"> </w:t>
      </w:r>
      <w:r>
        <w:t xml:space="preserve">of the Western Washington University Course Catalog;</w:t>
      </w:r>
      <w:r>
        <w:t xml:space="preserve"> </w:t>
      </w:r>
      <w:hyperlink r:id="rId50">
        <w:r>
          <w:rPr>
            <w:rStyle w:val="Hyperlink"/>
          </w:rPr>
          <w:t xml:space="preserve">Academic Honesty Resources for Students</w:t>
        </w:r>
      </w:hyperlink>
      <w:r>
        <w:t xml:space="preserve"> </w:t>
      </w:r>
      <w:r>
        <w:t xml:space="preserve">explains the procedures and the appeal process.</w:t>
      </w:r>
      <w:r>
        <w:t xml:space="preserve"> </w:t>
      </w:r>
      <w:r>
        <w:t xml:space="preserve">Cheating on an exam will result in failing the course (grade of F),</w:t>
      </w:r>
      <w:r>
        <w:t xml:space="preserve"> </w:t>
      </w:r>
      <w:r>
        <w:t xml:space="preserve">and I will file documentation of the incident with the university.</w:t>
      </w:r>
      <w:r>
        <w:t xml:space="preserve"> </w:t>
      </w:r>
      <w:r>
        <w:t xml:space="preserve">All cases of academic dishonesty will be reported.</w:t>
      </w:r>
      <w:r>
        <w:t xml:space="preserve"> </w:t>
      </w:r>
      <w:r>
        <w:t xml:space="preserve">When in doubt, ask me.</w:t>
      </w:r>
    </w:p>
    <w:bookmarkEnd w:id="51"/>
    <w:bookmarkStart w:id="53" w:name="student-conduct"/>
    <w:p>
      <w:pPr>
        <w:pStyle w:val="Heading2"/>
      </w:pPr>
      <w:r>
        <w:t xml:space="preserve">Student Conduct</w:t>
      </w:r>
    </w:p>
    <w:p>
      <w:pPr>
        <w:pStyle w:val="FirstParagraph"/>
      </w:pPr>
      <w:r>
        <w:t xml:space="preserve">I am committed to maintaining an inclusive, supportive, and professional environment</w:t>
      </w:r>
      <w:r>
        <w:t xml:space="preserve"> </w:t>
      </w:r>
      <w:r>
        <w:t xml:space="preserve">in all academic settings, including lectures, labs, and course-related online spaces.</w:t>
      </w:r>
      <w:r>
        <w:t xml:space="preserve"> </w:t>
      </w:r>
      <w:r>
        <w:t xml:space="preserve">I expect students to live up to the</w:t>
      </w:r>
      <w:r>
        <w:t xml:space="preserve"> </w:t>
      </w:r>
      <w:hyperlink r:id="rId52">
        <w:r>
          <w:rPr>
            <w:rStyle w:val="Hyperlink"/>
          </w:rPr>
          <w:t xml:space="preserve">Association for Computing Machinery (ACM) Code of Ethics and Professional Conduct</w:t>
        </w:r>
      </w:hyperlink>
      <w:r>
        <w:t xml:space="preserve">,</w:t>
      </w:r>
      <w:r>
        <w:t xml:space="preserve"> </w:t>
      </w:r>
      <w:r>
        <w:t xml:space="preserve">the ethical code adopted by nearly every software professional.</w:t>
      </w:r>
      <w:r>
        <w:t xml:space="preserve"> </w:t>
      </w:r>
      <w:r>
        <w:t xml:space="preserve">A pattern of failing to follow the ACM Code of Ethics and Professional Conduct</w:t>
      </w:r>
      <w:r>
        <w:t xml:space="preserve"> </w:t>
      </w:r>
      <w:r>
        <w:t xml:space="preserve">can negatively affect course grades, up to and including a failing grade for the course.</w:t>
      </w:r>
      <w:r>
        <w:t xml:space="preserve"> </w:t>
      </w:r>
      <w:r>
        <w:t xml:space="preserve">Conduct is also considered when determining admission to the major.</w:t>
      </w:r>
    </w:p>
    <w:bookmarkEnd w:id="53"/>
    <w:bookmarkStart w:id="55" w:name="course-materials"/>
    <w:p>
      <w:pPr>
        <w:pStyle w:val="Heading2"/>
      </w:pPr>
      <w:r>
        <w:t xml:space="preserve">Course Materials</w:t>
      </w:r>
    </w:p>
    <w:p>
      <w:pPr>
        <w:pStyle w:val="FirstParagraph"/>
      </w:pPr>
      <w:r>
        <w:t xml:space="preserve">Do not sell or distribute questions or answers to any assignment, quiz, or exam,</w:t>
      </w:r>
      <w:r>
        <w:t xml:space="preserve"> </w:t>
      </w:r>
      <w:r>
        <w:t xml:space="preserve">or other course materials given out on Canvas.</w:t>
      </w:r>
      <w:r>
        <w:t xml:space="preserve"> </w:t>
      </w:r>
      <w:r>
        <w:t xml:space="preserve">The lecture notes on this site are open,</w:t>
      </w:r>
      <w:r>
        <w:t xml:space="preserve"> </w:t>
      </w:r>
      <w:r>
        <w:t xml:space="preserve">under the license on the</w:t>
      </w:r>
      <w:r>
        <w:t xml:space="preserve"> </w:t>
      </w:r>
      <w:hyperlink r:id="rId54">
        <w:r>
          <w:rPr>
            <w:rStyle w:val="Hyperlink"/>
          </w:rPr>
          <w:t xml:space="preserve">home page</w:t>
        </w:r>
      </w:hyperlink>
      <w:r>
        <w:t xml:space="preserve">.</w:t>
      </w:r>
    </w:p>
    <w:bookmarkEnd w:id="55"/>
    <w:bookmarkStart w:id="58" w:name="disabilities"/>
    <w:p>
      <w:pPr>
        <w:pStyle w:val="Heading2"/>
      </w:pPr>
      <w:r>
        <w:t xml:space="preserve">Disabilities</w:t>
      </w:r>
    </w:p>
    <w:p>
      <w:pPr>
        <w:pStyle w:val="FirstParagraph"/>
      </w:pPr>
      <w:r>
        <w:t xml:space="preserve">Reasonable accommodation for persons with documented disabilities</w:t>
      </w:r>
      <w:r>
        <w:t xml:space="preserve"> </w:t>
      </w:r>
      <w:r>
        <w:t xml:space="preserve">should be established within the first two weeks of class</w:t>
      </w:r>
      <w:r>
        <w:t xml:space="preserve"> </w:t>
      </w:r>
      <w:r>
        <w:t xml:space="preserve">and arranged through the Disability Access Center:</w:t>
      </w:r>
      <w:r>
        <w:t xml:space="preserve"> </w:t>
      </w:r>
      <w:r>
        <w:t xml:space="preserve">telephone 360-650-3083; email</w:t>
      </w:r>
      <w:r>
        <w:t xml:space="preserve"> </w:t>
      </w:r>
      <w:hyperlink r:id="rId56">
        <w:r>
          <w:rPr>
            <w:rStyle w:val="Hyperlink"/>
          </w:rPr>
          <w:t xml:space="preserve">drsfrontdesk@wwu.edu</w:t>
        </w:r>
      </w:hyperlink>
      <w:r>
        <w:t xml:space="preserve">;</w:t>
      </w:r>
      <w:r>
        <w:t xml:space="preserve"> </w:t>
      </w:r>
      <w:r>
        <w:t xml:space="preserve">and on the web at</w:t>
      </w:r>
      <w:r>
        <w:t xml:space="preserve"> </w:t>
      </w:r>
      <w:hyperlink r:id="rId57">
        <w:r>
          <w:rPr>
            <w:rStyle w:val="Hyperlink"/>
          </w:rPr>
          <w:t xml:space="preserve">Disability Access Center</w:t>
        </w:r>
      </w:hyperlink>
      <w:r>
        <w:t xml:space="preserve">.</w:t>
      </w:r>
    </w:p>
    <w:bookmarkEnd w:id="58"/>
    <w:bookmarkStart w:id="64" w:name="student-services"/>
    <w:p>
      <w:pPr>
        <w:pStyle w:val="Heading2"/>
      </w:pPr>
      <w:r>
        <w:t xml:space="preserve">Student Services</w:t>
      </w:r>
    </w:p>
    <w:p>
      <w:pPr>
        <w:pStyle w:val="FirstParagraph"/>
      </w:pPr>
      <w:r>
        <w:t xml:space="preserve">Western encourages students to seek assistance and support at the onset of an illness, difficulty, or crisis.</w:t>
      </w:r>
    </w:p>
    <w:p>
      <w:pPr>
        <w:pStyle w:val="Compact"/>
        <w:numPr>
          <w:ilvl w:val="0"/>
          <w:numId w:val="1009"/>
        </w:numPr>
      </w:pPr>
      <w:r>
        <w:t xml:space="preserve">In the case of a medical concern or question,</w:t>
      </w:r>
      <w:r>
        <w:t xml:space="preserve"> </w:t>
      </w:r>
      <w:r>
        <w:t xml:space="preserve">please contact the Health Center: 360-650-3400,</w:t>
      </w:r>
      <w:r>
        <w:t xml:space="preserve"> </w:t>
      </w:r>
      <w:r>
        <w:t xml:space="preserve">or visit</w:t>
      </w:r>
      <w:r>
        <w:t xml:space="preserve"> </w:t>
      </w:r>
      <w:hyperlink r:id="rId59">
        <w:r>
          <w:rPr>
            <w:rStyle w:val="Hyperlink"/>
          </w:rPr>
          <w:t xml:space="preserve">Student Health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 the case of an emotional or psychological concern or question,</w:t>
      </w:r>
      <w:r>
        <w:t xml:space="preserve"> </w:t>
      </w:r>
      <w:r>
        <w:t xml:space="preserve">please contact the Counseling and Wellness Center: 360-650-3164,</w:t>
      </w:r>
      <w:r>
        <w:t xml:space="preserve"> </w:t>
      </w:r>
      <w:r>
        <w:t xml:space="preserve">or visit</w:t>
      </w:r>
      <w:r>
        <w:t xml:space="preserve"> </w:t>
      </w:r>
      <w:hyperlink r:id="rId60">
        <w:r>
          <w:rPr>
            <w:rStyle w:val="Hyperlink"/>
          </w:rPr>
          <w:t xml:space="preserve">Counseling and Wellness Center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 the case of a health and safety concern,</w:t>
      </w:r>
      <w:r>
        <w:t xml:space="preserve"> </w:t>
      </w:r>
      <w:r>
        <w:t xml:space="preserve">please contact the University Police: 360-650-3555,</w:t>
      </w:r>
      <w:r>
        <w:t xml:space="preserve"> </w:t>
      </w:r>
      <w:r>
        <w:t xml:space="preserve">or visit</w:t>
      </w:r>
      <w:r>
        <w:t xml:space="preserve"> </w:t>
      </w:r>
      <w:hyperlink r:id="rId61">
        <w:r>
          <w:rPr>
            <w:rStyle w:val="Hyperlink"/>
          </w:rPr>
          <w:t xml:space="preserve">University Police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 the case of a family or personal crisis or emergency,</w:t>
      </w:r>
      <w:r>
        <w:t xml:space="preserve"> </w:t>
      </w:r>
      <w:r>
        <w:t xml:space="preserve">please contact the</w:t>
      </w:r>
      <w:r>
        <w:t xml:space="preserve"> </w:t>
      </w:r>
      <w:hyperlink r:id="rId62">
        <w:r>
          <w:rPr>
            <w:rStyle w:val="Hyperlink"/>
          </w:rPr>
          <w:t xml:space="preserve">Dean of Students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To seek confidential support related to sexual violence,</w:t>
      </w:r>
      <w:r>
        <w:t xml:space="preserve"> </w:t>
      </w:r>
      <w:r>
        <w:t xml:space="preserve">please contact CASAS (360-650-3700), the Student Health Center, and/or the Counseling and Wellness Center.</w:t>
      </w:r>
      <w:r>
        <w:t xml:space="preserve"> </w:t>
      </w:r>
      <w:r>
        <w:t xml:space="preserve">To report sexual violence, please contact University Police, Bellingham Police,</w:t>
      </w:r>
      <w:r>
        <w:t xml:space="preserve"> </w:t>
      </w:r>
      <w:r>
        <w:t xml:space="preserve">and/or the Title IX Coordinator</w:t>
      </w:r>
      <w:r>
        <w:t xml:space="preserve"> </w:t>
      </w:r>
      <w:r>
        <w:t xml:space="preserve">in Western’s</w:t>
      </w:r>
      <w:r>
        <w:t xml:space="preserve"> </w:t>
      </w:r>
      <w:hyperlink r:id="rId63">
        <w:r>
          <w:rPr>
            <w:rStyle w:val="Hyperlink"/>
          </w:rPr>
          <w:t xml:space="preserve">Civil Rights and Title IX Compliance</w:t>
        </w:r>
      </w:hyperlink>
      <w:r>
        <w:t xml:space="preserve"> </w:t>
      </w:r>
      <w:r>
        <w:t xml:space="preserve">office (360-650-3307).</w:t>
      </w:r>
      <w:r>
        <w:t xml:space="preserve"> </w:t>
      </w:r>
      <w:r>
        <w:t xml:space="preserve">Faculty are responsible employees who are required to report sex discrimination,</w:t>
      </w:r>
      <w:r>
        <w:t xml:space="preserve"> </w:t>
      </w:r>
      <w:r>
        <w:t xml:space="preserve">including sexual violence that they learn about, to the Title IX Coordinator.</w:t>
      </w:r>
    </w:p>
    <w:bookmarkEnd w:id="64"/>
    <w:bookmarkStart w:id="66" w:name="other-policies"/>
    <w:p>
      <w:pPr>
        <w:pStyle w:val="Heading2"/>
      </w:pPr>
      <w:r>
        <w:t xml:space="preserve">Other Policies</w:t>
      </w:r>
    </w:p>
    <w:p>
      <w:pPr>
        <w:pStyle w:val="FirstParagraph"/>
      </w:pPr>
      <w:r>
        <w:t xml:space="preserve">Please read</w:t>
      </w:r>
      <w:r>
        <w:t xml:space="preserve"> </w:t>
      </w:r>
      <w:hyperlink r:id="rId65">
        <w:r>
          <w:rPr>
            <w:rStyle w:val="Hyperlink"/>
          </w:rPr>
          <w:t xml:space="preserve">Syllabi@WWU</w:t>
        </w:r>
      </w:hyperlink>
      <w:r>
        <w:t xml:space="preserve"> </w:t>
      </w:r>
      <w:r>
        <w:t xml:space="preserve">for additional, important policies,</w:t>
      </w:r>
      <w:r>
        <w:t xml:space="preserve"> </w:t>
      </w:r>
      <w:r>
        <w:t xml:space="preserve">including accommodations, equal opportunity, the medical excuse policy,</w:t>
      </w:r>
      <w:r>
        <w:t xml:space="preserve"> </w:t>
      </w:r>
      <w:r>
        <w:t xml:space="preserve">ethical use of WWU computing resources, and the student conduct code.</w:t>
      </w:r>
    </w:p>
    <w:bookmarkEnd w:id="6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7" Type="http://schemas.openxmlformats.org/officeDocument/2006/relationships/hyperlink" Target="../images/abcd-card.pdf" TargetMode="External"/><Relationship Id="rId54" Type="http://schemas.openxmlformats.org/officeDocument/2006/relationships/hyperlink" Target="../index.qmd" TargetMode="External"/><Relationship Id="rId24" Type="http://schemas.openxmlformats.org/officeDocument/2006/relationships/hyperlink" Target="calendar.qmd" TargetMode="External"/><Relationship Id="rId30" Type="http://schemas.openxmlformats.org/officeDocument/2006/relationships/hyperlink" Target="contrapositive-contradiction.qmd" TargetMode="External"/><Relationship Id="rId29" Type="http://schemas.openxmlformats.org/officeDocument/2006/relationships/hyperlink" Target="direct-proof.qmd" TargetMode="External"/><Relationship Id="rId28" Type="http://schemas.openxmlformats.org/officeDocument/2006/relationships/hyperlink" Target="equivalence-negation.qmd" TargetMode="External"/><Relationship Id="rId25" Type="http://schemas.openxmlformats.org/officeDocument/2006/relationships/hyperlink" Target="functional-programming.qmd" TargetMode="External"/><Relationship Id="rId50" Type="http://schemas.openxmlformats.org/officeDocument/2006/relationships/hyperlink" Target="https://academichonesty.wwu.edu/" TargetMode="External"/><Relationship Id="rId49" Type="http://schemas.openxmlformats.org/officeDocument/2006/relationships/hyperlink" Target="https://catalog.wwu.edu/content.php?catoid=19&amp;navoid=5073" TargetMode="External"/><Relationship Id="rId63" Type="http://schemas.openxmlformats.org/officeDocument/2006/relationships/hyperlink" Target="https://crtc.wwu.edu/" TargetMode="External"/><Relationship Id="rId60" Type="http://schemas.openxmlformats.org/officeDocument/2006/relationships/hyperlink" Target="https://cwc.wwu.edu/" TargetMode="External"/><Relationship Id="rId57" Type="http://schemas.openxmlformats.org/officeDocument/2006/relationships/hyperlink" Target="https://disability.wwu.edu/" TargetMode="External"/><Relationship Id="rId21" Type="http://schemas.openxmlformats.org/officeDocument/2006/relationships/hyperlink" Target="https://mfleck.cs.illinois.edu/building-blocks/index-sp2020.html" TargetMode="External"/><Relationship Id="rId12" Type="http://schemas.openxmlformats.org/officeDocument/2006/relationships/hyperlink" Target="https://morrison-lab.github.io/mcs/" TargetMode="External"/><Relationship Id="rId20" Type="http://schemas.openxmlformats.org/officeDocument/2006/relationships/hyperlink" Target="https://morrison-lab.github.io/mds/" TargetMode="External"/><Relationship Id="rId61" Type="http://schemas.openxmlformats.org/officeDocument/2006/relationships/hyperlink" Target="https://police.wwu.edu/" TargetMode="External"/><Relationship Id="rId35" Type="http://schemas.openxmlformats.org/officeDocument/2006/relationships/hyperlink" Target="https://racket-lang.org/" TargetMode="External"/><Relationship Id="rId43" Type="http://schemas.openxmlformats.org/officeDocument/2006/relationships/hyperlink" Target="https://registrar.wwu.edu/calendars/finals" TargetMode="External"/><Relationship Id="rId59" Type="http://schemas.openxmlformats.org/officeDocument/2006/relationships/hyperlink" Target="https://studenthealth.wwu.edu/" TargetMode="External"/><Relationship Id="rId65" Type="http://schemas.openxmlformats.org/officeDocument/2006/relationships/hyperlink" Target="https://syllabi.wwu.edu/" TargetMode="External"/><Relationship Id="rId13" Type="http://schemas.openxmlformats.org/officeDocument/2006/relationships/hyperlink" Target="https://web4u.banner.wwu.edu/pls/wwis/bwckctlg.p_disp_listcrse?term_in=202710&amp;subj_in=CSCI&amp;crse_in=201&amp;schd_in=C" TargetMode="External"/><Relationship Id="rId52" Type="http://schemas.openxmlformats.org/officeDocument/2006/relationships/hyperlink" Target="https://www.acm.org/code-of-ethics" TargetMode="External"/><Relationship Id="rId62" Type="http://schemas.openxmlformats.org/officeDocument/2006/relationships/hyperlink" Target="https://www.wwu.edu/dean-students" TargetMode="External"/><Relationship Id="rId56" Type="http://schemas.openxmlformats.org/officeDocument/2006/relationships/hyperlink" Target="mailto:drsfrontdesk@wwu.edu" TargetMode="External"/><Relationship Id="rId16" Type="http://schemas.openxmlformats.org/officeDocument/2006/relationships/hyperlink" Target="mailto:ezra.morrison@wwu.edu" TargetMode="External"/><Relationship Id="rId27" Type="http://schemas.openxmlformats.org/officeDocument/2006/relationships/hyperlink" Target="predicates-quantifiers.qmd" TargetMode="External"/><Relationship Id="rId26" Type="http://schemas.openxmlformats.org/officeDocument/2006/relationships/hyperlink" Target="propositional-logic.qmd" TargetMode="Externa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../images/abcd-card.pdf" TargetMode="External"/><Relationship Id="rId54" Type="http://schemas.openxmlformats.org/officeDocument/2006/relationships/hyperlink" Target="../index.qmd" TargetMode="External"/><Relationship Id="rId24" Type="http://schemas.openxmlformats.org/officeDocument/2006/relationships/hyperlink" Target="calendar.qmd" TargetMode="External"/><Relationship Id="rId30" Type="http://schemas.openxmlformats.org/officeDocument/2006/relationships/hyperlink" Target="contrapositive-contradiction.qmd" TargetMode="External"/><Relationship Id="rId29" Type="http://schemas.openxmlformats.org/officeDocument/2006/relationships/hyperlink" Target="direct-proof.qmd" TargetMode="External"/><Relationship Id="rId28" Type="http://schemas.openxmlformats.org/officeDocument/2006/relationships/hyperlink" Target="equivalence-negation.qmd" TargetMode="External"/><Relationship Id="rId25" Type="http://schemas.openxmlformats.org/officeDocument/2006/relationships/hyperlink" Target="functional-programming.qmd" TargetMode="External"/><Relationship Id="rId50" Type="http://schemas.openxmlformats.org/officeDocument/2006/relationships/hyperlink" Target="https://academichonesty.wwu.edu/" TargetMode="External"/><Relationship Id="rId49" Type="http://schemas.openxmlformats.org/officeDocument/2006/relationships/hyperlink" Target="https://catalog.wwu.edu/content.php?catoid=19&amp;navoid=5073" TargetMode="External"/><Relationship Id="rId63" Type="http://schemas.openxmlformats.org/officeDocument/2006/relationships/hyperlink" Target="https://crtc.wwu.edu/" TargetMode="External"/><Relationship Id="rId60" Type="http://schemas.openxmlformats.org/officeDocument/2006/relationships/hyperlink" Target="https://cwc.wwu.edu/" TargetMode="External"/><Relationship Id="rId57" Type="http://schemas.openxmlformats.org/officeDocument/2006/relationships/hyperlink" Target="https://disability.wwu.edu/" TargetMode="External"/><Relationship Id="rId21" Type="http://schemas.openxmlformats.org/officeDocument/2006/relationships/hyperlink" Target="https://mfleck.cs.illinois.edu/building-blocks/index-sp2020.html" TargetMode="External"/><Relationship Id="rId12" Type="http://schemas.openxmlformats.org/officeDocument/2006/relationships/hyperlink" Target="https://morrison-lab.github.io/mcs/" TargetMode="External"/><Relationship Id="rId20" Type="http://schemas.openxmlformats.org/officeDocument/2006/relationships/hyperlink" Target="https://morrison-lab.github.io/mds/" TargetMode="External"/><Relationship Id="rId61" Type="http://schemas.openxmlformats.org/officeDocument/2006/relationships/hyperlink" Target="https://police.wwu.edu/" TargetMode="External"/><Relationship Id="rId35" Type="http://schemas.openxmlformats.org/officeDocument/2006/relationships/hyperlink" Target="https://racket-lang.org/" TargetMode="External"/><Relationship Id="rId43" Type="http://schemas.openxmlformats.org/officeDocument/2006/relationships/hyperlink" Target="https://registrar.wwu.edu/calendars/finals" TargetMode="External"/><Relationship Id="rId59" Type="http://schemas.openxmlformats.org/officeDocument/2006/relationships/hyperlink" Target="https://studenthealth.wwu.edu/" TargetMode="External"/><Relationship Id="rId65" Type="http://schemas.openxmlformats.org/officeDocument/2006/relationships/hyperlink" Target="https://syllabi.wwu.edu/" TargetMode="External"/><Relationship Id="rId13" Type="http://schemas.openxmlformats.org/officeDocument/2006/relationships/hyperlink" Target="https://web4u.banner.wwu.edu/pls/wwis/bwckctlg.p_disp_listcrse?term_in=202710&amp;subj_in=CSCI&amp;crse_in=201&amp;schd_in=C" TargetMode="External"/><Relationship Id="rId52" Type="http://schemas.openxmlformats.org/officeDocument/2006/relationships/hyperlink" Target="https://www.acm.org/code-of-ethics" TargetMode="External"/><Relationship Id="rId62" Type="http://schemas.openxmlformats.org/officeDocument/2006/relationships/hyperlink" Target="https://www.wwu.edu/dean-students" TargetMode="External"/><Relationship Id="rId56" Type="http://schemas.openxmlformats.org/officeDocument/2006/relationships/hyperlink" Target="mailto:drsfrontdesk@wwu.edu" TargetMode="External"/><Relationship Id="rId16" Type="http://schemas.openxmlformats.org/officeDocument/2006/relationships/hyperlink" Target="mailto:ezra.morrison@wwu.edu" TargetMode="External"/><Relationship Id="rId27" Type="http://schemas.openxmlformats.org/officeDocument/2006/relationships/hyperlink" Target="predicates-quantifiers.qmd" TargetMode="External"/><Relationship Id="rId26" Type="http://schemas.openxmlformats.org/officeDocument/2006/relationships/hyperlink" Target="propositional-logic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WWU CSCI 201 Syllabus</dc:title>
  <dc:creator/>
  <cp:keywords/>
  <dcterms:created xsi:type="dcterms:W3CDTF">2026-10-30T20:32:03Z</dcterms:created>
  <dcterms:modified xsi:type="dcterms:W3CDTF">2026-10-30T20:32:03Z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2026-10-30 13:24:08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Winter 2027</vt:lpwstr>
  </property>
  <property fmtid="{D5CDD505-2E9C-101B-9397-08002B2CF9AE}" pid="17" name="toc-title">
    <vt:lpwstr>Table of contents</vt:lpwstr>
  </property>
</Properties>
</file>