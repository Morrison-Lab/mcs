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Recurrence Relations and Growth Rates</w:t>
      </w:r>
    </w:p>
    <w:p>
      <w:pPr>
        <w:pStyle w:val="Subtitle"/>
      </w:pPr>
      <w:r>
        <w:t xml:space="preserve">Solving recurrence relations, running times, and big-O notation</w:t>
      </w:r>
    </w:p>
    <w:p>
      <w:pPr>
        <w:pStyle w:val="Date"/>
      </w:pPr>
      <w:del w:id="1" w:author="PR Preview" w:date="2026-01-01T00:00:00Z">
        <w:r>
          <w:delText xml:space="preserve">Last modified: 2026-10-29 13:30:08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13:36:50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the course calendar and Kameron Decker Harris’s Fall 2026 lecture notes,</w:t>
            </w:r>
            <w:r>
              <w:t xml:space="preserve"> </w:t>
            </w:r>
            <w:r>
              <w:t xml:space="preserve">which name recurrence relations and order of growth as the topics after recursive algorithms.</w:t>
            </w:r>
            <w:r>
              <w:t xml:space="preserve"> </w:t>
            </w:r>
            <w:r>
              <w:t xml:space="preserve">One idea comes from those notes:</w:t>
            </w:r>
            <w:r>
              <w:t xml:space="preserve"> </w:t>
            </w:r>
            <w:r>
              <w:t xml:space="preserve">the running time of a recursive function is the running time of its recursive call plus the work outside it.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examples, the algorithms</w:t>
            </w:r>
            <w:r>
              <w:t xml:space="preserve"> </w:t>
            </w:r>
            <w:r>
              <w:rPr>
                <w:rStyle w:val="VerbatimChar"/>
              </w:rPr>
              <w:t xml:space="preserve">pal_loop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table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pairs</w:t>
            </w:r>
            <w:r>
              <w:t xml:space="preserve">, the Racket functions, the theorems and their proofs.</w:t>
            </w:r>
            <w:r>
              <w:t xml:space="preserve"> </w:t>
            </w:r>
            <w:r>
              <w:t xml:space="preserve">The algorithms</w:t>
            </w:r>
            <w:r>
              <w:t xml:space="preserve"> </w:t>
            </w:r>
            <w:r>
              <w:rPr>
                <w:rStyle w:val="VerbatimChar"/>
              </w:rPr>
              <w:t xml:space="preserve">pal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  <w:r>
              <w:t xml:space="preserve"> </w:t>
            </w:r>
            <w:r>
              <w:t xml:space="preserve">come from earlier chapters of these notes.</w:t>
            </w:r>
          </w:p>
        </w:tc>
      </w:tr>
    </w:tbl>
    <w:bookmarkStart w:id="25" w:name="sec-recurrence-relations"/>
    <w:p>
      <w:pPr>
        <w:pStyle w:val="Heading1"/>
      </w:pPr>
      <w:r>
        <w:t xml:space="preserve">1. Recurrence relations</w:t>
      </w:r>
    </w:p>
    <w:bookmarkStart w:id="14" w:name="exr-double-plus-power-terms"/>
    <w:p>
      <w:pPr>
        <w:pStyle w:val="FirstParagraph"/>
      </w:pPr>
      <w:r>
        <w:rPr>
          <w:b/>
          <w:bCs/>
        </w:rPr>
        <w:t xml:space="preserve">Exercise 1 (Double and add a power of 2)</w:t>
      </w:r>
      <w:r>
        <w:t xml:space="preserve"> </w:t>
      </w:r>
      <w:r>
        <w:t xml:space="preserve">A sequence (</w:t>
      </w:r>
      <w:hyperlink r:id="rId12">
        <w:r>
          <w:rPr>
            <w:rStyle w:val="Hyperlink"/>
          </w:rPr>
          <w:t xml:space="preserve">Definition: Sequence</w:t>
        </w:r>
      </w:hyperlink>
      <w:r>
        <w:t xml:space="preserve">) starts with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 integer (</w:t>
      </w:r>
      <w:hyperlink r:id="rId13">
        <w:r>
          <w:rPr>
            <w:rStyle w:val="Hyperlink"/>
          </w:rPr>
          <w:t xml:space="preserve">Definition: Integers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 term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twice the term before it, plus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5</m:t>
            </m:r>
          </m:sub>
        </m:sSub>
      </m:oMath>
      <w:r>
        <w:t xml:space="preserve">.</w:t>
      </w:r>
    </w:p>
    <w:bookmarkEnd w:id="14"/>
    <w:bookmarkStart w:id="15" w:name="sol-double-plus-power-term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Each term comes from the one before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8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64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5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64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=</m:t>
              </m:r>
              <m:r>
                <m:t>160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8" w:name="def-recurrence-relation"/>
    <w:p>
      <w:pPr>
        <w:pStyle w:val="FirstParagraph"/>
      </w:pPr>
      <w:r>
        <w:rPr>
          <w:b/>
          <w:bCs/>
        </w:rPr>
        <w:t xml:space="preserve">Definition 1 (Recurrence 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recurrence relation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the recurrence of a recursively defined sequence (</w:t>
      </w:r>
      <w:hyperlink r:id="rId16">
        <w:r>
          <w:rPr>
            <w:rStyle w:val="Hyperlink"/>
          </w:rPr>
          <w:t xml:space="preserve">Definition: Recursively defined sequence</w:t>
        </w:r>
      </w:hyperlink>
      <w:r>
        <w:t xml:space="preserve">),</w:t>
      </w:r>
      <w:r>
        <w:t xml:space="preserve"> </w:t>
      </w:r>
      <w:r>
        <w:t xml:space="preserve">that is, its recursive rule (</w:t>
      </w:r>
      <w:hyperlink r:id="rId17">
        <w:r>
          <w:rPr>
            <w:rStyle w:val="Hyperlink"/>
          </w:rPr>
          <w:t xml:space="preserve">Definition: Recursive definition</w:t>
        </w:r>
      </w:hyperlink>
      <w:r>
        <w:t xml:space="preserve">) written as an equation,</w:t>
      </w:r>
      <w:r>
        <w:t xml:space="preserve"> </w:t>
      </w:r>
      <w:r>
        <w:t xml:space="preserve">which gives the term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m</m:t>
        </m:r>
      </m:oMath>
      <w:r>
        <w:t xml:space="preserve">.</w:t>
      </w:r>
    </w:p>
    <w:bookmarkEnd w:id="18"/>
    <w:bookmarkStart w:id="19" w:name="exm-double-plus-power-sequence"/>
    <w:p>
      <w:pPr>
        <w:pStyle w:val="BodyText"/>
      </w:pPr>
      <w:r>
        <w:rPr>
          <w:b/>
          <w:bCs/>
        </w:rPr>
        <w:t xml:space="preserve">Example 1 (The sequence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rPr>
          <w:b/>
          <w:bCs/>
        </w:rPr>
        <w:t xml:space="preserve">, defined recursively)</w:t>
      </w:r>
      <w:r>
        <w:t xml:space="preserve"> </w:t>
      </w:r>
      <w:r>
        <w:t xml:space="preserve">The sequence of</w:t>
      </w:r>
      <w:r>
        <w:t xml:space="preserve"> </w:t>
      </w:r>
      <w:hyperlink w:anchor="exr-double-plus-power-term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recursively defined (</w:t>
      </w:r>
      <w:hyperlink r:id="rId16">
        <w:r>
          <w:rPr>
            <w:rStyle w:val="Hyperlink"/>
          </w:rPr>
          <w:t xml:space="preserve">Definition: Recursively defined sequence</w:t>
        </w:r>
      </w:hyperlink>
      <w:r>
        <w:t xml:space="preserve">) 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initial term is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its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t>b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t> </m:t>
          </m:r>
          <m:r>
            <m:rPr>
              <m:nor/>
              <m:sty m:val="p"/>
            </m:rPr>
            <m:t>for every integer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Racket, where</w:t>
      </w:r>
      <w:r>
        <w:t xml:space="preserve"> </w:t>
      </w:r>
      <w:r>
        <w:rPr>
          <w:rStyle w:val="VerbatimChar"/>
        </w:rPr>
        <w:t xml:space="preserve">(expt 2 n)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the recurrence relation becomes a recursive function: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expt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))))</w:t>
      </w:r>
    </w:p>
    <w:p>
      <w:pPr>
        <w:pStyle w:val="FirstParagraph"/>
      </w:pPr>
      <w:r>
        <w:rPr>
          <w:rStyle w:val="VerbatimChar"/>
        </w:rPr>
        <w:t xml:space="preserve">(b 5)</w:t>
      </w:r>
      <w:r>
        <w:t xml:space="preserve"> </w:t>
      </w:r>
      <w:r>
        <w:t xml:space="preserve">leads to calls of</w:t>
      </w:r>
      <w:r>
        <w:t xml:space="preserve"> </w:t>
      </w:r>
      <w:r>
        <w:rPr>
          <w:rStyle w:val="VerbatimChar"/>
        </w:rPr>
        <w:t xml:space="preserve">(b 4)</w:t>
      </w:r>
      <w:r>
        <w:t xml:space="preserve">,</w:t>
      </w:r>
      <w:r>
        <w:t xml:space="preserve"> </w:t>
      </w:r>
      <w:r>
        <w:rPr>
          <w:rStyle w:val="VerbatimChar"/>
        </w:rPr>
        <w:t xml:space="preserve">(b 3)</w:t>
      </w:r>
      <w:r>
        <w:t xml:space="preserve">,</w:t>
      </w:r>
      <w:r>
        <w:t xml:space="preserve"> </w:t>
      </w:r>
      <w:r>
        <w:rPr>
          <w:rStyle w:val="VerbatimChar"/>
        </w:rPr>
        <w:t xml:space="preserve">(b 2)</w:t>
      </w:r>
      <w:r>
        <w:t xml:space="preserve">,</w:t>
      </w:r>
      <w:r>
        <w:t xml:space="preserve"> </w:t>
      </w:r>
      <w:r>
        <w:rPr>
          <w:rStyle w:val="VerbatimChar"/>
        </w:rPr>
        <w:t xml:space="preserve">(b 1)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(b 0)</w:t>
      </w:r>
      <w:r>
        <w:t xml:space="preserve"> </w:t>
      </w:r>
      <w:r>
        <w:t xml:space="preserve">in turn,</w:t>
      </w:r>
      <w:r>
        <w:t xml:space="preserve"> </w:t>
      </w:r>
      <w:r>
        <w:t xml:space="preserve">and returns 160, as in</w:t>
      </w:r>
      <w:r>
        <w:t xml:space="preserve"> </w:t>
      </w:r>
      <w:hyperlink w:anchor="sol-double-plus-power-terms">
        <w:r>
          <w:rPr>
            <w:rStyle w:val="Hyperlink"/>
          </w:rPr>
          <w:t xml:space="preserve">Solution 1</w:t>
        </w:r>
      </w:hyperlink>
      <w:r>
        <w:t xml:space="preserve">.</w:t>
      </w:r>
    </w:p>
    <w:bookmarkEnd w:id="19"/>
    <w:bookmarkStart w:id="21" w:name="def-closed-form"/>
    <w:p>
      <w:pPr>
        <w:pStyle w:val="BodyText"/>
      </w:pPr>
      <w:r>
        <w:rPr>
          <w:b/>
          <w:bCs/>
        </w:rPr>
        <w:t xml:space="preserve">Definition 2 (Closed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closed form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for a sequence</w:t>
      </w:r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Sequence</w:t>
        </w:r>
      </w:hyperlink>
      <w:r>
        <w:t xml:space="preserve">)</w:t>
      </w:r>
      <w:r>
        <w:t xml:space="preserve"> </w:t>
      </w:r>
      <w:r>
        <w:t xml:space="preserve">is a formula for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that uses only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fixed numbers,</w:t>
      </w:r>
      <w:r>
        <w:t xml:space="preserve"> </w:t>
      </w:r>
      <w:r>
        <w:t xml:space="preserve">combined by a fixed number of operations such as addition, multiplication, powers and floors 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),</w:t>
      </w:r>
      <w:r>
        <w:t xml:space="preserve"> </w:t>
      </w:r>
      <w:r>
        <w:t xml:space="preserve">and that uses no other term of the sequence.</w:t>
      </w:r>
    </w:p>
    <w:bookmarkEnd w:id="21"/>
    <w:bookmarkStart w:id="24" w:name="exm-closed-form"/>
    <w:p>
      <w:pPr>
        <w:pStyle w:val="BodyText"/>
      </w:pPr>
      <w:r>
        <w:rPr>
          <w:b/>
          <w:bCs/>
        </w:rPr>
        <w:t xml:space="preserve">Example 2 (Closed forms and recurrence relations)</w:t>
      </w:r>
      <w:r>
        <w:t xml:space="preserve"> </w:t>
      </w:r>
      <w:r>
        <w:t xml:space="preserve">The double-minus-one sequence of</w:t>
      </w:r>
      <w:r>
        <w:t xml:space="preserve"> </w:t>
      </w:r>
      <w:hyperlink r:id="rId22">
        <w:r>
          <w:rPr>
            <w:rStyle w:val="Hyperlink"/>
          </w:rPr>
          <w:t xml:space="preserve">Example: The double-minus-one sequence, defined recursively</w:t>
        </w:r>
      </w:hyperlink>
      <w:r>
        <w:t xml:space="preserve"> </w:t>
      </w:r>
      <w:r>
        <w:t xml:space="preserve">has the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not a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), since it uses the term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3">
        <w:r>
          <w:rPr>
            <w:rStyle w:val="Hyperlink"/>
          </w:rPr>
          <w:t xml:space="preserve">Theorem: A formula for the double-minus-one sequence</w:t>
        </w:r>
      </w:hyperlink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closed form for the same sequence:</w:t>
      </w:r>
      <w:r>
        <w:t xml:space="preserve"> </w:t>
      </w:r>
      <w:r>
        <w:t xml:space="preserve">it gives</w:t>
      </w:r>
      <w:r>
        <w:t xml:space="preserve"> </w:t>
      </w:r>
      <m:oMath>
        <m:sSub>
          <m:e>
            <m:r>
              <m:t>a</m:t>
            </m:r>
          </m:e>
          <m:sub>
            <m:r>
              <m:t>50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50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without finding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49</m:t>
            </m:r>
          </m:sub>
        </m:sSub>
      </m:oMath>
      <w:r>
        <w:t xml:space="preserve"> </w:t>
      </w:r>
      <w:r>
        <w:t xml:space="preserve">first.</w:t>
      </w:r>
      <w:r>
        <w:t xml:space="preserve"> </w:t>
      </w:r>
      <w:r>
        <w:t xml:space="preserve">Finding a closed form for a sequence from its recurrence relation is called</w:t>
      </w:r>
      <w:r>
        <w:t xml:space="preserve"> </w:t>
      </w:r>
      <w:r>
        <w:rPr>
          <w:i/>
          <w:iCs/>
        </w:rPr>
        <w:t xml:space="preserve">solving</w:t>
      </w:r>
      <w:r>
        <w:t xml:space="preserve"> </w:t>
      </w:r>
      <w:r>
        <w:t xml:space="preserve">the recurrence relation.</w:t>
      </w:r>
    </w:p>
    <w:bookmarkEnd w:id="24"/>
    <w:bookmarkEnd w:id="25"/>
    <w:bookmarkStart w:id="32" w:name="sec-iteration"/>
    <w:p>
      <w:pPr>
        <w:pStyle w:val="Heading1"/>
      </w:pPr>
      <w:r>
        <w:t xml:space="preserve">2. Solving recurrence relations by iteration</w:t>
      </w:r>
    </w:p>
    <w:bookmarkStart w:id="26" w:name="exr-substitute-once"/>
    <w:p>
      <w:pPr>
        <w:pStyle w:val="FirstParagraph"/>
      </w:pPr>
      <w:r>
        <w:rPr>
          <w:b/>
          <w:bCs/>
        </w:rPr>
        <w:t xml:space="preserve">Exercise 2 (Using the recurrence relation three times)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of</w:t>
      </w:r>
      <w:r>
        <w:t xml:space="preserve"> 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, 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.</w:t>
      </w:r>
      <w:r>
        <w:t xml:space="preserve"> </w:t>
      </w:r>
      <w:r>
        <w:t xml:space="preserve">Starting from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replace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then replace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to write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t xml:space="preserve">.</w:t>
      </w:r>
    </w:p>
    <w:bookmarkEnd w:id="26"/>
    <w:bookmarkStart w:id="27" w:name="sol-substitute-onc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Replacing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Replacing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then gives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def-iteration"/>
    <w:p>
      <w:pPr>
        <w:pStyle w:val="FirstParagraph"/>
      </w:pPr>
      <w:r>
        <w:rPr>
          <w:b/>
          <w:bCs/>
        </w:rPr>
        <w:t xml:space="preserve">Definition 3 (Iteration (unrolling))</w:t>
      </w:r>
      <w:r>
        <w:t xml:space="preserve"> </w:t>
      </w:r>
      <w:r>
        <w:t xml:space="preserve">Solving a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 by</w:t>
      </w:r>
      <w:r>
        <w:t xml:space="preserve"> </w:t>
      </w:r>
      <w:r>
        <w:rPr>
          <w:b/>
          <w:bCs/>
        </w:rPr>
        <w:t xml:space="preserve">iteration</w:t>
      </w:r>
      <w:r>
        <w:t xml:space="preserve">, also called</w:t>
      </w:r>
      <w:r>
        <w:t xml:space="preserve"> </w:t>
      </w:r>
      <w:r>
        <w:rPr>
          <w:b/>
          <w:bCs/>
        </w:rPr>
        <w:t xml:space="preserve">unrolling</w:t>
      </w:r>
      <w:r>
        <w:t xml:space="preserve">,</w:t>
      </w:r>
      <w:r>
        <w:t xml:space="preserve"> </w:t>
      </w:r>
      <w:r>
        <w:t xml:space="preserve">finds a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 for its sequence in three steps:</w:t>
      </w:r>
    </w:p>
    <w:p>
      <w:pPr>
        <w:pStyle w:val="Compact"/>
        <w:numPr>
          <w:ilvl w:val="0"/>
          <w:numId w:val="1001"/>
        </w:numPr>
      </w:pPr>
      <w:r>
        <w:t xml:space="preserve">use the recurrence relation again and again to write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t xml:space="preserve">, and so on;</w:t>
      </w:r>
    </w:p>
    <w:p>
      <w:pPr>
        <w:pStyle w:val="Compact"/>
        <w:numPr>
          <w:ilvl w:val="0"/>
          <w:numId w:val="1001"/>
        </w:numPr>
      </w:pPr>
      <w:r>
        <w:t xml:space="preserve">guess, from the pattern, a formula for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steps;</w:t>
      </w:r>
    </w:p>
    <w:p>
      <w:pPr>
        <w:pStyle w:val="Compact"/>
        <w:numPr>
          <w:ilvl w:val="0"/>
          <w:numId w:val="1001"/>
        </w:numPr>
      </w:pPr>
      <w:r>
        <w:t xml:space="preserve">choose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is an initial term, and put in its value.</w:t>
      </w:r>
    </w:p>
    <w:bookmarkEnd w:id="28"/>
    <w:bookmarkStart w:id="29" w:name="exm-double-plus-power-iteration"/>
    <w:p>
      <w:pPr>
        <w:pStyle w:val="FirstParagraph"/>
      </w:pPr>
      <w:r>
        <w:rPr>
          <w:b/>
          <w:bCs/>
        </w:rPr>
        <w:t xml:space="preserve">Example 3 (Unrolling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recurrence relation and</w:t>
      </w:r>
      <w:r>
        <w:t xml:space="preserve"> </w:t>
      </w:r>
      <w:hyperlink w:anchor="sol-substitute-once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give the first steps of iteration (</w:t>
      </w:r>
      <w:hyperlink w:anchor="def-iteration">
        <w:r>
          <w:rPr>
            <w:rStyle w:val="Hyperlink"/>
          </w:rPr>
          <w:t xml:space="preserve">Definition 3</w:t>
        </w:r>
      </w:hyperlink>
      <w:r>
        <w:t xml:space="preserve">) for the sequence of</w:t>
      </w:r>
      <w:r>
        <w:t xml:space="preserve"> 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After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 the factor in front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, and the multiple of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so the pattern suggests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k</m:t>
              </m:r>
            </m:sup>
          </m:sSup>
          <m:sSub>
            <m:e>
              <m:r>
                <m:t>b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⋅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initial term is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</m:oMath>
      <w:r>
        <w:t xml:space="preserve">, which is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agrees with</w:t>
      </w:r>
      <w:r>
        <w:t xml:space="preserve"> </w:t>
      </w:r>
      <w:hyperlink w:anchor="sol-double-plus-power-terms">
        <w:r>
          <w:rPr>
            <w:rStyle w:val="Hyperlink"/>
          </w:rPr>
          <w:t xml:space="preserve">Solution 1</w:t>
        </w:r>
      </w:hyperlink>
      <w:r>
        <w:t xml:space="preserve">: for example,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5</m:t>
            </m:r>
          </m:sup>
        </m:sSup>
        <m:r>
          <m:rPr>
            <m:sty m:val="p"/>
          </m:rPr>
          <m:t>=</m:t>
        </m:r>
        <m:r>
          <m:t>160</m:t>
        </m:r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5</m:t>
            </m:r>
          </m:sub>
        </m:sSub>
      </m:oMath>
      <w:r>
        <w:t xml:space="preserve">.</w:t>
      </w:r>
    </w:p>
    <w:bookmarkEnd w:id="29"/>
    <w:bookmarkStart w:id="31" w:name="rem-iteration-guess"/>
    <w:p>
      <w:pPr>
        <w:pStyle w:val="BodyText"/>
      </w:pPr>
      <w:r>
        <w:rPr>
          <w:i/>
          <w:iCs/>
        </w:rPr>
        <w:t xml:space="preserve">Remark 1</w:t>
      </w:r>
      <w:r>
        <w:t xml:space="preserve"> (Iteration gives a guess). </w:t>
      </w:r>
      <w:r>
        <w:t xml:space="preserve">In</w:t>
      </w:r>
      <w:r>
        <w:t xml:space="preserve"> </w:t>
      </w:r>
      <w:hyperlink w:anchor="exm-double-plus-power-iteration">
        <w:r>
          <w:rPr>
            <w:rStyle w:val="Hyperlink"/>
          </w:rPr>
          <w:t xml:space="preserve">Example 3</w:t>
        </w:r>
      </w:hyperlink>
      <w:r>
        <w:t xml:space="preserve">, the formula for general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came from the three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  <w:r>
        <w:t xml:space="preserve"> </w:t>
      </w:r>
      <w:r>
        <w:t xml:space="preserve">Nothing proved that the pattern continues, so the closed form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still a guess.</w:t>
      </w:r>
      <w:r>
        <w:t xml:space="preserve"> </w:t>
      </w:r>
      <w:r>
        <w:t xml:space="preserve">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 turns such a guess into a theorem,</w:t>
      </w:r>
      <w:r>
        <w:t xml:space="preserve"> </w:t>
      </w:r>
      <w:r>
        <w:t xml:space="preserve">with the recurrence relation in the inductive step.</w:t>
      </w:r>
    </w:p>
    <w:bookmarkEnd w:id="31"/>
    <w:bookmarkEnd w:id="32"/>
    <w:bookmarkStart w:id="41" w:name="sec-closed-form-induction"/>
    <w:p>
      <w:pPr>
        <w:pStyle w:val="Heading1"/>
      </w:pPr>
      <w:r>
        <w:t xml:space="preserve">3. Checking a closed form by induction</w:t>
      </w:r>
    </w:p>
    <w:bookmarkStart w:id="33" w:name="exr-triple-plus-power-check"/>
    <w:p>
      <w:pPr>
        <w:pStyle w:val="FirstParagraph"/>
      </w:pPr>
      <w:r>
        <w:rPr>
          <w:b/>
          <w:bCs/>
        </w:rPr>
        <w:t xml:space="preserve">Exercise 3 (Checking a guess)</w:t>
      </w:r>
      <w:r>
        <w:t xml:space="preserve"> </w:t>
      </w:r>
      <w:r>
        <w:t xml:space="preserve">A sequence starts with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 has the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3</m:t>
          </m:r>
          <m:sSub>
            <m:e>
              <m:r>
                <m:t>e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t> </m:t>
          </m:r>
          <m:r>
            <m:rPr>
              <m:nor/>
              <m:sty m:val="p"/>
            </m:rPr>
            <m:t>for every integer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Someone guesses the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from the recurrence relation,</w:t>
      </w:r>
      <w:r>
        <w:t xml:space="preserve"> </w:t>
      </w:r>
      <w:r>
        <w:t xml:space="preserve">and check the guess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33"/>
    <w:bookmarkStart w:id="34" w:name="sol-triple-plus-power-check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From the recurrence relation,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19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19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65</m:t>
        </m:r>
      </m:oMath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3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81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3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</w:t>
            </w:r>
          </w:p>
        </w:tc>
      </w:tr>
    </w:tbl>
    <w:p>
      <w:pPr>
        <w:pStyle w:val="BodyText"/>
      </w:pPr>
      <w:r>
        <w:t xml:space="preserve">The guess is right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  <w:r>
        <w:t xml:space="preserve"> </w:t>
      </w:r>
      <w:r>
        <w:t xml:space="preserve">Four cases do not prove it for every</w:t>
      </w:r>
      <w:r>
        <w:t xml:space="preserve"> </w:t>
      </w:r>
      <m:oMath>
        <m:r>
          <m:t>n</m:t>
        </m:r>
      </m:oMath>
      <w:r>
        <w:t xml:space="preserve">.</w:t>
      </w:r>
    </w:p>
    <w:bookmarkEnd w:id="34"/>
    <w:bookmarkStart w:id="36" w:name="thm-double-plus-power-closed"/>
    <w:p>
      <w:pPr>
        <w:pStyle w:val="BodyText"/>
      </w:pPr>
      <w:r>
        <w:rPr>
          <w:b/>
          <w:bCs/>
        </w:rPr>
        <w:t xml:space="preserve">Theorem 1 (A closed form for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with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, the recurrence relation gives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(recurrence 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k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Start w:id="38" w:name="thm-triple-plus-power-closed"/>
    <w:p>
      <w:pPr>
        <w:pStyle w:val="BodyText"/>
      </w:pPr>
      <w:r>
        <w:rPr>
          <w:b/>
          <w:bCs/>
        </w:rPr>
        <w:t xml:space="preserve">Theorem 2 (A closed form for</w:t>
      </w:r>
      <w:r>
        <w:rPr>
          <w:b/>
          <w:bCs/>
        </w:rP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e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with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e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 as guessed in</w:t>
      </w:r>
      <w:r>
        <w:t xml:space="preserve"> </w:t>
      </w:r>
      <w:hyperlink w:anchor="exr-triple-plus-power-check">
        <w:r>
          <w:rPr>
            <w:rStyle w:val="Hyperlink"/>
          </w:rPr>
          <w:t xml:space="preserve">Exercise 3</w:t>
        </w:r>
      </w:hyperlink>
      <w:r>
        <w:t xml:space="preserve">, 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, the recurrence relation gives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e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(recurrence 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Start w:id="39" w:name="exm-wrong-guess"/>
    <w:p>
      <w:pPr>
        <w:pStyle w:val="BodyText"/>
      </w:pPr>
      <w:r>
        <w:rPr>
          <w:b/>
          <w:bCs/>
        </w:rPr>
        <w:t xml:space="preserve">Example 4 (A guess that fails)</w:t>
      </w:r>
      <w:r>
        <w:t xml:space="preserve"> </w:t>
      </w:r>
      <w:r>
        <w:t xml:space="preserve">The sequence of</w:t>
      </w:r>
      <w:r>
        <w:t xml:space="preserve"> </w:t>
      </w:r>
      <w:hyperlink w:anchor="exr-triple-plus-power-check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starts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sSup>
          <m:e>
            <m:r>
              <m:t>5</m:t>
            </m:r>
          </m:e>
          <m:sup>
            <m:r>
              <m:t>0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5</m:t>
            </m:r>
          </m:e>
          <m:sup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So one might guess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guess fails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19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</m:oMath>
      <w:r>
        <w:t xml:space="preserve">.</w:t>
      </w:r>
    </w:p>
    <w:p>
      <w:pPr>
        <w:pStyle w:val="BodyText"/>
      </w:pPr>
      <w:r>
        <w:t xml:space="preserve">An attempt to prove the guess by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 shows where it goes wrong.</w:t>
      </w:r>
      <w:r>
        <w:t xml:space="preserve"> </w:t>
      </w:r>
      <w:r>
        <w:t xml:space="preserve">Supposing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k</m:t>
            </m:r>
          </m:sup>
        </m:sSup>
      </m:oMath>
      <w:r>
        <w:t xml:space="preserve">, the recurrence relation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e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5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inductive step needs this to equal</w:t>
      </w:r>
      <w:r>
        <w:t xml:space="preserve"> </w:t>
      </w:r>
      <m:oMath>
        <m:sSup>
          <m:e>
            <m:r>
              <m:t>5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sSup>
          <m:e>
            <m:r>
              <m:t>5</m:t>
            </m:r>
          </m:e>
          <m:sup>
            <m:r>
              <m:t>k</m:t>
            </m:r>
          </m:sup>
        </m:sSup>
      </m:oMath>
      <w:r>
        <w:t xml:space="preserve">, which happens only when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5</m:t>
            </m:r>
          </m:e>
          <m:sup>
            <m:r>
              <m:t>k</m:t>
            </m:r>
          </m:sup>
        </m:sSup>
      </m:oMath>
      <w:r>
        <w:t xml:space="preserve">, that is, only 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39"/>
    <w:bookmarkStart w:id="40" w:name="rem-iteration-induction"/>
    <w:p>
      <w:pPr>
        <w:pStyle w:val="BodyText"/>
      </w:pPr>
      <w:r>
        <w:rPr>
          <w:i/>
          <w:iCs/>
        </w:rPr>
        <w:t xml:space="preserve">Remark 2</w:t>
      </w:r>
      <w:r>
        <w:t xml:space="preserve"> (Finding a closed form, then proving it). </w:t>
      </w:r>
      <w:r>
        <w:t xml:space="preserve">Iteration (</w:t>
      </w:r>
      <w:hyperlink w:anchor="def-iteration">
        <w:r>
          <w:rPr>
            <w:rStyle w:val="Hyperlink"/>
          </w:rPr>
          <w:t xml:space="preserve">Definition 3</w:t>
        </w:r>
      </w:hyperlink>
      <w:r>
        <w:t xml:space="preserve">) and checking small cases, as in</w:t>
      </w:r>
      <w:r>
        <w:t xml:space="preserve"> </w:t>
      </w:r>
      <w:hyperlink w:anchor="exr-triple-plus-power-check">
        <w:r>
          <w:rPr>
            <w:rStyle w:val="Hyperlink"/>
          </w:rPr>
          <w:t xml:space="preserve">Exercise 3</w:t>
        </w:r>
      </w:hyperlink>
      <w:r>
        <w:t xml:space="preserve">, find a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 to try.</w:t>
      </w:r>
      <w:r>
        <w:t xml:space="preserve"> </w:t>
      </w:r>
      <w:r>
        <w:t xml:space="preserve">Induction proves it, as in</w:t>
      </w:r>
      <w:r>
        <w:t xml:space="preserve"> </w:t>
      </w:r>
      <w:hyperlink w:anchor="thm-double-plus-power-close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triple-plus-power-closed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or shows that it is wrong, as in</w:t>
      </w:r>
      <w:r>
        <w:t xml:space="preserve"> </w:t>
      </w:r>
      <w:hyperlink w:anchor="exm-wrong-guess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A proof by induction needs the closed form before it starts:</w:t>
      </w:r>
      <w:r>
        <w:t xml:space="preserve"> </w:t>
      </w:r>
      <w:r>
        <w:t xml:space="preserve">it can check a formula, but it cannot find one.</w:t>
      </w:r>
    </w:p>
    <w:bookmarkEnd w:id="40"/>
    <w:bookmarkEnd w:id="41"/>
    <w:bookmarkStart w:id="52" w:name="sec-recursive-running-time"/>
    <w:p>
      <w:pPr>
        <w:pStyle w:val="Heading1"/>
      </w:pPr>
      <w:r>
        <w:t xml:space="preserve">4. Running times of recursive algorithms</w:t>
      </w:r>
    </w:p>
    <w:bookmarkStart w:id="43" w:name="exr-pal-calls"/>
    <w:p>
      <w:pPr>
        <w:pStyle w:val="FirstParagraph"/>
      </w:pPr>
      <w:r>
        <w:rPr>
          <w:b/>
          <w:bCs/>
        </w:rPr>
        <w:t xml:space="preserve">Exercise 4 (How many calls does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 </w:t>
      </w:r>
      <w:r>
        <w:rPr>
          <w:b/>
          <w:bCs/>
        </w:rPr>
        <w:t xml:space="preserve">make?)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be the algorithm of</w:t>
      </w:r>
      <w:r>
        <w:t xml:space="preserve"> </w:t>
      </w:r>
      <w:hyperlink r:id="rId42">
        <w:r>
          <w:rPr>
            <w:rStyle w:val="Hyperlink"/>
          </w:rPr>
          <w:t xml:space="preserve">Exercise: Is it a palindrome?</w:t>
        </w:r>
      </w:hyperlink>
      <w:r>
        <w:t xml:space="preserve">.</w:t>
      </w:r>
      <w:r>
        <w:t xml:space="preserve"> </w:t>
      </w:r>
      <w:r>
        <w:t xml:space="preserve">How many calls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, including the first, does</w:t>
      </w:r>
      <w:r>
        <w:t xml:space="preserve"> </w:t>
      </w:r>
      <w:r>
        <w:rPr>
          <w:rStyle w:val="VerbatimChar"/>
        </w:rPr>
        <w:t xml:space="preserve">pal(abbaabba)</w:t>
      </w:r>
      <w:r>
        <w:t xml:space="preserve"> </w:t>
      </w:r>
      <w:r>
        <w:t xml:space="preserve">make?</w:t>
      </w:r>
    </w:p>
    <w:bookmarkEnd w:id="43"/>
    <w:bookmarkStart w:id="44" w:name="sol-pal-call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rPr>
          <w:rStyle w:val="VerbatimChar"/>
        </w:rPr>
        <w:t xml:space="preserve">pal(abbaabba)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pal(bbaabb)</w:t>
      </w:r>
      <w:r>
        <w:t xml:space="preserve">, which calls</w:t>
      </w:r>
      <w:r>
        <w:t xml:space="preserve"> </w:t>
      </w:r>
      <w:r>
        <w:rPr>
          <w:rStyle w:val="VerbatimChar"/>
        </w:rPr>
        <w:t xml:space="preserve">pal(baab)</w:t>
      </w:r>
      <w:r>
        <w:t xml:space="preserve">, which calls</w:t>
      </w:r>
      <w:r>
        <w:t xml:space="preserve"> </w:t>
      </w:r>
      <w:r>
        <w:rPr>
          <w:rStyle w:val="VerbatimChar"/>
        </w:rPr>
        <w:t xml:space="preserve">pal(aa)</w:t>
      </w:r>
      <w:r>
        <w:t xml:space="preserve">,</w:t>
      </w:r>
      <w:r>
        <w:t xml:space="preserve"> </w:t>
      </w:r>
      <w:r>
        <w:t xml:space="preserve">which calls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on the empty string, which returns true.</w:t>
      </w:r>
      <w:r>
        <w:t xml:space="preserve"> </w:t>
      </w:r>
      <w:r>
        <w:t xml:space="preserve">That is 5 calls, on strings of 8, 6, 4, 2 and 0 symbols:</w:t>
      </w:r>
      <w:r>
        <w:t xml:space="preserve"> </w:t>
      </w:r>
      <w:r>
        <w:t xml:space="preserve">each call removes the first and last symbols.</w:t>
      </w:r>
    </w:p>
    <w:bookmarkEnd w:id="44"/>
    <w:bookmarkStart w:id="46" w:name="rem-size-step"/>
    <w:p>
      <w:pPr>
        <w:pStyle w:val="BodyText"/>
      </w:pPr>
      <w:r>
        <w:rPr>
          <w:i/>
          <w:iCs/>
        </w:rPr>
        <w:t xml:space="preserve">Remark 3</w:t>
      </w:r>
      <w:r>
        <w:t xml:space="preserve"> (The size of an input and a step). </w:t>
      </w:r>
      <w:r>
        <w:t xml:space="preserve">To count the work an algorithm (</w:t>
      </w:r>
      <w:hyperlink r:id="rId45">
        <w:r>
          <w:rPr>
            <w:rStyle w:val="Hyperlink"/>
          </w:rPr>
          <w:t xml:space="preserve">Definition: Algorithm</w:t>
        </w:r>
      </w:hyperlink>
      <w:r>
        <w:t xml:space="preserve">) does, we first fix two things: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size</w:t>
      </w:r>
      <w:r>
        <w:t xml:space="preserve"> </w:t>
      </w:r>
      <w:r>
        <w:t xml:space="preserve">of an input, such as the number of symbols in a string or the number of entries in an array;</w:t>
      </w:r>
    </w:p>
    <w:p>
      <w:pPr>
        <w:pStyle w:val="Compact"/>
        <w:numPr>
          <w:ilvl w:val="0"/>
          <w:numId w:val="1002"/>
        </w:numPr>
      </w:pPr>
      <w:r>
        <w:t xml:space="preserve">what one</w:t>
      </w:r>
      <w:r>
        <w:t xml:space="preserve"> </w:t>
      </w:r>
      <w:r>
        <w:rPr>
          <w:i/>
          <w:iCs/>
        </w:rPr>
        <w:t xml:space="preserve">step</w:t>
      </w:r>
      <w:r>
        <w:t xml:space="preserve"> </w:t>
      </w:r>
      <w:r>
        <w:t xml:space="preserve">is, such as one comparison, one arithmetic operation or one call of a function.</w:t>
      </w:r>
    </w:p>
    <w:bookmarkEnd w:id="46"/>
    <w:bookmarkStart w:id="48" w:name="def-running-time"/>
    <w:p>
      <w:pPr>
        <w:pStyle w:val="FirstParagraph"/>
      </w:pPr>
      <w:r>
        <w:rPr>
          <w:b/>
          <w:bCs/>
        </w:rPr>
        <w:t xml:space="preserve">Definition 4 (Running time)</w:t>
      </w:r>
      <w:r>
        <w:t xml:space="preserve"> </w:t>
      </w:r>
      <w:r>
        <w:t xml:space="preserve">Fix, for an algorithm (</w:t>
      </w:r>
      <w:hyperlink r:id="rId45">
        <w:r>
          <w:rPr>
            <w:rStyle w:val="Hyperlink"/>
          </w:rPr>
          <w:t xml:space="preserve">Definition: Algorithm</w:t>
        </w:r>
      </w:hyperlink>
      <w:r>
        <w:t xml:space="preserve">), the size of an input and what one step is (</w:t>
      </w:r>
      <w:hyperlink w:anchor="rem-size-step">
        <w:r>
          <w:rPr>
            <w:rStyle w:val="Hyperlink"/>
          </w:rPr>
          <w:t xml:space="preserve">Remark 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running time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the algorithm is the function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w:r>
        <w:t xml:space="preserve">whose value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largest number of steps that the algorithm takes on any input of size</w:t>
      </w:r>
      <w:r>
        <w:t xml:space="preserve"> </w:t>
      </w:r>
      <m:oMath>
        <m:r>
          <m:t>n</m:t>
        </m:r>
      </m:oMath>
      <w:r>
        <w:t xml:space="preserve">.</w:t>
      </w:r>
    </w:p>
    <w:bookmarkEnd w:id="48"/>
    <w:bookmarkStart w:id="49" w:name="exm-pal-running-time"/>
    <w:p>
      <w:pPr>
        <w:pStyle w:val="BodyText"/>
      </w:pPr>
      <w:r>
        <w:rPr>
          <w:b/>
          <w:bCs/>
        </w:rPr>
        <w:t xml:space="preserve">Example 5 (The running time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)</w:t>
      </w:r>
      <w:r>
        <w:t xml:space="preserve"> </w:t>
      </w:r>
      <w:r>
        <w:t xml:space="preserve">Take the size (</w:t>
      </w:r>
      <w:hyperlink w:anchor="rem-size-step">
        <w:r>
          <w:rPr>
            <w:rStyle w:val="Hyperlink"/>
          </w:rPr>
          <w:t xml:space="preserve">Remark 3</w:t>
        </w:r>
      </w:hyperlink>
      <w:r>
        <w:t xml:space="preserve">) of the input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Exercise: Is it a palindrome?</w:t>
        </w:r>
      </w:hyperlink>
      <w:r>
        <w:t xml:space="preserve">) to be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symbols in the string,</w:t>
      </w:r>
      <w:r>
        <w:t xml:space="preserve"> </w:t>
      </w:r>
      <w:r>
        <w:t xml:space="preserve">and count each call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as one step,</w:t>
      </w:r>
      <w:r>
        <w:t xml:space="preserve"> </w:t>
      </w:r>
      <w:r>
        <w:t xml:space="preserve">since apart from its recursive call each call does at most two comparisons.</w:t>
      </w:r>
      <w:r>
        <w:t xml:space="preserve"> </w:t>
      </w:r>
      <w:r>
        <w:t xml:space="preserve">This assumes that the call on</w:t>
      </w:r>
      <w:r>
        <w:t xml:space="preserve"> </w:t>
      </w:r>
      <w:r>
        <w:rPr>
          <w:rStyle w:val="VerbatimChar"/>
        </w:rPr>
        <w:t xml:space="preserve">s[2..n-1]</w:t>
      </w:r>
      <w:r>
        <w:t xml:space="preserve"> </w:t>
      </w:r>
      <w:r>
        <w:t xml:space="preserve">passes the shorter string as a pair of positions in</w:t>
      </w:r>
      <w:r>
        <w:t xml:space="preserve"> </w:t>
      </w:r>
      <w:r>
        <w:rPr>
          <w:rStyle w:val="VerbatimChar"/>
        </w:rPr>
        <w:t xml:space="preserve">s</w:t>
      </w:r>
      <w:r>
        <w:t xml:space="preserve">, which takes a fixed number of operations;</w:t>
      </w:r>
      <w:r>
        <w:t xml:space="preserve"> </w:t>
      </w:r>
      <w:r>
        <w:t xml:space="preserve">copying its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 into a new string would add about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 to every call.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running time (</w:t>
      </w:r>
      <w:hyperlink w:anchor="def-running-tim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running time of a call is the running time of its recursive call plus the work outside it.</w:t>
      </w:r>
    </w:p>
    <w:p>
      <w:pPr>
        <w:pStyle w:val="Compact"/>
        <w:numPr>
          <w:ilvl w:val="0"/>
          <w:numId w:val="1003"/>
        </w:numPr>
      </w:pP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returns without calling itself, so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 call that takes longest is one whose first and last symbols match,</w:t>
      </w:r>
      <w:r>
        <w:t xml:space="preserve"> </w:t>
      </w:r>
      <w:r>
        <w:t xml:space="preserve">since otherwise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returns at once.</w:t>
      </w:r>
      <w:r>
        <w:t xml:space="preserve"> </w:t>
      </w:r>
      <w:r>
        <w:t xml:space="preserve">It calls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on a string of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symbols, which can be any such string, so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Iteration (</w:t>
      </w:r>
      <w:hyperlink w:anchor="def-itera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k</m:t>
        </m:r>
      </m:oMath>
      <w:r>
        <w:t xml:space="preserve">, as long 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To reach an initial term,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):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</m:oMath>
      <w:r>
        <w:t xml:space="preserve"> </w:t>
      </w:r>
      <w:r>
        <w:t xml:space="preserve">is 0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 and 1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and either way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guess is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⌊"/>
              <m:sepChr m:val=""/>
              <m:endChr m:val="⌋"/>
              <m:grow/>
            </m:dPr>
            <m:e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gives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 as in</w:t>
      </w:r>
      <w:r>
        <w:t xml:space="preserve"> </w:t>
      </w:r>
      <w:hyperlink w:anchor="sol-pal-calls">
        <w:r>
          <w:rPr>
            <w:rStyle w:val="Hyperlink"/>
          </w:rPr>
          <w:t xml:space="preserve">Solution 4</w:t>
        </w:r>
      </w:hyperlink>
      <w:r>
        <w:t xml:space="preserve">.</w:t>
      </w:r>
      <w:r>
        <w:t xml:space="preserve"> </w:t>
      </w:r>
      <w:hyperlink w:anchor="thm-pal-running-tim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proves it.</w:t>
      </w:r>
    </w:p>
    <w:bookmarkEnd w:id="49"/>
    <w:bookmarkStart w:id="50" w:name="thm-pal-running-time"/>
    <w:p>
      <w:pPr>
        <w:pStyle w:val="BodyText"/>
      </w:pPr>
      <w:r>
        <w:rPr>
          <w:b/>
          <w:bCs/>
        </w:rPr>
        <w:t xml:space="preserve">Theorem 3 (A closed form for the running time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as in</w:t>
      </w:r>
      <w:r>
        <w:t xml:space="preserve"> </w:t>
      </w:r>
      <w:hyperlink w:anchor="exm-pal-running-time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 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.</w:t>
      </w:r>
    </w:p>
    <w:bookmarkEnd w:id="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recurrence relation uses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 not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so we use strong induction (</w:t>
      </w:r>
      <w:hyperlink r:id="rId51">
        <w:r>
          <w:rPr>
            <w:rStyle w:val="Hyperlink"/>
          </w:rPr>
          <w:t xml:space="preserve">Definition: Proof by strong induction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m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then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n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since subtracting the integer 1 from a real number subtracts 1 from its floor.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(recurrence 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formula holds for</w:t>
      </w:r>
      <w:r>
        <w:t xml:space="preserve"> </w:t>
      </w:r>
      <m:oMath>
        <m:r>
          <m:t>n</m:t>
        </m:r>
      </m:oMath>
      <w:r>
        <w:t xml:space="preserve">, and by strong induction it holds 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52"/>
    <w:bookmarkStart w:id="57" w:name="sec-two-calls"/>
    <w:p>
      <w:pPr>
        <w:pStyle w:val="Heading1"/>
      </w:pPr>
      <w:r>
        <w:t xml:space="preserve">5. Two recursive calls</w:t>
      </w:r>
    </w:p>
    <w:bookmarkStart w:id="53" w:name="exr-twice-calls"/>
    <w:p>
      <w:pPr>
        <w:pStyle w:val="FirstParagraph"/>
      </w:pPr>
      <w:r>
        <w:rPr>
          <w:b/>
          <w:bCs/>
        </w:rPr>
        <w:t xml:space="preserve">Exercise 5 (A function that calls itself twice)</w:t>
      </w:r>
      <w:r>
        <w:t xml:space="preserve"> </w:t>
      </w:r>
      <w:r>
        <w:t xml:space="preserve">This Racket function computes the double-minus-one sequence of</w:t>
      </w:r>
      <w:r>
        <w:t xml:space="preserve"> </w:t>
      </w:r>
      <w:hyperlink r:id="rId22">
        <w:r>
          <w:rPr>
            <w:rStyle w:val="Hyperlink"/>
          </w:rPr>
          <w:t xml:space="preserve">Example: The double-minus-one sequence, defined recursively</w:t>
        </w:r>
      </w:hyperlink>
      <w:r>
        <w:t xml:space="preserve">,</w:t>
      </w:r>
      <w:r>
        <w:t xml:space="preserve"> </w:t>
      </w:r>
      <w:r>
        <w:t xml:space="preserve">but it finds</w:t>
      </w:r>
      <w:r>
        <w:t xml:space="preserve"> </w:t>
      </w:r>
      <m:oMath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with two recursive calls: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Write down every call of</w:t>
      </w:r>
      <w:r>
        <w:t xml:space="preserve"> </w:t>
      </w:r>
      <w:r>
        <w:rPr>
          <w:rStyle w:val="VerbatimChar"/>
        </w:rPr>
        <w:t xml:space="preserve">dm</w:t>
      </w:r>
      <w:r>
        <w:t xml:space="preserve"> </w:t>
      </w:r>
      <w:r>
        <w:t xml:space="preserve">that running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involves, counting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itself, and the value that each call returns.</w:t>
      </w:r>
    </w:p>
    <w:bookmarkEnd w:id="53"/>
    <w:bookmarkStart w:id="54" w:name="sol-twice-call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(dm 1)</w:t>
      </w:r>
      <w:r>
        <w:t xml:space="preserve"> </w:t>
      </w:r>
      <w:r>
        <w:t xml:space="preserve">twice, and each of those calls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 </w:t>
      </w:r>
      <w:r>
        <w:t xml:space="preserve">twice:</w:t>
      </w:r>
    </w:p>
    <w:p>
      <w:pPr>
        <w:pStyle w:val="SourceCode"/>
      </w:pPr>
      <w:r>
        <w:rPr>
          <w:rStyle w:val="VerbatimChar"/>
        </w:rPr>
        <w:t xml:space="preserve">(dm 2)</w:t>
      </w:r>
      <w:r>
        <w:br/>
      </w:r>
      <w:r>
        <w:rPr>
          <w:rStyle w:val="VerbatimChar"/>
        </w:rPr>
        <w:t xml:space="preserve">  (dm 1)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returns 2 + 2 - 1 = 3</w:t>
      </w:r>
      <w:r>
        <w:br/>
      </w:r>
      <w:r>
        <w:rPr>
          <w:rStyle w:val="VerbatimChar"/>
        </w:rPr>
        <w:t xml:space="preserve">  (dm 1)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returns 2 + 2 - 1 = 3</w:t>
      </w:r>
      <w:r>
        <w:br/>
      </w:r>
      <w:r>
        <w:rPr>
          <w:rStyle w:val="VerbatimChar"/>
        </w:rPr>
        <w:t xml:space="preserve">returns 3 + 3 - 1 = 5</w:t>
      </w:r>
    </w:p>
    <w:p>
      <w:pPr>
        <w:pStyle w:val="FirstParagraph"/>
      </w:pPr>
      <w:r>
        <w:t xml:space="preserve">That is 7 calls, counting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itself, and 4 of them are calls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.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returns 5, which is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two calls of</w:t>
      </w:r>
      <w:r>
        <w:t xml:space="preserve"> </w:t>
      </w:r>
      <w:r>
        <w:rPr>
          <w:rStyle w:val="VerbatimChar"/>
        </w:rPr>
        <w:t xml:space="preserve">(dm 1)</w:t>
      </w:r>
      <w:r>
        <w:t xml:space="preserve"> </w:t>
      </w:r>
      <w:r>
        <w:t xml:space="preserve">do exactly the same work.</w:t>
      </w:r>
    </w:p>
    <w:bookmarkEnd w:id="54"/>
    <w:bookmarkStart w:id="55" w:name="thm-twice-base-calls"/>
    <w:p>
      <w:pPr>
        <w:pStyle w:val="BodyText"/>
      </w:pPr>
      <w:r>
        <w:rPr>
          <w:b/>
          <w:bCs/>
        </w:rPr>
        <w:t xml:space="preserve">Theorem 4 (Two calls of size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</w:t>
      </w:r>
      <w:r>
        <w:rPr>
          <w:b/>
          <w:bCs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base cases)</w:t>
      </w:r>
      <w:r>
        <w:t xml:space="preserve"> </w:t>
      </w:r>
      <w:r>
        <w:t xml:space="preserve">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 calls that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of</w:t>
      </w:r>
      <w:r>
        <w:t xml:space="preserve"> </w:t>
      </w:r>
      <w:hyperlink w:anchor="exr-twice-calls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makes include exactly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calls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,</w:t>
      </w:r>
      <w:r>
        <w:t xml:space="preserve"> </w:t>
      </w:r>
      <w:r>
        <w:t xml:space="preserve">counting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 </w:t>
      </w:r>
      <w:r>
        <w:t xml:space="preserve">itself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So, counting each call as one step, the running time (</w:t>
      </w:r>
      <w:hyperlink w:anchor="def-running-time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dm</w:t>
      </w:r>
      <w:r>
        <w:t xml:space="preserve"> </w:t>
      </w:r>
      <w:r>
        <w:t xml:space="preserve">satisfies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number of calls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 </w:t>
      </w:r>
      <w:r>
        <w:t xml:space="preserve">among the calls that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makes.</w:t>
      </w:r>
      <w:r>
        <w:t xml:space="preserve"> </w:t>
      </w:r>
      <w:r>
        <w:t xml:space="preserve">Every call of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does the same work, so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depends only on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is not itself a call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, and it calls</w:t>
      </w:r>
      <w:r>
        <w:t xml:space="preserve"> </w:t>
      </w:r>
      <w:r>
        <w:rPr>
          <w:rStyle w:val="VerbatimChar"/>
        </w:rPr>
        <w:t xml:space="preserve">(dm (- n 1))</w:t>
      </w:r>
      <w:r>
        <w:t xml:space="preserve"> </w:t>
      </w:r>
      <w:r>
        <w:t xml:space="preserve">twice, as in</w:t>
      </w:r>
      <w:r>
        <w:t xml:space="preserve"> </w:t>
      </w:r>
      <w:hyperlink w:anchor="sol-twice-calls">
        <w:r>
          <w:rPr>
            <w:rStyle w:val="Hyperlink"/>
          </w:rPr>
          <w:t xml:space="preserve">Solution 5</w:t>
        </w:r>
      </w:hyperlink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B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use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the equation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Each of these calls is a step, so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takes at least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steps.</w:t>
      </w:r>
    </w:p>
    <w:bookmarkStart w:id="56" w:name="rem-twice-fix"/>
    <w:p>
      <w:pPr>
        <w:pStyle w:val="BodyText"/>
      </w:pPr>
      <w:r>
        <w:rPr>
          <w:i/>
          <w:iCs/>
        </w:rPr>
        <w:t xml:space="preserve">Remark 4</w:t>
      </w:r>
      <w:r>
        <w:t xml:space="preserve"> (One call instead of two).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dm</w:t>
      </w:r>
      <w:r>
        <w:t xml:space="preserve"> </w:t>
      </w:r>
      <w:r>
        <w:t xml:space="preserve">of</w:t>
      </w:r>
      <w:r>
        <w:t xml:space="preserve"> </w:t>
      </w:r>
      <w:hyperlink w:anchor="exr-twice-calls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finds the same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twice.</w:t>
      </w:r>
      <w:r>
        <w:t xml:space="preserve"> </w:t>
      </w:r>
      <w:r>
        <w:t xml:space="preserve">Writing the recursive rule of</w:t>
      </w:r>
      <w:r>
        <w:t xml:space="preserve"> </w:t>
      </w:r>
      <w:hyperlink r:id="rId22">
        <w:r>
          <w:rPr>
            <w:rStyle w:val="Hyperlink"/>
          </w:rPr>
          <w:t xml:space="preserve">Example: The double-minus-one sequence, defined recursively</w:t>
        </w:r>
      </w:hyperlink>
      <w:r>
        <w:t xml:space="preserve"> </w:t>
      </w:r>
      <w:r>
        <w:t xml:space="preserve">directly, with one recursive call,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dm1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dm1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returns the same values, but each call of</w:t>
      </w:r>
      <w:r>
        <w:t xml:space="preserve"> </w:t>
      </w:r>
      <w:r>
        <w:rPr>
          <w:rStyle w:val="VerbatimChar"/>
        </w:rPr>
        <w:t xml:space="preserve">dm1</w:t>
      </w:r>
      <w:r>
        <w:t xml:space="preserve"> </w:t>
      </w:r>
      <w:r>
        <w:t xml:space="preserve">makes only one recursive call, so its calls form a single chain instead of a tree that doubles at every level.</w:t>
      </w:r>
      <w:r>
        <w:t xml:space="preserve"> </w:t>
      </w:r>
      <w:r>
        <w:t xml:space="preserve">By</w:t>
      </w:r>
      <w:r>
        <w:t xml:space="preserve"> </w:t>
      </w:r>
      <w:hyperlink w:anchor="thm-twice-base-calls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(dm 30)</w:t>
      </w:r>
      <w:r>
        <w:t xml:space="preserve"> </w:t>
      </w:r>
      <w:r>
        <w:t xml:space="preserve">makes more than a billion calls, since</w:t>
      </w:r>
      <w:r>
        <w:t xml:space="preserve"> </w:t>
      </w:r>
      <m:oMath>
        <m:sSup>
          <m:e>
            <m:r>
              <m:t>2</m:t>
            </m:r>
          </m:e>
          <m:sup>
            <m:r>
              <m:t>30</m:t>
            </m:r>
          </m:sup>
        </m:sSup>
        <m:r>
          <m:rPr>
            <m:sty m:val="p"/>
          </m:rPr>
          <m:t>=</m:t>
        </m:r>
        <m:r>
          <m:t>1073741824</m:t>
        </m:r>
      </m:oMath>
      <w:r>
        <w:t xml:space="preserve">.</w:t>
      </w:r>
    </w:p>
    <w:bookmarkEnd w:id="56"/>
    <w:bookmarkEnd w:id="57"/>
    <w:bookmarkStart w:id="74" w:name="sec-asymptotic-notation"/>
    <w:p>
      <w:pPr>
        <w:pStyle w:val="Heading1"/>
      </w:pPr>
      <w:r>
        <w:t xml:space="preserve">6. Asymptotic notation</w:t>
      </w:r>
    </w:p>
    <w:bookmarkStart w:id="58" w:name="exr-linear-quadratic"/>
    <w:p>
      <w:pPr>
        <w:pStyle w:val="FirstParagraph"/>
      </w:pPr>
      <w:r>
        <w:rPr>
          <w:b/>
          <w:bCs/>
        </w:rPr>
        <w:t xml:space="preserve">Exercise 6 (Which running time is better?)</w:t>
      </w:r>
      <w:r>
        <w:t xml:space="preserve"> </w:t>
      </w:r>
      <w:r>
        <w:t xml:space="preserve">One algorithm takes</w:t>
      </w:r>
      <w:r>
        <w:t xml:space="preserve"> </w:t>
      </w:r>
      <m:oMath>
        <m:r>
          <m:t>100</m:t>
        </m:r>
        <m:r>
          <m:t>n</m:t>
        </m:r>
      </m:oMath>
      <w:r>
        <w:t xml:space="preserve"> </w:t>
      </w:r>
      <w:r>
        <w:t xml:space="preserve">steps on an input of size</w:t>
      </w:r>
      <w:r>
        <w:t xml:space="preserve"> </w:t>
      </w:r>
      <m:oMath>
        <m:r>
          <m:t>n</m:t>
        </m:r>
      </m:oMath>
      <w:r>
        <w:t xml:space="preserve">, and another takes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steps.</w:t>
      </w:r>
      <w:r>
        <w:t xml:space="preserve"> </w:t>
      </w:r>
      <w:r>
        <w:t xml:space="preserve">Compare</w:t>
      </w:r>
      <w:r>
        <w:t xml:space="preserve"> </w:t>
      </w:r>
      <m:oMath>
        <m:r>
          <m:t>100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,</m:t>
        </m:r>
        <m:r>
          <m:t>200</m:t>
        </m:r>
        <m:r>
          <m:rPr>
            <m:sty m:val="p"/>
          </m:rPr>
          <m:t>,</m:t>
        </m:r>
        <m:r>
          <m:t>1000</m:t>
        </m:r>
      </m:oMath>
      <w:r>
        <w:t xml:space="preserve">.</w:t>
      </w:r>
      <w:r>
        <w:t xml:space="preserve"> </w:t>
      </w:r>
      <w:r>
        <w:t xml:space="preserve">Which algorithm takes fewer steps on small inputs, and which on large ones?</w:t>
      </w:r>
    </w:p>
    <w:bookmarkEnd w:id="58"/>
    <w:bookmarkStart w:id="59" w:name="sol-linear-quadrat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100</m:t>
              </m:r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1000000</w:t>
            </w:r>
          </w:p>
        </w:tc>
      </w:tr>
    </w:tbl>
    <w:p>
      <w:pPr>
        <w:pStyle w:val="BodyText"/>
      </w:pPr>
      <w:r>
        <w:t xml:space="preserve">The second algorithm takes fewer steps when</w:t>
      </w:r>
      <w:r>
        <w:t xml:space="preserve"> </w:t>
      </w:r>
      <m:oMath>
        <m:r>
          <m:t>n</m:t>
        </m:r>
        <m:r>
          <m:rPr>
            <m:sty m:val="p"/>
          </m:rPr>
          <m:t>&lt;</m:t>
        </m:r>
        <m:r>
          <m:t>100</m:t>
        </m:r>
      </m:oMath>
      <w:r>
        <w:t xml:space="preserve">, and the two take the same number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100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&gt;</m:t>
        </m:r>
        <m:r>
          <m:t>100</m:t>
        </m:r>
        <m:r>
          <m:t>n</m:t>
        </m:r>
      </m:oMath>
      <w:r>
        <w:t xml:space="preserve">, so the first algorithm takes fewer steps,</w:t>
      </w:r>
      <w:r>
        <w:t xml:space="preserve"> </w:t>
      </w:r>
      <w:r>
        <w:t xml:space="preserve">and the ratio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100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grows without bound.</w:t>
      </w:r>
      <w:r>
        <w:t xml:space="preserve"> </w:t>
      </w:r>
      <w:r>
        <w:t xml:space="preserve">The factor 100 decides which is better on small inputs;</w:t>
      </w:r>
      <w:r>
        <w:t xml:space="preserve"> </w:t>
      </w:r>
      <w:r>
        <w:t xml:space="preserve">the powers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decide which is better on large ones.</w:t>
      </w:r>
    </w:p>
    <w:bookmarkEnd w:id="59"/>
    <w:bookmarkStart w:id="65" w:name="def-big-o"/>
    <w:p>
      <w:pPr>
        <w:pStyle w:val="BodyText"/>
      </w:pPr>
      <w:r>
        <w:rPr>
          <w:b/>
          <w:bCs/>
        </w:rPr>
        <w:t xml:space="preserve">Definition 5 (Big-O)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47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from the</w:t>
      </w:r>
      <w:r>
        <w:t xml:space="preserve"> </w:t>
      </w:r>
      <w:hyperlink r:id="rId6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 the</w:t>
      </w:r>
      <w:r>
        <w:t xml:space="preserve"> </w:t>
      </w:r>
      <w:hyperlink r:id="rId61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big-O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 there exist a</w:t>
      </w:r>
      <w:r>
        <w:t xml:space="preserve"> </w:t>
      </w:r>
      <w:hyperlink r:id="rId61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</w:t>
      </w:r>
      <w:r>
        <w:t xml:space="preserve"> </w:t>
      </w:r>
      <w:hyperlink r:id="rId60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 </w:t>
      </w:r>
      <w:r>
        <w:t xml:space="preserve">such that, 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rPr>
              <m:sty m:val="p"/>
            </m:rPr>
            <m:t>|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from some point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on,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at most a fixed multiple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 the absolute value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“there exist”</w:t>
      </w:r>
      <w:r>
        <w:t xml:space="preserve"> </w:t>
      </w:r>
      <w:r>
        <w:t xml:space="preserve">is an</w:t>
      </w:r>
      <w:r>
        <w:t xml:space="preserve"> </w:t>
      </w:r>
      <w:hyperlink r:id="rId63">
        <w:r>
          <w:rPr>
            <w:rStyle w:val="Hyperlink"/>
          </w:rPr>
          <w:t xml:space="preserve">existential quantifier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is a</w:t>
      </w:r>
      <w:r>
        <w:t xml:space="preserve"> </w:t>
      </w:r>
      <w:hyperlink r:id="rId64">
        <w:r>
          <w:rPr>
            <w:rStyle w:val="Hyperlink"/>
          </w:rPr>
          <w:t xml:space="preserve">universal quantifier</w:t>
        </w:r>
      </w:hyperlink>
      <w:r>
        <w:t xml:space="preserve">.</w:t>
      </w:r>
    </w:p>
    <w:bookmarkEnd w:id="65"/>
    <w:bookmarkStart w:id="66" w:name="def-witness"/>
    <w:p>
      <w:pPr>
        <w:pStyle w:val="BodyText"/>
      </w:pPr>
      <w:r>
        <w:rPr>
          <w:b/>
          <w:bCs/>
        </w:rPr>
        <w:t xml:space="preserve">Definition 6 (Witnesses)</w:t>
      </w:r>
      <w:r>
        <w:t xml:space="preserve"> </w:t>
      </w:r>
      <w:r>
        <w:t xml:space="preserve">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inequality in</w:t>
      </w:r>
      <w:r>
        <w:t xml:space="preserve"> 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holds for every natural number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are a pair of</w:t>
      </w:r>
      <w:r>
        <w:t xml:space="preserve"> </w:t>
      </w:r>
      <w:r>
        <w:rPr>
          <w:b/>
          <w:bCs/>
        </w:rPr>
        <w:t xml:space="preserve">witnesses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Witnesses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defined in the same way, from</w:t>
      </w:r>
      <w:r>
        <w:t xml:space="preserve"> 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Some books write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.</w:t>
      </w:r>
    </w:p>
    <w:bookmarkEnd w:id="66"/>
    <w:bookmarkStart w:id="67" w:name="exm-pal-big-o"/>
    <w:p>
      <w:pPr>
        <w:pStyle w:val="BodyText"/>
      </w:pPr>
      <w:r>
        <w:rPr>
          <w:b/>
          <w:bCs/>
        </w:rPr>
        <w:t xml:space="preserve">Example 6 (The running time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exm-pal-running-time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takes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steps on a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symbols.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floor)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also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witnesses too.</w:t>
      </w:r>
      <w:r>
        <w:t xml:space="preserve"> </w:t>
      </w:r>
      <w:r>
        <w:t xml:space="preserve">Witnesses are not unique: any larger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 as well.</w:t>
      </w:r>
    </w:p>
    <w:bookmarkEnd w:id="67"/>
    <w:bookmarkStart w:id="68" w:name="exm-cubic-big-o"/>
    <w:p>
      <w:pPr>
        <w:pStyle w:val="BodyText"/>
      </w:pPr>
      <w:r>
        <w:rPr>
          <w:b/>
          <w:bCs/>
        </w:rPr>
        <w:t xml:space="preserve">Example 7 (Finding witnesses for</w:t>
      </w:r>
      <w:r>
        <w:rPr>
          <w:b/>
          <w:bCs/>
        </w:rP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To prove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), we look for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&gt;</m:t>
        </m:r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, the term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, the inequality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≤</m:t>
        </m:r>
        <m:r>
          <m:t>3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the same as</w:t>
      </w:r>
      <w:r>
        <w:t xml:space="preserve"> </w:t>
      </w:r>
      <m:oMath>
        <m:r>
          <m:t>40</m:t>
        </m:r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which holds 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, since</w:t>
      </w:r>
      <w:r>
        <w:t xml:space="preserve"> </w:t>
      </w:r>
      <m:oMath>
        <m:sSup>
          <m:e>
            <m:r>
              <m:t>4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, but not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sSup>
          <m:e>
            <m:r>
              <m:t>3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27</m:t>
        </m:r>
      </m:oMath>
      <w:r>
        <w:t xml:space="preserve">.</w:t>
      </w:r>
      <w:r>
        <w:t xml:space="preserve"> </w:t>
      </w:r>
      <w:r>
        <w:t xml:space="preserve">So 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≤</m:t>
              </m:r>
              <m:r>
                <m:t>64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are witnesses.</w:t>
      </w:r>
      <w:r>
        <w:t xml:space="preserve"> </w:t>
      </w:r>
      <w:r>
        <w:t xml:space="preserve">A larger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allows a smaller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w:r>
        <w:t xml:space="preserve">since</w:t>
      </w:r>
      <w:r>
        <w:t xml:space="preserve"> </w:t>
      </w:r>
      <m:oMath>
        <m:r>
          <m:t>40</m:t>
        </m:r>
        <m:r>
          <m:rPr>
            <m:sty m:val="p"/>
          </m:rPr>
          <m:t>≤</m:t>
        </m:r>
        <m:r>
          <m:t>40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the pair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also works.</w:t>
      </w:r>
    </w:p>
    <w:bookmarkEnd w:id="68"/>
    <w:bookmarkStart w:id="69" w:name="def-big-omega"/>
    <w:p>
      <w:pPr>
        <w:pStyle w:val="BodyText"/>
      </w:pPr>
      <w:r>
        <w:rPr>
          <w:b/>
          <w:bCs/>
        </w:rPr>
        <w:t xml:space="preserve">Definition 7 (Big-Omega)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47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from the</w:t>
      </w:r>
      <w:r>
        <w:t xml:space="preserve"> </w:t>
      </w:r>
      <w:hyperlink r:id="rId6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 the</w:t>
      </w:r>
      <w:r>
        <w:t xml:space="preserve"> </w:t>
      </w:r>
      <w:hyperlink r:id="rId61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big-Omega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 there exist a</w:t>
      </w:r>
      <w:r>
        <w:t xml:space="preserve"> </w:t>
      </w:r>
      <w:hyperlink r:id="rId61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</w:t>
      </w:r>
      <w:r>
        <w:t xml:space="preserve"> </w:t>
      </w:r>
      <w:hyperlink r:id="rId60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 </w:t>
      </w:r>
      <w:r>
        <w:t xml:space="preserve">such that, 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≥</m:t>
          </m:r>
          <m:r>
            <m:t>c</m:t>
          </m:r>
          <m:r>
            <m:t> </m:t>
          </m:r>
          <m:r>
            <m:rPr>
              <m:sty m:val="p"/>
            </m:rPr>
            <m:t>|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from some point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on,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 fixed positive multiple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 the absolute value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Dividing by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.</w:t>
      </w:r>
    </w:p>
    <w:bookmarkEnd w:id="69"/>
    <w:bookmarkStart w:id="70" w:name="exm-cubic-big-omega"/>
    <w:p>
      <w:pPr>
        <w:pStyle w:val="BodyText"/>
      </w:pPr>
      <w:r>
        <w:rPr>
          <w:b/>
          <w:bCs/>
        </w:rPr>
        <w:t xml:space="preserve">Example 8 (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70"/>
    <w:bookmarkStart w:id="71" w:name="def-big-theta"/>
    <w:p>
      <w:pPr>
        <w:pStyle w:val="BodyText"/>
      </w:pPr>
      <w:r>
        <w:rPr>
          <w:b/>
          <w:bCs/>
        </w:rPr>
        <w:t xml:space="preserve">Definition 8 (Big-Theta)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47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from the</w:t>
      </w:r>
      <w:r>
        <w:t xml:space="preserve"> </w:t>
      </w:r>
      <w:hyperlink r:id="rId6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 the</w:t>
      </w:r>
      <w:r>
        <w:t xml:space="preserve"> </w:t>
      </w:r>
      <w:hyperlink r:id="rId61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big-Theta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 both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big-O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big-Omega</w:t>
        </w:r>
      </w:hyperlink>
      <w:r>
        <w:t xml:space="preserve">).</w:t>
      </w:r>
      <w:r>
        <w:t xml:space="preserve"> </w:t>
      </w:r>
      <w:r>
        <w:t xml:space="preserve">In words,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are within fixed multiples of each other, from some point on.</w:t>
      </w:r>
    </w:p>
    <w:bookmarkEnd w:id="71"/>
    <w:bookmarkStart w:id="72" w:name="exm-cubic-big-theta"/>
    <w:p>
      <w:pPr>
        <w:pStyle w:val="BodyText"/>
      </w:pPr>
      <w:r>
        <w:rPr>
          <w:b/>
          <w:bCs/>
        </w:rPr>
        <w:t xml:space="preserve">Example 9 (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exm-cubic-big-o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exm-cubic-big-omega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.</w:t>
      </w:r>
      <w:r>
        <w:t xml:space="preserve"> </w:t>
      </w:r>
      <w:r>
        <w:t xml:space="preserve">The constant 40 and the factor 2 do not change how fast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</m:oMath>
      <w:r>
        <w:t xml:space="preserve"> </w:t>
      </w:r>
      <w:r>
        <w:t xml:space="preserve">grows.</w:t>
      </w:r>
    </w:p>
    <w:bookmarkEnd w:id="72"/>
    <w:bookmarkStart w:id="73" w:name="thm-sum-rule"/>
    <w:p>
      <w:pPr>
        <w:pStyle w:val="BodyText"/>
      </w:pPr>
      <w:r>
        <w:rPr>
          <w:b/>
          <w:bCs/>
        </w:rPr>
        <w:t xml:space="preserve">Theorem 5 (Sums of big-O functions)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functions (</w:t>
      </w:r>
      <w:hyperlink r:id="rId47">
        <w:r>
          <w:rPr>
            <w:rStyle w:val="Hyperlink"/>
          </w:rPr>
          <w:t xml:space="preserve">Definition: Function (map, mapping, transformation)</w:t>
        </w:r>
      </w:hyperlink>
      <w:r>
        <w:t xml:space="preserve">) from the natural numbers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 to the real numbers (</w:t>
      </w:r>
      <w:hyperlink r:id="rId61">
        <w:r>
          <w:rPr>
            <w:rStyle w:val="Hyperlink"/>
          </w:rPr>
          <w:t xml:space="preserve">Definition: Real numbers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witnesses 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larger of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triangle inequality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says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 both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t>n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witnesses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74"/>
    <w:bookmarkStart w:id="79" w:name="sec-disproving-bounds"/>
    <w:p>
      <w:pPr>
        <w:pStyle w:val="Heading1"/>
      </w:pPr>
      <w:r>
        <w:t xml:space="preserve">7. Disproving a bound</w:t>
      </w:r>
    </w:p>
    <w:bookmarkStart w:id="75" w:name="exr-not-big-o"/>
    <w:p>
      <w:pPr>
        <w:pStyle w:val="FirstParagraph"/>
      </w:pPr>
      <w:r>
        <w:rPr>
          <w:b/>
          <w:bCs/>
        </w:rPr>
        <w:t xml:space="preserve">Exercise 7 (Is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big-O of</w:t>
      </w:r>
      <w:r>
        <w:rPr>
          <w:b/>
          <w:bCs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?)</w:t>
      </w:r>
      <w:r>
        <w:t xml:space="preserve"> </w:t>
      </w:r>
      <w:r>
        <w:t xml:space="preserve">By</w:t>
      </w:r>
      <w:r>
        <w:t xml:space="preserve"> </w:t>
      </w:r>
      <w:hyperlink w:anchor="thm-double-plus-power-closed">
        <w:r>
          <w:rPr>
            <w:rStyle w:val="Hyperlink"/>
          </w:rPr>
          <w:t xml:space="preserve">Theorem 1</w:t>
        </w:r>
      </w:hyperlink>
      <w:r>
        <w:t xml:space="preserve">, the sequence of</w:t>
      </w:r>
      <w:r>
        <w:t xml:space="preserve"> 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is false.</w:t>
      </w:r>
    </w:p>
    <w:bookmarkEnd w:id="75"/>
    <w:bookmarkStart w:id="77" w:name="sol-not-big-o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We use proof by contradiction (</w:t>
      </w:r>
      <w:hyperlink r:id="rId76">
        <w:r>
          <w:rPr>
            <w:rStyle w:val="Hyperlink"/>
          </w:rPr>
          <w:t xml:space="preserve">Definition: Proof by contradiction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,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and dividing by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c</m:t>
        </m:r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, where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the floor 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c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&gt;</m:t>
        </m:r>
        <m:r>
          <m:t>c</m:t>
        </m:r>
      </m:oMath>
      <w:r>
        <w:t xml:space="preserve"> </w:t>
      </w:r>
      <w:r>
        <w:t xml:space="preserve">by the definition of the floor, and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c</m:t>
        </m:r>
      </m:oMath>
      <w:r>
        <w:t xml:space="preserve">.</w:t>
      </w:r>
      <w:r>
        <w:t xml:space="preserve"> </w:t>
      </w:r>
      <w:r>
        <w:t xml:space="preserve">This is a contradiction, so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77"/>
    <w:bookmarkStart w:id="78" w:name="rem-disprove-big-o"/>
    <w:p>
      <w:pPr>
        <w:pStyle w:val="BodyText"/>
      </w:pPr>
      <w:r>
        <w:rPr>
          <w:i/>
          <w:iCs/>
        </w:rPr>
        <w:t xml:space="preserve">Remark 5</w:t>
      </w:r>
      <w:r>
        <w:t xml:space="preserve"> (How to disprove a big-O bound). </w:t>
      </w:r>
      <w:r>
        <w:t xml:space="preserve">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says that there exist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negation says that for every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some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&gt;</m:t>
        </m:r>
        <m:r>
          <m:t>c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 the rules for negating the existential (</w:t>
      </w:r>
      <w:hyperlink r:id="rId63">
        <w:r>
          <w:rPr>
            <w:rStyle w:val="Hyperlink"/>
          </w:rPr>
          <w:t xml:space="preserve">Definition: Existential quantifier</w:t>
        </w:r>
      </w:hyperlink>
      <w:r>
        <w:t xml:space="preserve">) and universal (</w:t>
      </w:r>
      <w:hyperlink r:id="rId64">
        <w:r>
          <w:rPr>
            <w:rStyle w:val="Hyperlink"/>
          </w:rPr>
          <w:t xml:space="preserve">Definition: Universal quantifier</w:t>
        </w:r>
      </w:hyperlink>
      <w:r>
        <w:t xml:space="preserve">) quantifiers.</w:t>
      </w:r>
      <w:r>
        <w:t xml:space="preserve"> </w:t>
      </w:r>
      <w:r>
        <w:t xml:space="preserve">So a disproof cannot pick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w:r>
        <w:t xml:space="preserve">like</w:t>
      </w:r>
      <w:r>
        <w:t xml:space="preserve"> </w:t>
      </w:r>
      <w:hyperlink w:anchor="sol-not-big-o">
        <w:r>
          <w:rPr>
            <w:rStyle w:val="Hyperlink"/>
          </w:rPr>
          <w:t xml:space="preserve">Solution 7</w:t>
        </w:r>
      </w:hyperlink>
      <w:r>
        <w:t xml:space="preserve">, it takes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finds such an</w:t>
      </w:r>
      <w:r>
        <w:t xml:space="preserve"> </w:t>
      </w:r>
      <m:oMath>
        <m:r>
          <m:t>n</m:t>
        </m:r>
      </m:oMath>
      <w:r>
        <w:t xml:space="preserve">, which depends 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Checking that the inequality fails for a few chosen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not a disproof.</w:t>
      </w:r>
    </w:p>
    <w:bookmarkEnd w:id="78"/>
    <w:bookmarkEnd w:id="79"/>
    <w:bookmarkStart w:id="91" w:name="sec-growth-rates"/>
    <w:p>
      <w:pPr>
        <w:pStyle w:val="Heading1"/>
      </w:pPr>
      <w:r>
        <w:t xml:space="preserve">8. Common growth rates</w:t>
      </w:r>
    </w:p>
    <w:bookmarkStart w:id="80" w:name="exr-sixteen"/>
    <w:p>
      <w:pPr>
        <w:pStyle w:val="FirstParagraph"/>
      </w:pPr>
      <w:r>
        <w:rPr>
          <w:b/>
          <w:bCs/>
        </w:rPr>
        <w:t xml:space="preserve">Exercise 8 (Seven functions at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is the power to which 2 must be raised to give</w:t>
      </w:r>
      <w:r>
        <w:t xml:space="preserve"> </w:t>
      </w:r>
      <m:oMath>
        <m:r>
          <m:t>n</m:t>
        </m:r>
      </m:oMath>
      <w:r>
        <w:t xml:space="preserve">, so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16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is the product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⋯</m:t>
        </m:r>
        <m:r>
          <m:t>n</m:t>
        </m:r>
      </m:oMath>
      <w:r>
        <w:t xml:space="preserve">.</w:t>
      </w:r>
      <w:r>
        <w:t xml:space="preserve"> </w:t>
      </w:r>
      <w:r>
        <w:t xml:space="preserve">Find the values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of</w:t>
      </w:r>
    </w:p>
    <w:p>
      <w:pPr>
        <w:pStyle w:val="Compact"/>
        <w:numPr>
          <w:ilvl w:val="0"/>
          <w:numId w:val="1004"/>
        </w:numPr>
      </w:pPr>
      <m:oMath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  <m:r>
          <m:rPr>
            <m:sty m:val="p"/>
          </m:rPr>
          <m:t>!</m:t>
        </m:r>
      </m:oMath>
      <w:r>
        <w:t xml:space="preserve">,</w:t>
      </w:r>
    </w:p>
    <w:p>
      <w:pPr>
        <w:pStyle w:val="FirstParagraph"/>
      </w:pPr>
      <w:r>
        <w:t xml:space="preserve">and put the values in increasing order.</w:t>
      </w:r>
    </w:p>
    <w:bookmarkEnd w:id="80"/>
    <w:bookmarkStart w:id="81" w:name="sol-sixtee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!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65536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20922789888000</w:t>
            </w:r>
          </w:p>
        </w:tc>
      </w:tr>
    </w:tbl>
    <w:p>
      <w:pPr>
        <w:pStyle w:val="BodyText"/>
      </w:pPr>
      <w:r>
        <w:t xml:space="preserve">The values are already in increasing order.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⋯</m:t>
        </m:r>
        <m:r>
          <m:t>16</m:t>
        </m:r>
        <m:r>
          <m:rPr>
            <m:sty m:val="p"/>
          </m:rPr>
          <m:t>=</m:t>
        </m:r>
        <m:r>
          <m:t>20922789888000</m:t>
        </m:r>
      </m:oMath>
      <w:r>
        <w:t xml:space="preserve">, about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13</m:t>
            </m:r>
          </m:sup>
        </m:sSup>
      </m:oMath>
      <w:r>
        <w:t xml:space="preserve">.</w:t>
      </w:r>
    </w:p>
    <w:bookmarkEnd w:id="81"/>
    <w:bookmarkStart w:id="83" w:name="def-logarithm"/>
    <w:p>
      <w:pPr>
        <w:pStyle w:val="BodyText"/>
      </w:pPr>
      <w:r>
        <w:rPr>
          <w:b/>
          <w:bCs/>
        </w:rPr>
        <w:t xml:space="preserve">Definition 9 (Logarithm)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be a real number (</w:t>
      </w:r>
      <w:hyperlink r:id="rId61">
        <w:r>
          <w:rPr>
            <w:rStyle w:val="Hyperlink"/>
          </w:rPr>
          <w:t xml:space="preserve">Definition: Real numbers</w:t>
        </w:r>
      </w:hyperlink>
      <w:r>
        <w:t xml:space="preserve">).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logarithm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base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(Wikipedia contributors 2026d)</w:t>
      </w:r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b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b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Definition: Power with a real exponent</w:t>
        </w:r>
      </w:hyperlink>
      <w:r>
        <w:t xml:space="preserve">).</w:t>
      </w:r>
    </w:p>
    <w:bookmarkEnd w:id="83"/>
    <w:bookmarkStart w:id="84" w:name="exm-logarithm"/>
    <w:p>
      <w:pPr>
        <w:pStyle w:val="BodyText"/>
      </w:pPr>
      <w:r>
        <w:rPr>
          <w:b/>
          <w:bCs/>
        </w:rPr>
        <w:t xml:space="preserve">Example 10 (Some logarithms)</w:t>
      </w:r>
      <w:r>
        <w:t xml:space="preserve"> </w:t>
      </w:r>
      <w:r>
        <w:t xml:space="preserve">By</w:t>
      </w:r>
      <w:r>
        <w:t xml:space="preserve"> </w:t>
      </w:r>
      <w:hyperlink w:anchor="def-logarithm">
        <w:r>
          <w:rPr>
            <w:rStyle w:val="Hyperlink"/>
          </w:rPr>
          <w:t xml:space="preserve">Definition 9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16</m:t>
        </m:r>
        <m:r>
          <m:rPr>
            <m:sty m:val="p"/>
          </m:rPr>
          <m:t>=</m:t>
        </m:r>
        <m:r>
          <m:t>4</m:t>
        </m:r>
      </m:oMath>
      <w:r>
        <w:t xml:space="preserve">, since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2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1000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1000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FirstParagraph"/>
      </w:pPr>
      <w:r>
        <w:t xml:space="preserve">The logarithm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grows by 1 each time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doubles: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since</w:t>
      </w:r>
      <w:r>
        <w:t xml:space="preserve"> </w:t>
      </w:r>
      <m:oMath>
        <m:sSup>
          <m:e>
            <m:r>
              <m:t>2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</m:oMath>
      <w:r>
        <w:t xml:space="preserve">.</w:t>
      </w:r>
    </w:p>
    <w:bookmarkEnd w:id="84"/>
    <w:bookmarkStart w:id="85" w:name="rem-log-base"/>
    <w:p>
      <w:pPr>
        <w:pStyle w:val="BodyText"/>
      </w:pPr>
      <w:r>
        <w:rPr>
          <w:i/>
          <w:iCs/>
        </w:rPr>
        <w:t xml:space="preserve">Remark 6</w:t>
      </w:r>
      <w:r>
        <w:t xml:space="preserve"> (The base of a logarithm is a constant factor). </w:t>
      </w:r>
      <w:r>
        <w:t xml:space="preserve">For every real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x</m:t>
        </m:r>
      </m:oMath>
      <w:r>
        <w:t xml:space="preserve"> </w:t>
      </w:r>
      <w:r>
        <w:t xml:space="preserve">(</w:t>
      </w:r>
      <w:hyperlink w:anchor="def-logarithm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2</m:t>
                </m:r>
              </m:e>
              <m:sup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2</m:t>
                    </m:r>
                  </m:sub>
                </m:sSub>
                <m:r>
                  <m:t>10</m:t>
                </m:r>
              </m:sup>
            </m:sSup>
          </m:e>
        </m:d>
        <m:sSup>
          <m:e>
            <m:r>
              <m:t>​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y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10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x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10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 factor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10</m:t>
        </m:r>
      </m:oMath>
      <w:r>
        <w:t xml:space="preserve">, about 3.32, does not depend 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as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 both the big-O and the big-Omega bound.</w:t>
      </w:r>
      <w:r>
        <w:t xml:space="preserve"> </w:t>
      </w:r>
      <w:r>
        <w:t xml:space="preserve">For this reason big-O bounds often write</w:t>
      </w:r>
      <w:r>
        <w:t xml:space="preserve"> </w:t>
      </w:r>
      <m:oMath>
        <m:r>
          <m:rPr>
            <m:sty m:val="p"/>
          </m:rPr>
          <m:t>log</m:t>
        </m:r>
        <m:r>
          <m:t>n</m:t>
        </m:r>
      </m:oMath>
      <w:r>
        <w:t xml:space="preserve"> </w:t>
      </w:r>
      <w:r>
        <w:t xml:space="preserve">without a base.</w:t>
      </w:r>
    </w:p>
    <w:bookmarkEnd w:id="85"/>
    <w:bookmarkStart w:id="86" w:name="def-factorial"/>
    <w:p>
      <w:pPr>
        <w:pStyle w:val="BodyText"/>
      </w:pPr>
      <w:r>
        <w:rPr>
          <w:b/>
          <w:bCs/>
        </w:rPr>
        <w:t xml:space="preserve">Definition 10 (Factorial)</w:t>
      </w:r>
      <w:r>
        <w:t xml:space="preserve"> </w:t>
      </w:r>
      <w:r>
        <w:t xml:space="preserve">For a natural number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factorial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(Wikipedia contributors 2026c)</w:t>
      </w:r>
      <w:r>
        <w:t xml:space="preserve">, written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is the product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⋯</m:t>
        </m:r>
        <m:r>
          <m:t>n</m:t>
        </m:r>
      </m:oMath>
      <w:r>
        <w:t xml:space="preserve"> </w:t>
      </w:r>
      <w:r>
        <w:t xml:space="preserve">of the natural numbers from 1 to</w:t>
      </w:r>
      <w:r>
        <w:t xml:space="preserve"> </w:t>
      </w:r>
      <m:oMath>
        <m:r>
          <m:t>n</m:t>
        </m:r>
      </m:oMath>
      <w:r>
        <w:t xml:space="preserve">.</w:t>
      </w:r>
    </w:p>
    <w:bookmarkEnd w:id="86"/>
    <w:bookmarkStart w:id="87" w:name="exm-factorial"/>
    <w:p>
      <w:pPr>
        <w:pStyle w:val="BodyText"/>
      </w:pPr>
      <w:r>
        <w:rPr>
          <w:b/>
          <w:bCs/>
        </w:rPr>
        <w:t xml:space="preserve">Example 11 (Some factorials)</w:t>
      </w:r>
      <w:r>
        <w:t xml:space="preserve"> </w:t>
      </w:r>
      <w:r>
        <w:t xml:space="preserve">By</w:t>
      </w:r>
      <w:r>
        <w:t xml:space="preserve"> </w:t>
      </w:r>
      <w:hyperlink w:anchor="def-factorial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120</m:t>
        </m:r>
      </m:oMath>
      <w:r>
        <w:t xml:space="preserve">.</w:t>
      </w:r>
      <w:r>
        <w:t xml:space="preserve"> </w:t>
      </w:r>
      <w:r>
        <w:t xml:space="preserve">The number of orders in which 5 different books can stand on a shelf is</w:t>
      </w:r>
      <w:r>
        <w:t xml:space="preserve"> </w:t>
      </w:r>
      <m:oMath>
        <m:r>
          <m:t>5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120</m:t>
        </m:r>
      </m:oMath>
      <w:r>
        <w:t xml:space="preserve">:</w:t>
      </w:r>
      <w:r>
        <w:t xml:space="preserve"> </w:t>
      </w:r>
      <w:r>
        <w:t xml:space="preserve">5 choices for the first, then 4 for the second, and so on.</w:t>
      </w:r>
    </w:p>
    <w:bookmarkEnd w:id="87"/>
    <w:bookmarkStart w:id="88" w:name="thm-growth-chain"/>
    <w:p>
      <w:pPr>
        <w:pStyle w:val="BodyText"/>
      </w:pPr>
      <w:r>
        <w:rPr>
          <w:b/>
          <w:bCs/>
        </w:rPr>
        <w:t xml:space="preserve">Theorem 6 (A chain of growth rates)</w:t>
      </w:r>
      <w:r>
        <w:t xml:space="preserve"> </w:t>
      </w:r>
      <w:r>
        <w:t xml:space="preserve">For every natural number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≤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&lt;</m:t>
          </m:r>
          <m:r>
            <m:t>n</m:t>
          </m:r>
          <m:r>
            <m:rPr>
              <m:sty m:val="p"/>
            </m:rPr>
            <m:t>≤</m:t>
          </m:r>
          <m:r>
            <m:t>n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&lt;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!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logarithm to the base 2 (</w:t>
      </w:r>
      <w:hyperlink w:anchor="def-logarithm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is the factorial (</w:t>
      </w:r>
      <w:hyperlink w:anchor="def-factori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that</w:t>
      </w:r>
      <w:r>
        <w:t xml:space="preserve"> </w:t>
      </w:r>
      <m:oMath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z</m:t>
            </m:r>
          </m:sup>
        </m:sSup>
      </m:oMath>
      <w:r>
        <w:t xml:space="preserve"> </w:t>
      </w:r>
      <w:r>
        <w:t xml:space="preserve">for real numbers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z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 </w:t>
      </w:r>
      <w:r>
        <w:t xml:space="preserve">be a natural number, 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, so that</w:t>
      </w:r>
      <w:r>
        <w:t xml:space="preserve"> </w:t>
      </w:r>
      <m:oMath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.</w:t>
      </w:r>
    </w:p>
    <w:p>
      <w:pPr>
        <w:pStyle w:val="BodyText"/>
      </w:pPr>
      <m:oMath>
        <m:r>
          <m:t>1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which is false.</w:t>
      </w:r>
    </w:p>
    <w:p>
      <w:pPr>
        <w:pStyle w:val="BodyText"/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&lt;</m:t>
        </m:r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  <w:r>
        <w:t xml:space="preserve"> </w:t>
      </w:r>
      <m:oMath>
        <m:r>
          <m:t>m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m</m:t>
        </m:r>
      </m:oMath>
      <w:r>
        <w:t xml:space="preserve">, by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then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n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which is false.</w:t>
      </w:r>
    </w:p>
    <w:p>
      <w:pPr>
        <w:pStyle w:val="BodyText"/>
      </w:pPr>
      <m:oMath>
        <m:r>
          <m:t>n</m:t>
        </m:r>
        <m:r>
          <m:rPr>
            <m:sty m:val="p"/>
          </m:rPr>
          <m:t>≤</m:t>
        </m:r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&lt;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Multiply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This is</w:t>
      </w:r>
      <w:r>
        <w:t xml:space="preserve"> </w:t>
      </w:r>
      <w:hyperlink r:id="rId89">
        <w:r>
          <w:rPr>
            <w:rStyle w:val="Hyperlink"/>
          </w:rPr>
          <w:t xml:space="preserve">Example: An induction that starts at 4</w:t>
        </w:r>
      </w:hyperlink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.</w:t>
      </w:r>
    </w:p>
    <w:p>
      <w:pPr>
        <w:pStyle w:val="BodyText"/>
      </w:pP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 induction,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24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≤</m:t>
        </m:r>
        <m:r>
          <m:t>k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k</m:t>
              </m:r>
              <m:r>
                <m:rPr>
                  <m:sty m:val="p"/>
                </m:rPr>
                <m:t>!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k</m:t>
              </m:r>
              <m:r>
                <m:rPr>
                  <m:sty m:val="p"/>
                </m:rPr>
                <m:t>!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0" w:name="rem-growth-chain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common growth rates). </w:t>
      </w:r>
      <w:r>
        <w:t xml:space="preserve">By</w:t>
      </w:r>
      <w:r>
        <w:t xml:space="preserve"> </w:t>
      </w:r>
      <w:hyperlink w:anchor="thm-growth-chain">
        <w:r>
          <w:rPr>
            <w:rStyle w:val="Hyperlink"/>
          </w:rPr>
          <w:t xml:space="preserve">Theorem 6</w:t>
        </w:r>
      </w:hyperlink>
      <w:r>
        <w:t xml:space="preserve">, each function in the chain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,</m:t>
          </m:r>
          <m:r>
            <m:t> </m:t>
          </m:r>
          <m:r>
            <m:t>n</m:t>
          </m:r>
          <m:r>
            <m:rPr>
              <m:sty m:val="p"/>
            </m:rPr>
            <m:t>,</m:t>
          </m:r>
          <m:r>
            <m:t> </m:t>
          </m:r>
          <m:r>
            <m:t>n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n</m:t>
          </m:r>
          <m:r>
            <m:rPr>
              <m:sty m:val="p"/>
            </m:rPr>
            <m:t>!</m:t>
          </m:r>
        </m:oMath>
      </m:oMathPara>
    </w:p>
    <w:p>
      <w:pPr>
        <w:pStyle w:val="FirstParagraph"/>
      </w:pPr>
      <w:r>
        <w:t xml:space="preserve">is big-O 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of the next,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In the other direction, none is big-O of the one before it.</w:t>
      </w:r>
      <w:r>
        <w:t xml:space="preserve"> </w:t>
      </w:r>
      <w:hyperlink w:anchor="sol-not-big-o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shows how to prove such a statement for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 the same argument, dividing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instead of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shows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running time that is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 of one of these functions is called, in order,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constant</w:t>
      </w:r>
      <w:r>
        <w:t xml:space="preserve">, for</w:t>
      </w:r>
      <w:r>
        <w:t xml:space="preserve"> </w:t>
      </w:r>
      <m:oMath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logarithmic</w:t>
      </w:r>
      <w:r>
        <w:t xml:space="preserve">, for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linear</w:t>
      </w:r>
      <w:r>
        <w:t xml:space="preserve">, for</w:t>
      </w:r>
      <w:r>
        <w:t xml:space="preserve"> </w:t>
      </w:r>
      <m:oMath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r>
          <m:t>n</m:t>
        </m:r>
        <m:r>
          <m:rPr>
            <m:sty m:val="p"/>
          </m:rPr>
          <m:t>log</m:t>
        </m:r>
        <m:r>
          <m:t>n</m:t>
        </m:r>
      </m:oMath>
      <w:r>
        <w:t xml:space="preserve">, for</w:t>
      </w:r>
      <w:r>
        <w:t xml:space="preserve"> </w:t>
      </w:r>
      <m:oMath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quadratic</w:t>
      </w:r>
      <w:r>
        <w:t xml:space="preserve">, for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exponential</w:t>
      </w:r>
      <w:r>
        <w:t xml:space="preserve">, for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factorial</w:t>
      </w:r>
      <w:r>
        <w:t xml:space="preserve">, for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FirstParagraph"/>
      </w:pPr>
      <w:r>
        <w:t xml:space="preserve">Other powers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 between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For natural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a</m:t>
            </m:r>
          </m:sup>
        </m:sSup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</m:oMath>
      <w:r>
        <w:t xml:space="preserve">, so</w:t>
      </w:r>
      <w:r>
        <w:t xml:space="preserve"> </w:t>
      </w:r>
      <m:oMath>
        <m:sSup>
          <m:e>
            <m:r>
              <m:t>n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b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power</w:t>
      </w:r>
      <w:r>
        <w:t xml:space="preserve"> </w:t>
      </w:r>
      <m:oMath>
        <m:sSup>
          <m:e>
            <m:r>
              <m:t>n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also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, though the witness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with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n</m:t>
            </m:r>
          </m:e>
          <m:sup>
            <m:r>
              <m:t>4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holds 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16</m:t>
        </m:r>
      </m:oMath>
      <w:r>
        <w:t xml:space="preserve">, where</w:t>
      </w:r>
      <w:r>
        <w:t xml:space="preserve"> </w:t>
      </w:r>
      <m:oMath>
        <m:sSup>
          <m:e>
            <m:r>
              <m:t>16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65536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16</m:t>
            </m:r>
          </m:sup>
        </m:sSup>
      </m:oMath>
      <w:r>
        <w:t xml:space="preserve">, but not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t xml:space="preserve">, since</w:t>
      </w:r>
      <w:r>
        <w:t xml:space="preserve"> </w:t>
      </w:r>
      <m:oMath>
        <m:sSup>
          <m:e>
            <m:r>
              <m:t>15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50625</m:t>
        </m:r>
        <m:r>
          <m:rPr>
            <m:sty m:val="p"/>
          </m:rPr>
          <m:t>&gt;</m:t>
        </m:r>
        <m:r>
          <m:t>32768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15</m:t>
            </m:r>
          </m:sup>
        </m:sSup>
      </m:oMath>
      <w:r>
        <w:t xml:space="preserve">.</w:t>
      </w:r>
      <w:r>
        <w:t xml:space="preserve"> </w:t>
      </w:r>
      <w:r>
        <w:t xml:space="preserve">We do not prove the general statement here.</w:t>
      </w:r>
    </w:p>
    <w:bookmarkEnd w:id="90"/>
    <w:bookmarkEnd w:id="91"/>
    <w:bookmarkStart w:id="103" w:name="sec-loop-steps"/>
    <w:p>
      <w:pPr>
        <w:pStyle w:val="Heading1"/>
      </w:pPr>
      <w:r>
        <w:t xml:space="preserve">9. Counting the steps of loops</w:t>
      </w:r>
    </w:p>
    <w:bookmarkStart w:id="93" w:name="exr-table-loops"/>
    <w:p>
      <w:pPr>
        <w:pStyle w:val="FirstParagraph"/>
      </w:pPr>
      <w:r>
        <w:rPr>
          <w:b/>
          <w:bCs/>
        </w:rPr>
        <w:t xml:space="preserve">Exercise 9 (Printing a multiplication table)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table</w:t>
      </w:r>
      <w:r>
        <w:t xml:space="preserve">, in the pseudocode of</w:t>
      </w:r>
      <w:r>
        <w:t xml:space="preserve"> </w:t>
      </w:r>
      <w:hyperlink r:id="rId92">
        <w:r>
          <w:rPr>
            <w:rStyle w:val="Hyperlink"/>
          </w:rPr>
          <w:t xml:space="preserve">Remark: How to read the pseudocode in this chapter</w:t>
        </w:r>
      </w:hyperlink>
      <w:r>
        <w:t xml:space="preserve">, prints a multiplication table:</w:t>
      </w:r>
    </w:p>
    <w:p>
      <w:pPr>
        <w:pStyle w:val="SourceCode"/>
      </w:pPr>
      <w:r>
        <w:rPr>
          <w:rStyle w:val="VerbatimChar"/>
        </w:rPr>
        <w:t xml:space="preserve">procedure table(n)       // n is a natural number</w:t>
      </w:r>
      <w:r>
        <w:br/>
      </w:r>
      <w:r>
        <w:rPr>
          <w:rStyle w:val="VerbatimChar"/>
        </w:rPr>
        <w:t xml:space="preserve">    for i := 1 to n</w:t>
      </w:r>
      <w:r>
        <w:br/>
      </w:r>
      <w:r>
        <w:rPr>
          <w:rStyle w:val="VerbatimChar"/>
        </w:rPr>
        <w:t xml:space="preserve">        for j := 1 to n</w:t>
      </w:r>
      <w:r>
        <w:br/>
      </w:r>
      <w:r>
        <w:rPr>
          <w:rStyle w:val="VerbatimChar"/>
        </w:rPr>
        <w:t xml:space="preserve">            print i * j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print x</w:t>
      </w:r>
      <w:r>
        <w:t xml:space="preserve"> </w:t>
      </w:r>
      <w:r>
        <w:t xml:space="preserve">writes the value of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as output.</w:t>
      </w:r>
      <w:r>
        <w:t xml:space="preserve"> </w:t>
      </w:r>
      <w:r>
        <w:t xml:space="preserve">How many times does the line</w:t>
      </w:r>
      <w:r>
        <w:t xml:space="preserve"> </w:t>
      </w:r>
      <w:r>
        <w:rPr>
          <w:rStyle w:val="VerbatimChar"/>
        </w:rPr>
        <w:t xml:space="preserve">print i * j</w:t>
      </w:r>
      <w:r>
        <w:t xml:space="preserve"> </w:t>
      </w:r>
      <w:r>
        <w:t xml:space="preserve">run, as a function of</w:t>
      </w:r>
      <w:r>
        <w:t xml:space="preserve"> </w:t>
      </w:r>
      <m:oMath>
        <m:r>
          <m:t>n</m:t>
        </m:r>
      </m:oMath>
      <w:r>
        <w:t xml:space="preserve">?</w:t>
      </w:r>
    </w:p>
    <w:bookmarkEnd w:id="93"/>
    <w:bookmarkStart w:id="94" w:name="sol-table-loop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For each value of</w:t>
      </w:r>
      <w:r>
        <w:t xml:space="preserve"> </w:t>
      </w:r>
      <m:oMath>
        <m:r>
          <m:t>i</m:t>
        </m:r>
      </m:oMath>
      <w:r>
        <w:t xml:space="preserve">, the inner loop runs</w:t>
      </w:r>
      <w:r>
        <w:t xml:space="preserve"> </w:t>
      </w:r>
      <w:r>
        <w:rPr>
          <w:rStyle w:val="VerbatimChar"/>
        </w:rPr>
        <w:t xml:space="preserve">print i * j</w:t>
      </w:r>
      <w:r>
        <w:t xml:space="preserve"> </w:t>
      </w:r>
      <w:r>
        <w:t xml:space="preserve">once for each of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The outer loop makes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passes, one for each of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line runs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times, once for each entry of 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table.</w:t>
      </w:r>
      <w:r>
        <w:t xml:space="preserve"> </w:t>
      </w:r>
      <w:r>
        <w:t xml:space="preserve">For example,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it runs</w:t>
      </w:r>
      <w:r>
        <w:t xml:space="preserve"> </w:t>
      </w:r>
      <m:oMath>
        <m:r>
          <m:t>4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times.</w:t>
      </w:r>
    </w:p>
    <w:bookmarkEnd w:id="94"/>
    <w:bookmarkStart w:id="96" w:name="rem-count-loops"/>
    <w:p>
      <w:pPr>
        <w:pStyle w:val="BodyText"/>
      </w:pPr>
      <w:r>
        <w:rPr>
          <w:i/>
          <w:iCs/>
        </w:rPr>
        <w:t xml:space="preserve">Remark 8</w:t>
      </w:r>
      <w:r>
        <w:t xml:space="preserve"> (Counting the steps of loops). </w:t>
      </w:r>
      <w:r>
        <w:t xml:space="preserve">To find the running time (</w:t>
      </w:r>
      <w:hyperlink w:anchor="def-running-time">
        <w:r>
          <w:rPr>
            <w:rStyle w:val="Hyperlink"/>
          </w:rPr>
          <w:t xml:space="preserve">Definition 4</w:t>
        </w:r>
      </w:hyperlink>
      <w:r>
        <w:t xml:space="preserve">) of an algorithm with loops:</w:t>
      </w:r>
    </w:p>
    <w:p>
      <w:pPr>
        <w:pStyle w:val="Compact"/>
        <w:numPr>
          <w:ilvl w:val="0"/>
          <w:numId w:val="1007"/>
        </w:numPr>
      </w:pPr>
      <w:r>
        <w:t xml:space="preserve">a loop whose body takes the same number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steps on each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passes takes</w:t>
      </w:r>
      <w:r>
        <w:t xml:space="preserve"> </w:t>
      </w:r>
      <m:oMath>
        <m:r>
          <m:t>p</m:t>
        </m:r>
        <m:r>
          <m:rPr>
            <m:sty m:val="p"/>
          </m:rPr>
          <m:t>⋅</m:t>
        </m:r>
        <m:r>
          <m:t>s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so the steps of nested loops multiply, as in</w:t>
      </w:r>
      <w:r>
        <w:t xml:space="preserve"> </w:t>
      </w:r>
      <w:hyperlink w:anchor="sol-table-loops">
        <w:r>
          <w:rPr>
            <w:rStyle w:val="Hyperlink"/>
          </w:rPr>
          <w:t xml:space="preserve">Solution 9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parts of an algorithm that run one after the other take the sum of their steps,</w:t>
      </w:r>
      <w:r>
        <w:t xml:space="preserve"> </w:t>
      </w:r>
      <w:r>
        <w:t xml:space="preserve">and</w:t>
      </w:r>
      <w:r>
        <w:t xml:space="preserve"> </w:t>
      </w:r>
      <w:hyperlink w:anchor="thm-sum-ru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turns big-O bounds for the parts into a big-O bound for the sum.</w:t>
      </w:r>
    </w:p>
    <w:p>
      <w:pPr>
        <w:pStyle w:val="FirstParagraph"/>
      </w:pPr>
      <w:r>
        <w:t xml:space="preserve">Each test of a loop’s guard (</w:t>
      </w:r>
      <w:hyperlink r:id="rId95">
        <w:r>
          <w:rPr>
            <w:rStyle w:val="Hyperlink"/>
          </w:rPr>
          <w:t xml:space="preserve">Definition: Guard of a loop</w:t>
        </w:r>
      </w:hyperlink>
      <w:r>
        <w:t xml:space="preserve">) and each line of setup is also a step,</w:t>
      </w:r>
      <w:r>
        <w:t xml:space="preserve"> </w:t>
      </w:r>
      <w:r>
        <w:t xml:space="preserve">but counting them too changes the count by at most a fixed multiple plus a fixed number,</w:t>
      </w:r>
      <w:r>
        <w:t xml:space="preserve"> </w:t>
      </w:r>
      <w:r>
        <w:t xml:space="preserve">which does not change a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bound 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 on a count that is at least 1.</w:t>
      </w:r>
    </w:p>
    <w:bookmarkEnd w:id="96"/>
    <w:bookmarkStart w:id="97" w:name="exm-loops-in-sequence"/>
    <w:p>
      <w:pPr>
        <w:pStyle w:val="BodyText"/>
      </w:pPr>
      <w:r>
        <w:rPr>
          <w:b/>
          <w:bCs/>
        </w:rPr>
        <w:t xml:space="preserve">Example 12 (A loop, then a nested loop)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pairs</w:t>
      </w:r>
      <w:r>
        <w:t xml:space="preserve"> </w:t>
      </w:r>
      <w:r>
        <w:t xml:space="preserve">takes an array</w:t>
      </w:r>
      <w:r>
        <w:t xml:space="preserve"> </w:t>
      </w:r>
      <w:r>
        <w:rPr>
          <w:rStyle w:val="VerbatimChar"/>
        </w:rPr>
        <w:t xml:space="preserve">A[1..n]</w:t>
      </w:r>
      <w:r>
        <w:t xml:space="preserve"> </w:t>
      </w:r>
      <w:r>
        <w:t xml:space="preserve">of numbers, where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procedure pairs(A, n)    // A[1..n] is an array of numbers, n &gt;= 1</w:t>
      </w:r>
      <w:r>
        <w:br/>
      </w:r>
      <w:r>
        <w:rPr>
          <w:rStyle w:val="VerbatimChar"/>
        </w:rPr>
        <w:t xml:space="preserve">    s := 0</w:t>
      </w:r>
      <w:r>
        <w:br/>
      </w:r>
      <w:r>
        <w:rPr>
          <w:rStyle w:val="VerbatimChar"/>
        </w:rPr>
        <w:t xml:space="preserve">    for i := 1 to n</w:t>
      </w:r>
      <w:r>
        <w:br/>
      </w:r>
      <w:r>
        <w:rPr>
          <w:rStyle w:val="VerbatimChar"/>
        </w:rPr>
        <w:t xml:space="preserve">        s := s + A[i]</w:t>
      </w:r>
      <w:r>
        <w:br/>
      </w:r>
      <w:r>
        <w:rPr>
          <w:rStyle w:val="VerbatimChar"/>
        </w:rPr>
        <w:t xml:space="preserve">    t := 0</w:t>
      </w:r>
      <w:r>
        <w:br/>
      </w:r>
      <w:r>
        <w:rPr>
          <w:rStyle w:val="VerbatimChar"/>
        </w:rPr>
        <w:t xml:space="preserve">    for i := 1 to n</w:t>
      </w:r>
      <w:r>
        <w:br/>
      </w:r>
      <w:r>
        <w:rPr>
          <w:rStyle w:val="VerbatimChar"/>
        </w:rPr>
        <w:t xml:space="preserve">        for j := 1 to n</w:t>
      </w:r>
      <w:r>
        <w:br/>
      </w:r>
      <w:r>
        <w:rPr>
          <w:rStyle w:val="VerbatimChar"/>
        </w:rPr>
        <w:t xml:space="preserve">            t := t + A[i] * A[j]</w:t>
      </w:r>
      <w:r>
        <w:br/>
      </w:r>
      <w:r>
        <w:rPr>
          <w:rStyle w:val="VerbatimChar"/>
        </w:rPr>
        <w:t xml:space="preserve">    return s + t</w:t>
      </w:r>
    </w:p>
    <w:p>
      <w:pPr>
        <w:pStyle w:val="FirstParagraph"/>
      </w:pPr>
      <w:r>
        <w:t xml:space="preserve">Count each run of an assignment inside a loop as one step.</w:t>
      </w:r>
      <w:r>
        <w:t xml:space="preserve"> </w:t>
      </w:r>
      <w:r>
        <w:t xml:space="preserve">The first loop takes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steps, and the nested loops take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steps, as in</w:t>
      </w:r>
      <w:r>
        <w:t xml:space="preserve"> </w:t>
      </w:r>
      <w:hyperlink w:anchor="sol-table-loops">
        <w:r>
          <w:rPr>
            <w:rStyle w:val="Hyperlink"/>
          </w:rPr>
          <w:t xml:space="preserve">Solution 9</w:t>
        </w:r>
      </w:hyperlink>
      <w:r>
        <w:t xml:space="preserve">,</w:t>
      </w:r>
      <w:r>
        <w:t xml:space="preserve"> </w:t>
      </w:r>
      <w:r>
        <w:t xml:space="preserve">so the algorithm takes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steps.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sum-rul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)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): the nested loops decide the growth, and the first loop does not.</w:t>
      </w:r>
    </w:p>
    <w:bookmarkEnd w:id="97"/>
    <w:bookmarkStart w:id="99" w:name="exm-pal-loop"/>
    <w:p>
      <w:pPr>
        <w:pStyle w:val="BodyText"/>
      </w:pPr>
      <w:r>
        <w:rPr>
          <w:b/>
          <w:bCs/>
        </w:rPr>
        <w:t xml:space="preserve">Example 13 (A loop with the same recurrence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pal_loop</w:t>
      </w:r>
      <w:r>
        <w:t xml:space="preserve"> </w:t>
      </w:r>
      <w:r>
        <w:t xml:space="preserve">tests whether a string is a palindrome (</w:t>
      </w:r>
      <w:hyperlink r:id="rId98">
        <w:r>
          <w:rPr>
            <w:rStyle w:val="Hyperlink"/>
          </w:rPr>
          <w:t xml:space="preserve">Definition: Palindrome</w:t>
        </w:r>
      </w:hyperlink>
      <w:r>
        <w:t xml:space="preserve">) with a loop instead of recursion:</w:t>
      </w:r>
    </w:p>
    <w:p>
      <w:pPr>
        <w:pStyle w:val="SourceCode"/>
      </w:pPr>
      <w:r>
        <w:rPr>
          <w:rStyle w:val="VerbatimChar"/>
        </w:rPr>
        <w:t xml:space="preserve">procedure pal_loop(s)    // s is a string s[1] s[2] ... s[n] of n symbols</w:t>
      </w:r>
      <w:r>
        <w:br/>
      </w:r>
      <w:r>
        <w:rPr>
          <w:rStyle w:val="VerbatimChar"/>
        </w:rPr>
        <w:t xml:space="preserve">    i := 1</w:t>
      </w:r>
      <w:r>
        <w:br/>
      </w:r>
      <w:r>
        <w:rPr>
          <w:rStyle w:val="VerbatimChar"/>
        </w:rPr>
        <w:t xml:space="preserve">    j := n</w:t>
      </w:r>
      <w:r>
        <w:br/>
      </w:r>
      <w:r>
        <w:rPr>
          <w:rStyle w:val="VerbatimChar"/>
        </w:rPr>
        <w:t xml:space="preserve">    while i &lt; j and s[i] = s[j]</w:t>
      </w:r>
      <w:r>
        <w:br/>
      </w:r>
      <w:r>
        <w:rPr>
          <w:rStyle w:val="VerbatimChar"/>
        </w:rPr>
        <w:t xml:space="preserve">        i := i + 1</w:t>
      </w:r>
      <w:r>
        <w:br/>
      </w:r>
      <w:r>
        <w:rPr>
          <w:rStyle w:val="VerbatimChar"/>
        </w:rPr>
        <w:t xml:space="preserve">        j := j - 1</w:t>
      </w:r>
      <w:r>
        <w:br/>
      </w:r>
      <w:r>
        <w:rPr>
          <w:rStyle w:val="VerbatimChar"/>
        </w:rPr>
        <w:t xml:space="preserve">    return i &gt;= j</w:t>
      </w:r>
    </w:p>
    <w:p>
      <w:pPr>
        <w:pStyle w:val="FirstParagraph"/>
      </w:pPr>
      <w:r>
        <w:t xml:space="preserve">The test</w:t>
      </w:r>
      <w:r>
        <w:t xml:space="preserve"> </w:t>
      </w:r>
      <w:r>
        <w:rPr>
          <w:rStyle w:val="VerbatimChar"/>
        </w:rPr>
        <w:t xml:space="preserve">s[i] = s[j]</w:t>
      </w:r>
      <w:r>
        <w:t xml:space="preserve"> </w:t>
      </w:r>
      <w:r>
        <w:t xml:space="preserve">is made only when</w:t>
      </w:r>
      <w:r>
        <w:t xml:space="preserve"> </w:t>
      </w:r>
      <w:r>
        <w:rPr>
          <w:rStyle w:val="VerbatimChar"/>
        </w:rPr>
        <w:t xml:space="preserve">i &lt; j</w:t>
      </w:r>
      <w:r>
        <w:t xml:space="preserve"> </w:t>
      </w:r>
      <w:r>
        <w:t xml:space="preserve">is true.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largest number of passes through the body on a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the guard is false at once, 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 most passes come when the first and last symbols match;</w:t>
      </w:r>
      <w:r>
        <w:t xml:space="preserve"> </w:t>
      </w:r>
      <w:r>
        <w:t xml:space="preserve">after the first pass, the loop then runs exactly as it would on the string</w:t>
      </w:r>
      <w:r>
        <w:t xml:space="preserve"> </w:t>
      </w:r>
      <m:oMath>
        <m:r>
          <m:t>s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with every index one larger.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the same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 as for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in</w:t>
      </w:r>
      <w:r>
        <w:t xml:space="preserve"> </w:t>
      </w:r>
      <w:hyperlink w:anchor="exm-pal-running-time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with initial terms one smaller.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), by strong induction (</w:t>
      </w:r>
      <w:hyperlink r:id="rId51">
        <w:r>
          <w:rPr>
            <w:rStyle w:val="Hyperlink"/>
          </w:rPr>
          <w:t xml:space="preserve">Definition: Proof by strong induction</w:t>
        </w:r>
      </w:hyperlink>
      <w:r>
        <w:t xml:space="preserve">) as in the proof of</w:t>
      </w:r>
      <w:r>
        <w:t xml:space="preserve"> </w:t>
      </w:r>
      <w:hyperlink w:anchor="thm-pal-running-tim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then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and the formula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, then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guard is tested once more than the body runs,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is the number of calls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by</w:t>
      </w:r>
      <w:r>
        <w:t xml:space="preserve"> </w:t>
      </w:r>
      <w:hyperlink w:anchor="thm-pal-running-time">
        <w:r>
          <w:rPr>
            <w:rStyle w:val="Hyperlink"/>
          </w:rPr>
          <w:t xml:space="preserve">Theorem 3</w:t>
        </w:r>
      </w:hyperlink>
      <w:r>
        <w:t xml:space="preserve">, and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exm-pal-big-o">
        <w:r>
          <w:rPr>
            <w:rStyle w:val="Hyperlink"/>
          </w:rPr>
          <w:t xml:space="preserve">Example 6</w:t>
        </w:r>
      </w:hyperlink>
      <w:r>
        <w:t xml:space="preserve">.</w:t>
      </w:r>
    </w:p>
    <w:bookmarkEnd w:id="99"/>
    <w:bookmarkStart w:id="102" w:name="exm-root-passes"/>
    <w:p>
      <w:pPr>
        <w:pStyle w:val="BodyText"/>
      </w:pPr>
      <w:r>
        <w:rPr>
          <w:b/>
          <w:bCs/>
        </w:rPr>
        <w:t xml:space="preserve">Example 14 (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takes</w:t>
      </w:r>
      <w:r>
        <w:rPr>
          <w:b/>
          <w:bCs/>
        </w:rP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steps)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of</w:t>
      </w:r>
      <w:r>
        <w:t xml:space="preserve"> </w:t>
      </w:r>
      <w:hyperlink r:id="rId100">
        <w:r>
          <w:rPr>
            <w:rStyle w:val="Hyperlink"/>
          </w:rPr>
          <w:t xml:space="preserve">Exercise: Tracing a square-root loop</w:t>
        </w:r>
      </w:hyperlink>
      <w:r>
        <w:t xml:space="preserve"> </w:t>
      </w:r>
      <w:r>
        <w:t xml:space="preserve">returns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Definition: Square root</w:t>
        </w:r>
      </w:hyperlink>
      <w:r>
        <w:t xml:space="preserve">), the largest integer whose square is at most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its body adds 1 to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on each pass, starting from 0.</w:t>
      </w:r>
      <w:r>
        <w:t xml:space="preserve"> </w:t>
      </w:r>
      <w:r>
        <w:t xml:space="preserve">So on input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body runs exactly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, for natural numbers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m:oMath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2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by the definition of the floor 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)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the body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runs no more times than the body of a loop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passes: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, its body runs</w:t>
      </w:r>
      <w:r>
        <w:t xml:space="preserve"> </w:t>
      </w:r>
      <m:oMath>
        <m:r>
          <m:t>1000</m:t>
        </m:r>
      </m:oMath>
      <w:r>
        <w:t xml:space="preserve"> </w:t>
      </w:r>
      <w:r>
        <w:t xml:space="preserve">times.</w:t>
      </w:r>
    </w:p>
    <w:bookmarkEnd w:id="102"/>
    <w:bookmarkEnd w:id="103"/>
    <w:bookmarkStart w:id="119" w:name="references"/>
    <w:p>
      <w:pPr>
        <w:pStyle w:val="Heading1"/>
      </w:pPr>
      <w:r>
        <w:t xml:space="preserve">References</w:t>
      </w:r>
    </w:p>
    <w:bookmarkStart w:id="118" w:name="refs"/>
    <w:bookmarkStart w:id="105" w:name="ref-wikipedia_big_o_nota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Big</w:t>
      </w:r>
      <w:r>
        <w:rPr>
          <w:i/>
          <w:iCs/>
        </w:rPr>
        <w:t xml:space="preserve"> </w:t>
      </w:r>
      <w:r>
        <w:rPr>
          <w:i/>
          <w:iCs/>
        </w:rPr>
        <w:t xml:space="preserve">O</w:t>
      </w:r>
      <w:r>
        <w:rPr>
          <w:i/>
          <w:iCs/>
        </w:rPr>
        <w:t xml:space="preserve"> </w:t>
      </w:r>
      <w:r>
        <w:rPr>
          <w:i/>
          <w:iCs/>
        </w:rPr>
        <w:t xml:space="preserve">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https://en.wikipedia.org/wiki/Big_O_notation</w:t>
        </w:r>
      </w:hyperlink>
      <w:r>
        <w:t xml:space="preserve">.</w:t>
      </w:r>
    </w:p>
    <w:bookmarkEnd w:id="105"/>
    <w:bookmarkStart w:id="107" w:name="ref-wikipedia_closed_form_express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Closed-Form Expression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https://en.wikipedia.org/wiki/Closed-form_expression</w:t>
        </w:r>
      </w:hyperlink>
      <w:r>
        <w:t xml:space="preserve">.</w:t>
      </w:r>
    </w:p>
    <w:bookmarkEnd w:id="107"/>
    <w:bookmarkStart w:id="109" w:name="ref-wikipedia_factorial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Factorial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https://en.wikipedia.org/wiki/Factorial</w:t>
        </w:r>
      </w:hyperlink>
      <w:r>
        <w:t xml:space="preserve">.</w:t>
      </w:r>
    </w:p>
    <w:bookmarkEnd w:id="109"/>
    <w:bookmarkStart w:id="111" w:name="ref-wikipedia_logarithm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Logarithm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https://en.wikipedia.org/wiki/Logarithm</w:t>
        </w:r>
      </w:hyperlink>
      <w:r>
        <w:t xml:space="preserve">.</w:t>
      </w:r>
    </w:p>
    <w:bookmarkEnd w:id="111"/>
    <w:bookmarkStart w:id="113" w:name="ref-wikipedia_recurrence_rela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Recurrence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https://en.wikipedia.org/wiki/Recurrence_relation</w:t>
        </w:r>
      </w:hyperlink>
      <w:r>
        <w:t xml:space="preserve">.</w:t>
      </w:r>
    </w:p>
    <w:bookmarkEnd w:id="113"/>
    <w:bookmarkStart w:id="115" w:name="ref-wikipedia_time_complexity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Time Complexity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https://en.wikipedia.org/wiki/Time_complexity</w:t>
        </w:r>
      </w:hyperlink>
      <w:r>
        <w:t xml:space="preserve">.</w:t>
      </w:r>
    </w:p>
    <w:bookmarkEnd w:id="115"/>
    <w:bookmarkStart w:id="117" w:name="ref-wikipedia_triangle_inequality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Triangle Inequality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https://en.wikipedia.org/wiki/Triangle_inequality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4" Type="http://schemas.openxmlformats.org/officeDocument/2006/relationships/hyperlink" Target="https://en.wikipedia.org/wiki/Big_O_notation" TargetMode="External"/><Relationship Id="rId106" Type="http://schemas.openxmlformats.org/officeDocument/2006/relationships/hyperlink" Target="https://en.wikipedia.org/wiki/Closed-form_expression" TargetMode="External"/><Relationship Id="rId108" Type="http://schemas.openxmlformats.org/officeDocument/2006/relationships/hyperlink" Target="https://en.wikipedia.org/wiki/Factorial" TargetMode="External"/><Relationship Id="rId110" Type="http://schemas.openxmlformats.org/officeDocument/2006/relationships/hyperlink" Target="https://en.wikipedia.org/wiki/Logarithm" TargetMode="External"/><Relationship Id="rId112" Type="http://schemas.openxmlformats.org/officeDocument/2006/relationships/hyperlink" Target="https://en.wikipedia.org/wiki/Recurrence_relation" TargetMode="External"/><Relationship Id="rId114" Type="http://schemas.openxmlformats.org/officeDocument/2006/relationships/hyperlink" Target="https://en.wikipedia.org/wiki/Time_complexity" TargetMode="External"/><Relationship Id="rId116" Type="http://schemas.openxmlformats.org/officeDocument/2006/relationships/hyperlink" Target="https://en.wikipedia.org/wiki/Triangle_inequality" TargetMode="External"/><Relationship Id="rId76" Type="http://schemas.openxmlformats.org/officeDocument/2006/relationships/hyperlink" Target="https://morrison-lab.github.io/mcs/chapters/contrapositive-contradiction.html#def-proof-by-contradiction" TargetMode="External"/><Relationship Id="rId13" Type="http://schemas.openxmlformats.org/officeDocument/2006/relationships/hyperlink" Target="https://morrison-lab.github.io/mcs/chapters/direct-proof.html#def-integers" TargetMode="External"/><Relationship Id="rId47" Type="http://schemas.openxmlformats.org/officeDocument/2006/relationships/hyperlink" Target="https://morrison-lab.github.io/mcs/chapters/functional-programming.html#def-function" TargetMode="External"/><Relationship Id="rId30" Type="http://schemas.openxmlformats.org/officeDocument/2006/relationships/hyperlink" Target="https://morrison-lab.github.io/mcs/chapters/induction.html#def-proof-by-induction" TargetMode="External"/><Relationship Id="rId16" Type="http://schemas.openxmlformats.org/officeDocument/2006/relationships/hyperlink" Target="https://morrison-lab.github.io/mcs/chapters/induction.html#def-recursive-sequence" TargetMode="External"/><Relationship Id="rId51" Type="http://schemas.openxmlformats.org/officeDocument/2006/relationships/hyperlink" Target="https://morrison-lab.github.io/mcs/chapters/induction.html#def-strong-induction" TargetMode="External"/><Relationship Id="rId89" Type="http://schemas.openxmlformats.org/officeDocument/2006/relationships/hyperlink" Target="https://morrison-lab.github.io/mcs/chapters/induction.html#exm-squares-powers" TargetMode="External"/><Relationship Id="rId37" Type="http://schemas.openxmlformats.org/officeDocument/2006/relationships/hyperlink" Target="https://morrison-lab.github.io/mcs/chapters/induction.html#rem-induction-template" TargetMode="External"/><Relationship Id="rId20" Type="http://schemas.openxmlformats.org/officeDocument/2006/relationships/hyperlink" Target="https://morrison-lab.github.io/mcs/chapters/loop-invariants.html#def-floor" TargetMode="External"/><Relationship Id="rId95" Type="http://schemas.openxmlformats.org/officeDocument/2006/relationships/hyperlink" Target="https://morrison-lab.github.io/mcs/chapters/loop-invariants.html#def-loop-guard" TargetMode="External"/><Relationship Id="rId100" Type="http://schemas.openxmlformats.org/officeDocument/2006/relationships/hyperlink" Target="https://morrison-lab.github.io/mcs/chapters/loop-invariants.html#exr-root-trace" TargetMode="External"/><Relationship Id="rId92" Type="http://schemas.openxmlformats.org/officeDocument/2006/relationships/hyperlink" Target="https://morrison-lab.github.io/mcs/chapters/loop-invariants.html#rem-pseudocode" TargetMode="External"/><Relationship Id="rId63" Type="http://schemas.openxmlformats.org/officeDocument/2006/relationships/hyperlink" Target="https://morrison-lab.github.io/mcs/chapters/predicates-quantifiers.html#def-existential-quantifier" TargetMode="External"/><Relationship Id="rId64" Type="http://schemas.openxmlformats.org/officeDocument/2006/relationships/hyperlink" Target="https://morrison-lab.github.io/mcs/chapters/predicates-quantifiers.html#def-universal-quantifier" TargetMode="External"/><Relationship Id="rId98" Type="http://schemas.openxmlformats.org/officeDocument/2006/relationships/hyperlink" Target="https://morrison-lab.github.io/mcs/chapters/recursion.html#def-palindrome" TargetMode="External"/><Relationship Id="rId17" Type="http://schemas.openxmlformats.org/officeDocument/2006/relationships/hyperlink" Target="https://morrison-lab.github.io/mcs/chapters/recursion.html#def-recursive-definition" TargetMode="External"/><Relationship Id="rId22" Type="http://schemas.openxmlformats.org/officeDocument/2006/relationships/hyperlink" Target="https://morrison-lab.github.io/mcs/chapters/recursion.html#exm-doubling-sequence" TargetMode="External"/><Relationship Id="rId42" Type="http://schemas.openxmlformats.org/officeDocument/2006/relationships/hyperlink" Target="https://morrison-lab.github.io/mcs/chapters/recursion.html#exr-palindrome-trace" TargetMode="External"/><Relationship Id="rId23" Type="http://schemas.openxmlformats.org/officeDocument/2006/relationships/hyperlink" Target="https://morrison-lab.github.io/mcs/chapters/recursion.html#thm-doubling-closed" TargetMode="External"/><Relationship Id="rId60" Type="http://schemas.openxmlformats.org/officeDocument/2006/relationships/hyperlink" Target="https://morrison-lab.github.io/mcs/chapters/sets.html#def-natural-numbers" TargetMode="External"/><Relationship Id="rId61" Type="http://schemas.openxmlformats.org/officeDocument/2006/relationships/hyperlink" Target="https://morrison-lab.github.io/mcs/chapters/sets.html#def-real-numbers" TargetMode="External"/><Relationship Id="rId62" Type="http://schemas.openxmlformats.org/officeDocument/2006/relationships/hyperlink" Target="https://morrison-lab.github.io/mds/algebra-basics.html#def-absolute-value" TargetMode="External"/><Relationship Id="rId101" Type="http://schemas.openxmlformats.org/officeDocument/2006/relationships/hyperlink" Target="https://morrison-lab.github.io/mds/algebra-basics.html#def-square-root" TargetMode="External"/><Relationship Id="rId82" Type="http://schemas.openxmlformats.org/officeDocument/2006/relationships/hyperlink" Target="https://morrison-lab.github.io/mds/algebra-exponentials.html#def-real-power" TargetMode="External"/><Relationship Id="rId45" Type="http://schemas.openxmlformats.org/officeDocument/2006/relationships/hyperlink" Target="https://morrison-lab.github.io/mds/expressions-algorithms.html#def-algorithm" TargetMode="External"/><Relationship Id="rId12" Type="http://schemas.openxmlformats.org/officeDocument/2006/relationships/hyperlink" Target="https://morrison-lab.github.io/mds/functions.html#def-sequence" TargetMode="External"/><Relationship Id="rId35" Type="http://schemas.openxmlformats.org/officeDocument/2006/relationships/hyperlink" Target="https://morrison-lab.github.io/mds/number-systems.html#def-nonnegative-integers" TargetMode="External"/></Relationships>
</file>

<file path=word/_rels/footnotes.xml.rels><?xml version='1.0' encoding='UTF-8' standalone='yes'?>
<Relationships xmlns="http://schemas.openxmlformats.org/package/2006/relationships"><Relationship Id="rId104" Type="http://schemas.openxmlformats.org/officeDocument/2006/relationships/hyperlink" Target="https://en.wikipedia.org/wiki/Big_O_notation" TargetMode="External"/><Relationship Id="rId106" Type="http://schemas.openxmlformats.org/officeDocument/2006/relationships/hyperlink" Target="https://en.wikipedia.org/wiki/Closed-form_expression" TargetMode="External"/><Relationship Id="rId108" Type="http://schemas.openxmlformats.org/officeDocument/2006/relationships/hyperlink" Target="https://en.wikipedia.org/wiki/Factorial" TargetMode="External"/><Relationship Id="rId110" Type="http://schemas.openxmlformats.org/officeDocument/2006/relationships/hyperlink" Target="https://en.wikipedia.org/wiki/Logarithm" TargetMode="External"/><Relationship Id="rId112" Type="http://schemas.openxmlformats.org/officeDocument/2006/relationships/hyperlink" Target="https://en.wikipedia.org/wiki/Recurrence_relation" TargetMode="External"/><Relationship Id="rId114" Type="http://schemas.openxmlformats.org/officeDocument/2006/relationships/hyperlink" Target="https://en.wikipedia.org/wiki/Time_complexity" TargetMode="External"/><Relationship Id="rId116" Type="http://schemas.openxmlformats.org/officeDocument/2006/relationships/hyperlink" Target="https://en.wikipedia.org/wiki/Triangle_inequality" TargetMode="External"/><Relationship Id="rId76" Type="http://schemas.openxmlformats.org/officeDocument/2006/relationships/hyperlink" Target="https://morrison-lab.github.io/mcs/chapters/contrapositive-contradiction.html#def-proof-by-contradiction" TargetMode="External"/><Relationship Id="rId13" Type="http://schemas.openxmlformats.org/officeDocument/2006/relationships/hyperlink" Target="https://morrison-lab.github.io/mcs/chapters/direct-proof.html#def-integers" TargetMode="External"/><Relationship Id="rId47" Type="http://schemas.openxmlformats.org/officeDocument/2006/relationships/hyperlink" Target="https://morrison-lab.github.io/mcs/chapters/functional-programming.html#def-function" TargetMode="External"/><Relationship Id="rId30" Type="http://schemas.openxmlformats.org/officeDocument/2006/relationships/hyperlink" Target="https://morrison-lab.github.io/mcs/chapters/induction.html#def-proof-by-induction" TargetMode="External"/><Relationship Id="rId16" Type="http://schemas.openxmlformats.org/officeDocument/2006/relationships/hyperlink" Target="https://morrison-lab.github.io/mcs/chapters/induction.html#def-recursive-sequence" TargetMode="External"/><Relationship Id="rId51" Type="http://schemas.openxmlformats.org/officeDocument/2006/relationships/hyperlink" Target="https://morrison-lab.github.io/mcs/chapters/induction.html#def-strong-induction" TargetMode="External"/><Relationship Id="rId89" Type="http://schemas.openxmlformats.org/officeDocument/2006/relationships/hyperlink" Target="https://morrison-lab.github.io/mcs/chapters/induction.html#exm-squares-powers" TargetMode="External"/><Relationship Id="rId37" Type="http://schemas.openxmlformats.org/officeDocument/2006/relationships/hyperlink" Target="https://morrison-lab.github.io/mcs/chapters/induction.html#rem-induction-template" TargetMode="External"/><Relationship Id="rId20" Type="http://schemas.openxmlformats.org/officeDocument/2006/relationships/hyperlink" Target="https://morrison-lab.github.io/mcs/chapters/loop-invariants.html#def-floor" TargetMode="External"/><Relationship Id="rId95" Type="http://schemas.openxmlformats.org/officeDocument/2006/relationships/hyperlink" Target="https://morrison-lab.github.io/mcs/chapters/loop-invariants.html#def-loop-guard" TargetMode="External"/><Relationship Id="rId100" Type="http://schemas.openxmlformats.org/officeDocument/2006/relationships/hyperlink" Target="https://morrison-lab.github.io/mcs/chapters/loop-invariants.html#exr-root-trace" TargetMode="External"/><Relationship Id="rId92" Type="http://schemas.openxmlformats.org/officeDocument/2006/relationships/hyperlink" Target="https://morrison-lab.github.io/mcs/chapters/loop-invariants.html#rem-pseudocode" TargetMode="External"/><Relationship Id="rId63" Type="http://schemas.openxmlformats.org/officeDocument/2006/relationships/hyperlink" Target="https://morrison-lab.github.io/mcs/chapters/predicates-quantifiers.html#def-existential-quantifier" TargetMode="External"/><Relationship Id="rId64" Type="http://schemas.openxmlformats.org/officeDocument/2006/relationships/hyperlink" Target="https://morrison-lab.github.io/mcs/chapters/predicates-quantifiers.html#def-universal-quantifier" TargetMode="External"/><Relationship Id="rId98" Type="http://schemas.openxmlformats.org/officeDocument/2006/relationships/hyperlink" Target="https://morrison-lab.github.io/mcs/chapters/recursion.html#def-palindrome" TargetMode="External"/><Relationship Id="rId17" Type="http://schemas.openxmlformats.org/officeDocument/2006/relationships/hyperlink" Target="https://morrison-lab.github.io/mcs/chapters/recursion.html#def-recursive-definition" TargetMode="External"/><Relationship Id="rId22" Type="http://schemas.openxmlformats.org/officeDocument/2006/relationships/hyperlink" Target="https://morrison-lab.github.io/mcs/chapters/recursion.html#exm-doubling-sequence" TargetMode="External"/><Relationship Id="rId42" Type="http://schemas.openxmlformats.org/officeDocument/2006/relationships/hyperlink" Target="https://morrison-lab.github.io/mcs/chapters/recursion.html#exr-palindrome-trace" TargetMode="External"/><Relationship Id="rId23" Type="http://schemas.openxmlformats.org/officeDocument/2006/relationships/hyperlink" Target="https://morrison-lab.github.io/mcs/chapters/recursion.html#thm-doubling-closed" TargetMode="External"/><Relationship Id="rId60" Type="http://schemas.openxmlformats.org/officeDocument/2006/relationships/hyperlink" Target="https://morrison-lab.github.io/mcs/chapters/sets.html#def-natural-numbers" TargetMode="External"/><Relationship Id="rId61" Type="http://schemas.openxmlformats.org/officeDocument/2006/relationships/hyperlink" Target="https://morrison-lab.github.io/mcs/chapters/sets.html#def-real-numbers" TargetMode="External"/><Relationship Id="rId62" Type="http://schemas.openxmlformats.org/officeDocument/2006/relationships/hyperlink" Target="https://morrison-lab.github.io/mds/algebra-basics.html#def-absolute-value" TargetMode="External"/><Relationship Id="rId101" Type="http://schemas.openxmlformats.org/officeDocument/2006/relationships/hyperlink" Target="https://morrison-lab.github.io/mds/algebra-basics.html#def-square-root" TargetMode="External"/><Relationship Id="rId82" Type="http://schemas.openxmlformats.org/officeDocument/2006/relationships/hyperlink" Target="https://morrison-lab.github.io/mds/algebra-exponentials.html#def-real-power" TargetMode="External"/><Relationship Id="rId45" Type="http://schemas.openxmlformats.org/officeDocument/2006/relationships/hyperlink" Target="https://morrison-lab.github.io/mds/expressions-algorithms.html#def-algorithm" TargetMode="External"/><Relationship Id="rId12" Type="http://schemas.openxmlformats.org/officeDocument/2006/relationships/hyperlink" Target="https://morrison-lab.github.io/mds/functions.html#def-sequence" TargetMode="External"/><Relationship Id="rId35" Type="http://schemas.openxmlformats.org/officeDocument/2006/relationships/hyperlink" Target="https://morrison-lab.github.io/mds/number-systems.html#def-nonnegative-integ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Recurrence Relations and Growth Rates</dc:title>
  <dc:creator/>
  <cp:keywords/>
  <dcterms:created xsi:type="dcterms:W3CDTF">2026-10-29T20:44:20Z</dcterms:created>
  <dcterms:modified xsi:type="dcterms:W3CDTF">2026-10-29T20:44:20Z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13:36:50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Solving recurrence relations, running times, and big-O notation</vt:lpwstr>
  </property>
  <property fmtid="{D5CDD505-2E9C-101B-9397-08002B2CF9AE}" pid="17" name="toc-title">
    <vt:lpwstr>Table of contents</vt:lpwstr>
  </property>
</Properties>
</file>