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48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End w:id="48"/>
    <w:bookmarkStart w:id="56" w:name="sec-lambda-let"/>
    <w:p>
      <w:pPr>
        <w:pStyle w:val="Heading1"/>
      </w:pPr>
      <w:ins w:id="3" w:author="PR Preview" w:date="2026-01-01T00:00:00Z">
        <w:r>
          <w:t xml:space="preserve">6. Anonymous functions</w:t>
        </w:r>
      </w:ins>
    </w:p>
    <w:bookmarkStart w:id="49" w:name="exr-pair-with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Exercise 6 (A function with no name)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The function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rPr>
            <w:rStyle w:val="VerbatimChar"/>
          </w:rPr>
          <w:t xml:space="preserve">pair-with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takes a list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rPr>
            <w:rStyle w:val="VerbatimChar"/>
          </w:rPr>
          <w:t xml:space="preserve">L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and a value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rPr>
            <w:rStyle w:val="VerbatimChar"/>
          </w:rPr>
          <w:t xml:space="preserve">y</w:t>
        </w:r>
      </w:ins>
      <w:ins w:id="17" w:author="PR Preview" w:date="2026-01-01T00:00:00Z">
        <w:r>
          <w:t xml:space="preserve">:</w:t>
        </w:r>
      </w:ins>
    </w:p>
    <w:p>
      <w:pPr>
        <w:pStyle w:val="SourceCode"/>
      </w:pPr>
      <w:ins w:id="18" w:author="PR Preview" w:date="2026-01-01T00:00:00Z">
        <w:r>
          <w:rPr>
            <w:rStyle w:val="OperatorTok"/>
          </w:rPr>
          <w:t xml:space="preserve">(</w:t>
        </w:r>
      </w:ins>
      <w:ins w:id="19" w:author="PR Preview" w:date="2026-01-01T00:00:00Z">
        <w:r>
          <w:rPr>
            <w:rStyle w:val="ExtensionTok"/>
          </w:rPr>
          <w:t xml:space="preserve">define</w:t>
        </w:r>
      </w:ins>
      <w:ins w:id="20" w:author="PR Preview" w:date="2026-01-01T00:00:00Z">
        <w:r>
          <w:rPr>
            <w:rStyle w:val="FunctionTok"/>
          </w:rPr>
          <w:t xml:space="preserve"> </w:t>
        </w:r>
      </w:ins>
      <w:ins w:id="21" w:author="PR Preview" w:date="2026-01-01T00:00:00Z">
        <w:r>
          <w:rPr>
            <w:rStyle w:val="OperatorTok"/>
          </w:rPr>
          <w:t xml:space="preserve">(</w:t>
        </w:r>
      </w:ins>
      <w:ins w:id="22" w:author="PR Preview" w:date="2026-01-01T00:00:00Z">
        <w:r>
          <w:rPr>
            <w:rStyle w:val="NormalTok"/>
          </w:rPr>
          <w:t xml:space="preserve">pair-with L y</w:t>
        </w:r>
      </w:ins>
      <w:ins w:id="23" w:author="PR Preview" w:date="2026-01-01T00:00:00Z">
        <w:r>
          <w:rPr>
            <w:rStyle w:val="OperatorTok"/>
          </w:rPr>
          <w:t xml:space="preserve">)</w:t>
        </w:r>
      </w:ins>
      <w:ins w:id="24" w:author="PR Preview" w:date="2026-01-01T00:00:00Z">
        <w:r>
          <w:br/>
        </w:r>
      </w:ins>
      <w:ins w:id="25" w:author="PR Preview" w:date="2026-01-01T00:00:00Z">
        <w:r>
          <w:rPr>
            <w:rStyle w:val="NormalTok"/>
          </w:rPr>
          <w:t xml:space="preserve">  </w:t>
        </w:r>
      </w:ins>
      <w:ins w:id="26" w:author="PR Preview" w:date="2026-01-01T00:00:00Z">
        <w:r>
          <w:rPr>
            <w:rStyle w:val="OperatorTok"/>
          </w:rPr>
          <w:t xml:space="preserve">(</w:t>
        </w:r>
      </w:ins>
      <w:ins w:id="27" w:author="PR Preview" w:date="2026-01-01T00:00:00Z">
        <w:r>
          <w:rPr>
            <w:rStyle w:val="KeywordTok"/>
          </w:rPr>
          <w:t xml:space="preserve">map</w:t>
        </w:r>
      </w:ins>
      <w:ins w:id="28" w:author="PR Preview" w:date="2026-01-01T00:00:00Z">
        <w:r>
          <w:rPr>
            <w:rStyle w:val="NormalTok"/>
          </w:rPr>
          <w:t xml:space="preserve"> </w:t>
        </w:r>
      </w:ins>
      <w:ins w:id="29" w:author="PR Preview" w:date="2026-01-01T00:00:00Z">
        <w:r>
          <w:rPr>
            <w:rStyle w:val="OperatorTok"/>
          </w:rPr>
          <w:t xml:space="preserve">(</w:t>
        </w:r>
      </w:ins>
      <w:ins w:id="30" w:author="PR Preview" w:date="2026-01-01T00:00:00Z">
        <w:r>
          <w:rPr>
            <w:rStyle w:val="KeywordTok"/>
          </w:rPr>
          <w:t xml:space="preserve">lambda</w:t>
        </w:r>
      </w:ins>
      <w:ins w:id="31" w:author="PR Preview" w:date="2026-01-01T00:00:00Z">
        <w:r>
          <w:rPr>
            <w:rStyle w:val="NormalTok"/>
          </w:rPr>
          <w:t xml:space="preserve"> </w:t>
        </w:r>
      </w:ins>
      <w:ins w:id="32" w:author="PR Preview" w:date="2026-01-01T00:00:00Z">
        <w:r>
          <w:rPr>
            <w:rStyle w:val="OperatorTok"/>
          </w:rPr>
          <w:t xml:space="preserve">(</w:t>
        </w:r>
      </w:ins>
      <w:ins w:id="33" w:author="PR Preview" w:date="2026-01-01T00:00:00Z">
        <w:r>
          <w:rPr>
            <w:rStyle w:val="NormalTok"/>
          </w:rPr>
          <w:t xml:space="preserve">x</w:t>
        </w:r>
      </w:ins>
      <w:ins w:id="34" w:author="PR Preview" w:date="2026-01-01T00:00:00Z">
        <w:r>
          <w:rPr>
            <w:rStyle w:val="OperatorTok"/>
          </w:rPr>
          <w:t xml:space="preserve">)</w:t>
        </w:r>
      </w:ins>
      <w:ins w:id="35" w:author="PR Preview" w:date="2026-01-01T00:00:00Z">
        <w:r>
          <w:rPr>
            <w:rStyle w:val="NormalTok"/>
          </w:rPr>
          <w:t xml:space="preserve"> </w:t>
        </w:r>
      </w:ins>
      <w:ins w:id="36" w:author="PR Preview" w:date="2026-01-01T00:00:00Z">
        <w:r>
          <w:rPr>
            <w:rStyle w:val="OperatorTok"/>
          </w:rPr>
          <w:t xml:space="preserve">(</w:t>
        </w:r>
      </w:ins>
      <w:ins w:id="37" w:author="PR Preview" w:date="2026-01-01T00:00:00Z">
        <w:r>
          <w:rPr>
            <w:rStyle w:val="KeywordTok"/>
          </w:rPr>
          <w:t xml:space="preserve">list</w:t>
        </w:r>
      </w:ins>
      <w:ins w:id="38" w:author="PR Preview" w:date="2026-01-01T00:00:00Z">
        <w:r>
          <w:rPr>
            <w:rStyle w:val="NormalTok"/>
          </w:rPr>
          <w:t xml:space="preserve"> x y</w:t>
        </w:r>
      </w:ins>
      <w:ins w:id="39" w:author="PR Preview" w:date="2026-01-01T00:00:00Z">
        <w:r>
          <w:rPr>
            <w:rStyle w:val="OperatorTok"/>
          </w:rPr>
          <w:t xml:space="preserve">))</w:t>
        </w:r>
      </w:ins>
      <w:ins w:id="40" w:author="PR Preview" w:date="2026-01-01T00:00:00Z">
        <w:r>
          <w:rPr>
            <w:rStyle w:val="NormalTok"/>
          </w:rPr>
          <w:t xml:space="preserve"> L</w:t>
        </w:r>
      </w:ins>
      <w:ins w:id="41" w:author="PR Preview" w:date="2026-01-01T00:00:00Z">
        <w:r>
          <w:rPr>
            <w:rStyle w:val="OperatorTok"/>
          </w:rPr>
          <w:t xml:space="preserve">))</w:t>
        </w:r>
      </w:ins>
    </w:p>
    <w:p>
      <w:pPr>
        <w:pStyle w:val="FirstParagraph"/>
      </w:pPr>
      <w:ins w:id="42" w:author="PR Preview" w:date="2026-01-01T00:00:00Z">
        <w:r>
          <w:t xml:space="preserve">Guess what each expression returns:</w:t>
        </w:r>
      </w:ins>
    </w:p>
    <w:p>
      <w:pPr>
        <w:pStyle w:val="Compact"/>
        <w:numPr>
          <w:ilvl w:val="0"/>
          <w:numId w:val="1015"/>
        </w:numPr>
      </w:pPr>
      <w:ins w:id="43" w:author="PR Preview" w:date="2026-01-01T00:00:00Z">
        <w:r>
          <w:rPr>
            <w:rStyle w:val="VerbatimChar"/>
          </w:rPr>
          <w:t xml:space="preserve">((lambda (x) (* x x)) 7)</w:t>
        </w:r>
      </w:ins>
    </w:p>
    <w:p>
      <w:pPr>
        <w:pStyle w:val="Compact"/>
        <w:numPr>
          <w:ilvl w:val="0"/>
          <w:numId w:val="1015"/>
        </w:numPr>
      </w:pPr>
      <w:ins w:id="44" w:author="PR Preview" w:date="2026-01-01T00:00:00Z">
        <w:r>
          <w:rPr>
            <w:rStyle w:val="VerbatimChar"/>
          </w:rPr>
          <w:t xml:space="preserve">(map (lambda (x) (* 2 x)) (list 1 2 3))</w:t>
        </w:r>
      </w:ins>
    </w:p>
    <w:p>
      <w:pPr>
        <w:pStyle w:val="Compact"/>
        <w:numPr>
          <w:ilvl w:val="0"/>
          <w:numId w:val="1015"/>
        </w:numPr>
      </w:pPr>
      <w:ins w:id="45" w:author="PR Preview" w:date="2026-01-01T00:00:00Z">
        <w:r>
          <w:rPr>
            <w:rStyle w:val="VerbatimChar"/>
          </w:rPr>
          <w:t xml:space="preserve">(pair-with (list 1 2 3) "a")</w:t>
        </w:r>
      </w:ins>
    </w:p>
    <w:bookmarkEnd w:id="49"/>
    <w:bookmarkStart w:id="50" w:name="sol-pair-with"/>
    <w:p>
      <w:pPr>
        <w:pStyle w:val="FirstParagraph"/>
      </w:pPr>
      <w:ins w:id="46" w:author="PR Preview" w:date="2026-01-01T00:00:00Z">
        <w:r>
          <w:rPr>
            <w:i/>
            <w:iCs/>
          </w:rPr>
          <w:t xml:space="preserve">Solution 6</w:t>
        </w:r>
      </w:ins>
      <w:ins w:id="47" w:author="PR Preview" w:date="2026-01-01T00:00:00Z">
        <w:r>
          <w:t xml:space="preserve">. </w:t>
        </w:r>
      </w:ins>
      <w:ins w:id="48" w:author="PR Preview" w:date="2026-01-01T00:00:00Z">
        <w:r>
          <w:rPr>
            <w:rStyle w:val="VerbatimChar"/>
          </w:rPr>
          <w:t xml:space="preserve">(lambda (x) (* x x))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the function that squares its argument,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written in place without a name.</w:t>
        </w:r>
      </w:ins>
    </w:p>
    <w:p>
      <w:pPr>
        <w:pStyle w:val="Compact"/>
        <w:numPr>
          <w:ilvl w:val="0"/>
          <w:numId w:val="1016"/>
        </w:numPr>
      </w:pPr>
      <w:ins w:id="53" w:author="PR Preview" w:date="2026-01-01T00:00:00Z">
        <w:r>
          <w:t xml:space="preserve">Applying it to 7 returns 49.</w:t>
        </w:r>
      </w:ins>
    </w:p>
    <w:p>
      <w:pPr>
        <w:pStyle w:val="Compact"/>
        <w:numPr>
          <w:ilvl w:val="0"/>
          <w:numId w:val="1016"/>
        </w:numPr>
      </w:pPr>
      <w:ins w:id="54" w:author="PR Preview" w:date="2026-01-01T00:00:00Z">
        <w:r>
          <w:rPr>
            <w:rStyle w:val="VerbatimChar"/>
          </w:rPr>
          <w:t xml:space="preserve">map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(</w:t>
        </w:r>
      </w:ins>
      <w:hyperlink w:anchor="exm-map-filter">
        <w:ins w:id="57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58" w:author="PR Preview" w:date="2026-01-01T00:00:00Z">
        <w:r>
          <w:t xml:space="preserve">) applies the doubling function to each element, and returns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rStyle w:val="VerbatimChar"/>
          </w:rPr>
          <w:t xml:space="preserve">'(2 4 6)</w:t>
        </w:r>
      </w:ins>
      <w:ins w:id="6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6"/>
        </w:numPr>
      </w:pPr>
      <w:ins w:id="62" w:author="PR Preview" w:date="2026-01-01T00:00:00Z">
        <w:r>
          <w:t xml:space="preserve">In the body of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rPr>
            <w:rStyle w:val="VerbatimChar"/>
          </w:rPr>
          <w:t xml:space="preserve">pair-with</w:t>
        </w:r>
      </w:ins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rStyle w:val="VerbatimChar"/>
          </w:rPr>
          <w:t xml:space="preserve">y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rStyle w:val="VerbatimChar"/>
          </w:rPr>
          <w:t xml:space="preserve">"a"</w:t>
        </w:r>
      </w:ins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so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rPr>
            <w:rStyle w:val="VerbatimChar"/>
          </w:rPr>
          <w:t xml:space="preserve">map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applies the function</w:t>
        </w:r>
      </w:ins>
      <w:ins w:id="7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"a"</m:t>
        </m:r>
        <m:r>
          <m:rPr>
            <m:sty m:val="p"/>
          </m:rPr>
          <m:t>)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to each element,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and returns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rPr>
            <w:rStyle w:val="VerbatimChar"/>
          </w:rPr>
          <w:t xml:space="preserve">'((1 "a") (2 "a") (3 "a"))</w:t>
        </w:r>
      </w:ins>
      <w:ins w:id="86" w:author="PR Preview" w:date="2026-01-01T00:00:00Z">
        <w:r>
          <w:t xml:space="preserve">.</w:t>
        </w:r>
      </w:ins>
    </w:p>
    <w:bookmarkEnd w:id="50"/>
    <w:bookmarkStart w:id="52" w:name="def-lambda"/>
    <w:p>
      <w:pPr>
        <w:pStyle w:val="FirstParagraph"/>
      </w:pPr>
      <w:ins w:id="87" w:author="PR Preview" w:date="2026-01-01T00:00:00Z">
        <w:r>
          <w:rPr>
            <w:b/>
            <w:bCs/>
          </w:rPr>
          <w:t xml:space="preserve">Definition 13 (</w:t>
        </w:r>
      </w:ins>
      <w:ins w:id="88" w:author="PR Preview" w:date="2026-01-01T00:00:00Z">
        <w:r>
          <w:rPr>
            <w:rStyle w:val="VerbatimChar"/>
            <w:b/>
            <w:bCs/>
          </w:rPr>
          <w:t xml:space="preserve">lambda</w:t>
        </w:r>
      </w:ins>
      <w:ins w:id="89" w:author="PR Preview" w:date="2026-01-01T00:00:00Z">
        <w:r>
          <w:rPr>
            <w:b/>
            <w:bCs/>
          </w:rPr>
          <w:t xml:space="preserve">)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The Racket expression</w:t>
        </w:r>
      </w:ins>
    </w:p>
    <w:p>
      <w:pPr>
        <w:pStyle w:val="SourceCode"/>
      </w:pPr>
      <w:ins w:id="92" w:author="PR Preview" w:date="2026-01-01T00:00:00Z">
        <w:r>
          <w:rPr>
            <w:rStyle w:val="OperatorTok"/>
          </w:rPr>
          <w:t xml:space="preserve">(</w:t>
        </w:r>
      </w:ins>
      <w:ins w:id="93" w:author="PR Preview" w:date="2026-01-01T00:00:00Z">
        <w:r>
          <w:rPr>
            <w:rStyle w:val="KeywordTok"/>
          </w:rPr>
          <w:t xml:space="preserve">lambda</w:t>
        </w:r>
      </w:ins>
      <w:ins w:id="94" w:author="PR Preview" w:date="2026-01-01T00:00:00Z">
        <w:r>
          <w:rPr>
            <w:rStyle w:val="NormalTok"/>
          </w:rPr>
          <w:t xml:space="preserve"> </w:t>
        </w:r>
      </w:ins>
      <w:ins w:id="95" w:author="PR Preview" w:date="2026-01-01T00:00:00Z">
        <w:r>
          <w:rPr>
            <w:rStyle w:val="OperatorTok"/>
          </w:rPr>
          <w:t xml:space="preserve">(</w:t>
        </w:r>
      </w:ins>
      <w:ins w:id="96" w:author="PR Preview" w:date="2026-01-01T00:00:00Z">
        <w:r>
          <w:rPr>
            <w:rStyle w:val="NormalTok"/>
          </w:rPr>
          <w:t xml:space="preserve">x1 ... xn</w:t>
        </w:r>
      </w:ins>
      <w:ins w:id="97" w:author="PR Preview" w:date="2026-01-01T00:00:00Z">
        <w:r>
          <w:rPr>
            <w:rStyle w:val="OperatorTok"/>
          </w:rPr>
          <w:t xml:space="preserve">)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NormalTok"/>
          </w:rPr>
          <w:t xml:space="preserve">  body</w:t>
        </w:r>
      </w:ins>
      <w:ins w:id="100" w:author="PR Preview" w:date="2026-01-01T00:00:00Z">
        <w:r>
          <w:rPr>
            <w:rStyle w:val="OperatorTok"/>
          </w:rPr>
          <w:t xml:space="preserve">)</w:t>
        </w:r>
      </w:ins>
    </w:p>
    <w:p>
      <w:pPr>
        <w:pStyle w:val="FirstParagraph"/>
      </w:pPr>
      <w:ins w:id="101" w:author="PR Preview" w:date="2026-01-01T00:00:00Z">
        <w:r>
          <w:t xml:space="preserve">is a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rPr>
            <w:rStyle w:val="VerbatimChar"/>
            <w:b/>
            <w:bCs/>
          </w:rPr>
          <w:t xml:space="preserve">lambda</w:t>
        </w:r>
      </w:ins>
      <w:ins w:id="104" w:author="PR Preview" w:date="2026-01-01T00:00:00Z">
        <w:r>
          <w:rPr>
            <w:b/>
            <w:bCs/>
          </w:rPr>
          <w:t xml:space="preserve"> </w:t>
        </w:r>
      </w:ins>
      <w:ins w:id="105" w:author="PR Preview" w:date="2026-01-01T00:00:00Z">
        <w:r>
          <w:rPr>
            <w:b/>
            <w:bCs/>
          </w:rPr>
          <w:t xml:space="preserve">expression</w:t>
        </w:r>
      </w:ins>
      <w:ins w:id="106" w:author="PR Preview" w:date="2026-01-01T00:00:00Z">
        <w:r>
          <w:t xml:space="preserve">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Its value is the function with parameters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rStyle w:val="VerbatimChar"/>
          </w:rPr>
          <w:t xml:space="preserve">x1</w:t>
        </w:r>
      </w:ins>
      <w:ins w:id="111" w:author="PR Preview" w:date="2026-01-01T00:00:00Z">
        <w:r>
          <w:t xml:space="preserve">, …,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rPr>
            <w:rStyle w:val="VerbatimChar"/>
          </w:rPr>
          <w:t xml:space="preserve">xn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whose value at its arguments is the value of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rPr>
            <w:rStyle w:val="VerbatimChar"/>
          </w:rPr>
          <w:t xml:space="preserve">body</w:t>
        </w:r>
      </w:ins>
      <w:ins w:id="118" w:author="PR Preview" w:date="2026-01-01T00:00:00Z">
        <w:r>
          <w:t xml:space="preserve">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found as in</w:t>
        </w:r>
      </w:ins>
      <w:ins w:id="121" w:author="PR Preview" w:date="2026-01-01T00:00:00Z">
        <w:r>
          <w:t xml:space="preserve"> </w:t>
        </w:r>
      </w:ins>
      <w:hyperlink w:anchor="def-racket-define">
        <w:ins w:id="12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23" w:author="PR Preview" w:date="2026-01-01T00:00:00Z">
        <w:r>
          <w:t xml:space="preserve">.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The function has no name.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The body may use any name defined where the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rPr>
            <w:rStyle w:val="VerbatimChar"/>
          </w:rPr>
          <w:t xml:space="preserve">lambda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expression appears,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as the body of the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rPr>
            <w:rStyle w:val="VerbatimChar"/>
          </w:rPr>
          <w:t xml:space="preserve">lambda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in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rPr>
            <w:rStyle w:val="VerbatimChar"/>
          </w:rPr>
          <w:t xml:space="preserve">pair-with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(</w:t>
        </w:r>
      </w:ins>
      <w:hyperlink w:anchor="exr-pair-with">
        <w:ins w:id="142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143" w:author="PR Preview" w:date="2026-01-01T00:00:00Z">
        <w:r>
          <w:t xml:space="preserve">) uses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rStyle w:val="VerbatimChar"/>
          </w:rPr>
          <w:t xml:space="preserve">y</w:t>
        </w:r>
      </w:ins>
      <w:ins w:id="146" w:author="PR Preview" w:date="2026-01-01T00:00:00Z">
        <w:r>
          <w:t xml:space="preserve">.</w:t>
        </w:r>
      </w:ins>
    </w:p>
    <w:p>
      <w:pPr>
        <w:pStyle w:val="BodyText"/>
      </w:pPr>
      <w:ins w:id="147" w:author="PR Preview" w:date="2026-01-01T00:00:00Z">
        <w:r>
          <w:t xml:space="preserve">The definition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rPr>
            <w:rStyle w:val="VerbatimChar"/>
          </w:rPr>
          <w:t xml:space="preserve">(define (f x) body)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shorthand for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rPr>
            <w:rStyle w:val="VerbatimChar"/>
          </w:rPr>
          <w:t xml:space="preserve">(define f (lambda (x) body))</w:t>
        </w:r>
      </w:ins>
      <w:ins w:id="154" w:author="PR Preview" w:date="2026-01-01T00:00:00Z">
        <w:r>
          <w:t xml:space="preserve">: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it gives the name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rPr>
            <w:rStyle w:val="VerbatimChar"/>
          </w:rPr>
          <w:t xml:space="preserve">f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to the function the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rStyle w:val="VerbatimChar"/>
          </w:rPr>
          <w:t xml:space="preserve">lambda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expression makes.</w:t>
        </w:r>
      </w:ins>
    </w:p>
    <w:p>
      <w:pPr>
        <w:pStyle w:val="BodyText"/>
      </w:pPr>
      <w:ins w:id="165" w:author="PR Preview" w:date="2026-01-01T00:00:00Z">
        <w:r>
          <w:rPr>
            <w:i/>
            <w:iCs/>
          </w:rPr>
          <w:t xml:space="preserve">Video: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Jerry Cain uses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rPr>
            <w:rStyle w:val="VerbatimChar"/>
          </w:rPr>
          <w:t xml:space="preserve">lambda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with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rPr>
            <w:rStyle w:val="VerbatimChar"/>
          </w:rPr>
          <w:t xml:space="preserve">map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in Scheme, the language Racket grew out of, in</w:t>
        </w:r>
      </w:ins>
      <w:ins w:id="176" w:author="PR Preview" w:date="2026-01-01T00:00:00Z">
        <w:r>
          <w:t xml:space="preserve"> </w:t>
        </w:r>
      </w:ins>
      <w:hyperlink r:id="rId51">
        <w:ins w:id="177" w:author="PR Preview" w:date="2026-01-01T00:00:00Z">
          <w:r>
            <w:rPr>
              <w:rStyle w:val="Hyperlink"/>
            </w:rPr>
            <w:t xml:space="preserve">Stanford CS 107 Lecture 22</w:t>
          </w:r>
        </w:ins>
      </w:hyperlink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(Cain 2008)</w:t>
        </w:r>
      </w:ins>
      <w:ins w:id="180" w:author="PR Preview" w:date="2026-01-01T00:00:00Z">
        <w:r>
          <w:t xml:space="preserve">.</w:t>
        </w:r>
      </w:ins>
    </w:p>
    <w:bookmarkEnd w:id="52"/>
    <w:bookmarkStart w:id="54" w:name="rem-lambda-calculus"/>
    <w:p>
      <w:pPr>
        <w:pStyle w:val="BodyText"/>
      </w:pPr>
      <w:ins w:id="181" w:author="PR Preview" w:date="2026-01-01T00:00:00Z">
        <w:r>
          <w:rPr>
            <w:i/>
            <w:iCs/>
          </w:rPr>
          <w:t xml:space="preserve">Remark 4</w:t>
        </w:r>
      </w:ins>
      <w:ins w:id="182" w:author="PR Preview" w:date="2026-01-01T00:00:00Z">
        <w:r>
          <w:t xml:space="preserve"> (Where the name comes from). </w:t>
        </w:r>
      </w:ins>
      <w:ins w:id="183" w:author="PR Preview" w:date="2026-01-01T00:00:00Z">
        <w:r>
          <w:t xml:space="preserve">The word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rPr>
            <w:rStyle w:val="VerbatimChar"/>
          </w:rPr>
          <w:t xml:space="preserve">lambda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comes from the lambda calculus,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 model of computation in which a function is written</w:t>
        </w:r>
      </w:ins>
      <w:ins w:id="190" w:author="PR Preview" w:date="2026-01-01T00:00:00Z">
        <w:r>
          <w:t xml:space="preserve"> </w:t>
        </w:r>
      </w:ins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ins w:id="191" w:author="PR Preview" w:date="2026-01-01T00:00:00Z">
        <w:r>
          <w:t xml:space="preserve">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the function that takes</w:t>
        </w:r>
      </w:ins>
      <w:ins w:id="194" w:author="PR Preview" w:date="2026-01-01T00:00:00Z">
        <w:r>
          <w:t xml:space="preserve"> </w:t>
        </w:r>
      </w:ins>
      <m:oMath>
        <m:r>
          <m:t>x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to the value of the expression</w:t>
        </w:r>
      </w:ins>
      <w:ins w:id="197" w:author="PR Preview" w:date="2026-01-01T00:00:00Z">
        <w:r>
          <w:t xml:space="preserve"> </w:t>
        </w:r>
      </w:ins>
      <m:oMath>
        <m:r>
          <m:t>e</m:t>
        </m:r>
      </m:oMath>
      <w:ins w:id="198" w:author="PR Preview" w:date="2026-01-01T00:00:00Z">
        <w:r>
          <w:t xml:space="preserve">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The lambda calculus has only three features: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functions, applying a function to an argument, and variables.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It has no numbers, strings or loops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(Crichton 2019)</w:t>
        </w:r>
      </w:ins>
      <w:ins w:id="207" w:author="PR Preview" w:date="2026-01-01T00:00:00Z">
        <w:r>
          <w:t xml:space="preserve">.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Applying</w:t>
        </w:r>
      </w:ins>
      <w:ins w:id="210" w:author="PR Preview" w:date="2026-01-01T00:00:00Z">
        <w:r>
          <w:t xml:space="preserve"> </w:t>
        </w:r>
      </w:ins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to an argument replaces each</w:t>
        </w:r>
      </w:ins>
      <w:ins w:id="213" w:author="PR Preview" w:date="2026-01-01T00:00:00Z">
        <w:r>
          <w:t xml:space="preserve"> </w:t>
        </w:r>
      </w:ins>
      <m:oMath>
        <m:r>
          <m:t>x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in</w:t>
        </w:r>
      </w:ins>
      <w:ins w:id="216" w:author="PR Preview" w:date="2026-01-01T00:00:00Z">
        <w:r>
          <w:t xml:space="preserve"> </w:t>
        </w:r>
      </w:ins>
      <m:oMath>
        <m:r>
          <m:t>e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by that argument,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as in evaluation by substitution (</w:t>
        </w:r>
      </w:ins>
      <w:hyperlink w:anchor="exm-substitution">
        <w:ins w:id="221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22" w:author="PR Preview" w:date="2026-01-01T00:00:00Z">
        <w:r>
          <w:t xml:space="preserve">).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The function in</w:t>
        </w:r>
      </w:ins>
      <w:ins w:id="225" w:author="PR Preview" w:date="2026-01-01T00:00:00Z">
        <w:r>
          <w:t xml:space="preserve"> </w:t>
        </w:r>
      </w:ins>
      <w:hyperlink w:anchor="exr-pair-with">
        <w:ins w:id="226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that squares its argument is</w:t>
        </w:r>
      </w:ins>
      <w:ins w:id="229" w:author="PR Preview" w:date="2026-01-01T00:00:00Z">
        <w:r>
          <w:t xml:space="preserve"> </w:t>
        </w:r>
      </w:ins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ins w:id="230" w:author="PR Preview" w:date="2026-01-01T00:00:00Z">
        <w:r>
          <w:t xml:space="preserve">.</w:t>
        </w:r>
      </w:ins>
    </w:p>
    <w:p>
      <w:pPr>
        <w:pStyle w:val="BodyText"/>
      </w:pPr>
      <w:ins w:id="231" w:author="PR Preview" w:date="2026-01-01T00:00:00Z">
        <w:r>
          <w:rPr>
            <w:i/>
            <w:iCs/>
          </w:rPr>
          <w:t xml:space="preserve">Media: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Will Crichton’s</w:t>
        </w:r>
      </w:ins>
      <w:ins w:id="234" w:author="PR Preview" w:date="2026-01-01T00:00:00Z">
        <w:r>
          <w:t xml:space="preserve"> </w:t>
        </w:r>
      </w:ins>
      <w:hyperlink r:id="rId53">
        <w:ins w:id="235" w:author="PR Preview" w:date="2026-01-01T00:00:00Z">
          <w:r>
            <w:rPr>
              <w:rStyle w:val="Hyperlink"/>
            </w:rPr>
            <w:t xml:space="preserve">notes on the lambda calculus</w:t>
          </w:r>
        </w:ins>
      </w:hyperlink>
      <w:ins w:id="236" w:author="PR Preview" w:date="2026-01-01T00:00:00Z">
        <w:r>
          <w:t xml:space="preserve">, from Stanford’s CS 242,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rPr>
            <w:i/>
            <w:iCs/>
          </w:rPr>
          <w:t xml:space="preserve">Programming Languages</w:t>
        </w:r>
      </w:ins>
      <w:ins w:id="239" w:author="PR Preview" w:date="2026-01-01T00:00:00Z">
        <w:r>
          <w:t xml:space="preserve">, go further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(Crichton 2019)</w:t>
        </w:r>
      </w:ins>
      <w:ins w:id="242" w:author="PR Preview" w:date="2026-01-01T00:00:00Z">
        <w:r>
          <w:t xml:space="preserve">.</w:t>
        </w:r>
      </w:ins>
    </w:p>
    <w:bookmarkEnd w:id="54"/>
    <w:bookmarkStart w:id="55" w:name="exm-adder"/>
    <w:p>
      <w:pPr>
        <w:pStyle w:val="BodyText"/>
      </w:pPr>
      <w:ins w:id="243" w:author="PR Preview" w:date="2026-01-01T00:00:00Z">
        <w:r>
          <w:rPr>
            <w:b/>
            <w:bCs/>
          </w:rPr>
          <w:t xml:space="preserve">Example 4 (A function that returns a function)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The function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rPr>
            <w:rStyle w:val="VerbatimChar"/>
          </w:rPr>
          <w:t xml:space="preserve">adder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takes a number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rPr>
            <w:rStyle w:val="VerbatimChar"/>
          </w:rPr>
          <w:t xml:space="preserve">d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and returns a function:</w:t>
        </w:r>
      </w:ins>
    </w:p>
    <w:p>
      <w:pPr>
        <w:pStyle w:val="SourceCode"/>
      </w:pPr>
      <w:ins w:id="254" w:author="PR Preview" w:date="2026-01-01T00:00:00Z">
        <w:r>
          <w:rPr>
            <w:rStyle w:val="OperatorTok"/>
          </w:rPr>
          <w:t xml:space="preserve">(</w:t>
        </w:r>
      </w:ins>
      <w:ins w:id="255" w:author="PR Preview" w:date="2026-01-01T00:00:00Z">
        <w:r>
          <w:rPr>
            <w:rStyle w:val="ExtensionTok"/>
          </w:rPr>
          <w:t xml:space="preserve">define</w:t>
        </w:r>
      </w:ins>
      <w:ins w:id="256" w:author="PR Preview" w:date="2026-01-01T00:00:00Z">
        <w:r>
          <w:rPr>
            <w:rStyle w:val="FunctionTok"/>
          </w:rPr>
          <w:t xml:space="preserve"> </w:t>
        </w:r>
      </w:ins>
      <w:ins w:id="257" w:author="PR Preview" w:date="2026-01-01T00:00:00Z">
        <w:r>
          <w:rPr>
            <w:rStyle w:val="OperatorTok"/>
          </w:rPr>
          <w:t xml:space="preserve">(</w:t>
        </w:r>
      </w:ins>
      <w:ins w:id="258" w:author="PR Preview" w:date="2026-01-01T00:00:00Z">
        <w:r>
          <w:rPr>
            <w:rStyle w:val="NormalTok"/>
          </w:rPr>
          <w:t xml:space="preserve">adder d</w:t>
        </w:r>
      </w:ins>
      <w:ins w:id="259" w:author="PR Preview" w:date="2026-01-01T00:00:00Z">
        <w:r>
          <w:rPr>
            <w:rStyle w:val="OperatorTok"/>
          </w:rPr>
          <w:t xml:space="preserve">)</w:t>
        </w:r>
      </w:ins>
      <w:ins w:id="260" w:author="PR Preview" w:date="2026-01-01T00:00:00Z">
        <w:r>
          <w:br/>
        </w:r>
      </w:ins>
      <w:ins w:id="261" w:author="PR Preview" w:date="2026-01-01T00:00:00Z">
        <w:r>
          <w:rPr>
            <w:rStyle w:val="NormalTok"/>
          </w:rPr>
          <w:t xml:space="preserve">  </w:t>
        </w:r>
      </w:ins>
      <w:ins w:id="262" w:author="PR Preview" w:date="2026-01-01T00:00:00Z">
        <w:r>
          <w:rPr>
            <w:rStyle w:val="OperatorTok"/>
          </w:rPr>
          <w:t xml:space="preserve">(</w:t>
        </w:r>
      </w:ins>
      <w:ins w:id="263" w:author="PR Preview" w:date="2026-01-01T00:00:00Z">
        <w:r>
          <w:rPr>
            <w:rStyle w:val="KeywordTok"/>
          </w:rPr>
          <w:t xml:space="preserve">lambda</w:t>
        </w:r>
      </w:ins>
      <w:ins w:id="264" w:author="PR Preview" w:date="2026-01-01T00:00:00Z">
        <w:r>
          <w:rPr>
            <w:rStyle w:val="NormalTok"/>
          </w:rPr>
          <w:t xml:space="preserve"> </w:t>
        </w:r>
      </w:ins>
      <w:ins w:id="265" w:author="PR Preview" w:date="2026-01-01T00:00:00Z">
        <w:r>
          <w:rPr>
            <w:rStyle w:val="OperatorTok"/>
          </w:rPr>
          <w:t xml:space="preserve">(</w:t>
        </w:r>
      </w:ins>
      <w:ins w:id="266" w:author="PR Preview" w:date="2026-01-01T00:00:00Z">
        <w:r>
          <w:rPr>
            <w:rStyle w:val="NormalTok"/>
          </w:rPr>
          <w:t xml:space="preserve">x</w:t>
        </w:r>
      </w:ins>
      <w:ins w:id="267" w:author="PR Preview" w:date="2026-01-01T00:00:00Z">
        <w:r>
          <w:rPr>
            <w:rStyle w:val="OperatorTok"/>
          </w:rPr>
          <w:t xml:space="preserve">)</w:t>
        </w:r>
      </w:ins>
      <w:ins w:id="268" w:author="PR Preview" w:date="2026-01-01T00:00:00Z">
        <w:r>
          <w:rPr>
            <w:rStyle w:val="NormalTok"/>
          </w:rPr>
          <w:t xml:space="preserve"> </w:t>
        </w:r>
      </w:ins>
      <w:ins w:id="269" w:author="PR Preview" w:date="2026-01-01T00:00:00Z">
        <w:r>
          <w:rPr>
            <w:rStyle w:val="OperatorTok"/>
          </w:rPr>
          <w:t xml:space="preserve">(+</w:t>
        </w:r>
      </w:ins>
      <w:ins w:id="270" w:author="PR Preview" w:date="2026-01-01T00:00:00Z">
        <w:r>
          <w:rPr>
            <w:rStyle w:val="NormalTok"/>
          </w:rPr>
          <w:t xml:space="preserve"> x d</w:t>
        </w:r>
      </w:ins>
      <w:ins w:id="271" w:author="PR Preview" w:date="2026-01-01T00:00:00Z">
        <w:r>
          <w:rPr>
            <w:rStyle w:val="OperatorTok"/>
          </w:rPr>
          <w:t xml:space="preserve">)))</w:t>
        </w:r>
      </w:ins>
    </w:p>
    <w:p>
      <w:pPr>
        <w:pStyle w:val="FirstParagraph"/>
      </w:pPr>
      <w:ins w:id="272" w:author="PR Preview" w:date="2026-01-01T00:00:00Z">
        <w:r>
          <w:rPr>
            <w:rStyle w:val="VerbatimChar"/>
          </w:rPr>
          <w:t xml:space="preserve">(adder 3)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returns the function</w:t>
        </w:r>
      </w:ins>
      <w:ins w:id="27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+</m:t>
        </m:r>
        <m:r>
          <m:t>3</m:t>
        </m:r>
      </m:oMath>
      <w:ins w:id="276" w:author="PR Preview" w:date="2026-01-01T00:00:00Z">
        <w:r>
          <w:t xml:space="preserve">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which still knows that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rPr>
            <w:rStyle w:val="VerbatimChar"/>
          </w:rPr>
          <w:t xml:space="preserve">d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is 3 after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rPr>
            <w:rStyle w:val="VerbatimChar"/>
          </w:rPr>
          <w:t xml:space="preserve">adder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has returned.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So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rPr>
            <w:rStyle w:val="VerbatimChar"/>
          </w:rPr>
          <w:t xml:space="preserve">adder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is a higher-order function (</w:t>
        </w:r>
      </w:ins>
      <w:hyperlink w:anchor="def-higher-order">
        <w:ins w:id="293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294" w:author="PR Preview" w:date="2026-01-01T00:00:00Z">
        <w:r>
          <w:t xml:space="preserve">), and its value can be used anywhere a function can:</w:t>
        </w:r>
      </w:ins>
    </w:p>
    <w:p>
      <w:pPr>
        <w:pStyle w:val="Compact"/>
        <w:numPr>
          <w:ilvl w:val="0"/>
          <w:numId w:val="1017"/>
        </w:numPr>
      </w:pPr>
      <w:ins w:id="295" w:author="PR Preview" w:date="2026-01-01T00:00:00Z">
        <w:r>
          <w:rPr>
            <w:rStyle w:val="VerbatimChar"/>
          </w:rPr>
          <w:t xml:space="preserve">((adder 3) 4)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returns 7.</w:t>
        </w:r>
      </w:ins>
    </w:p>
    <w:p>
      <w:pPr>
        <w:pStyle w:val="Compact"/>
        <w:numPr>
          <w:ilvl w:val="0"/>
          <w:numId w:val="1017"/>
        </w:numPr>
      </w:pPr>
      <w:ins w:id="298" w:author="PR Preview" w:date="2026-01-01T00:00:00Z">
        <w:r>
          <w:rPr>
            <w:rStyle w:val="VerbatimChar"/>
          </w:rPr>
          <w:t xml:space="preserve">(twice (adder 3) 10)</w:t>
        </w:r>
      </w:ins>
      <w:ins w:id="299" w:author="PR Preview" w:date="2026-01-01T00:00:00Z">
        <w:r>
          <w:t xml:space="preserve">, with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rPr>
            <w:rStyle w:val="VerbatimChar"/>
          </w:rPr>
          <w:t xml:space="preserve">twice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from</w:t>
        </w:r>
      </w:ins>
      <w:ins w:id="304" w:author="PR Preview" w:date="2026-01-01T00:00:00Z">
        <w:r>
          <w:t xml:space="preserve"> </w:t>
        </w:r>
      </w:ins>
      <w:hyperlink w:anchor="exr-twice">
        <w:ins w:id="305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306" w:author="PR Preview" w:date="2026-01-01T00:00:00Z">
        <w:r>
          <w:t xml:space="preserve">, returns 16.</w:t>
        </w:r>
      </w:ins>
    </w:p>
    <w:p>
      <w:pPr>
        <w:pStyle w:val="Compact"/>
        <w:numPr>
          <w:ilvl w:val="0"/>
          <w:numId w:val="1017"/>
        </w:numPr>
      </w:pPr>
      <w:ins w:id="307" w:author="PR Preview" w:date="2026-01-01T00:00:00Z">
        <w:r>
          <w:rPr>
            <w:rStyle w:val="VerbatimChar"/>
          </w:rPr>
          <w:t xml:space="preserve">(map (adder 1) (list 5 7 9))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returns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rPr>
            <w:rStyle w:val="VerbatimChar"/>
          </w:rPr>
          <w:t xml:space="preserve">'(6 8 10)</w:t>
        </w:r>
      </w:ins>
      <w:ins w:id="312" w:author="PR Preview" w:date="2026-01-01T00:00:00Z">
        <w:r>
          <w:t xml:space="preserve">.</w:t>
        </w:r>
      </w:ins>
    </w:p>
    <w:bookmarkEnd w:id="55"/>
    <w:bookmarkEnd w:id="56"/>
    <w:bookmarkStart w:id="71" w:name="references"/>
    <w:p>
      <w:pPr>
        <w:pStyle w:val="Heading1"/>
      </w:pPr>
      <w:r>
        <w:t xml:space="preserve">References</w:t>
      </w:r>
    </w:p>
    <w:bookmarkStart w:id="70" w:name="refs"/>
    <w:bookmarkStart w:id="57" w:name="ref-cain2008cs107videos"/>
    <w:p>
      <w:pPr>
        <w:pStyle w:val="Bibliography"/>
      </w:pPr>
      <w:ins w:id="313" w:author="PR Preview" w:date="2026-01-01T00:00:00Z">
        <w:r>
          <w:t xml:space="preserve">Cain, Jerry. 2008.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rPr>
            <w:i/>
            <w:iCs/>
          </w:rPr>
          <w:t xml:space="preserve">Programming Paradigms (</w:t>
        </w:r>
      </w:ins>
      <w:ins w:id="316" w:author="PR Preview" w:date="2026-01-01T00:00:00Z">
        <w:r>
          <w:rPr>
            <w:i/>
            <w:iCs/>
          </w:rPr>
          <w:t xml:space="preserve">Stanford</w:t>
        </w:r>
      </w:ins>
      <w:ins w:id="317" w:author="PR Preview" w:date="2026-01-01T00:00:00Z">
        <w:r>
          <w:rPr>
            <w:i/>
            <w:iCs/>
          </w:rPr>
          <w:t xml:space="preserve"> </w:t>
        </w:r>
      </w:ins>
      <w:ins w:id="318" w:author="PR Preview" w:date="2026-01-01T00:00:00Z">
        <w:r>
          <w:rPr>
            <w:i/>
            <w:iCs/>
          </w:rPr>
          <w:t xml:space="preserve">CS107</w:t>
        </w:r>
      </w:ins>
      <w:ins w:id="319" w:author="PR Preview" w:date="2026-01-01T00:00:00Z">
        <w:r>
          <w:rPr>
            <w:i/>
            <w:iCs/>
          </w:rPr>
          <w:t xml:space="preserve">), Lecture 22</w:t>
        </w:r>
      </w:ins>
      <w:ins w:id="320" w:author="PR Preview" w:date="2026-01-01T00:00:00Z">
        <w:r>
          <w:t xml:space="preserve">. YouTube.</w:t>
        </w:r>
      </w:ins>
      <w:ins w:id="321" w:author="PR Preview" w:date="2026-01-01T00:00:00Z">
        <w:r>
          <w:t xml:space="preserve"> </w:t>
        </w:r>
      </w:ins>
      <w:hyperlink r:id="rId51">
        <w:ins w:id="322" w:author="PR Preview" w:date="2026-01-01T00:00:00Z">
          <w:r>
            <w:rPr>
              <w:rStyle w:val="Hyperlink"/>
            </w:rPr>
            <w:t xml:space="preserve">https://www.youtube.com/watch?v=3LeCydausnk</w:t>
          </w:r>
        </w:ins>
      </w:hyperlink>
      <w:ins w:id="323" w:author="PR Preview" w:date="2026-01-01T00:00:00Z">
        <w:r>
          <w:t xml:space="preserve">.</w:t>
        </w:r>
      </w:ins>
    </w:p>
    <w:bookmarkEnd w:id="57"/>
    <w:bookmarkStart w:id="59" w:name="ref-crichton2019cs242"/>
    <w:p>
      <w:pPr>
        <w:pStyle w:val="Bibliography"/>
      </w:pPr>
      <w:ins w:id="324" w:author="PR Preview" w:date="2026-01-01T00:00:00Z">
        <w:r>
          <w:t xml:space="preserve">Crichton, Will. 2019.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rPr>
            <w:i/>
            <w:iCs/>
          </w:rPr>
          <w:t xml:space="preserve">CS</w:t>
        </w:r>
      </w:ins>
      <w:ins w:id="327" w:author="PR Preview" w:date="2026-01-01T00:00:00Z">
        <w:r>
          <w:rPr>
            <w:i/>
            <w:iCs/>
          </w:rPr>
          <w:t xml:space="preserve"> </w:t>
        </w:r>
      </w:ins>
      <w:ins w:id="328" w:author="PR Preview" w:date="2026-01-01T00:00:00Z">
        <w:r>
          <w:rPr>
            <w:i/>
            <w:iCs/>
          </w:rPr>
          <w:t xml:space="preserve">242: Programming Languages, Fall 2019</w:t>
        </w:r>
      </w:ins>
      <w:ins w:id="329" w:author="PR Preview" w:date="2026-01-01T00:00:00Z">
        <w:r>
          <w:t xml:space="preserve">. Stanford University.</w:t>
        </w:r>
      </w:ins>
      <w:ins w:id="330" w:author="PR Preview" w:date="2026-01-01T00:00:00Z">
        <w:r>
          <w:t xml:space="preserve"> </w:t>
        </w:r>
      </w:ins>
      <w:hyperlink r:id="rId58">
        <w:ins w:id="331" w:author="PR Preview" w:date="2026-01-01T00:00:00Z">
          <w:r>
            <w:rPr>
              <w:rStyle w:val="Hyperlink"/>
            </w:rPr>
            <w:t xml:space="preserve">https://stanford-cs242.github.io/f19/</w:t>
          </w:r>
        </w:ins>
      </w:hyperlink>
      <w:ins w:id="332" w:author="PR Preview" w:date="2026-01-01T00:00:00Z">
        <w:r>
          <w:t xml:space="preserve">.</w:t>
        </w:r>
      </w:ins>
    </w:p>
    <w:bookmarkEnd w:id="59"/>
    <w:bookmarkStart w:id="61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61"/>
    <w:bookmarkStart w:id="63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63"/>
    <w:bookmarkStart w:id="65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65"/>
    <w:bookmarkStart w:id="67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67"/>
    <w:bookmarkStart w:id="69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docs.racket-lang.org/guide/" TargetMode="External"/><Relationship Id="rId60" Type="http://schemas.openxmlformats.org/officeDocument/2006/relationships/hyperlink" Target="https://en.wikipedia.org/wiki/Expression_(mathematics)" TargetMode="External"/><Relationship Id="rId62" Type="http://schemas.openxmlformats.org/officeDocument/2006/relationships/hyperlink" Target="https://en.wikipedia.org/wiki/Function_(mathematics)" TargetMode="External"/><Relationship Id="rId64" Type="http://schemas.openxmlformats.org/officeDocument/2006/relationships/hyperlink" Target="https://en.wikipedia.org/wiki/Functional_programming" TargetMode="External"/><Relationship Id="rId66" Type="http://schemas.openxmlformats.org/officeDocument/2006/relationships/hyperlink" Target="https://en.wikipedia.org/wiki/Higher-order_function" TargetMode="External"/><Relationship Id="rId68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Relationship Id="rId58" Type="http://schemas.openxmlformats.org/officeDocument/2006/relationships/hyperlink" Target="https://stanford-cs242.github.io/f19/" TargetMode="External"/><Relationship Id="rId53" Type="http://schemas.openxmlformats.org/officeDocument/2006/relationships/hyperlink" Target="https://stanford-cs242.github.io/f19/lectures/02-1-lambda-calculus" TargetMode="External"/><Relationship Id="rId51" Type="http://schemas.openxmlformats.org/officeDocument/2006/relationships/hyperlink" Target="https://www.youtube.com/watch?v=3LeCydausnk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docs.racket-lang.org/guide/" TargetMode="External"/><Relationship Id="rId60" Type="http://schemas.openxmlformats.org/officeDocument/2006/relationships/hyperlink" Target="https://en.wikipedia.org/wiki/Expression_(mathematics)" TargetMode="External"/><Relationship Id="rId62" Type="http://schemas.openxmlformats.org/officeDocument/2006/relationships/hyperlink" Target="https://en.wikipedia.org/wiki/Function_(mathematics)" TargetMode="External"/><Relationship Id="rId64" Type="http://schemas.openxmlformats.org/officeDocument/2006/relationships/hyperlink" Target="https://en.wikipedia.org/wiki/Functional_programming" TargetMode="External"/><Relationship Id="rId66" Type="http://schemas.openxmlformats.org/officeDocument/2006/relationships/hyperlink" Target="https://en.wikipedia.org/wiki/Higher-order_function" TargetMode="External"/><Relationship Id="rId68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Relationship Id="rId58" Type="http://schemas.openxmlformats.org/officeDocument/2006/relationships/hyperlink" Target="https://stanford-cs242.github.io/f19/" TargetMode="External"/><Relationship Id="rId53" Type="http://schemas.openxmlformats.org/officeDocument/2006/relationships/hyperlink" Target="https://stanford-cs242.github.io/f19/lectures/02-1-lambda-calculus" TargetMode="External"/><Relationship Id="rId51" Type="http://schemas.openxmlformats.org/officeDocument/2006/relationships/hyperlink" Target="https://www.youtube.com/watch?v=3LeCydaus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2026-10-29T20:42:00Z</dcterms:created>
  <dcterms:modified xsi:type="dcterms:W3CDTF">2026-10-29T20:42:00Z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