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Trees</w:t>
      </w:r>
    </w:p>
    <w:p>
      <w:pPr>
        <w:pStyle w:val="Subtitle"/>
      </w:pPr>
      <w:r>
        <w:t xml:space="preserve">Trees and forests, rooted trees, binary trees, preorder, inorder, postorder and level order, expression trees, and spanning trees</w:t>
      </w:r>
    </w:p>
    <w:p>
      <w:pPr>
        <w:pStyle w:val="Date"/>
      </w:pPr>
      <w:del w:id="1" w:author="PR Preview" w:date="2026-01-01T00:00:00Z">
        <w:r>
          <w:delText xml:space="preserve">Last modified: 2026-10-29 13:30:08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13:36:50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on trees.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tree as a connected graph with no cycles (the notes say no simple circuits), and a forest, whose connected components are 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graph is a tree if and only if there is exactly one path between every two of its vertices;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rooted trees, with the root, parents, children, ancestors, descendants, leaves, internal vertices and subtrees,</w:t>
            </w:r>
            <w:r>
              <w:t xml:space="preserve"> </w:t>
            </w:r>
            <w:r>
              <w:t xml:space="preserve">and the fact that choosing a different root gives a different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level of a vertex and the height of a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ordered rooted trees, and binary trees, with their left and right subtrees;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preorder, inorder and postorder traversal;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expression trees, and the infix, prefix (Polish) and postfix (reverse Polish) forms of an expression,</w:t>
            </w:r>
            <w:r>
              <w:t xml:space="preserve"> </w:t>
            </w:r>
            <w:r>
              <w:t xml:space="preserve">with parentheses needed only in the infix form;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spanning trees, the theorem that a graph is connected if and only if it has a spanning tree,</w:t>
            </w:r>
            <w:r>
              <w:t xml:space="preserve"> </w:t>
            </w:r>
            <w:r>
              <w:t xml:space="preserve">and the spanning trees that depth-first and breadth-first search build.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notes define the traversals for ordered rooted trees, by pseudocode;</w:t>
            </w:r>
            <w:r>
              <w:t xml:space="preserve"> </w:t>
            </w:r>
            <w:r>
              <w:t xml:space="preserve">here they are defined recursively for binary trees, as lists,</w:t>
            </w:r>
            <w:r>
              <w:t xml:space="preserve"> </w:t>
            </w:r>
            <w:r>
              <w:t xml:space="preserve">and a remark extends preorder and postorder to ordered rooted trees.</w:t>
            </w:r>
            <w:r>
              <w:t xml:space="preserve"> </w:t>
            </w:r>
            <w:r>
              <w:t xml:space="preserve">In the notes a forest is not connected;</w:t>
            </w:r>
            <w:r>
              <w:t xml:space="preserve"> </w:t>
            </w:r>
            <w:r>
              <w:t xml:space="preserve">here a forest is any graph with no cycles, so a tree is a forest too.</w:t>
            </w:r>
            <w:r>
              <w:t xml:space="preserve"> </w:t>
            </w:r>
            <w:r>
              <w:t xml:space="preserve">The notes’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full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balanced trees, and the counting theorems for them,</w:t>
            </w:r>
            <w:r>
              <w:t xml:space="preserve"> </w:t>
            </w:r>
            <w:r>
              <w:t xml:space="preserve">siblings, back edges, and spanning forests of directed graphs are left out.</w:t>
            </w:r>
            <w:r>
              <w:t xml:space="preserve"> </w:t>
            </w:r>
            <w:r>
              <w:t xml:space="preserve">A bound on the number of vertices of a binary tree of a given height is in their place.</w:t>
            </w:r>
            <w:r>
              <w:t xml:space="preserve"> </w:t>
            </w:r>
            <w:r>
              <w:t xml:space="preserve">The definition of a parse tree is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it reads the same in both places.</w:t>
            </w:r>
            <w:r>
              <w:t xml:space="preserve"> </w:t>
            </w:r>
            <w:r>
              <w:t xml:space="preserve">Level order, as breadth-first search from the root, follows the course calendar’s</w:t>
            </w:r>
            <w:r>
              <w:t xml:space="preserve"> </w:t>
            </w:r>
            <w:r>
              <w:t xml:space="preserve">“tree traversal”</w:t>
            </w:r>
            <w:r>
              <w:t xml:space="preserve">.</w:t>
            </w:r>
            <w:r>
              <w:t xml:space="preserve"> </w:t>
            </w:r>
            <w:r>
              <w:t xml:space="preserve">The proof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edges, the other proofs,</w:t>
            </w:r>
            <w:r>
              <w:t xml:space="preserve"> </w:t>
            </w:r>
            <w:r>
              <w:t xml:space="preserve">the examples, the exercises and the Racket functions are new.</w:t>
            </w:r>
          </w:p>
        </w:tc>
      </w:tr>
    </w:tbl>
    <w:bookmarkStart w:id="50" w:name="sec-trees"/>
    <w:p>
      <w:pPr>
        <w:pStyle w:val="Heading1"/>
      </w:pPr>
      <w:r>
        <w:t xml:space="preserve">1. Trees</w:t>
      </w:r>
    </w:p>
    <w:bookmarkStart w:id="17" w:name="exr-pipes"/>
    <w:p>
      <w:pPr>
        <w:pStyle w:val="FirstParagraph"/>
      </w:pPr>
      <w:r>
        <w:rPr>
          <w:b/>
          <w:bCs/>
        </w:rPr>
        <w:t xml:space="preserve">Exercise 1 (Pipes between houses)</w:t>
      </w:r>
      <w:r>
        <w:t xml:space="preserve"> </w:t>
      </w:r>
      <w:r>
        <w:t xml:space="preserve">Seven houses, named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share a water system.</w:t>
      </w:r>
      <w:r>
        <w:t xml:space="preserve"> </w:t>
      </w:r>
      <w:r>
        <w:t xml:space="preserve">A pipe joins the two houses in each of these six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fig-pip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How many routes are there from house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house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go along pipes and visit no house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pipes"/>
          <w:p>
            <w:pPr>
              <w:pStyle w:val="Compact"/>
              <w:jc w:val="center"/>
            </w:pPr>
            <w:r>
              <w:drawing>
                <wp:inline>
                  <wp:extent cx="3200400" cy="141671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trees-pipes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1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houses and pipes of</w:t>
            </w:r>
            <w:r>
              <w:t xml:space="preserve"> </w:t>
            </w:r>
            <w:hyperlink w:anchor="exr-pip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8" w:name="sol-pip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One: the route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A route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starts along the only pipe at</w:t>
      </w:r>
      <w:r>
        <w:t xml:space="preserve"> </w:t>
      </w:r>
      <m:oMath>
        <m:r>
          <m:t>r</m:t>
        </m:r>
      </m:oMath>
      <w:r>
        <w:t xml:space="preserve">,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the pipes lead to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route cannot go back to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if it goes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 cannot go on, since the only pipe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leads back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So it goes to</w:t>
      </w:r>
      <w:r>
        <w:t xml:space="preserve"> </w:t>
      </w:r>
      <m:oMath>
        <m:r>
          <m:t>s</m:t>
        </m:r>
      </m:oMath>
      <w:r>
        <w:t xml:space="preserve">, 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along its only other pipe to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t</m:t>
        </m:r>
      </m:oMath>
      <w:r>
        <w:t xml:space="preserve">, the pipe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leads to a house with no other pipe,</w:t>
      </w:r>
      <w:r>
        <w:t xml:space="preserve"> </w:t>
      </w:r>
      <w:r>
        <w:t xml:space="preserve">so the route takes the pipe to</w:t>
      </w:r>
      <w:r>
        <w:t xml:space="preserve"> </w:t>
      </w:r>
      <m:oMath>
        <m:r>
          <m:t>w</m:t>
        </m:r>
      </m:oMath>
      <w:r>
        <w:t xml:space="preserve">.</w:t>
      </w:r>
    </w:p>
    <w:bookmarkEnd w:id="18"/>
    <w:bookmarkStart w:id="23" w:name="lem-degree-one"/>
    <w:p>
      <w:pPr>
        <w:pStyle w:val="BodyText"/>
      </w:pPr>
      <w:r>
        <w:rPr>
          <w:b/>
          <w:bCs/>
        </w:rPr>
        <w:t xml:space="preserve">Lemma 1 (A vertex of degree 1 is on no cycle)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degree 1 (</w:t>
      </w:r>
      <w:hyperlink r:id="rId19">
        <w:r>
          <w:rPr>
            <w:rStyle w:val="Hyperlink"/>
          </w:rPr>
          <w:t xml:space="preserve">Definition: Degree</w:t>
        </w:r>
      </w:hyperlink>
      <w:r>
        <w:t xml:space="preserve">) 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left 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one edge are taken out.</w:t>
      </w:r>
      <w:r>
        <w:t xml:space="preserve"> </w:t>
      </w:r>
      <w:r>
        <w:t xml:space="preserve">Then every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So if taking out vertices of degree 1, one at a time, each of degree 1 in the graph left at that point,</w:t>
      </w:r>
      <w:r>
        <w:t xml:space="preserve"> </w:t>
      </w:r>
      <w:r>
        <w:t xml:space="preserve">ends with a graph that has no edges,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Each of its vertices has degree at least 2.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which counts twice in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 each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endpoint of two edges of the cycle,</w:t>
      </w:r>
      <w:r>
        <w:t xml:space="preserve"> </w:t>
      </w:r>
      <w:r>
        <w:t xml:space="preserve">the edge just before it and the edge just after it (for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these are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these two edges are different,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cycle.</w:t>
      </w:r>
      <w:r>
        <w:t xml:space="preserve"> </w:t>
      </w:r>
      <w:r>
        <w:t xml:space="preserve">The edge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 either, since every edge of the cycle has its endpoints on the cycle.</w:t>
      </w:r>
      <w:r>
        <w:t xml:space="preserve"> </w:t>
      </w:r>
      <w:r>
        <w:t xml:space="preserve">So the cycle 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For the second statement, each step keeps every cycle, so a cycle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be a cycle of the last graph,</w:t>
      </w:r>
      <w:r>
        <w:t xml:space="preserve"> </w:t>
      </w:r>
      <w:r>
        <w:t xml:space="preserve">which has no edges and so no cycles.</w:t>
      </w:r>
    </w:p>
    <w:bookmarkStart w:id="27" w:name="def-tree"/>
    <w:p>
      <w:pPr>
        <w:pStyle w:val="BodyText"/>
      </w:pPr>
      <w:r>
        <w:rPr>
          <w:b/>
          <w:bCs/>
        </w:rPr>
        <w:t xml:space="preserve">Definition 1 (Tree)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27"/>
    <w:bookmarkStart w:id="28" w:name="exm-pipes-tree"/>
    <w:p>
      <w:pPr>
        <w:pStyle w:val="BodyText"/>
      </w:pPr>
      <w:r>
        <w:rPr>
          <w:b/>
          <w:bCs/>
        </w:rPr>
        <w:t xml:space="preserve">Example 1 (The pipes form a tree)</w:t>
      </w:r>
      <w:r>
        <w:t xml:space="preserve"> </w:t>
      </w:r>
      <w:r>
        <w:t xml:space="preserve">The houses and pipes of</w:t>
      </w:r>
      <w:r>
        <w:t xml:space="preserve"> </w:t>
      </w:r>
      <w:hyperlink w:anchor="exr-pip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 the six edges listed there.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The walks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go from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every other vertex,</w:t>
      </w:r>
      <w:r>
        <w:t xml:space="preserve"> </w:t>
      </w:r>
      <w:r>
        <w:t xml:space="preserve">and reading one of them backward and then following another gives a walk between any two vertices.</w:t>
      </w:r>
    </w:p>
    <w:p>
      <w:pPr>
        <w:pStyle w:val="Compact"/>
        <w:numPr>
          <w:ilvl w:val="0"/>
          <w:numId w:val="1002"/>
        </w:numPr>
      </w:pP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Take out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which have degree 1.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degree 1; take out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degree 1; take it out.</w:t>
      </w:r>
      <w:r>
        <w:t xml:space="preserve"> </w:t>
      </w:r>
      <w:r>
        <w:t xml:space="preserve">What is left is the vertex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no edges.</w:t>
      </w:r>
    </w:p>
    <w:bookmarkEnd w:id="28"/>
    <w:bookmarkStart w:id="34" w:name="exm-trees-or-not"/>
    <w:p>
      <w:pPr>
        <w:pStyle w:val="FirstParagraph"/>
      </w:pPr>
      <w:r>
        <w:rPr>
          <w:b/>
          <w:bCs/>
        </w:rPr>
        <w:t xml:space="preserve">Example 2 (Trees and graphs that are not trees)</w:t>
      </w:r>
      <w:r>
        <w:t xml:space="preserve"> </w:t>
      </w:r>
      <w:r>
        <w:t xml:space="preserve">In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connected, since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Taking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, leaves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 no edges,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H</m:t>
        </m:r>
      </m:oMath>
      <w:r>
        <w:t xml:space="preserve"> </w:t>
      </w:r>
      <w:r>
        <w:t xml:space="preserve">is not a tree, since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not a tree, since it is not connected:</w:t>
      </w:r>
      <w:r>
        <w:t xml:space="preserve"> </w:t>
      </w:r>
      <w:r>
        <w:t xml:space="preserve">no edge has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an endpoint, so there is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trees-or-not"/>
          <w:p>
            <w:pPr>
              <w:pStyle w:val="Compact"/>
              <w:jc w:val="center"/>
            </w:pPr>
            <w:r>
              <w:drawing>
                <wp:inline>
                  <wp:extent cx="4800600" cy="148021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images/trees-or-no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80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tree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 two graphs,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, that are not trees.</w:t>
            </w:r>
          </w:p>
          <w:bookmarkEnd w:id="33"/>
        </w:tc>
      </w:tr>
    </w:tbl>
    <w:bookmarkEnd w:id="34"/>
    <w:bookmarkStart w:id="40" w:name="rem-tree-simple"/>
    <w:p>
      <w:pPr>
        <w:pStyle w:val="BodyText"/>
      </w:pPr>
      <w:r>
        <w:rPr>
          <w:i/>
          <w:iCs/>
        </w:rPr>
        <w:t xml:space="preserve">Remark 1</w:t>
      </w:r>
      <w:r>
        <w:t xml:space="preserve"> (A tree is a simple graph). </w:t>
      </w:r>
      <w:r>
        <w:t xml:space="preserve">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the circuit (</w:t>
      </w:r>
      <w:hyperlink r:id="rId35">
        <w:r>
          <w:rPr>
            <w:rStyle w:val="Hyperlink"/>
          </w:rPr>
          <w:t xml:space="preserve">Definition: Circuit</w:t>
        </w:r>
      </w:hyperlink>
      <w:r>
        <w:t xml:space="preserve">)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of length 1,</w:t>
      </w:r>
      <w:r>
        <w:t xml:space="preserve"> </w:t>
      </w:r>
      <w:r>
        <w:t xml:space="preserve">which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  <w:r>
        <w:t xml:space="preserve"> </w:t>
      </w:r>
      <w:r>
        <w:t xml:space="preserve">Two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that join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 the circuit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of length 2,</w:t>
      </w:r>
      <w:r>
        <w:t xml:space="preserve"> </w:t>
      </w:r>
      <w:r>
        <w:t xml:space="preserve">which is a cycle, since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.</w:t>
      </w:r>
      <w:r>
        <w:t xml:space="preserve"> </w:t>
      </w:r>
      <w:r>
        <w:t xml:space="preserve">So a graph with no cycles, and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in particular, is simple (</w:t>
      </w:r>
      <w:hyperlink r:id="rId37">
        <w:r>
          <w:rPr>
            <w:rStyle w:val="Hyperlink"/>
          </w:rPr>
          <w:t xml:space="preserve">Definition: Simple graph</w:t>
        </w:r>
      </w:hyperlink>
      <w:r>
        <w:t xml:space="preserve">).</w:t>
      </w:r>
      <w:r>
        <w:t xml:space="preserve"> </w:t>
      </w:r>
      <w:r>
        <w:t xml:space="preserve">Each edge of a tree is the only edge with its two endpoints,</w:t>
      </w:r>
      <w:r>
        <w:t xml:space="preserve"> </w:t>
      </w:r>
      <w:r>
        <w:t xml:space="preserve">so, as in</w:t>
      </w:r>
      <w:r>
        <w:t xml:space="preserve"> </w:t>
      </w:r>
      <w:hyperlink r:id="rId38">
        <w:r>
          <w:rPr>
            <w:rStyle w:val="Hyperlink"/>
          </w:rPr>
          <w:t xml:space="preserve">Example: Simple or not</w:t>
        </w:r>
      </w:hyperlink>
      <w:r>
        <w:t xml:space="preserve">, we write it as the set of its endpoints,</w:t>
      </w:r>
      <w:r>
        <w:t xml:space="preserve"> </w:t>
      </w:r>
      <w:r>
        <w:t xml:space="preserve">and we write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in a tree by its vertices alone, as in</w:t>
      </w:r>
      <w:r>
        <w:t xml:space="preserve"> </w:t>
      </w:r>
      <w:hyperlink w:anchor="sol-pipe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40"/>
    <w:bookmarkStart w:id="42" w:name="thm-tree-paths"/>
    <w:p>
      <w:pPr>
        <w:pStyle w:val="BodyText"/>
      </w:pPr>
      <w:r>
        <w:rPr>
          <w:b/>
          <w:bCs/>
        </w:rPr>
        <w:t xml:space="preserve">Theorem 1 (A tree has exactly one path between two vertices)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loops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if and only if,</w:t>
      </w:r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tree has exactly one path between two vertices.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tree,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there is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by</w:t>
      </w:r>
      <w:r>
        <w:t xml:space="preserve"> 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.</w:t>
      </w:r>
    </w:p>
    <w:p>
      <w:pPr>
        <w:pStyle w:val="BodyText"/>
      </w:pP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there are two different paths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written by their vertices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, the paths are the same: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then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repeat a vertex of the second path,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is ruled out in the same way.</w:t>
      </w:r>
      <w:r>
        <w:t xml:space="preserve"> </w:t>
      </w:r>
      <w:r>
        <w:t xml:space="preserve">So there is a smallest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, so that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vertex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the first path 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i</m:t>
        </m:r>
      </m:oMath>
      <w:r>
        <w:t xml:space="preserve"> </w:t>
      </w:r>
      <w:r>
        <w:t xml:space="preserve">be the smallest index for which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say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i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is a closed walk from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itself.</w:t>
      </w:r>
      <w:r>
        <w:t xml:space="preserve"> </w:t>
      </w:r>
      <w:r>
        <w:t xml:space="preserve">Its vertices before the last one are all different: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are vertices of a path, and so are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by the choice of</w:t>
      </w:r>
      <w:r>
        <w:t xml:space="preserve"> </w:t>
      </w:r>
      <m:oMath>
        <m:r>
          <m:t>a</m:t>
        </m:r>
      </m:oMath>
      <w:r>
        <w:t xml:space="preserve">, none of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since both terms are at least 1, 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give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 edge of the closed walk joins two consecutive vertices,</w:t>
      </w:r>
      <w:r>
        <w:t xml:space="preserve"> </w:t>
      </w:r>
      <w:r>
        <w:t xml:space="preserve">and since there are at least three vertices before the last one, all different,</w:t>
      </w:r>
      <w:r>
        <w:t xml:space="preserve"> </w:t>
      </w:r>
      <w:r>
        <w:t xml:space="preserve">no two of these pairs of consecutive vertices are the same set.</w:t>
      </w:r>
      <w:r>
        <w:t xml:space="preserve"> </w:t>
      </w:r>
      <w:r>
        <w:t xml:space="preserve">So the edges are all different, and the closed walk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</w:t>
      </w:r>
      <w:r>
        <w:t xml:space="preserve"> </w:t>
      </w:r>
      <w:r>
        <w:t xml:space="preserve">which contradicts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  <w:r>
        <w:t xml:space="preserve"> </w:t>
      </w:r>
      <w:r>
        <w:t xml:space="preserve">So there is exactly one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graph with exactly one path between every two vertices is a tree.</w:t>
      </w:r>
      <w:r>
        <w:t xml:space="preserve"> </w:t>
      </w:r>
      <w:r>
        <w:t xml:space="preserve">Suppose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loops and exactly one path between every two vertices.</w:t>
      </w:r>
      <w:r>
        <w:t xml:space="preserve"> </w:t>
      </w:r>
      <w:r>
        <w:t xml:space="preserve">A path is a walk,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cycle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since a cycle of length 1 is a loop.</w:t>
      </w:r>
      <w:r>
        <w:t xml:space="preserve"> </w:t>
      </w:r>
      <w:r>
        <w:t xml:space="preserve">Both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are paths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since 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of the cycle are all different.</w:t>
      </w:r>
      <w:r>
        <w:t xml:space="preserve"> </w:t>
      </w:r>
      <w:r>
        <w:t xml:space="preserve">They are different paths: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the first has length 1 and the second has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they use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which are different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This contradicts that there is exactly one path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</w:p>
    <w:bookmarkStart w:id="45" w:name="rem-tree-paths-loops"/>
    <w:p>
      <w:pPr>
        <w:pStyle w:val="BodyText"/>
      </w:pPr>
      <w:r>
        <w:rPr>
          <w:i/>
          <w:iCs/>
        </w:rPr>
        <w:t xml:space="preserve">Remark 2</w:t>
      </w:r>
      <w:r>
        <w:t xml:space="preserve"> (Why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needs no loops). </w:t>
      </w:r>
      <w:r>
        <w:t xml:space="preserve">The graph with one vertex and one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shows that the condition of no loops in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needed:</w:t>
      </w:r>
      <w:r>
        <w:t xml:space="preserve"> </w:t>
      </w:r>
      <w:r>
        <w:t xml:space="preserve">its only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 its vertex to itself is the path of length 0,</w:t>
      </w:r>
      <w:r>
        <w:t xml:space="preserve"> </w:t>
      </w:r>
      <w:r>
        <w:t xml:space="preserve">but the loop is a cycle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), so the graph is not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45"/>
    <w:bookmarkStart w:id="46" w:name="def-forest"/>
    <w:p>
      <w:pPr>
        <w:pStyle w:val="BodyText"/>
      </w:pPr>
      <w:r>
        <w:rPr>
          <w:b/>
          <w:bCs/>
        </w:rPr>
        <w:t xml:space="preserve">Definition 2 (Forest)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46"/>
    <w:bookmarkStart w:id="48" w:name="exm-forest"/>
    <w:p>
      <w:pPr>
        <w:pStyle w:val="BodyText"/>
      </w:pPr>
      <w:r>
        <w:rPr>
          <w:b/>
          <w:bCs/>
        </w:rPr>
        <w:t xml:space="preserve">Example 3 (A forest of four trees)</w:t>
      </w:r>
      <w:r>
        <w:t xml:space="preserve"> </w:t>
      </w:r>
      <w:r>
        <w:t xml:space="preserve">The graph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w:r>
        <w:t xml:space="preserve">taking out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 leaves no edges,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Its connected components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are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a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b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with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Each of them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too,</w:t>
      </w:r>
      <w:r>
        <w:t xml:space="preserve"> </w:t>
      </w:r>
      <w:r>
        <w:t xml:space="preserve">and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a forest.</w:t>
      </w:r>
    </w:p>
    <w:bookmarkEnd w:id="48"/>
    <w:bookmarkStart w:id="49" w:name="rem-forest-connected"/>
    <w:p>
      <w:pPr>
        <w:pStyle w:val="BodyText"/>
      </w:pPr>
      <w:r>
        <w:rPr>
          <w:i/>
          <w:iCs/>
        </w:rPr>
        <w:t xml:space="preserve">Remark 3</w:t>
      </w:r>
      <w:r>
        <w:t xml:space="preserve"> (Trees and forests). </w:t>
      </w:r>
      <w:r>
        <w:t xml:space="preserve">By their definitions,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 that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Each connected component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of a forest is connected,</w:t>
      </w:r>
      <w:r>
        <w:t xml:space="preserve"> </w:t>
      </w:r>
      <w:r>
        <w:t xml:space="preserve">and has no cycles, since a cycle in a subgraph is a cycle in the whole graph.</w:t>
      </w:r>
      <w:r>
        <w:t xml:space="preserve"> </w:t>
      </w:r>
      <w:r>
        <w:t xml:space="preserve">So each connected component of a forest is a tree, which is where the name comes from.</w:t>
      </w:r>
      <w:r>
        <w:t xml:space="preserve"> </w:t>
      </w:r>
      <w:r>
        <w:t xml:space="preserve">Some authors also require a forest to be not connected, so that a tree is not a forest;</w:t>
      </w:r>
      <w:r>
        <w:t xml:space="preserve"> </w:t>
      </w:r>
      <w:r>
        <w:t xml:space="preserve">here a tree is a forest with one connected component.</w:t>
      </w:r>
    </w:p>
    <w:bookmarkEnd w:id="49"/>
    <w:bookmarkEnd w:id="50"/>
    <w:bookmarkStart w:id="85" w:name="sec-rooted-trees"/>
    <w:p>
      <w:pPr>
        <w:pStyle w:val="Heading1"/>
      </w:pPr>
      <w:r>
        <w:t xml:space="preserve">2. Rooted trees</w:t>
      </w:r>
    </w:p>
    <w:bookmarkStart w:id="55" w:name="exr-phone-calls"/>
    <w:p>
      <w:pPr>
        <w:pStyle w:val="FirstParagraph"/>
      </w:pPr>
      <w:r>
        <w:rPr>
          <w:b/>
          <w:bCs/>
        </w:rPr>
        <w:t xml:space="preserve">Exercise 2 (Passing the news)</w:t>
      </w:r>
      <w:r>
        <w:t xml:space="preserve"> </w:t>
      </w:r>
      <w:r>
        <w:t xml:space="preserve">Eight members of a club,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pass news by phone.</w:t>
      </w:r>
      <w:r>
        <w:t xml:space="preserve"> </w:t>
      </w:r>
      <w:r>
        <w:t xml:space="preserve">Member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hears it first and calls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calls, with each caller above the members it calls.</w:t>
      </w:r>
      <w:r>
        <w:t xml:space="preserve"> </w:t>
      </w:r>
      <w:r>
        <w:t xml:space="preserve">How many calls does the news pass through on its way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, counting the call to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hone"/>
          <w:p>
            <w:pPr>
              <w:pStyle w:val="Compact"/>
              <w:jc w:val="center"/>
            </w:pPr>
            <w:r>
              <w:drawing>
                <wp:inline>
                  <wp:extent cx="2933700" cy="184912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49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calls of</w:t>
            </w:r>
            <w:r>
              <w:t xml:space="preserve"> </w:t>
            </w:r>
            <w:hyperlink w:anchor="exr-phone-calls">
              <w:r>
                <w:rPr>
                  <w:rStyle w:val="Hyperlink"/>
                </w:rPr>
                <w:t xml:space="preserve">Exercise 2</w:t>
              </w:r>
            </w:hyperlink>
            <w:r>
              <w:t xml:space="preserve">.</w:t>
            </w:r>
          </w:p>
          <w:bookmarkEnd w:id="54"/>
        </w:tc>
      </w:tr>
    </w:tbl>
    <w:bookmarkEnd w:id="55"/>
    <w:bookmarkStart w:id="56" w:name="sol-phone-call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Three.</w:t>
      </w:r>
      <w:r>
        <w:t xml:space="preserve"> </w:t>
      </w:r>
      <w:r>
        <w:t xml:space="preserve">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hears the news only from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news goes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through the three calls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.</w:t>
      </w:r>
    </w:p>
    <w:bookmarkEnd w:id="56"/>
    <w:bookmarkStart w:id="57" w:name="def-rooted-tree"/>
    <w:p>
      <w:pPr>
        <w:pStyle w:val="BodyText"/>
      </w:pPr>
      <w:r>
        <w:rPr>
          <w:b/>
          <w:bCs/>
        </w:rPr>
        <w:t xml:space="preserve">Definition 3 (Rooted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together with one of its vertices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.</w:t>
      </w:r>
    </w:p>
    <w:bookmarkEnd w:id="57"/>
    <w:bookmarkStart w:id="58" w:name="exm-phone-tree"/>
    <w:p>
      <w:pPr>
        <w:pStyle w:val="BodyText"/>
      </w:pPr>
      <w:r>
        <w:rPr>
          <w:b/>
          <w:bCs/>
        </w:rPr>
        <w:t xml:space="preserve">Example 4 (The phone tree)</w:t>
      </w:r>
      <w:r>
        <w:t xml:space="preserve"> </w:t>
      </w:r>
      <w:r>
        <w:t xml:space="preserve">The calls of</w:t>
      </w:r>
      <w:r>
        <w:t xml:space="preserve"> </w:t>
      </w:r>
      <w:hyperlink w:anchor="exr-phone-call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with the eight members as vertices and an edge for each call: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h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C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since the news goes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every member along calls,</w:t>
      </w:r>
      <w:r>
        <w:t xml:space="preserve"> </w:t>
      </w:r>
      <w:r>
        <w:t xml:space="preserve">and two of those walks, one read backward, join any two members.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take out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then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left with no edges.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its root,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the</w:t>
      </w:r>
      <w:r>
        <w:t xml:space="preserve"> </w:t>
      </w:r>
      <w:r>
        <w:rPr>
          <w:i/>
          <w:iCs/>
        </w:rPr>
        <w:t xml:space="preserve">phone tree</w:t>
      </w:r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it with the root at the top.</w:t>
      </w:r>
    </w:p>
    <w:bookmarkEnd w:id="58"/>
    <w:bookmarkStart w:id="59" w:name="def-tree-parent"/>
    <w:p>
      <w:pPr>
        <w:pStyle w:val="BodyText"/>
      </w:pPr>
      <w:r>
        <w:rPr>
          <w:b/>
          <w:bCs/>
        </w:rPr>
        <w:t xml:space="preserve">Definition 4 (Parent)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on this path.</w:t>
      </w:r>
      <w:r>
        <w:t xml:space="preserve"> </w:t>
      </w:r>
      <w:r>
        <w:t xml:space="preserve">The root has no parent.</w:t>
      </w:r>
    </w:p>
    <w:bookmarkEnd w:id="59"/>
    <w:bookmarkStart w:id="60" w:name="exm-tree-parent"/>
    <w:p>
      <w:pPr>
        <w:pStyle w:val="BodyText"/>
      </w:pPr>
      <w:r>
        <w:rPr>
          <w:b/>
          <w:bCs/>
        </w:rPr>
        <w:t xml:space="preserve">Example 5 (Parents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so the parent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parent of each member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member who called them.</w:t>
      </w:r>
    </w:p>
    <w:bookmarkEnd w:id="60"/>
    <w:bookmarkStart w:id="61" w:name="def-tree-child"/>
    <w:p>
      <w:pPr>
        <w:pStyle w:val="BodyText"/>
      </w:pPr>
      <w:r>
        <w:rPr>
          <w:b/>
          <w:bCs/>
        </w:rPr>
        <w:t xml:space="preserve">Definition 5 (Child)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1"/>
    <w:bookmarkStart w:id="62" w:name="exm-tree-child"/>
    <w:p>
      <w:pPr>
        <w:pStyle w:val="BodyText"/>
      </w:pPr>
      <w:r>
        <w:rPr>
          <w:b/>
          <w:bCs/>
        </w:rPr>
        <w:t xml:space="preserve">Example 6 (Children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5"/>
        </w:numPr>
      </w:pPr>
      <w:r>
        <w:t xml:space="preserve">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children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only child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, and the only child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have no children.</w:t>
      </w:r>
    </w:p>
    <w:p>
      <w:pPr>
        <w:pStyle w:val="FirstParagraph"/>
      </w:pPr>
      <w:r>
        <w:t xml:space="preserve">These are the members each member calls.</w:t>
      </w:r>
    </w:p>
    <w:bookmarkEnd w:id="62"/>
    <w:bookmarkStart w:id="63" w:name="lem-parent-edge"/>
    <w:p>
      <w:pPr>
        <w:pStyle w:val="BodyText"/>
      </w:pPr>
      <w:r>
        <w:rPr>
          <w:b/>
          <w:bCs/>
        </w:rPr>
        <w:t xml:space="preserve">Lemma 2 (Every edge joins a vertex to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every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, one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 the other.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root,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Also</w:t>
      </w:r>
      <w:r>
        <w:t xml:space="preserve"> </w:t>
      </w:r>
      <m:oMath>
        <m:r>
          <m:t>w</m:t>
        </m:r>
        <m:r>
          <m:rPr>
            <m:sty m:val="p"/>
          </m:rPr>
          <m:t>≠</m:t>
        </m:r>
        <m:r>
          <m:t>u</m:t>
        </m:r>
      </m:oMath>
      <w:r>
        <w:t xml:space="preserve">, since a tree has no loops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not on this path, then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since its vertices are all different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an edge.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on this path,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whose last step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a closed walk of length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whose vertices before the last one are all different.</w:t>
      </w:r>
      <w:r>
        <w:t xml:space="preserve"> </w:t>
      </w:r>
      <w:r>
        <w:t xml:space="preserve">As in the proof of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its edges are all different,</w:t>
      </w:r>
      <w:r>
        <w:t xml:space="preserve"> </w:t>
      </w:r>
      <w:r>
        <w:t xml:space="preserve">so it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which a tree does not have.</w:t>
      </w:r>
    </w:p>
    <w:bookmarkStart w:id="64" w:name="def-ancestor"/>
    <w:p>
      <w:pPr>
        <w:pStyle w:val="FirstParagraph"/>
      </w:pPr>
      <w:r>
        <w:rPr>
          <w:b/>
          <w:bCs/>
        </w:rPr>
        <w:t xml:space="preserve">Definition 6 (Ancestor)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ancestor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on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exm-ancestor"/>
    <w:p>
      <w:pPr>
        <w:pStyle w:val="BodyText"/>
      </w:pPr>
      <w:r>
        <w:rPr>
          <w:b/>
          <w:bCs/>
        </w:rPr>
        <w:t xml:space="preserve">Example 7 (Ancestors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ancestors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ancestor of every other vertex, and has no ancestors itself.</w:t>
      </w:r>
      <w:r>
        <w:t xml:space="preserve"> </w:t>
      </w:r>
      <w:r>
        <w:t xml:space="preserve">The parent of a vertex is always one of its ancestors.</w:t>
      </w:r>
    </w:p>
    <w:bookmarkEnd w:id="65"/>
    <w:bookmarkStart w:id="66" w:name="def-descendant"/>
    <w:p>
      <w:pPr>
        <w:pStyle w:val="BodyText"/>
      </w:pPr>
      <w:r>
        <w:rPr>
          <w:b/>
          <w:bCs/>
        </w:rPr>
        <w:t xml:space="preserve">Definition 7 (Descendant)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descendant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ancestor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6"/>
    <w:bookmarkStart w:id="67" w:name="exm-descendant"/>
    <w:p>
      <w:pPr>
        <w:pStyle w:val="BodyText"/>
      </w:pPr>
      <w:r>
        <w:rPr>
          <w:b/>
          <w:bCs/>
        </w:rPr>
        <w:t xml:space="preserve">Example 8 (Descendants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hear the news through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seven other members;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</m:oMath>
      <w:r>
        <w:t xml:space="preserve"> </w:t>
      </w:r>
      <w:r>
        <w:t xml:space="preserve">has no descendants.</w:t>
      </w:r>
    </w:p>
    <w:bookmarkEnd w:id="67"/>
    <w:bookmarkStart w:id="68" w:name="def-tree-leaf"/>
    <w:p>
      <w:pPr>
        <w:pStyle w:val="FirstParagraph"/>
      </w:pPr>
      <w:r>
        <w:rPr>
          <w:b/>
          <w:bCs/>
        </w:rPr>
        <w:t xml:space="preserve">Definition 8 (Leaf)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no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8"/>
    <w:bookmarkStart w:id="69" w:name="exm-tree-leaf"/>
    <w:p>
      <w:pPr>
        <w:pStyle w:val="BodyText"/>
      </w:pPr>
      <w:r>
        <w:rPr>
          <w:b/>
          <w:bCs/>
        </w:rPr>
        <w:t xml:space="preserve">Example 9 (Leaves of the phone tree)</w:t>
      </w:r>
      <w:r>
        <w:t xml:space="preserve"> </w:t>
      </w: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call no one.</w:t>
      </w:r>
      <w:r>
        <w:t xml:space="preserve"> </w:t>
      </w:r>
      <w:r>
        <w:t xml:space="preserve">In a rooted tree with only one vertex, the root is a leaf.</w:t>
      </w:r>
    </w:p>
    <w:bookmarkEnd w:id="69"/>
    <w:bookmarkStart w:id="70" w:name="def-internal-vertex"/>
    <w:p>
      <w:pPr>
        <w:pStyle w:val="BodyText"/>
      </w:pPr>
      <w:r>
        <w:rPr>
          <w:b/>
          <w:bCs/>
        </w:rPr>
        <w:t xml:space="preserve">Definition 9 (Internal vertex)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internal vertex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at least one child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70"/>
    <w:bookmarkStart w:id="71" w:name="exm-internal-vertex"/>
    <w:p>
      <w:pPr>
        <w:pStyle w:val="BodyText"/>
      </w:pPr>
      <w:r>
        <w:rPr>
          <w:b/>
          <w:bCs/>
        </w:rPr>
        <w:t xml:space="preserve">Example 10 (Internal vertices of the phone tree)</w:t>
      </w:r>
      <w:r>
        <w:t xml:space="preserve"> </w:t>
      </w:r>
      <w:r>
        <w:t xml:space="preserve">The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 members who call someone.</w:t>
      </w:r>
      <w:r>
        <w:t xml:space="preserve"> </w:t>
      </w:r>
      <w:r>
        <w:t xml:space="preserve">Each vertex of a rooted tree is either a leaf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or an internal vertex, and not both.</w:t>
      </w:r>
    </w:p>
    <w:bookmarkEnd w:id="71"/>
    <w:bookmarkStart w:id="72" w:name="def-subtree"/>
    <w:p>
      <w:pPr>
        <w:pStyle w:val="BodyText"/>
      </w:pPr>
      <w:r>
        <w:rPr>
          <w:b/>
          <w:bCs/>
        </w:rPr>
        <w:t xml:space="preserve">Definition 10 (Subtree)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subtree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whose vertices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whose edges are the edges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both endpoints among those vertices,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its root.</w:t>
      </w:r>
    </w:p>
    <w:bookmarkEnd w:id="72"/>
    <w:bookmarkStart w:id="73" w:name="exm-subtree"/>
    <w:p>
      <w:pPr>
        <w:pStyle w:val="BodyText"/>
      </w:pPr>
      <w:r>
        <w:rPr>
          <w:b/>
          <w:bCs/>
        </w:rPr>
        <w:t xml:space="preserve">Example 11 (A subtree of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the vertices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the part of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d</m:t>
        </m:r>
      </m:oMath>
      <w:r>
        <w:t xml:space="preserve">, together with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subtree rooted at a leaf, such as</w:t>
      </w:r>
      <w:r>
        <w:t xml:space="preserve"> </w:t>
      </w:r>
      <m:oMath>
        <m:r>
          <m:t>c</m:t>
        </m:r>
      </m:oMath>
      <w:r>
        <w:t xml:space="preserve">, has one vertex and no edges,</w:t>
      </w:r>
      <w:r>
        <w:t xml:space="preserve"> </w:t>
      </w:r>
      <w:r>
        <w:t xml:space="preserve">and the subtree rooted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whole phone tree.</w:t>
      </w:r>
    </w:p>
    <w:bookmarkEnd w:id="73"/>
    <w:bookmarkStart w:id="74" w:name="rem-subtree-tree"/>
    <w:p>
      <w:pPr>
        <w:pStyle w:val="BodyText"/>
      </w:pPr>
      <w:r>
        <w:rPr>
          <w:i/>
          <w:iCs/>
        </w:rPr>
        <w:t xml:space="preserve">Remark 4</w:t>
      </w:r>
      <w:r>
        <w:t xml:space="preserve"> (A subtree is a tree). </w:t>
      </w:r>
      <w:r>
        <w:t xml:space="preserve">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a rooted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 so it is a rooted tree.</w:t>
      </w:r>
      <w:r>
        <w:t xml:space="preserve"> </w:t>
      </w:r>
      <w:r>
        <w:t xml:space="preserve">It has no cycles, since a cycle in it would be a cycle in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It is connected: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 descendant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be the path from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which goes through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, the path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passes through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 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descendant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subtree.</w:t>
      </w:r>
    </w:p>
    <w:bookmarkEnd w:id="74"/>
    <w:bookmarkStart w:id="75" w:name="def-tree-level"/>
    <w:p>
      <w:pPr>
        <w:pStyle w:val="BodyText"/>
      </w:pPr>
      <w:r>
        <w:rPr>
          <w:b/>
          <w:bCs/>
        </w:rPr>
        <w:t xml:space="preserve">Definition 11 (Level)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length of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75"/>
    <w:bookmarkStart w:id="76" w:name="exm-tree-level"/>
    <w:p>
      <w:pPr>
        <w:pStyle w:val="BodyText"/>
      </w:pPr>
      <w:r>
        <w:rPr>
          <w:b/>
          <w:bCs/>
        </w:rPr>
        <w:t xml:space="preserve">Example 12 (Levels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as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marks,</w:t>
      </w:r>
    </w:p>
    <w:p>
      <w:pPr>
        <w:pStyle w:val="Compact"/>
        <w:numPr>
          <w:ilvl w:val="0"/>
          <w:numId w:val="1008"/>
        </w:numPr>
      </w:pP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0;</w:t>
      </w:r>
    </w:p>
    <w:p>
      <w:pPr>
        <w:pStyle w:val="Compact"/>
        <w:numPr>
          <w:ilvl w:val="0"/>
          <w:numId w:val="1008"/>
        </w:numPr>
      </w:pP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at level 1;</w:t>
      </w:r>
    </w:p>
    <w:p>
      <w:pPr>
        <w:pStyle w:val="Compact"/>
        <w:numPr>
          <w:ilvl w:val="0"/>
          <w:numId w:val="1008"/>
        </w:numPr>
      </w:pP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2;</w:t>
      </w:r>
    </w:p>
    <w:p>
      <w:pPr>
        <w:pStyle w:val="Compact"/>
        <w:numPr>
          <w:ilvl w:val="0"/>
          <w:numId w:val="1008"/>
        </w:numPr>
      </w:pPr>
      <m:oMath>
        <m:r>
          <m:t>h</m:t>
        </m:r>
      </m:oMath>
      <w:r>
        <w:t xml:space="preserve"> </w:t>
      </w:r>
      <w:r>
        <w:t xml:space="preserve">is at level 3.</w:t>
      </w:r>
    </w:p>
    <w:p>
      <w:pPr>
        <w:pStyle w:val="FirstParagraph"/>
      </w:pPr>
      <w:r>
        <w:t xml:space="preserve">The level of a member is the number of calls the news passes through to reach that member,</w:t>
      </w:r>
      <w:r>
        <w:t xml:space="preserve"> </w:t>
      </w:r>
      <w:r>
        <w:t xml:space="preserve">which</w:t>
      </w:r>
      <w:r>
        <w:t xml:space="preserve"> </w:t>
      </w:r>
      <w:hyperlink w:anchor="sol-phone-call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h</m:t>
        </m:r>
      </m:oMath>
      <w:r>
        <w:t xml:space="preserve">.</w:t>
      </w:r>
    </w:p>
    <w:bookmarkEnd w:id="76"/>
    <w:bookmarkStart w:id="77" w:name="lem-level-parent"/>
    <w:p>
      <w:pPr>
        <w:pStyle w:val="BodyText"/>
      </w:pPr>
      <w:r>
        <w:rPr>
          <w:b/>
          <w:bCs/>
        </w:rPr>
        <w:t xml:space="preserve">Lemma 3 (A child is one level below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other than the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v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Start w:id="78" w:name="def-tree-height"/>
    <w:p>
      <w:pPr>
        <w:pStyle w:val="BodyText"/>
      </w:pPr>
      <w:r>
        <w:rPr>
          <w:b/>
          <w:bCs/>
        </w:rPr>
        <w:t xml:space="preserve">Definition 12 (Height)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largest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its vertices.</w:t>
      </w:r>
    </w:p>
    <w:bookmarkEnd w:id="78"/>
    <w:bookmarkStart w:id="79" w:name="exm-tree-height"/>
    <w:p>
      <w:pPr>
        <w:pStyle w:val="BodyText"/>
      </w:pPr>
      <w:r>
        <w:rPr>
          <w:b/>
          <w:bCs/>
        </w:rPr>
        <w:t xml:space="preserve">Example 13 (The height of the phone tree)</w:t>
      </w:r>
      <w:r>
        <w:t xml:space="preserve"> </w:t>
      </w:r>
      <w:r>
        <w:t xml:space="preserve">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has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3,</w:t>
      </w:r>
      <w:r>
        <w:t xml:space="preserve"> </w:t>
      </w:r>
      <w:r>
        <w:t xml:space="preserve">since its deepest vertex,</w:t>
      </w:r>
      <w:r>
        <w:t xml:space="preserve"> </w:t>
      </w:r>
      <m:oMath>
        <m:r>
          <m:t>h</m:t>
        </m:r>
      </m:oMath>
      <w:r>
        <w:t xml:space="preserve">, is at level 3 (</w:t>
      </w:r>
      <w:hyperlink w:anchor="exm-tree-level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The news reaches every member within three calls.</w:t>
      </w:r>
    </w:p>
    <w:bookmarkEnd w:id="79"/>
    <w:bookmarkStart w:id="84" w:name="exm-rerooted"/>
    <w:p>
      <w:pPr>
        <w:pStyle w:val="BodyText"/>
      </w:pPr>
      <w:r>
        <w:rPr>
          <w:b/>
          <w:bCs/>
        </w:rPr>
        <w:t xml:space="preserve">Example 14 (Another root)</w:t>
      </w:r>
      <w:r>
        <w:t xml:space="preserve"> </w:t>
      </w:r>
      <w:r>
        <w:t xml:space="preserve">Suppose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hears the news first, and it travels along the same seven edges of the tree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root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different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drawn in</w:t>
      </w:r>
      <w:r>
        <w:t xml:space="preserve"> </w:t>
      </w:r>
      <w:hyperlink w:anchor="fig-phone-c">
        <w:r>
          <w:rPr>
            <w:rStyle w:val="Hyperlink"/>
          </w:rPr>
          <w:t xml:space="preserve">Figure 4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now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two children,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path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4, and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is 4.</w:t>
      </w:r>
    </w:p>
    <w:p>
      <w:pPr>
        <w:pStyle w:val="Compact"/>
        <w:numPr>
          <w:ilvl w:val="0"/>
          <w:numId w:val="1009"/>
        </w:numPr>
      </w:pP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now an internal vertex.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hone-c"/>
          <w:p>
            <w:pPr>
              <w:pStyle w:val="Compact"/>
              <w:jc w:val="center"/>
            </w:pPr>
            <w:r>
              <w:drawing>
                <wp:inline>
                  <wp:extent cx="2933700" cy="227584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-c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27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tree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with root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bookmarkEnd w:id="83"/>
        </w:tc>
      </w:tr>
    </w:tbl>
    <w:bookmarkEnd w:id="84"/>
    <w:bookmarkEnd w:id="85"/>
    <w:bookmarkStart w:id="91" w:name="sec-tree-edges"/>
    <w:p>
      <w:pPr>
        <w:pStyle w:val="Heading1"/>
      </w:pPr>
      <w:r>
        <w:t xml:space="preserve">3. Counting edges</w:t>
      </w:r>
    </w:p>
    <w:bookmarkStart w:id="86" w:name="exr-all-calls"/>
    <w:p>
      <w:pPr>
        <w:pStyle w:val="FirstParagraph"/>
      </w:pPr>
      <w:r>
        <w:rPr>
          <w:b/>
          <w:bCs/>
        </w:rPr>
        <w:t xml:space="preserve">Exercise 3 (Counting the calls)</w:t>
      </w:r>
      <w:r>
        <w:t xml:space="preserve"> </w:t>
      </w:r>
      <w:r>
        <w:t xml:space="preserve">A club with 40 members passes news by phone.</w:t>
      </w:r>
      <w:r>
        <w:t xml:space="preserve"> </w:t>
      </w:r>
      <w:r>
        <w:t xml:space="preserve">One member hears it first,</w:t>
      </w:r>
      <w:r>
        <w:t xml:space="preserve"> </w:t>
      </w:r>
      <w:r>
        <w:t xml:space="preserve">and every other member hears it in exactly one call, from a member who already knows it.</w:t>
      </w:r>
      <w:r>
        <w:t xml:space="preserve"> </w:t>
      </w:r>
      <w:r>
        <w:t xml:space="preserve">How many calls are made in all?</w:t>
      </w:r>
    </w:p>
    <w:bookmarkEnd w:id="86"/>
    <w:bookmarkStart w:id="87" w:name="sol-all-call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There are 39 calls.</w:t>
      </w:r>
      <w:r>
        <w:t xml:space="preserve"> </w:t>
      </w:r>
      <w:r>
        <w:t xml:space="preserve">Each call goes to exactly one member who did not know the news,</w:t>
      </w:r>
      <w:r>
        <w:t xml:space="preserve"> </w:t>
      </w:r>
      <w:r>
        <w:t xml:space="preserve">and each of the 39 members other than the first gets exactly one call.</w:t>
      </w:r>
      <w:r>
        <w:t xml:space="preserve"> </w:t>
      </w:r>
      <w:r>
        <w:t xml:space="preserve">So there is one call for each of those 39 members.</w:t>
      </w:r>
    </w:p>
    <w:bookmarkEnd w:id="87"/>
    <w:bookmarkStart w:id="88" w:name="thm-tree-edges"/>
    <w:p>
      <w:pPr>
        <w:pStyle w:val="BodyText"/>
      </w:pPr>
      <w:r>
        <w:rPr>
          <w:b/>
          <w:bCs/>
        </w:rPr>
        <w:t xml:space="preserve">Theorem 2 (A tree with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vertices 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Every tree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any vertex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a root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, 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edge joining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is an edge 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consecutive vertices of a path.</w:t>
      </w:r>
    </w:p>
    <w:p>
      <w:pPr>
        <w:pStyle w:val="BodyText"/>
      </w:pPr>
      <w:r>
        <w:rPr>
          <w:b/>
          <w:bCs/>
        </w:rPr>
        <w:t xml:space="preserve">Every edge is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some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parent-edge">
        <w:r>
          <w:rPr>
            <w:rStyle w:val="Hyperlink"/>
          </w:rPr>
          <w:t xml:space="preserve">Lemma 2</w:t>
        </w:r>
      </w:hyperlink>
      <w:r>
        <w:t xml:space="preserve">, one endpoint of each edge is the parent of the other endpoint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 the edge is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vertices give different edges.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two vertices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w</m:t>
        </m:r>
      </m:oMath>
      <w:r>
        <w:t xml:space="preserve">.</w:t>
      </w:r>
      <w:r>
        <w:t xml:space="preserve"> </w:t>
      </w:r>
      <w:r>
        <w:t xml:space="preserve">The endpoints of this edge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parent, and also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its parent,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level-parent">
        <w:r>
          <w:rPr>
            <w:rStyle w:val="Hyperlink"/>
          </w:rPr>
          <w:t xml:space="preserve">Lemma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false.</w:t>
      </w:r>
    </w:p>
    <w:p>
      <w:pPr>
        <w:pStyle w:val="BodyText"/>
      </w:pPr>
      <w:r>
        <w:t xml:space="preserve">So, listing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 other than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list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each edge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Definition: Cardinality</w:t>
        </w:r>
      </w:hyperlink>
      <w:r>
        <w:t xml:space="preserve">).</w:t>
      </w:r>
    </w:p>
    <w:bookmarkStart w:id="90" w:name="exm-tree-edges"/>
    <w:p>
      <w:pPr>
        <w:pStyle w:val="BodyText"/>
      </w:pPr>
      <w:r>
        <w:rPr>
          <w:b/>
          <w:bCs/>
        </w:rPr>
        <w:t xml:space="preserve">Example 15 (Counting edges)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pipes tree 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7 vertices and 6 edges,</w:t>
      </w:r>
      <w:r>
        <w:t xml:space="preserve"> </w:t>
      </w:r>
      <w:r>
        <w:t xml:space="preserve">and the phone tree 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8 vertices and 7 edges, as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0"/>
        </w:numPr>
      </w:pPr>
      <w:r>
        <w:t xml:space="preserve">Each connected component of the forest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exm-fores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 tree,</w:t>
      </w:r>
      <w:r>
        <w:t xml:space="preserve"> </w:t>
      </w:r>
      <w:r>
        <w:t xml:space="preserve">with 1, 1, 2 and 4 vertices, so it has 0, 0, 1 and 3 edges.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8 vertices 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edges.</w:t>
      </w:r>
    </w:p>
    <w:p>
      <w:pPr>
        <w:pStyle w:val="Compact"/>
        <w:numPr>
          <w:ilvl w:val="0"/>
          <w:numId w:val="1010"/>
        </w:numPr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connected and has 5 vertices and 5 edges,</w:t>
      </w:r>
      <w:r>
        <w:t xml:space="preserve"> </w:t>
      </w:r>
      <w:r>
        <w:t xml:space="preserve">so it is not a tree,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, without finding its cycle.</w:t>
      </w:r>
    </w:p>
    <w:bookmarkEnd w:id="90"/>
    <w:bookmarkEnd w:id="91"/>
    <w:bookmarkStart w:id="119" w:name="sec-binary-trees"/>
    <w:p>
      <w:pPr>
        <w:pStyle w:val="Heading1"/>
      </w:pPr>
      <w:r>
        <w:t xml:space="preserve">4. Binary trees</w:t>
      </w:r>
    </w:p>
    <w:bookmarkStart w:id="92" w:name="exr-three-vertices"/>
    <w:p>
      <w:pPr>
        <w:pStyle w:val="FirstParagraph"/>
      </w:pPr>
      <w:r>
        <w:rPr>
          <w:b/>
          <w:bCs/>
        </w:rPr>
        <w:t xml:space="preserve">Exercise 4 (Shapes with three vertices)</w:t>
      </w:r>
      <w:r>
        <w:t xml:space="preserve"> </w:t>
      </w:r>
      <w:r>
        <w:t xml:space="preserve">A binary tree is either empty,</w:t>
      </w:r>
      <w:r>
        <w:t xml:space="preserve"> </w:t>
      </w:r>
      <w:r>
        <w:t xml:space="preserve">or a root together with two binary trees, a left one and a right one,</w:t>
      </w:r>
      <w:r>
        <w:t xml:space="preserve"> </w:t>
      </w:r>
      <w:r>
        <w:t xml:space="preserve">drawn below the root to its left and to its right.</w:t>
      </w:r>
      <w:r>
        <w:t xml:space="preserve"> </w:t>
      </w:r>
      <w:r>
        <w:t xml:space="preserve">Ignoring the names of the vertices, how many binary trees have exactly three vertices?</w:t>
      </w:r>
    </w:p>
    <w:bookmarkEnd w:id="92"/>
    <w:bookmarkStart w:id="97" w:name="sol-three-verti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Five, drawn in</w:t>
      </w:r>
      <w:r>
        <w:t xml:space="preserve"> </w:t>
      </w:r>
      <w:hyperlink w:anchor="fig-three-vertices">
        <w:r>
          <w:rPr>
            <w:rStyle w:val="Hyperlink"/>
          </w:rPr>
          <w:t xml:space="preserve">Figure 5</w:t>
        </w:r>
      </w:hyperlink>
      <w:r>
        <w:t xml:space="preserve">.</w:t>
      </w:r>
      <w:r>
        <w:t xml:space="preserve"> </w:t>
      </w:r>
      <w:r>
        <w:t xml:space="preserve">The root is one of the three vertices,</w:t>
      </w:r>
      <w:r>
        <w:t xml:space="preserve"> </w:t>
      </w:r>
      <w:r>
        <w:t xml:space="preserve">so the left and right binary trees have two vertices between them:</w:t>
      </w:r>
      <w:r>
        <w:t xml:space="preserve"> </w:t>
      </w:r>
      <w:r>
        <w:t xml:space="preserve">2 and 0, 1 and 1, or 0 and 2.</w:t>
      </w:r>
      <w:r>
        <w:t xml:space="preserve"> </w:t>
      </w:r>
      <w:r>
        <w:t xml:space="preserve">There is one binary tree with no vertices, the empty one,</w:t>
      </w:r>
      <w:r>
        <w:t xml:space="preserve"> </w:t>
      </w:r>
      <w:r>
        <w:t xml:space="preserve">and one with one vertex, a root with two empty binary trees.</w:t>
      </w:r>
      <w:r>
        <w:t xml:space="preserve"> </w:t>
      </w:r>
      <w:r>
        <w:t xml:space="preserve">There are two with two vertices: a root with one vertex in its left binary tree, or in its right one.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binary trees with three vertices.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three-vertices"/>
          <w:p>
            <w:pPr>
              <w:pStyle w:val="Compact"/>
              <w:jc w:val="center"/>
            </w:pPr>
            <w:r>
              <w:drawing>
                <wp:inline>
                  <wp:extent cx="4000500" cy="86410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three-vertices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864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five binary trees with three vertices.</w:t>
            </w:r>
          </w:p>
          <w:bookmarkEnd w:id="96"/>
        </w:tc>
      </w:tr>
    </w:tbl>
    <w:bookmarkEnd w:id="97"/>
    <w:bookmarkStart w:id="98" w:name="def-ordered-rooted-tree"/>
    <w:p>
      <w:pPr>
        <w:pStyle w:val="BodyText"/>
      </w:pPr>
      <w:r>
        <w:rPr>
          <w:b/>
          <w:bCs/>
        </w:rPr>
        <w:t xml:space="preserve">Definition 13 (Ordered rooted tree)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in which 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 each vertex are listed in an order: a first child, a second child, and so on.</w:t>
      </w:r>
      <w:r>
        <w:t xml:space="preserve"> </w:t>
      </w:r>
      <w:r>
        <w:t xml:space="preserve">We draw the children of each vertex from left to right in their order.</w:t>
      </w:r>
    </w:p>
    <w:bookmarkEnd w:id="98"/>
    <w:bookmarkStart w:id="99" w:name="exm-ordered-phone"/>
    <w:p>
      <w:pPr>
        <w:pStyle w:val="BodyText"/>
      </w:pPr>
      <w:r>
        <w:rPr>
          <w:b/>
          <w:bCs/>
        </w:rPr>
        <w:t xml:space="preserve">Example 16 (The order of the calls)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list the children of each member in the order of their calls: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This makes the phone tree an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), drawn in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called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first, the ordered rooted tree would be different,</w:t>
      </w:r>
      <w:r>
        <w:t xml:space="preserve"> </w:t>
      </w:r>
      <w:r>
        <w:t xml:space="preserve">although the rooted tree would be the same.</w:t>
      </w:r>
    </w:p>
    <w:bookmarkEnd w:id="99"/>
    <w:bookmarkStart w:id="102" w:name="def-binary-tree"/>
    <w:p>
      <w:pPr>
        <w:pStyle w:val="BodyText"/>
      </w:pPr>
      <w:r>
        <w:rPr>
          <w:b/>
          <w:bCs/>
        </w:rPr>
        <w:t xml:space="preserve">Definition 14 (Binary tree)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100">
        <w:r>
          <w:rPr>
            <w:rStyle w:val="Hyperlink"/>
          </w:rPr>
          <w:t xml:space="preserve">Definition: Set</w:t>
        </w:r>
      </w:hyperlink>
      <w:r>
        <w:t xml:space="preserve">) of labels.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binary trees</w:t>
      </w:r>
      <w:r>
        <w:t xml:space="preserve"> </w:t>
      </w:r>
      <w:r>
        <w:t xml:space="preserve">with labels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recursively defined set (</w:t>
      </w:r>
      <w:hyperlink r:id="rId101">
        <w:r>
          <w:rPr>
            <w:rStyle w:val="Hyperlink"/>
          </w:rPr>
          <w:t xml:space="preserve">Definition: Recursively defined set</w:t>
        </w:r>
      </w:hyperlink>
      <w:r>
        <w:t xml:space="preserve">) with</w:t>
      </w:r>
    </w:p>
    <w:p>
      <w:pPr>
        <w:pStyle w:val="Compact"/>
        <w:numPr>
          <w:ilvl w:val="0"/>
          <w:numId w:val="1011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tree</w:t>
      </w:r>
      <w:r>
        <w:t xml:space="preserve">, written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, is a binary tree;</w:t>
      </w:r>
    </w:p>
    <w:p>
      <w:pPr>
        <w:pStyle w:val="Compact"/>
        <w:numPr>
          <w:ilvl w:val="0"/>
          <w:numId w:val="1011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binary trees, then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 a binary tree,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has the label</w:t>
      </w:r>
      <w:r>
        <w:t xml:space="preserve"> </w:t>
      </w:r>
      <m:oMath>
        <m:r>
          <m:t>x</m:t>
        </m:r>
      </m:oMath>
      <w:r>
        <w:t xml:space="preserve">, and whose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 vertices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are its root and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R</m:t>
        </m:r>
      </m:oMath>
      <w:r>
        <w:t xml:space="preserve">;</w:t>
      </w:r>
      <w:r>
        <w:t xml:space="preserve"> </w:t>
      </w:r>
      <w:r>
        <w:t xml:space="preserve">the empty tree has no vertices.</w:t>
      </w:r>
      <w:r>
        <w:t xml:space="preserve"> </w:t>
      </w:r>
      <w:r>
        <w:t xml:space="preserve">The root,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vertices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taken as different vertices,</w:t>
      </w:r>
      <w:r>
        <w:t xml:space="preserve"> </w:t>
      </w:r>
      <w:r>
        <w:t xml:space="preserve">even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same binary tree:</w:t>
      </w:r>
      <w:r>
        <w:t xml:space="preserve"> </w:t>
      </w:r>
      <w:r>
        <w:t xml:space="preserve">a vertex is a position in the tree, such as</w:t>
      </w:r>
      <w:r>
        <w:t xml:space="preserve"> </w:t>
      </w:r>
      <w:r>
        <w:t xml:space="preserve">“the root of the left subtree”</w:t>
      </w:r>
      <w:r>
        <w:t xml:space="preserve">,</w:t>
      </w:r>
      <w:r>
        <w:t xml:space="preserve"> </w:t>
      </w:r>
      <w:r>
        <w:t xml:space="preserve">and its label is the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 that position.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has one more vertex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together,</w:t>
      </w:r>
      <w:r>
        <w:t xml:space="preserve"> </w:t>
      </w:r>
      <w:r>
        <w:t xml:space="preserve">and two vertices may have the same label.</w:t>
      </w:r>
    </w:p>
    <w:bookmarkEnd w:id="102"/>
    <w:bookmarkStart w:id="103" w:name="rem-single"/>
    <w:p>
      <w:pPr>
        <w:pStyle w:val="BodyText"/>
      </w:pPr>
      <w:r>
        <w:rPr>
          <w:i/>
          <w:iCs/>
        </w:rPr>
        <w:t xml:space="preserve">Remark 5</w:t>
      </w:r>
      <w:r>
        <w:t xml:space="preserve"> (Writing a binary tree with one vertex). </w:t>
      </w:r>
      <w:r>
        <w:t xml:space="preserve">For a label</w:t>
      </w:r>
      <w:r>
        <w:t xml:space="preserve"> </w:t>
      </w:r>
      <m:oMath>
        <m:r>
          <m:t>x</m:t>
        </m:r>
      </m:oMath>
      <w:r>
        <w:t xml:space="preserve">, we write</w:t>
      </w:r>
      <w:r>
        <w:t xml:space="preserve"> </w:t>
      </w:r>
      <m:oMath>
        <m:r>
          <m:rPr>
            <m:sty m:val="p"/>
          </m:rPr>
          <m:t>single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whose only vertex is its root, labeled</w:t>
      </w:r>
      <w:r>
        <w:t xml:space="preserve"> </w:t>
      </w:r>
      <m:oMath>
        <m:r>
          <m:t>x</m:t>
        </m:r>
      </m:oMath>
      <w:r>
        <w:t xml:space="preserve">.</w:t>
      </w:r>
    </w:p>
    <w:bookmarkEnd w:id="103"/>
    <w:bookmarkStart w:id="108" w:name="exm-binary-tree"/>
    <w:p>
      <w:pPr>
        <w:pStyle w:val="BodyText"/>
      </w:pPr>
      <w:r>
        <w:rPr>
          <w:b/>
          <w:bCs/>
        </w:rPr>
        <w:t xml:space="preserve">Example 17 (A binary tree with nine vertices)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the recursive rule of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builds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nine vertices labeled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Its root is labeled</w:t>
      </w:r>
      <w:r>
        <w:t xml:space="preserve"> </w:t>
      </w:r>
      <m:oMath>
        <m:r>
          <m:t>m</m:t>
        </m:r>
      </m:oMath>
      <w:r>
        <w:t xml:space="preserve">, its left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its right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binary"/>
          <w:p>
            <w:pPr>
              <w:pStyle w:val="Compact"/>
              <w:jc w:val="center"/>
            </w:pPr>
            <w:r>
              <w:drawing>
                <wp:inline>
                  <wp:extent cx="2933700" cy="187317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images/trees-binary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73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binary tree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</w:p>
          <w:bookmarkEnd w:id="107"/>
        </w:tc>
      </w:tr>
    </w:tbl>
    <w:bookmarkEnd w:id="108"/>
    <w:bookmarkStart w:id="110" w:name="rem-binary-drawing"/>
    <w:p>
      <w:pPr>
        <w:pStyle w:val="BodyText"/>
      </w:pPr>
      <w:r>
        <w:rPr>
          <w:i/>
          <w:iCs/>
        </w:rPr>
        <w:t xml:space="preserve">Remark 6</w:t>
      </w:r>
      <w:r>
        <w:t xml:space="preserve"> (A binary tree as a rooted tree). </w:t>
      </w:r>
      <w:r>
        <w:t xml:space="preserve">We draw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with its root at the top,</w:t>
      </w:r>
      <w:r>
        <w:t xml:space="preserve"> </w:t>
      </w:r>
      <w:r>
        <w:t xml:space="preserve">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below it to the left, and the drawing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below it to the right,</w:t>
      </w:r>
      <w:r>
        <w:t xml:space="preserve"> </w:t>
      </w:r>
      <w:r>
        <w:t xml:space="preserve">with an edge from the root to the root of each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that is not empty.</w:t>
      </w:r>
      <w:r>
        <w:t xml:space="preserve"> </w:t>
      </w:r>
      <w:r>
        <w:t xml:space="preserve">The drawing of a binary tree that is not empty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with the root of the binary tree as its root it 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in which each vertex has at most two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): the roots of its subtrees that are not empty.</w:t>
      </w:r>
      <w:r>
        <w:t xml:space="preserve"> </w:t>
      </w:r>
      <w:r>
        <w:t xml:space="preserve">Levels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),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),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and the other words for rooted trees</w:t>
      </w:r>
      <w:r>
        <w:t xml:space="preserve"> </w:t>
      </w:r>
      <w:r>
        <w:t xml:space="preserve">apply to a binary tree through its drawing.</w:t>
      </w:r>
      <w:r>
        <w:t xml:space="preserve"> </w:t>
      </w:r>
      <w:r>
        <w:t xml:space="preserve">The empty tree has no drawing, since a graph has at least one vertex.</w:t>
      </w:r>
    </w:p>
    <w:p>
      <w:pPr>
        <w:pStyle w:val="BodyText"/>
      </w:pPr>
      <w:r>
        <w:t xml:space="preserve">In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is not empty,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root of exactly one of the binary trees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which the recursive rule builds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For the root of</w:t>
      </w:r>
      <w:r>
        <w:t xml:space="preserve"> </w:t>
      </w:r>
      <m:oMath>
        <m:r>
          <m:t>T</m:t>
        </m:r>
      </m:oMath>
      <w:r>
        <w:t xml:space="preserve">, they are the left and right subtrees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not empty, its root is a child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 drawing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the drawing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 that child,</w:t>
      </w:r>
      <w:r>
        <w:t xml:space="preserve"> </w:t>
      </w:r>
      <w:r>
        <w:t xml:space="preserve">since 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 that child are the vertices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.</w:t>
      </w:r>
      <w:r>
        <w:t xml:space="preserve"> </w:t>
      </w:r>
      <w:r>
        <w:t xml:space="preserve">The same holds for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drawing is a tree, by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).</w:t>
      </w:r>
      <w:r>
        <w:t xml:space="preserve"> </w:t>
      </w:r>
      <w:r>
        <w:t xml:space="preserve">It is connected, since the root is joined to the roots of the subtrees that are not empty,</w:t>
      </w:r>
      <w:r>
        <w:t xml:space="preserve"> </w:t>
      </w:r>
      <w:r>
        <w:t xml:space="preserve">whose drawings are connected.</w:t>
      </w:r>
      <w:r>
        <w:t xml:space="preserve"> </w:t>
      </w:r>
      <w:r>
        <w:t xml:space="preserve">Every edge of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drawing of</w:t>
      </w:r>
      <w:r>
        <w:t xml:space="preserve"> </w:t>
      </w:r>
      <m:oMath>
        <m:r>
          <m:t>L</m:t>
        </m:r>
      </m:oMath>
      <w:r>
        <w:t xml:space="preserve">, lies in the drawing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or joins the root to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A cycle cannot lie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, which have no cycles,</w:t>
      </w:r>
      <w:r>
        <w:t xml:space="preserve"> </w:t>
      </w:r>
      <w:r>
        <w:t xml:space="preserve">so it uses an edge at the root, say the edge to the root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Then the cycle has a vertex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vertex, the root, outside it.</w:t>
      </w:r>
      <w:r>
        <w:t xml:space="preserve"> </w:t>
      </w:r>
      <w:r>
        <w:t xml:space="preserve">Going once around the cycle, it crosses between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rest at least twice,</w:t>
      </w:r>
      <w:r>
        <w:t xml:space="preserve"> </w:t>
      </w:r>
      <w:r>
        <w:t xml:space="preserve">each time along an edge with one endpoint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other outside it.</w:t>
      </w:r>
      <w:r>
        <w:t xml:space="preserve"> </w:t>
      </w:r>
      <w:r>
        <w:t xml:space="preserve">But there is only one such edge, and a cycle uses each edge once.</w:t>
      </w:r>
      <w:r>
        <w:t xml:space="preserve"> </w:t>
      </w:r>
      <w:r>
        <w:t xml:space="preserve">So the drawing has no cycles.</w:t>
      </w:r>
    </w:p>
    <w:bookmarkEnd w:id="110"/>
    <w:bookmarkStart w:id="115" w:name="exm-left-right"/>
    <w:p>
      <w:pPr>
        <w:pStyle w:val="BodyText"/>
      </w:pPr>
      <w:r>
        <w:rPr>
          <w:b/>
          <w:bCs/>
        </w:rPr>
        <w:t xml:space="preserve">Example 18 (Left is not right)</w:t>
      </w:r>
      <w:r>
        <w:t xml:space="preserve"> </w:t>
      </w:r>
      <w:r>
        <w:t xml:space="preserve">The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are different: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root of the left subtree of the first, and of the right subtree of the second.</w:t>
      </w:r>
      <w:r>
        <w:t xml:space="preserve"> </w:t>
      </w:r>
      <w:hyperlink w:anchor="fig-left-righ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As rooted trees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they are the same: a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one child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 a binary tree says more than its rooted tree:</w:t>
      </w:r>
      <w:r>
        <w:t xml:space="preserve"> </w:t>
      </w:r>
      <w:r>
        <w:t xml:space="preserve">it says whether each child is on the left or on the right.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left-right"/>
          <w:p>
            <w:pPr>
              <w:pStyle w:val="Compact"/>
              <w:jc w:val="center"/>
            </w:pPr>
            <w:r>
              <w:drawing>
                <wp:inline>
                  <wp:extent cx="2133600" cy="85419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../images/trees-left-right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854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Two different binary trees with the same rooted tree.</w:t>
            </w:r>
          </w:p>
          <w:bookmarkEnd w:id="114"/>
        </w:tc>
      </w:tr>
    </w:tbl>
    <w:bookmarkEnd w:id="115"/>
    <w:bookmarkStart w:id="116" w:name="rem-size-height"/>
    <w:p>
      <w:pPr>
        <w:pStyle w:val="BodyText"/>
      </w:pPr>
      <w:r>
        <w:rPr>
          <w:i/>
          <w:iCs/>
        </w:rPr>
        <w:t xml:space="preserve">Remark 7</w:t>
      </w:r>
      <w:r>
        <w:t xml:space="preserve"> (Size and height, recursively). </w:t>
      </w:r>
      <w:r>
        <w:t xml:space="preserve">For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write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its number of vertices,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of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the empty tree.</w:t>
      </w:r>
      <w:r>
        <w:t xml:space="preserve"> </w:t>
      </w:r>
      <w:r>
        <w:t xml:space="preserve">These follow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size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height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height:</w:t>
      </w:r>
      <w:r>
        <w:t xml:space="preserve"> </w:t>
      </w:r>
      <w:r>
        <w:t xml:space="preserve">in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the path from the root 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root followed by the path from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level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one more than its level in</w:t>
      </w:r>
      <w:r>
        <w:t xml:space="preserve"> </w:t>
      </w:r>
      <m:oMath>
        <m:r>
          <m:t>L</m:t>
        </m:r>
      </m:oMath>
      <w:r>
        <w:t xml:space="preserve">, and the same holds for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 largest level is 0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empty,</w:t>
      </w:r>
      <w:r>
        <w:t xml:space="preserve"> </w:t>
      </w:r>
      <w:r>
        <w:t xml:space="preserve">and otherwise 1 plus the largest height of the subtrees that are not empty.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both cases give the formula above.</w:t>
      </w:r>
    </w:p>
    <w:bookmarkEnd w:id="116"/>
    <w:bookmarkStart w:id="117" w:name="thm-binary-size"/>
    <w:p>
      <w:pPr>
        <w:pStyle w:val="BodyText"/>
      </w:pPr>
      <w:r>
        <w:rPr>
          <w:b/>
          <w:bCs/>
        </w:rPr>
        <w:t xml:space="preserve">Theorem 3 (A short binary tree has few vertices)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 size and height as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height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satisfy the inequality, 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Then, using the formula for size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(formula for size)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structural induction, the inequality holds for every binary tree.</w:t>
      </w:r>
    </w:p>
    <w:bookmarkStart w:id="118" w:name="exm-binary-size"/>
    <w:p>
      <w:pPr>
        <w:pStyle w:val="BodyText"/>
      </w:pPr>
      <w:r>
        <w:rPr>
          <w:b/>
          <w:bCs/>
        </w:rPr>
        <w:t xml:space="preserve">Example 19 (Using the bound)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has size 9 and height 3,</w:t>
      </w:r>
      <w:r>
        <w:t xml:space="preserve"> </w:t>
      </w:r>
      <w:r>
        <w:t xml:space="preserve">and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t xml:space="preserve">, as</w:t>
      </w:r>
      <w:r>
        <w:t xml:space="preserve"> </w:t>
      </w:r>
      <w:hyperlink w:anchor="thm-binary-siz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(with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) has size 7 and height 2, and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, so the bound can be reached.</w:t>
      </w:r>
    </w:p>
    <w:p>
      <w:pPr>
        <w:pStyle w:val="Compact"/>
        <w:numPr>
          <w:ilvl w:val="0"/>
          <w:numId w:val="1012"/>
        </w:numPr>
      </w:pPr>
      <w:r>
        <w:t xml:space="preserve">A binary tree with 1000 vertices has height at least 9:</w:t>
      </w:r>
      <w:r>
        <w:t xml:space="preserve"> </w:t>
      </w:r>
      <w:r>
        <w:t xml:space="preserve">a binary tree of height at most 8 has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9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511</m:t>
        </m:r>
      </m:oMath>
      <w:r>
        <w:t xml:space="preserve"> </w:t>
      </w:r>
      <w:r>
        <w:t xml:space="preserve">vertices.</w:t>
      </w:r>
    </w:p>
    <w:bookmarkEnd w:id="118"/>
    <w:bookmarkEnd w:id="119"/>
    <w:bookmarkStart w:id="134" w:name="sec-traversals"/>
    <w:p>
      <w:pPr>
        <w:pStyle w:val="Heading1"/>
      </w:pPr>
      <w:r>
        <w:t xml:space="preserve">5. Preorder, inorder and postorder</w:t>
      </w:r>
    </w:p>
    <w:bookmarkStart w:id="120" w:name="exr-root-first"/>
    <w:p>
      <w:pPr>
        <w:pStyle w:val="FirstParagraph"/>
      </w:pPr>
      <w:r>
        <w:rPr>
          <w:b/>
          <w:bCs/>
        </w:rPr>
        <w:t xml:space="preserve">Exercise 5 (Root first)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by this rule:</w:t>
      </w:r>
      <w:r>
        <w:t xml:space="preserve"> </w:t>
      </w:r>
      <w:r>
        <w:t xml:space="preserve">list the root, then list the left subtree by the same rule, then list the right subtree by the same rule.</w:t>
      </w:r>
      <w:r>
        <w:t xml:space="preserve"> </w:t>
      </w:r>
      <w:r>
        <w:t xml:space="preserve">What list do you get?</w:t>
      </w:r>
    </w:p>
    <w:bookmarkEnd w:id="120"/>
    <w:bookmarkStart w:id="121" w:name="sol-root-firs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comes first.</w:t>
      </w:r>
      <w:r>
        <w:t xml:space="preserve"> </w:t>
      </w:r>
      <w:r>
        <w:t xml:space="preserve">Next comes the left subtree, rooted at</w:t>
      </w:r>
      <w:r>
        <w:t xml:space="preserve"> </w:t>
      </w:r>
      <m:oMath>
        <m:r>
          <m:t>f</m:t>
        </m:r>
      </m:oMath>
      <w:r>
        <w:t xml:space="preserve">: first</w:t>
      </w:r>
      <w:r>
        <w:t xml:space="preserve"> </w:t>
      </w:r>
      <m:oMath>
        <m:r>
          <m:t>f</m:t>
        </m:r>
      </m:oMath>
      <w:r>
        <w:t xml:space="preserve">, then its left subtree,</w:t>
      </w:r>
      <w:r>
        <w:t xml:space="preserve"> </w:t>
      </w:r>
      <m:oMath>
        <m:r>
          <m:t>c</m:t>
        </m:r>
      </m:oMath>
      <w:r>
        <w:t xml:space="preserve">, then its right subtree,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Last comes the right subtree, rooted at</w:t>
      </w:r>
      <w:r>
        <w:t xml:space="preserve"> </w:t>
      </w:r>
      <m:oMath>
        <m:r>
          <m:t>t</m:t>
        </m:r>
      </m:oMath>
      <w:r>
        <w:t xml:space="preserve">: first</w:t>
      </w:r>
      <w:r>
        <w:t xml:space="preserve"> </w:t>
      </w:r>
      <m:oMath>
        <m:r>
          <m:t>t</m:t>
        </m:r>
      </m:oMath>
      <w:r>
        <w:t xml:space="preserve">, 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bookmarkStart w:id="124" w:name="def-preorder"/>
    <w:p>
      <w:pPr>
        <w:pStyle w:val="BodyText"/>
      </w:pPr>
      <w:r>
        <w:rPr>
          <w:b/>
          <w:bCs/>
        </w:rPr>
        <w:t xml:space="preserve">Definition 15 (Preorder)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preorder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recursively,</w:t>
      </w:r>
      <w:r>
        <w:t xml:space="preserve"> </w:t>
      </w:r>
      <w:r>
        <w:t xml:space="preserve">following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r:id="rId123">
        <w:r>
          <w:rPr>
            <w:rStyle w:val="Hyperlink"/>
          </w:rPr>
          <w:t xml:space="preserve">Definition: Appending two lists</w:t>
        </w:r>
      </w:hyperlink>
      <w:r>
        <w:t xml:space="preserve">).</w:t>
      </w:r>
      <w:r>
        <w:t xml:space="preserve"> </w:t>
      </w:r>
      <w:r>
        <w:t xml:space="preserve">The root comes before its subtrees.</w:t>
      </w:r>
    </w:p>
    <w:bookmarkEnd w:id="124"/>
    <w:bookmarkStart w:id="125" w:name="exm-preorder"/>
    <w:p>
      <w:pPr>
        <w:pStyle w:val="BodyText"/>
      </w:pPr>
      <w:r>
        <w:rPr>
          <w:b/>
          <w:bCs/>
        </w:rPr>
        <w:t xml:space="preserve">Example 20 (Preorder, step by step)</w:t>
      </w:r>
      <w:r>
        <w:t xml:space="preserve"> </w:t>
      </w:r>
      <w:r>
        <w:t xml:space="preserve">For the subtree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n</m:t>
            </m:r>
            <m:r>
              <m:rPr>
                <m:scr m:val="monospace"/>
                <m:sty m:val="p"/>
              </m:rPr>
              <m:t>i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single</m:t>
            </m:r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definition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gives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list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.</w:t>
      </w:r>
      <w:r>
        <w:t xml:space="preserve"> </w:t>
      </w:r>
      <w:r>
        <w:t xml:space="preserve">In the same way,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list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root-first">
        <w:r>
          <w:rPr>
            <w:rStyle w:val="Hyperlink"/>
          </w:rPr>
          <w:t xml:space="preserve">Solution 5</w:t>
        </w:r>
      </w:hyperlink>
      <w:r>
        <w:t xml:space="preserve">.</w:t>
      </w:r>
    </w:p>
    <w:bookmarkEnd w:id="125"/>
    <w:bookmarkStart w:id="126" w:name="def-inorder"/>
    <w:p>
      <w:pPr>
        <w:pStyle w:val="BodyText"/>
      </w:pPr>
      <w:r>
        <w:rPr>
          <w:b/>
          <w:bCs/>
        </w:rPr>
        <w:t xml:space="preserve">Definition 16 (Inorder)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inorder</w:t>
      </w:r>
      <w:r>
        <w:t xml:space="preserve"> </w:t>
      </w:r>
      <m:oMath>
        <m:r>
          <m:rPr>
            <m:sty m:val="p"/>
          </m:rPr>
          <m:t>inorder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inorder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between its left subtree and its right subtree.</w:t>
      </w:r>
    </w:p>
    <w:bookmarkEnd w:id="126"/>
    <w:bookmarkStart w:id="127" w:name="exm-inorder"/>
    <w:p>
      <w:pPr>
        <w:pStyle w:val="BodyText"/>
      </w:pPr>
      <w:r>
        <w:rPr>
          <w:b/>
          <w:bCs/>
        </w:rPr>
        <w:t xml:space="preserve">Example 21 (Inorder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 which 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, then the root</w:t>
      </w:r>
      <w:r>
        <w:t xml:space="preserve"> </w:t>
      </w:r>
      <m:oMath>
        <m:r>
          <m:t>m</m:t>
        </m:r>
      </m:oMath>
      <w:r>
        <w:t xml:space="preserve">, then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labels come out in alphabetical order,</w:t>
      </w:r>
      <w:r>
        <w:t xml:space="preserve"> </w:t>
      </w:r>
      <w:r>
        <w:t xml:space="preserve">because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was built so that every label in a left subtree comes before the label of its root in the alphabet,</w:t>
      </w:r>
      <w:r>
        <w:t xml:space="preserve"> </w:t>
      </w:r>
      <w:r>
        <w:t xml:space="preserve">and every label in a right subtree comes after it.</w:t>
      </w:r>
    </w:p>
    <w:bookmarkEnd w:id="127"/>
    <w:bookmarkStart w:id="128" w:name="def-postorder"/>
    <w:p>
      <w:pPr>
        <w:pStyle w:val="BodyText"/>
      </w:pPr>
      <w:r>
        <w:rPr>
          <w:b/>
          <w:bCs/>
        </w:rPr>
        <w:t xml:space="preserve">Definition 17 (Postorder)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postorder</w:t>
      </w:r>
      <w:r>
        <w:t xml:space="preserve"> </w:t>
      </w:r>
      <m:oMath>
        <m:r>
          <m:rPr>
            <m:sty m:val="p"/>
          </m:rPr>
          <m:t>postorder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postorder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after its subtrees.</w:t>
      </w:r>
    </w:p>
    <w:bookmarkEnd w:id="128"/>
    <w:bookmarkStart w:id="129" w:name="exm-postorder"/>
    <w:p>
      <w:pPr>
        <w:pStyle w:val="BodyText"/>
      </w:pPr>
      <w:r>
        <w:rPr>
          <w:b/>
          <w:bCs/>
        </w:rPr>
        <w:t xml:space="preserve">Example 22 (Postorder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vertex comes after all of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So postorder is the order to use when the work at a vertex needs the results from its subtrees,</w:t>
      </w:r>
      <w:r>
        <w:t xml:space="preserve"> </w:t>
      </w:r>
      <w:r>
        <w:t xml:space="preserve">such as finding the size of each subtree, or deleting the files in a folder before the folder.</w:t>
      </w:r>
    </w:p>
    <w:bookmarkEnd w:id="129"/>
    <w:bookmarkStart w:id="131" w:name="thm-traversal-length"/>
    <w:p>
      <w:pPr>
        <w:pStyle w:val="BodyText"/>
      </w:pPr>
      <w:r>
        <w:rPr>
          <w:b/>
          <w:bCs/>
        </w:rPr>
        <w:t xml:space="preserve">Theorem 4 (A traversal has one entry for each vertex)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of a list (</w:t>
      </w:r>
      <w:hyperlink r:id="rId130">
        <w:r>
          <w:rPr>
            <w:rStyle w:val="Hyperlink"/>
          </w:rPr>
          <w:t xml:space="preserve">Definition: Length of a list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number of vertices (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).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All three traversals of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of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 the three lengths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and those for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Theorem: Appending adds lengths</w:t>
        </w:r>
      </w:hyperlink>
      <w:r>
        <w:t xml:space="preserve"> </w:t>
      </w:r>
      <w:r>
        <w:t xml:space="preserve">and the definition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, for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 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Each of these is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.</w:t>
      </w:r>
      <w:r>
        <w:t xml:space="preserve"> </w:t>
      </w:r>
      <w:r>
        <w:t xml:space="preserve">By structural induction, the equations hold for every binary tree.</w:t>
      </w:r>
    </w:p>
    <w:bookmarkStart w:id="133" w:name="rem-ordered-traversals"/>
    <w:p>
      <w:pPr>
        <w:pStyle w:val="BodyText"/>
      </w:pPr>
      <w:r>
        <w:rPr>
          <w:i/>
          <w:iCs/>
        </w:rPr>
        <w:t xml:space="preserve">Remark 8</w:t>
      </w:r>
      <w:r>
        <w:t xml:space="preserve"> (Preorder and postorder of ordered rooted trees). </w:t>
      </w:r>
      <w:r>
        <w:t xml:space="preserve">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make sense for any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If the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children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order,</w:t>
      </w:r>
      <w:r>
        <w:t xml:space="preserve"> </w:t>
      </w:r>
      <w:r>
        <w:t xml:space="preserve">the preorder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followed by the preorders of the subtrees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turn,</w:t>
      </w:r>
      <w:r>
        <w:t xml:space="preserve"> </w:t>
      </w:r>
      <w:r>
        <w:t xml:space="preserve">and the postorder is the postorders of those subtrees, in turn, followed by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the ordered phone tree of</w:t>
      </w:r>
      <w:r>
        <w:t xml:space="preserve"> </w:t>
      </w:r>
      <w:hyperlink w:anchor="exm-ordered-phone">
        <w:r>
          <w:rPr>
            <w:rStyle w:val="Hyperlink"/>
          </w:rPr>
          <w:t xml:space="preserve">Example 16</w:t>
        </w:r>
      </w:hyperlink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the preorder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the postorder is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Inorder has no standard meaning when a vertex has more than two children,</w:t>
      </w:r>
      <w:r>
        <w:t xml:space="preserve"> </w:t>
      </w:r>
      <w:r>
        <w:t xml:space="preserve">since there is no single place for the root among them.</w:t>
      </w:r>
    </w:p>
    <w:bookmarkEnd w:id="133"/>
    <w:bookmarkEnd w:id="134"/>
    <w:bookmarkStart w:id="147" w:name="sec-level-order"/>
    <w:p>
      <w:pPr>
        <w:pStyle w:val="Heading1"/>
      </w:pPr>
      <w:r>
        <w:t xml:space="preserve">6. Level order</w:t>
      </w:r>
    </w:p>
    <w:bookmarkStart w:id="135" w:name="exr-level-by-level"/>
    <w:p>
      <w:pPr>
        <w:pStyle w:val="FirstParagraph"/>
      </w:pPr>
      <w:r>
        <w:rPr>
          <w:b/>
          <w:bCs/>
        </w:rPr>
        <w:t xml:space="preserve">Exercise 6 (Level by level)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level by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w:r>
        <w:t xml:space="preserve">first the vertices at level 0, then those at level 1, and so on,</w:t>
      </w:r>
      <w:r>
        <w:t xml:space="preserve"> </w:t>
      </w:r>
      <w:r>
        <w:t xml:space="preserve">each level from left to right as drawn.</w:t>
      </w:r>
      <w:r>
        <w:t xml:space="preserve"> </w:t>
      </w:r>
      <w:r>
        <w:t xml:space="preserve">What list do you get?</w:t>
      </w:r>
    </w:p>
    <w:bookmarkEnd w:id="135"/>
    <w:bookmarkStart w:id="136" w:name="sol-level-by-leve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Level 0 holds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level 1 holds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w:r>
        <w:t xml:space="preserve">level 2 holds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and level 3 holds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.</w:t>
      </w:r>
    </w:p>
    <w:bookmarkEnd w:id="136"/>
    <w:bookmarkStart w:id="140" w:name="def-level-order"/>
    <w:p>
      <w:pPr>
        <w:pStyle w:val="BodyText"/>
      </w:pPr>
      <w:r>
        <w:rPr>
          <w:b/>
          <w:bCs/>
        </w:rPr>
        <w:t xml:space="preserve">Definition 18 (Level order)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that is not empty,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with root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Give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 in which the list of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), 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one,</w:t>
      </w:r>
      <w:r>
        <w:t xml:space="preserve"> </w:t>
      </w:r>
      <w:r>
        <w:t xml:space="preserve">then the root of its left subtree and the root of its right subtree, if these subtrees are not empty.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order</w:t>
      </w:r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order in which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removes the vertices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</w:p>
    <w:bookmarkEnd w:id="140"/>
    <w:bookmarkStart w:id="141" w:name="exm-level-order"/>
    <w:p>
      <w:pPr>
        <w:pStyle w:val="BodyText"/>
      </w:pPr>
      <w:r>
        <w:rPr>
          <w:b/>
          <w:bCs/>
        </w:rPr>
        <w:t xml:space="preserve">Example 23 (Level 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on the drawing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) from its root</w:t>
      </w:r>
      <w:r>
        <w:t xml:space="preserve"> </w:t>
      </w:r>
      <m:oMath>
        <m:r>
          <m:t>m</m:t>
        </m:r>
      </m:oMath>
      <w:r>
        <w:t xml:space="preserve">, with the lists of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marked.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order of the first column,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the list of</w:t>
      </w:r>
      <w:r>
        <w:t xml:space="preserve"> </w:t>
      </w:r>
      <w:hyperlink w:anchor="sol-level-by-level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w:r>
        <w:t xml:space="preserve">and each label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the level of</w:t>
      </w:r>
      <w:r>
        <w:t xml:space="preserve"> </w:t>
      </w:r>
      <m:oMath>
        <m:r>
          <m:t>u</m:t>
        </m:r>
      </m:oMath>
      <w:r>
        <w:t xml:space="preserve">.</w:t>
      </w:r>
    </w:p>
    <w:bookmarkEnd w:id="141"/>
    <w:bookmarkStart w:id="142" w:name="lem-bfs-order"/>
    <w:p>
      <w:pPr>
        <w:pStyle w:val="BodyText"/>
      </w:pPr>
      <w:r>
        <w:rPr>
          <w:b/>
          <w:bCs/>
        </w:rPr>
        <w:t xml:space="preserve">Lemma 4 (Breadth-first search removes vertices in order of their labels)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removes the vertices 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 the queue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holds at the first test of the loop.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loop invariant.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in nondecreasing order,</w:t>
      </w:r>
      <w:r>
        <w:t xml:space="preserve"> </w:t>
      </w:r>
      <w:r>
        <w:t xml:space="preserve">each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vertex the pass adds goes to the back, with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at least every label before it.</w:t>
      </w:r>
      <w:r>
        <w:t xml:space="preserve"> </w:t>
      </w:r>
      <w:r>
        <w:t xml:space="preserve">So the labels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still in nondecreasing order.</w:t>
      </w:r>
      <w:r>
        <w:t xml:space="preserve"> </w:t>
      </w:r>
      <w:r>
        <w:t xml:space="preserve">Each of them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 new first label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last label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the next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43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never decrease.</w:t>
      </w:r>
      <w:r>
        <w:t xml:space="preserve"> </w:t>
      </w:r>
      <w:r>
        <w:t xml:space="preserve">Suppose a pass removes</w:t>
      </w:r>
      <w:r>
        <w:t xml:space="preserve"> </w:t>
      </w:r>
      <m:oMath>
        <m:r>
          <m:t>v</m:t>
        </m:r>
      </m:oMath>
      <w:r>
        <w:t xml:space="preserve">, and the next pass removes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At the test between them,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holds,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at the front of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that test is either the label of a vertex that was behind</w:t>
      </w:r>
      <w:r>
        <w:t xml:space="preserve"> </w:t>
      </w:r>
      <m:oMath>
        <m:r>
          <m:t>v</m:t>
        </m:r>
      </m:oMath>
      <w:r>
        <w:t xml:space="preserve">, which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before the pass,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</w:p>
    <w:bookmarkStart w:id="144" w:name="thm-level-order"/>
    <w:p>
      <w:pPr>
        <w:pStyle w:val="BodyText"/>
      </w:pPr>
      <w:r>
        <w:rPr>
          <w:b/>
          <w:bCs/>
        </w:rPr>
        <w:t xml:space="preserve">Theorem 5 (Level order goes level by level)</w:t>
      </w:r>
      <w:r>
        <w:t xml:space="preserve"> </w:t>
      </w:r>
      <w:r>
        <w:t xml:space="preserve">In 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 a binary tree that is not empty,</w:t>
      </w:r>
      <w:r>
        <w:t xml:space="preserve"> </w:t>
      </w:r>
      <w:r>
        <w:t xml:space="preserve">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length is a path (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),</w:t>
      </w:r>
      <w:r>
        <w:t xml:space="preserve"> </w:t>
      </w:r>
      <w:r>
        <w:t xml:space="preserve">and the only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 has length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connected,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marks every vertex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bfs-order">
        <w:r>
          <w:rPr>
            <w:rStyle w:val="Hyperlink"/>
          </w:rPr>
          <w:t xml:space="preserve">Lemma 4</w:t>
        </w:r>
      </w:hyperlink>
      <w:r>
        <w:t xml:space="preserve">, the vertices leave the queue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  <w:r>
        <w:t xml:space="preserve"> </w:t>
      </w:r>
      <w:r>
        <w:t xml:space="preserve">So the levels of the vertices in the level order never decrease,</w:t>
      </w:r>
      <w:r>
        <w:t xml:space="preserve"> </w:t>
      </w:r>
      <w:r>
        <w:t xml:space="preserve">and 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7"/>
    <w:bookmarkStart w:id="153" w:name="sec-racket-trees"/>
    <w:p>
      <w:pPr>
        <w:pStyle w:val="Heading1"/>
      </w:pPr>
      <w:r>
        <w:t xml:space="preserve">7. Binary trees in Racket</w:t>
      </w:r>
    </w:p>
    <w:bookmarkStart w:id="148" w:name="exr-racket-tree"/>
    <w:p>
      <w:pPr>
        <w:pStyle w:val="FirstParagraph"/>
      </w:pPr>
      <w:r>
        <w:rPr>
          <w:b/>
          <w:bCs/>
        </w:rPr>
        <w:t xml:space="preserve">Exercise 7 (A binary tree in Racket)</w:t>
      </w:r>
      <w:r>
        <w:t xml:space="preserve"> </w:t>
      </w:r>
      <w:r>
        <w:t xml:space="preserve">In Racket, store the empty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as</w:t>
      </w:r>
      <w:r>
        <w:t xml:space="preserve"> </w:t>
      </w:r>
      <w:r>
        <w:rPr>
          <w:rStyle w:val="VerbatimChar"/>
        </w:rPr>
        <w:t xml:space="preserve">'()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list</w:t>
      </w:r>
      <w:r>
        <w:t xml:space="preserve"> </w:t>
      </w:r>
      <w:r>
        <w:rPr>
          <w:rStyle w:val="VerbatimChar"/>
        </w:rPr>
        <w:t xml:space="preserve">(list x L R)</w:t>
      </w:r>
      <w:r>
        <w:t xml:space="preserve"> </w:t>
      </w:r>
      <w:r>
        <w:t xml:space="preserve">of its label and its two subtrees.</w:t>
      </w:r>
      <w:r>
        <w:t xml:space="preserve"> </w:t>
      </w: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()))))</w:t>
      </w:r>
    </w:p>
    <w:p>
      <w:pPr>
        <w:pStyle w:val="FirstParagraph"/>
      </w:pPr>
      <w:r>
        <w:rPr>
          <w:rStyle w:val="VerbatimChar"/>
        </w:rPr>
        <w:t xml:space="preserve">(second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(third L)</w:t>
      </w:r>
      <w:r>
        <w:t xml:space="preserve"> </w:t>
      </w:r>
      <w:r>
        <w:t xml:space="preserve">return the second and the third element of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(first (second (third B)))</w:t>
      </w:r>
      <w:r>
        <w:t xml:space="preserve"> </w:t>
      </w:r>
      <w:r>
        <w:t xml:space="preserve">return?</w:t>
      </w:r>
    </w:p>
    <w:bookmarkEnd w:id="148"/>
    <w:bookmarkStart w:id="149" w:name="sol-racket-tre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  <w:r>
        <w:t xml:space="preserve"> </w:t>
      </w:r>
      <w:r>
        <w:rPr>
          <w:rStyle w:val="VerbatimChar"/>
        </w:rPr>
        <w:t xml:space="preserve">(third B)</w:t>
      </w:r>
      <w:r>
        <w:t xml:space="preserve"> </w:t>
      </w:r>
      <w:r>
        <w:t xml:space="preserve">is the right subtree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'(t (r (p () ()) ()) (w () ()))</w:t>
      </w:r>
      <w:r>
        <w:t xml:space="preserve">.</w:t>
      </w:r>
      <w:r>
        <w:t xml:space="preserve"> </w:t>
      </w:r>
      <w:r>
        <w:t xml:space="preserve">Its second element is its left subtree,</w:t>
      </w:r>
      <w:r>
        <w:t xml:space="preserve"> </w:t>
      </w:r>
      <w:r>
        <w:rPr>
          <w:rStyle w:val="VerbatimChar"/>
        </w:rPr>
        <w:t xml:space="preserve">'(r (p () ()) ())</w:t>
      </w:r>
      <w:r>
        <w:t xml:space="preserve">,</w:t>
      </w:r>
      <w:r>
        <w:t xml:space="preserve"> </w:t>
      </w:r>
      <w:r>
        <w:t xml:space="preserve">and the first element of that is its label,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</w:p>
    <w:bookmarkEnd w:id="149"/>
    <w:bookmarkStart w:id="150" w:name="exm-racket-traversals"/>
    <w:p>
      <w:pPr>
        <w:pStyle w:val="BodyText"/>
      </w:pPr>
      <w:r>
        <w:rPr>
          <w:b/>
          <w:bCs/>
        </w:rPr>
        <w:t xml:space="preserve">Example 24 (The three traversals in Racket)</w:t>
      </w:r>
      <w:r>
        <w:t xml:space="preserve"> </w:t>
      </w:r>
      <w:r>
        <w:t xml:space="preserve">These functions follow the definitions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(append L M N)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(preorder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c h j t r p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(inorder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f h j m p r t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(postorder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j h f p r w t m)</w:t>
      </w:r>
      <w:r>
        <w:t xml:space="preserve">.</w:t>
      </w:r>
    </w:p>
    <w:bookmarkEnd w:id="150"/>
    <w:bookmarkStart w:id="151" w:name="exm-racket-height"/>
    <w:p>
      <w:pPr>
        <w:pStyle w:val="FirstParagraph"/>
      </w:pPr>
      <w:r>
        <w:rPr>
          <w:b/>
          <w:bCs/>
        </w:rPr>
        <w:t xml:space="preserve">Example 25 (Size and height in Racket)</w:t>
      </w:r>
      <w:r>
        <w:t xml:space="preserve"> </w:t>
      </w:r>
      <w:r>
        <w:t xml:space="preserve">The recursive formulas of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become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(max a b)</w:t>
      </w:r>
      <w:r>
        <w:t xml:space="preserve"> </w:t>
      </w:r>
      <w:r>
        <w:t xml:space="preserve">returns the larger of the numbers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(size B)</w:t>
      </w:r>
      <w:r>
        <w:t xml:space="preserve"> </w:t>
      </w:r>
      <w:r>
        <w:t xml:space="preserve">returns 9 and</w:t>
      </w:r>
      <w:r>
        <w:t xml:space="preserve"> </w:t>
      </w:r>
      <w:r>
        <w:rPr>
          <w:rStyle w:val="VerbatimChar"/>
        </w:rPr>
        <w:t xml:space="preserve">(height B)</w:t>
      </w:r>
      <w:r>
        <w:t xml:space="preserve"> </w:t>
      </w:r>
      <w:r>
        <w:t xml:space="preserve">returns 3,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(height '())</w:t>
      </w:r>
      <w:r>
        <w:t xml:space="preserve"> </w:t>
      </w:r>
      <w:r>
        <w:t xml:space="preserve">returns -1.</w:t>
      </w:r>
    </w:p>
    <w:bookmarkEnd w:id="151"/>
    <w:bookmarkStart w:id="152" w:name="exm-racket-level-order"/>
    <w:p>
      <w:pPr>
        <w:pStyle w:val="BodyText"/>
      </w:pPr>
      <w:r>
        <w:rPr>
          <w:b/>
          <w:bCs/>
        </w:rPr>
        <w:t xml:space="preserve">Example 26 (Level order in Racket)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needs 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  <w:r>
        <w:t xml:space="preserve"> </w:t>
      </w:r>
      <w:r>
        <w:t xml:space="preserve">Here the queue holds subtrees rather than vertices:</w:t>
      </w:r>
      <w:r>
        <w:t xml:space="preserve"> </w:t>
      </w:r>
      <w:r>
        <w:t xml:space="preserve">removing a subtree that is not empty lists its root and adds its two subtrees at the back,</w:t>
      </w:r>
      <w:r>
        <w:t xml:space="preserve"> </w:t>
      </w:r>
      <w:r>
        <w:t xml:space="preserve">and removing an empty tree adds nothing.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(let ([name value]) body)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the value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and then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  <w:r>
        <w:t xml:space="preserve"> </w:t>
      </w:r>
      <w:r>
        <w:t xml:space="preserve">Here it names the front of the queue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(append xs ys)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ys</w:t>
      </w:r>
      <w:r>
        <w:t xml:space="preserve">,</w:t>
      </w:r>
      <w:r>
        <w:t xml:space="preserve"> </w:t>
      </w:r>
      <w:r>
        <w:t xml:space="preserve">so the two subtrees go to the back of the queue.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(level-order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t c h r w j p)</w:t>
      </w:r>
      <w:r>
        <w:t xml:space="preserve">, the level order of</w:t>
      </w:r>
      <w:r>
        <w:t xml:space="preserve"> </w:t>
      </w:r>
      <w:hyperlink w:anchor="exm-level-order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Each subtree that is not empty enters the queue when its parent’s subtree is removed,</w:t>
      </w:r>
      <w:r>
        <w:t xml:space="preserve"> </w:t>
      </w:r>
      <w:r>
        <w:t xml:space="preserve">just as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marks a child when it removes the parent.</w:t>
      </w:r>
    </w:p>
    <w:bookmarkEnd w:id="152"/>
    <w:bookmarkEnd w:id="153"/>
    <w:bookmarkStart w:id="174" w:name="sec-expression-trees"/>
    <w:p>
      <w:pPr>
        <w:pStyle w:val="Heading1"/>
      </w:pPr>
      <w:r>
        <w:t xml:space="preserve">8. Expression trees</w:t>
      </w:r>
    </w:p>
    <w:bookmarkStart w:id="154" w:name="exr-last-operation"/>
    <w:p>
      <w:pPr>
        <w:pStyle w:val="FirstParagraph"/>
      </w:pPr>
      <w:r>
        <w:rPr>
          <w:b/>
          <w:bCs/>
        </w:rPr>
        <w:t xml:space="preserve">Exercise 8 (The last operation)</w:t>
      </w:r>
      <w:r>
        <w:t xml:space="preserve"> </w:t>
      </w:r>
      <w:r>
        <w:t xml:space="preserve">To compute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 hand, which operation do you carry out last?</w:t>
      </w:r>
    </w:p>
    <w:bookmarkEnd w:id="154"/>
    <w:bookmarkStart w:id="155" w:name="sol-last-oper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multiplication between the two parenthesized parts.</w:t>
      </w:r>
      <w:r>
        <w:t xml:space="preserve"> </w:t>
      </w:r>
      <w:r>
        <w:t xml:space="preserve">Both parts have to be computed before it: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 and, since multiplication comes before addition,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11</m:t>
        </m:r>
        <m:r>
          <m:rPr>
            <m:sty m:val="p"/>
          </m:rPr>
          <m:t>=</m:t>
        </m:r>
        <m:r>
          <m:t>55</m:t>
        </m:r>
      </m:oMath>
      <w:r>
        <w:t xml:space="preserve">.</w:t>
      </w:r>
    </w:p>
    <w:bookmarkEnd w:id="155"/>
    <w:bookmarkStart w:id="157" w:name="def-parse-tree"/>
    <w:p>
      <w:pPr>
        <w:pStyle w:val="BodyText"/>
      </w:pPr>
      <w:r>
        <w:rPr>
          <w:b/>
          <w:bCs/>
        </w:rPr>
        <w:t xml:space="preserve">Definition 19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an</w:t>
      </w:r>
      <w:r>
        <w:t xml:space="preserve"> </w:t>
      </w:r>
      <w:hyperlink r:id="rId156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57"/>
    <w:bookmarkStart w:id="162" w:name="exm-expression-tree"/>
    <w:p>
      <w:pPr>
        <w:pStyle w:val="BodyText"/>
      </w:pPr>
      <w:r>
        <w:rPr>
          <w:b/>
          <w:bCs/>
        </w:rPr>
        <w:t xml:space="preserve">Example 27 (The parse tree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×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drawn in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.</w:t>
      </w:r>
      <w:r>
        <w:t xml:space="preserve"> </w:t>
      </w:r>
      <w:r>
        <w:t xml:space="preserve">Its root is the last operation, found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,</w:t>
      </w:r>
      <w:r>
        <w:t xml:space="preserve"> </w:t>
      </w:r>
      <w:r>
        <w:t xml:space="preserve">its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numbers,</w:t>
      </w:r>
      <w:r>
        <w:t xml:space="preserve"> </w:t>
      </w:r>
      <w:r>
        <w:t xml:space="preserve">and each internal vertex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is an operation with its two operands as its subtrees.</w:t>
      </w:r>
      <w:r>
        <w:t xml:space="preserve"> </w:t>
      </w:r>
      <w:r>
        <w:t xml:space="preserve">Two vertices have the label 2, and two have the label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expression"/>
          <w:p>
            <w:pPr>
              <w:pStyle w:val="Compact"/>
              <w:jc w:val="center"/>
            </w:pPr>
            <w:r>
              <w:drawing>
                <wp:inline>
                  <wp:extent cx="2933700" cy="164304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../images/trees-expression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643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The parse tree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61"/>
        </w:tc>
      </w:tr>
    </w:tbl>
    <w:bookmarkEnd w:id="162"/>
    <w:bookmarkStart w:id="163" w:name="rem-expression-tree-nam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 trees). </w:t>
      </w:r>
      <w:r>
        <w:t xml:space="preserve">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in which every operation has two operands is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whose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constants and variables</w:t>
      </w:r>
      <w:r>
        <w:t xml:space="preserve"> </w:t>
      </w:r>
      <w:r>
        <w:t xml:space="preserve">and whose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are the operations, each with two children.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internal nodes</w:t>
      </w:r>
      <w:r>
        <w:t xml:space="preserve"> </w:t>
      </w:r>
      <w:r>
        <w:t xml:space="preserve">of</w:t>
      </w:r>
      <w:r>
        <w:t xml:space="preserve"> 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are these internal vertices: the two names mean the same.</w:t>
      </w:r>
      <w:r>
        <w:t xml:space="preserve"> </w:t>
      </w:r>
      <w:r>
        <w:t xml:space="preserve">It is also called an</w:t>
      </w:r>
      <w:r>
        <w:t xml:space="preserve"> </w:t>
      </w:r>
      <w:r>
        <w:rPr>
          <w:i/>
          <w:iCs/>
        </w:rPr>
        <w:t xml:space="preserve">expression tree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sec-traversals">
        <w:r>
          <w:rPr>
            <w:rStyle w:val="Hyperlink"/>
          </w:rPr>
          <w:t xml:space="preserve">traversals</w:t>
        </w:r>
      </w:hyperlink>
      <w:r>
        <w:t xml:space="preserve"> </w:t>
      </w:r>
      <w:r>
        <w:t xml:space="preserve">turn it back into a string of symbols, in three different ways.</w:t>
      </w:r>
    </w:p>
    <w:bookmarkEnd w:id="163"/>
    <w:bookmarkStart w:id="164" w:name="def-prefix-form"/>
    <w:p>
      <w:pPr>
        <w:pStyle w:val="BodyText"/>
      </w:pPr>
      <w:r>
        <w:rPr>
          <w:b/>
          <w:bCs/>
        </w:rPr>
        <w:t xml:space="preserve">Definition 20 (Prefix form (Polish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Polish notation</w:t>
      </w:r>
      <w:r>
        <w:t xml:space="preserve"> </w:t>
      </w:r>
      <w:r>
        <w:t xml:space="preserve">(Wikipedia contributors 2026e)</w:t>
      </w:r>
      <w:r>
        <w:t xml:space="preserve">, of an expression whose operations each have two operands</w:t>
      </w:r>
      <w:r>
        <w:t xml:space="preserve"> </w:t>
      </w:r>
      <w:r>
        <w:t xml:space="preserve">is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before its two operands.</w:t>
      </w:r>
    </w:p>
    <w:bookmarkEnd w:id="164"/>
    <w:bookmarkStart w:id="165" w:name="exm-prefix-form"/>
    <w:p>
      <w:pPr>
        <w:pStyle w:val="BodyText"/>
      </w:pPr>
      <w:r>
        <w:rPr>
          <w:b/>
          <w:bCs/>
        </w:rPr>
        <w:t xml:space="preserve">Example 28 (A prefix form)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preorder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3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applies to the two operands that follow it,</w:t>
      </w:r>
      <w:r>
        <w:t xml:space="preserve"> </w:t>
      </w:r>
      <m:oMath>
        <m:r>
          <m:rPr>
            <m:sty m:val="p"/>
          </m:rPr>
          <m:t>−</m:t>
        </m:r>
        <m:r>
          <m:t> </m:t>
        </m:r>
        <m:r>
          <m:t>7</m:t>
        </m:r>
        <m:r>
          <m:t> 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 </m:t>
        </m:r>
        <m:r>
          <m:t>3</m:t>
        </m:r>
        <m:r>
          <m:t> </m:t>
        </m:r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applies 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.</w:t>
      </w:r>
    </w:p>
    <w:bookmarkEnd w:id="165"/>
    <w:bookmarkStart w:id="166" w:name="def-postfix-form"/>
    <w:p>
      <w:pPr>
        <w:pStyle w:val="BodyText"/>
      </w:pPr>
      <w:r>
        <w:rPr>
          <w:b/>
          <w:bCs/>
        </w:rPr>
        <w:t xml:space="preserve">Definition 21 (Postfix form (reverse 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reverse Polish notation</w:t>
      </w:r>
      <w:r>
        <w:t xml:space="preserve"> </w:t>
      </w:r>
      <w:r>
        <w:t xml:space="preserve">(Wikipedia contributors 2026f)</w:t>
      </w:r>
      <w:r>
        <w:t xml:space="preserve">, of an expression whose operations each have two operands</w:t>
      </w:r>
      <w:r>
        <w:t xml:space="preserve"> </w:t>
      </w:r>
      <w:r>
        <w:t xml:space="preserve">is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after its two operands.</w:t>
      </w:r>
    </w:p>
    <w:bookmarkEnd w:id="166"/>
    <w:bookmarkStart w:id="167" w:name="exm-postfix-form"/>
    <w:p>
      <w:pPr>
        <w:pStyle w:val="BodyText"/>
      </w:pPr>
      <w:r>
        <w:rPr>
          <w:b/>
          <w:bCs/>
        </w:rPr>
        <w:t xml:space="preserve">Example 29 (A postfix form)</w:t>
      </w:r>
      <w:r>
        <w:t xml:space="preserve"> </w:t>
      </w:r>
      <w:r>
        <w:t xml:space="preserve">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postorder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3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sty m:val="p"/>
            </m:rPr>
            <m:t>×</m:t>
          </m:r>
          <m:r>
            <m:rPr>
              <m:sty m:val="p"/>
            </m:rPr>
            <m:t>.</m:t>
          </m:r>
        </m:oMath>
      </m:oMathPara>
    </w:p>
    <w:bookmarkEnd w:id="167"/>
    <w:bookmarkStart w:id="169" w:name="rem-infix-parenthes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(Inorder needs parentheses).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symbols of the expression in their order, without the parentheses.</w:t>
      </w:r>
      <w:r>
        <w:t xml:space="preserve"> </w:t>
      </w:r>
      <w:r>
        <w:t xml:space="preserve">With the usual precedence (</w:t>
      </w:r>
      <w:hyperlink r:id="rId168">
        <w:r>
          <w:rPr>
            <w:rStyle w:val="Hyperlink"/>
          </w:rPr>
          <w:t xml:space="preserve">Remark: Expressions, precedence and parse trees</w:t>
        </w:r>
      </w:hyperlink>
      <w:r>
        <w:t xml:space="preserve">), this string groups as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parse tree has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at its root and whose value is 9, not 55.</w:t>
      </w:r>
      <w:r>
        <w:t xml:space="preserve"> </w:t>
      </w:r>
      <w:r>
        <w:t xml:space="preserve">So the inorder needs parentheses to give back the expression,</w:t>
      </w:r>
      <w:r>
        <w:t xml:space="preserve"> </w:t>
      </w:r>
      <w:r>
        <w:t xml:space="preserve">for example a pair around each operation: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and 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need no parentheses,</w:t>
      </w:r>
      <w:r>
        <w:t xml:space="preserve"> </w:t>
      </w:r>
      <w:r>
        <w:t xml:space="preserve">since each operation has exactly two operands.</w:t>
      </w:r>
    </w:p>
    <w:bookmarkEnd w:id="169"/>
    <w:bookmarkStart w:id="170" w:name="def-stack"/>
    <w:p>
      <w:pPr>
        <w:pStyle w:val="BodyText"/>
      </w:pPr>
      <w:r>
        <w:rPr>
          <w:b/>
          <w:bCs/>
        </w:rPr>
        <w:t xml:space="preserve">Definition 22 (Stack)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at the front of the list, which is called</w:t>
      </w:r>
      <w:r>
        <w:t xml:space="preserve"> </w:t>
      </w:r>
      <w:r>
        <w:rPr>
          <w:i/>
          <w:iCs/>
        </w:rPr>
        <w:t xml:space="preserve">pushing</w:t>
      </w:r>
      <w:r>
        <w:t xml:space="preserve"> </w:t>
      </w:r>
      <w:r>
        <w:t xml:space="preserve">the element,</w:t>
      </w:r>
      <w:r>
        <w:t xml:space="preserve"> </w:t>
      </w:r>
      <w:r>
        <w:t xml:space="preserve">and it removes the element at the front, which is called</w:t>
      </w:r>
      <w:r>
        <w:t xml:space="preserve"> </w:t>
      </w:r>
      <w:r>
        <w:rPr>
          <w:i/>
          <w:iCs/>
        </w:rPr>
        <w:t xml:space="preserve">popping</w:t>
      </w:r>
      <w:r>
        <w:t xml:space="preserve"> </w:t>
      </w:r>
      <w:r>
        <w:t xml:space="preserve">it.</w:t>
      </w:r>
      <w:r>
        <w:t xml:space="preserve"> </w:t>
      </w:r>
      <w:r>
        <w:t xml:space="preserve">So the last element pushed is the first one popped, as with a stack of plates.</w:t>
      </w:r>
      <w:r>
        <w:t xml:space="preserve"> </w:t>
      </w:r>
      <w:r>
        <w:t xml:space="preserve">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), in contrast, adds at the back.</w:t>
      </w:r>
    </w:p>
    <w:bookmarkEnd w:id="170"/>
    <w:bookmarkStart w:id="171" w:name="exm-postfix-stack"/>
    <w:p>
      <w:pPr>
        <w:pStyle w:val="BodyText"/>
      </w:pPr>
      <w:r>
        <w:rPr>
          <w:b/>
          <w:bCs/>
        </w:rPr>
        <w:t xml:space="preserve">Example 30 (Computing a postfix form with a stack)</w:t>
      </w:r>
      <w:r>
        <w:t xml:space="preserve"> </w:t>
      </w:r>
      <w:r>
        <w:t xml:space="preserve">To compute the value of a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), read it from left to right with a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 that starts empty:</w:t>
      </w:r>
    </w:p>
    <w:p>
      <w:pPr>
        <w:pStyle w:val="Compact"/>
        <w:numPr>
          <w:ilvl w:val="0"/>
          <w:numId w:val="1016"/>
        </w:numPr>
      </w:pPr>
      <w:r>
        <w:t xml:space="preserve">push each number;</w:t>
      </w:r>
    </w:p>
    <w:p>
      <w:pPr>
        <w:pStyle w:val="Compact"/>
        <w:numPr>
          <w:ilvl w:val="0"/>
          <w:numId w:val="1016"/>
        </w:numPr>
      </w:pPr>
      <w:r>
        <w:t xml:space="preserve">for each operation, pop a number</w:t>
      </w:r>
      <w:r>
        <w:t xml:space="preserve"> </w:t>
      </w:r>
      <m:oMath>
        <m:r>
          <m:t>b</m:t>
        </m:r>
      </m:oMath>
      <w:r>
        <w:t xml:space="preserve">, then pop a number</w:t>
      </w:r>
      <w:r>
        <w:t xml:space="preserve"> </w:t>
      </w:r>
      <m:oMath>
        <m:r>
          <m:t>a</m:t>
        </m:r>
      </m:oMath>
      <w:r>
        <w:t xml:space="preserve">, and push the result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under that operation.</w:t>
      </w:r>
    </w:p>
    <w:p>
      <w:pPr>
        <w:pStyle w:val="FirstParagraph"/>
      </w:pPr>
      <w:r>
        <w:t xml:space="preserve">At the end the stack holds only the value.</w:t>
      </w:r>
      <w:r>
        <w:t xml:space="preserve"> </w:t>
      </w:r>
      <w:r>
        <w:t xml:space="preserve">For</w:t>
      </w:r>
      <w:r>
        <w:t xml:space="preserve"> </w:t>
      </w:r>
      <m:oMath>
        <m:r>
          <m:t>7</m:t>
        </m:r>
        <m:r>
          <m:t> </m:t>
        </m:r>
        <m:r>
          <m:t>2</m:t>
        </m:r>
        <m:r>
          <m:t> </m:t>
        </m:r>
        <m:r>
          <m:rPr>
            <m:sty m:val="p"/>
          </m:rPr>
          <m:t>−</m:t>
        </m:r>
        <m:r>
          <m:t> </m:t>
        </m:r>
        <m:r>
          <m:t>3</m:t>
        </m:r>
        <m:r>
          <m:t> </m:t>
        </m:r>
        <m:r>
          <m:t>4</m:t>
        </m:r>
        <m:r>
          <m:t> </m:t>
        </m:r>
        <m:r>
          <m:t>2</m:t>
        </m:r>
        <m:r>
          <m:t> </m:t>
        </m:r>
        <m:r>
          <m:rPr>
            <m:sty m:val="p"/>
          </m:rPr>
          <m:t>×</m:t>
        </m:r>
        <m:r>
          <m:t> </m:t>
        </m:r>
        <m:r>
          <m:rPr>
            <m:sty m:val="p"/>
          </m:rPr>
          <m:t>+</m:t>
        </m:r>
        <m:r>
          <m:t> 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w:hyperlink w:anchor="exm-postfix-form">
        <w:r>
          <w:rPr>
            <w:rStyle w:val="Hyperlink"/>
          </w:rPr>
          <w:t xml:space="preserve">Example 29</w:t>
        </w:r>
      </w:hyperlink>
      <w:r>
        <w:t xml:space="preserve">), with the front of the stack written first: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after it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</w:p>
        </w:tc>
      </w:tr>
    </w:tbl>
    <w:p>
      <w:pPr>
        <w:pStyle w:val="BodyText"/>
      </w:pPr>
      <w:r>
        <w:t xml:space="preserve">The value is 55, as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End w:id="171"/>
    <w:bookmarkStart w:id="172" w:name="exm-racket-evaluate"/>
    <w:p>
      <w:pPr>
        <w:pStyle w:val="BodyText"/>
      </w:pPr>
      <w:r>
        <w:rPr>
          <w:b/>
          <w:bCs/>
        </w:rPr>
        <w:t xml:space="preserve">Example 31 (Evaluating a parse tree in Racket)</w:t>
      </w:r>
      <w:r>
        <w:t xml:space="preserve"> </w:t>
      </w:r>
      <w:r>
        <w:t xml:space="preserve">In Racket, store 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as a number for a leaf,</w:t>
      </w:r>
      <w:r>
        <w:t xml:space="preserve"> </w:t>
      </w:r>
      <w:r>
        <w:t xml:space="preserve">and as a list</w:t>
      </w:r>
      <w:r>
        <w:t xml:space="preserve"> </w:t>
      </w:r>
      <w:r>
        <w:rPr>
          <w:rStyle w:val="VerbatimChar"/>
        </w:rPr>
        <w:t xml:space="preserve">(op a b)</w:t>
      </w:r>
      <w:r>
        <w:t xml:space="preserve"> </w:t>
      </w:r>
      <w:r>
        <w:t xml:space="preserve">for an operation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with operands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t xml:space="preserve"> </w:t>
      </w:r>
      <w:r>
        <w:t xml:space="preserve">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'(* (- 7 2) (+ 3 (* 4 2)))</w:t>
      </w:r>
      <w:r>
        <w:t xml:space="preserve">.</w:t>
      </w:r>
      <w:r>
        <w:t xml:space="preserve"> </w:t>
      </w:r>
      <w:r>
        <w:t xml:space="preserve">These functions compute its value, working from the leaves up: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op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'+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'-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e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(cond [test value] ...)</w:t>
      </w:r>
      <w:r>
        <w:t xml:space="preserve"> </w:t>
      </w:r>
      <w:r>
        <w:t xml:space="preserve">returns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of the first clause whose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(eq? x y)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the same symbol.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(number? e)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a number.</w:t>
      </w:r>
    </w:p>
    <w:p>
      <w:pPr>
        <w:pStyle w:val="FirstParagraph"/>
      </w:pPr>
      <w:r>
        <w:rPr>
          <w:rStyle w:val="VerbatimChar"/>
        </w:rPr>
        <w:t xml:space="preserve">(evaluate '(* (- 7 2) (+ 3 (* 4 2))))</w:t>
      </w:r>
      <w:r>
        <w:t xml:space="preserve"> </w:t>
      </w:r>
      <w:r>
        <w:t xml:space="preserve">returns 55.</w:t>
      </w:r>
      <w:r>
        <w:t xml:space="preserve"> </w:t>
      </w:r>
      <w:r>
        <w:t xml:space="preserve">Without the quote,</w:t>
      </w:r>
      <w:r>
        <w:t xml:space="preserve"> </w:t>
      </w:r>
      <w:r>
        <w:rPr>
          <w:rStyle w:val="VerbatimChar"/>
        </w:rPr>
        <w:t xml:space="preserve">(* (- 7 2) (+ 3 (* 4 2)))</w:t>
      </w:r>
      <w:r>
        <w:t xml:space="preserve"> </w:t>
      </w:r>
      <w:r>
        <w:t xml:space="preserve">is itself Racket code, and it also returns 55:</w:t>
      </w:r>
      <w:r>
        <w:t xml:space="preserve"> </w:t>
      </w:r>
      <w:r>
        <w:t xml:space="preserve">Racket writes each arithmetic operation in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), with a pair of parentheses around each operation.</w:t>
      </w:r>
    </w:p>
    <w:bookmarkEnd w:id="172"/>
    <w:bookmarkStart w:id="173" w:name="exm-racket-postfix"/>
    <w:p>
      <w:pPr>
        <w:pStyle w:val="BodyText"/>
      </w:pPr>
      <w:r>
        <w:rPr>
          <w:b/>
          <w:bCs/>
        </w:rPr>
        <w:t xml:space="preserve">Example 32 (A postfix calculator in Racket)</w:t>
      </w:r>
      <w:r>
        <w:t xml:space="preserve"> </w:t>
      </w:r>
      <w:r>
        <w:t xml:space="preserve">The method of</w:t>
      </w:r>
      <w:r>
        <w:t xml:space="preserve"> </w:t>
      </w:r>
      <w:hyperlink w:anchor="exm-postfix-stack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uses a list as the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pushes, and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pop.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apply-op</w:t>
      </w:r>
      <w:r>
        <w:t xml:space="preserve"> </w:t>
      </w:r>
      <w:r>
        <w:t xml:space="preserve">from</w:t>
      </w:r>
      <w:r>
        <w:t xml:space="preserve"> </w:t>
      </w:r>
      <w:hyperlink w:anchor="exm-racket-evaluate">
        <w:r>
          <w:rPr>
            <w:rStyle w:val="Hyperlink"/>
          </w:rPr>
          <w:t xml:space="preserve">Example 31</w:t>
        </w:r>
      </w:hyperlink>
      <w:r>
        <w:t xml:space="preserve">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empty?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stack</w:t>
      </w:r>
      <w:r>
        <w:rPr>
          <w:rStyle w:val="OperatorTok"/>
        </w:rPr>
        <w:t xml:space="preserve">))))]))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evaluate-postfix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In the last clause,</w:t>
      </w:r>
      <w:r>
        <w:t xml:space="preserve"> </w:t>
      </w:r>
      <w:r>
        <w:rPr>
          <w:rStyle w:val="VerbatimChar"/>
        </w:rPr>
        <w:t xml:space="preserve">(first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popped first and</w:t>
      </w:r>
      <w:r>
        <w:t xml:space="preserve"> </w:t>
      </w:r>
      <w:r>
        <w:rPr>
          <w:rStyle w:val="VerbatimChar"/>
        </w:rPr>
        <w:t xml:space="preserve">(second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it.</w:t>
      </w:r>
      <w:r>
        <w:t xml:space="preserve"> </w:t>
      </w:r>
      <w:r>
        <w:rPr>
          <w:rStyle w:val="VerbatimChar"/>
        </w:rPr>
        <w:t xml:space="preserve">(evaluate-postfix '(7 2 - 3 4 2 * + *))</w:t>
      </w:r>
      <w:r>
        <w:t xml:space="preserve"> </w:t>
      </w:r>
      <w:r>
        <w:t xml:space="preserve">returns 55.</w:t>
      </w:r>
    </w:p>
    <w:bookmarkEnd w:id="173"/>
    <w:bookmarkEnd w:id="174"/>
    <w:bookmarkStart w:id="208" w:name="sec-spanning-trees"/>
    <w:p>
      <w:pPr>
        <w:pStyle w:val="Heading1"/>
      </w:pPr>
      <w:r>
        <w:t xml:space="preserve">9. Spanning trees</w:t>
      </w:r>
    </w:p>
    <w:bookmarkStart w:id="179" w:name="exr-fewest-roads"/>
    <w:p>
      <w:pPr>
        <w:pStyle w:val="FirstParagraph"/>
      </w:pPr>
      <w:r>
        <w:rPr>
          <w:b/>
          <w:bCs/>
        </w:rPr>
        <w:t xml:space="preserve">Exercise 9 (The fewest roads)</w:t>
      </w:r>
      <w:r>
        <w:t xml:space="preserve"> </w:t>
      </w:r>
      <w:r>
        <w:t xml:space="preserve">Seven towns,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, lie in a valley,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middle.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nine roads that could be built between them.</w:t>
      </w:r>
      <w:r>
        <w:t xml:space="preserve"> </w:t>
      </w:r>
      <w:r>
        <w:t xml:space="preserve">The county wants to build as few of these roads as it can,</w:t>
      </w:r>
      <w:r>
        <w:t xml:space="preserve"> </w:t>
      </w:r>
      <w:r>
        <w:t xml:space="preserve">so that people can drive between every two towns.</w:t>
      </w:r>
      <w:r>
        <w:t xml:space="preserve"> </w:t>
      </w:r>
      <w:r>
        <w:t xml:space="preserve">How many roads must it build?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hub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towns and the roads that could be built.</w:t>
            </w:r>
          </w:p>
          <w:bookmarkEnd w:id="178"/>
        </w:tc>
      </w:tr>
    </w:tbl>
    <w:bookmarkEnd w:id="179"/>
    <w:bookmarkStart w:id="180" w:name="sol-fewest-road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Six.</w:t>
      </w:r>
      <w:r>
        <w:t xml:space="preserve"> </w:t>
      </w:r>
      <w:r>
        <w:t xml:space="preserve">The six roads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enough:</w:t>
      </w:r>
      <w:r>
        <w:t xml:space="preserve"> </w:t>
      </w:r>
      <w:r>
        <w:t xml:space="preserve">they join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 a row,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Five roads are not enough.</w:t>
      </w:r>
      <w:r>
        <w:t xml:space="preserve"> </w:t>
      </w:r>
      <w:r>
        <w:t xml:space="preserve">Before any road is built, the seven towns form seven groups of towns that can reach each other.</w:t>
      </w:r>
      <w:r>
        <w:t xml:space="preserve"> </w:t>
      </w:r>
      <w:r>
        <w:t xml:space="preserve">Each road that is built either joins two towns of the same group, or joins two groups into one,</w:t>
      </w:r>
      <w:r>
        <w:t xml:space="preserve"> </w:t>
      </w:r>
      <w:r>
        <w:t xml:space="preserve">so 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roads there are at least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groups.</w:t>
      </w:r>
      <w:r>
        <w:t xml:space="preserve"> </w:t>
      </w:r>
      <w:r>
        <w:t xml:space="preserve">To have only one group, the county needs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6</m:t>
        </m:r>
      </m:oMath>
      <w:r>
        <w:t xml:space="preserve">.</w:t>
      </w:r>
    </w:p>
    <w:bookmarkEnd w:id="180"/>
    <w:bookmarkStart w:id="181" w:name="def-spanning-tree"/>
    <w:p>
      <w:pPr>
        <w:pStyle w:val="BodyText"/>
      </w:pPr>
      <w:r>
        <w:rPr>
          <w:b/>
          <w:bCs/>
        </w:rPr>
        <w:t xml:space="preserve">Definition 23 (Spanning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spanning tree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and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1"/>
    <w:bookmarkStart w:id="186" w:name="exm-spanning-tree"/>
    <w:p>
      <w:pPr>
        <w:pStyle w:val="BodyText"/>
      </w:pPr>
      <w:r>
        <w:rPr>
          <w:b/>
          <w:bCs/>
        </w:rPr>
        <w:t xml:space="preserve">Example 33 (A spanning tree of the town graph)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graph of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, the</w:t>
      </w:r>
      <w:r>
        <w:t xml:space="preserve"> </w:t>
      </w:r>
      <w:r>
        <w:rPr>
          <w:i/>
          <w:iCs/>
        </w:rPr>
        <w:t xml:space="preserve">town graph</w:t>
      </w:r>
      <w:r>
        <w:t xml:space="preserve">.</w:t>
      </w:r>
      <w:r>
        <w:t xml:space="preserve"> </w:t>
      </w:r>
      <w:r>
        <w:t xml:space="preserve">The six roads of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, with all seven towns, form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</m:oMath>
      <w:r>
        <w:t xml:space="preserve">, drawn thick in</w:t>
      </w:r>
      <w:r>
        <w:t xml:space="preserve"> </w:t>
      </w:r>
      <w:hyperlink w:anchor="fig-hub-spanning">
        <w:r>
          <w:rPr>
            <w:rStyle w:val="Hyperlink"/>
          </w:rPr>
          <w:t xml:space="preserve">Figure 10</w:t>
        </w:r>
      </w:hyperlink>
      <w:r>
        <w:t xml:space="preserve">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connected, by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 take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left with no edges.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hub-spanning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spanning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A spanning tree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town graph, in thick lines.</w:t>
            </w:r>
          </w:p>
          <w:bookmarkEnd w:id="185"/>
        </w:tc>
      </w:tr>
    </w:tbl>
    <w:bookmarkEnd w:id="186"/>
    <w:bookmarkStart w:id="187" w:name="thm-spanning-tree"/>
    <w:p>
      <w:pPr>
        <w:pStyle w:val="BodyText"/>
      </w:pPr>
      <w:r>
        <w:rPr>
          <w:b/>
          <w:bCs/>
        </w:rPr>
        <w:t xml:space="preserve">Theorem 6 (A graph is connected exactly when it has a spanning tree)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if and only if it has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graph with a spanning tree is connected.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spanning tree of</w:t>
      </w:r>
      <w:r>
        <w:t xml:space="preserve"> </w:t>
      </w:r>
      <m:oMath>
        <m:r>
          <m:t>G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They are vertices of</w:t>
      </w:r>
      <w:r>
        <w:t xml:space="preserve"> </w:t>
      </w:r>
      <m:oMath>
        <m:r>
          <m:t>S</m:t>
        </m:r>
      </m:oMath>
      <w:r>
        <w:t xml:space="preserve">, which is connected, so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it is also a walk in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connected graph has a spanning tree.</w:t>
      </w:r>
      <w:r>
        <w:t xml:space="preserve"> </w:t>
      </w:r>
      <w:r>
        <w:t xml:space="preserve">We use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number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edges,</w:t>
      </w:r>
      <w:r>
        <w:t xml:space="preserve"> </w:t>
      </w:r>
      <w:r>
        <w:t xml:space="preserve">proving that every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and suppose that every connected graph with fewer than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it is a tree, and it is a spanning tree of itself.</w:t>
      </w:r>
    </w:p>
    <w:p>
      <w:pPr>
        <w:pStyle w:val="BodyText"/>
      </w:pPr>
      <w:r>
        <w:t xml:space="preserve">Otherwise, 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all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all its edges but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Take a walk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between two vertices, and change each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and the step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left out;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and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without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since the edges of a cycle are all different;</w:t>
      </w:r>
      <w:r>
        <w:t xml:space="preserve"> </w:t>
      </w:r>
      <w:r>
        <w:t xml:space="preserve">a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replaced by it,</w:t>
      </w:r>
      <w:r>
        <w:t xml:space="preserve"> </w:t>
      </w:r>
      <w:r>
        <w:t xml:space="preserve">and a step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it read backward.</w:t>
      </w:r>
    </w:p>
    <w:p>
      <w:pPr>
        <w:pStyle w:val="FirstParagraph"/>
      </w:pPr>
      <w:r>
        <w:t xml:space="preserve">The result is a walk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the same two vertices.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by the induction hypothesis it has a spanning tree.</w:t>
      </w:r>
      <w:r>
        <w:t xml:space="preserve"> </w:t>
      </w:r>
      <w:r>
        <w:t xml:space="preserve">That tree is a subgraph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, so it is a spanning tree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By strong induction, every connected graph has a spanning tree.</w:t>
      </w:r>
    </w:p>
    <w:bookmarkStart w:id="189" w:name="cor-connected-edges"/>
    <w:p>
      <w:pPr>
        <w:pStyle w:val="BodyText"/>
      </w:pPr>
      <w:r>
        <w:rPr>
          <w:b/>
          <w:bCs/>
        </w:rPr>
        <w:t xml:space="preserve">Corollary 1 (A connected graph has at least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panning-tre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spanning tree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⊆</m:t>
        </m:r>
        <m:r>
          <m:t>E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 as many elements as</w:t>
      </w:r>
      <w:r>
        <w:t xml:space="preserve"> </w:t>
      </w:r>
      <m:oMath>
        <m:r>
          <m:t>E</m:t>
        </m:r>
      </m:oMath>
      <w:r>
        <w:t xml:space="preserve">, so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E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is a tree.</w:t>
      </w:r>
    </w:p>
    <w:bookmarkStart w:id="190" w:name="exm-connected-edges"/>
    <w:p>
      <w:pPr>
        <w:pStyle w:val="BodyText"/>
      </w:pPr>
      <w:r>
        <w:rPr>
          <w:b/>
          <w:bCs/>
        </w:rPr>
        <w:t xml:space="preserve">Example 34 (Counting edges instead of looking for cycles)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has 7 vertices,</w:t>
      </w:r>
      <w:r>
        <w:t xml:space="preserve"> </w:t>
      </w:r>
      <w:r>
        <w:t xml:space="preserve">so a connected subgraph with all seven towns has at least 6 edges,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9"/>
        </w:numPr>
      </w:pPr>
      <w:r>
        <w:t xml:space="preserve">The pipes graph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connected and has 7 vertices and 6 edges.</w:t>
      </w:r>
      <w:r>
        <w:t xml:space="preserve"> </w:t>
      </w:r>
      <w:r>
        <w:t xml:space="preserve">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it is a tree, without taking out any vertices.</w:t>
      </w:r>
    </w:p>
    <w:bookmarkEnd w:id="190"/>
    <w:bookmarkStart w:id="191" w:name="def-bfs-tree"/>
    <w:p>
      <w:pPr>
        <w:pStyle w:val="FirstParagraph"/>
      </w:pPr>
      <w:r>
        <w:rPr>
          <w:b/>
          <w:bCs/>
        </w:rPr>
        <w:t xml:space="preserve">Definition 24 (Breadth-first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marks every vertex,</w:t>
      </w:r>
      <w:r>
        <w:t xml:space="preserve"> </w:t>
      </w:r>
      <w:r>
        <w:t xml:space="preserve">and it marks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in the pass through its loop that removes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 its queue.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breadth-first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191"/>
    <w:bookmarkStart w:id="192" w:name="thm-bfs-tree"/>
    <w:p>
      <w:pPr>
        <w:pStyle w:val="BodyText"/>
      </w:pPr>
      <w:r>
        <w:rPr>
          <w:b/>
          <w:bCs/>
        </w:rPr>
        <w:t xml:space="preserve">Theorem 7 (Breadth-first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.</w:t>
      </w:r>
      <w:r>
        <w:t xml:space="preserve"> </w:t>
      </w:r>
      <w:r>
        <w:t xml:space="preserve">Then the breadth-first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and, with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its root, the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its 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G</m:t>
        </m:r>
      </m:oMath>
      <w:r>
        <w:t xml:space="preserve">.</w:t>
      </w:r>
    </w:p>
    <w:bookmarkEnd w:id="1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breadth-first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removal marks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the edge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 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give the same edge.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w</m:t>
        </m:r>
      </m:oMath>
      <w:r>
        <w:t xml:space="preserve">, which is impossible.</w:t>
      </w:r>
      <w:r>
        <w:t xml:space="preserve"> </w:t>
      </w:r>
      <w:r>
        <w:t xml:space="preserve">So these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are all different.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connected, and each level is the distance.</w:t>
      </w:r>
      <w:r>
        <w:t xml:space="preserve"> </w:t>
      </w:r>
      <w:r>
        <w:t xml:space="preserve">We show, 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whose vertices were marked in the order of the path.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path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vertex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earlier,</w:t>
      </w:r>
      <w:r>
        <w:t xml:space="preserve"> </w:t>
      </w:r>
      <w:r>
        <w:t xml:space="preserve">so there is such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All its vertices were marked no later than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so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following it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gives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 and two of these walks, one read backward, join any two vertices.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s</m:t>
        </m:r>
      </m:oMath>
      <w:r>
        <w:t xml:space="preserve">, the path just built is the only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.</w:t>
      </w:r>
    </w:p>
    <w:bookmarkStart w:id="197" w:name="exm-bfs-tree"/>
    <w:p>
      <w:pPr>
        <w:pStyle w:val="BodyText"/>
      </w:pPr>
      <w:r>
        <w:rPr>
          <w:b/>
          <w:bCs/>
        </w:rPr>
        <w:t xml:space="preserve">Example 35 (A breadth-first search tree of the town graph)</w:t>
      </w:r>
      <w:r>
        <w:t xml:space="preserve"> </w:t>
      </w:r>
      <w:r>
        <w:t xml:space="preserve">Give 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the adjacency list in which each list is in alphabetical order: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&amp;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f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&amp;</m:t>
              </m:r>
              <m:r>
                <m:t>g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runs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The breadth-first search tree (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bfs">
        <w:r>
          <w:rPr>
            <w:rStyle w:val="Hyperlink"/>
          </w:rPr>
          <w:t xml:space="preserve">Figure 11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its levels are the distances from</w:t>
      </w:r>
      <w:r>
        <w:t xml:space="preserve"> </w:t>
      </w:r>
      <m:oMath>
        <m:r>
          <m:t>a</m:t>
        </m:r>
      </m:oMath>
      <w:r>
        <w:t xml:space="preserve">, as</w:t>
      </w:r>
      <w:r>
        <w:t xml:space="preserve"> </w:t>
      </w:r>
      <w:hyperlink w:anchor="thm-bfs-tre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says: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1,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level 2,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level 3.</w:t>
      </w:r>
      <w:r>
        <w:t xml:space="preserve"> </w:t>
      </w:r>
      <w:r>
        <w:t xml:space="preserve">It is a different spanning tree from the one of</w:t>
      </w:r>
      <w:r>
        <w:t xml:space="preserve"> 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hub-b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bfs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breadth-first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196"/>
        </w:tc>
      </w:tr>
    </w:tbl>
    <w:bookmarkEnd w:id="197"/>
    <w:bookmarkStart w:id="199" w:name="lem-dfs-one-call"/>
    <w:p>
      <w:pPr>
        <w:pStyle w:val="BodyText"/>
      </w:pPr>
      <w:r>
        <w:rPr>
          <w:b/>
          <w:bCs/>
        </w:rPr>
        <w:t xml:space="preserve">Lemma 5 (Depth-first search calls itself once on each vertex)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u</m:t>
        </m:r>
      </m:oMath>
      <w:r>
        <w:t xml:space="preserve">.</w:t>
      </w:r>
    </w:p>
    <w:bookmarkEnd w:id="1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At most one call.</w:t>
      </w:r>
      <w:r>
        <w:t xml:space="preserve"> </w:t>
      </w:r>
      <w:r>
        <w:t xml:space="preserve">Apart from the first call, a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</w:t>
      </w:r>
      <w:r>
        <w:t xml:space="preserve"> </w:t>
      </w:r>
      <w:r>
        <w:t xml:space="preserve">and every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before it makes any other call.</w:t>
      </w:r>
      <w:r>
        <w:t xml:space="preserve"> </w:t>
      </w:r>
      <w:r>
        <w:t xml:space="preserve">Marks are never removed, so after the first call on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stays marked, and no later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made.</w:t>
      </w:r>
    </w:p>
    <w:p>
      <w:pPr>
        <w:pStyle w:val="BodyText"/>
      </w:pPr>
      <w:r>
        <w:rPr>
          <w:b/>
          <w:bCs/>
        </w:rPr>
        <w:t xml:space="preserve">At least one call.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</w:t>
      </w:r>
      <w:r>
        <w:t xml:space="preserve"> </w:t>
      </w:r>
      <w:r>
        <w:t xml:space="preserve">so</w:t>
      </w:r>
      <w:r>
        <w:t xml:space="preserve"> </w:t>
      </w:r>
      <w:hyperlink r:id="rId200">
        <w:r>
          <w:rPr>
            <w:rStyle w:val="Hyperlink"/>
          </w:rPr>
          <w:t xml:space="preserve">Theorem: Depth-first search finds what can be reached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marks every vertex.</w:t>
      </w:r>
      <w:r>
        <w:t xml:space="preserve"> </w:t>
      </w:r>
      <w:r>
        <w:t xml:space="preserve">A vertex is marked only by a call on it, so there is a call on every vertex.</w:t>
      </w:r>
    </w:p>
    <w:p>
      <w:pPr>
        <w:pStyle w:val="BodyText"/>
      </w:pPr>
      <w:r>
        <w:rPr>
          <w:b/>
          <w:bCs/>
        </w:rPr>
        <w:t xml:space="preserve">Who makes the call.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the first call,</w:t>
      </w:r>
      <w:r>
        <w:t xml:space="preserve"> </w:t>
      </w:r>
      <w:r>
        <w:t xml:space="preserve">so it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while it goes through the list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that list,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adjacent to</w:t>
      </w:r>
      <w:r>
        <w:t xml:space="preserve"> </w:t>
      </w:r>
      <m:oMath>
        <m:r>
          <m:t>v</m:t>
        </m:r>
      </m:oMath>
      <w:r>
        <w:t xml:space="preserve">.</w:t>
      </w:r>
    </w:p>
    <w:bookmarkStart w:id="201" w:name="def-dfs-tree"/>
    <w:p>
      <w:pPr>
        <w:pStyle w:val="BodyText"/>
      </w:pPr>
      <w:r>
        <w:rPr>
          <w:b/>
          <w:bCs/>
        </w:rPr>
        <w:t xml:space="preserve">Definition 25 (Depth-first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dfs-one-call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for some vertex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depth-first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01"/>
    <w:bookmarkStart w:id="202" w:name="thm-dfs-tree"/>
    <w:p>
      <w:pPr>
        <w:pStyle w:val="BodyText"/>
      </w:pPr>
      <w:r>
        <w:rPr>
          <w:b/>
          <w:bCs/>
        </w:rPr>
        <w:t xml:space="preserve">Theorem 8 (Depth-first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.</w:t>
      </w:r>
      <w:r>
        <w:t xml:space="preserve"> </w:t>
      </w:r>
      <w:r>
        <w:t xml:space="preserve">Then the depth-first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depth-first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call makes 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.</w:t>
      </w:r>
      <w:r>
        <w:t xml:space="preserve"> </w:t>
      </w:r>
      <w:r>
        <w:t xml:space="preserve">The call on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starts before the call on</w:t>
      </w:r>
      <w:r>
        <w:t xml:space="preserve"> </w:t>
      </w:r>
      <m:oMath>
        <m:r>
          <m:t>u</m:t>
        </m:r>
      </m:oMath>
      <w:r>
        <w:t xml:space="preserve">, so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If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gave the same edge,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call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u</m:t>
        </m:r>
      </m:oMath>
      <w:r>
        <w:t xml:space="preserve">, and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w</m:t>
        </m:r>
      </m:oMath>
      <w:r>
        <w:t xml:space="preserve">, which is impossible.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connected.</w:t>
      </w:r>
      <w:r>
        <w:t xml:space="preserve"> </w:t>
      </w:r>
      <w:r>
        <w:t xml:space="preserve">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calls start,</w:t>
      </w:r>
      <w:r>
        <w:t xml:space="preserve"> </w:t>
      </w:r>
      <w:r>
        <w:t xml:space="preserve">there is a walk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each vertex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the walk</w:t>
      </w:r>
      <w:r>
        <w:t xml:space="preserve"> </w:t>
      </w:r>
      <m:oMath>
        <m:r>
          <m:t>s</m:t>
        </m:r>
      </m:oMath>
      <w:r>
        <w:t xml:space="preserve">, 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whose call started earlier,</w:t>
      </w:r>
      <w:r>
        <w:t xml:space="preserve"> </w:t>
      </w:r>
      <w:r>
        <w:t xml:space="preserve">followed by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Two of these walks, one read backward, join any two vertices.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and it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207" w:name="exm-dfs-tree"/>
    <w:p>
      <w:pPr>
        <w:pStyle w:val="BodyText"/>
      </w:pPr>
      <w:r>
        <w:rPr>
          <w:b/>
          <w:bCs/>
        </w:rPr>
        <w:t xml:space="preserve">Example 36 (A depth-first search tree of the town graph)</w:t>
      </w:r>
      <w:r>
        <w:t xml:space="preserve"> </w:t>
      </w:r>
      <w:r>
        <w:t xml:space="preserve">With the adjacency list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makes these calls,</w:t>
      </w:r>
      <w:r>
        <w:t xml:space="preserve"> </w:t>
      </w:r>
      <w:r>
        <w:t xml:space="preserve">each indented under the call that made it:</w:t>
      </w:r>
    </w:p>
    <w:p>
      <w:pPr>
        <w:pStyle w:val="SourceCode"/>
      </w:pPr>
      <w:r>
        <w:rPr>
          <w:rStyle w:val="VerbatimChar"/>
        </w:rPr>
        <w:t xml:space="preserve">dfs(W, a)             marks a; its list is b, f, g</w:t>
      </w:r>
      <w:r>
        <w:br/>
      </w:r>
      <w:r>
        <w:rPr>
          <w:rStyle w:val="VerbatimChar"/>
        </w:rPr>
        <w:t xml:space="preserve">  dfs(W, b)           marks b; its list is a, c</w:t>
      </w:r>
      <w:r>
        <w:br/>
      </w:r>
      <w:r>
        <w:rPr>
          <w:rStyle w:val="VerbatimChar"/>
        </w:rPr>
        <w:t xml:space="preserve">    dfs(W, c)         marks c; its list is b, d, g</w:t>
      </w:r>
      <w:r>
        <w:br/>
      </w:r>
      <w:r>
        <w:rPr>
          <w:rStyle w:val="VerbatimChar"/>
        </w:rPr>
        <w:t xml:space="preserve">      dfs(W, d)       marks d; its list is c, e</w:t>
      </w:r>
      <w:r>
        <w:br/>
      </w:r>
      <w:r>
        <w:rPr>
          <w:rStyle w:val="VerbatimChar"/>
        </w:rPr>
        <w:t xml:space="preserve">        dfs(W, e)     marks e; its list is d, f, g</w:t>
      </w:r>
      <w:r>
        <w:br/>
      </w:r>
      <w:r>
        <w:rPr>
          <w:rStyle w:val="VerbatimChar"/>
        </w:rPr>
        <w:t xml:space="preserve">          dfs(W, f)   marks f; a and e are marked, so it returns</w:t>
      </w:r>
      <w:r>
        <w:br/>
      </w:r>
      <w:r>
        <w:rPr>
          <w:rStyle w:val="VerbatimChar"/>
        </w:rPr>
        <w:t xml:space="preserve">          dfs(W, g)   marks g; a, c and e are marked, so it returns</w:t>
      </w:r>
    </w:p>
    <w:p>
      <w:pPr>
        <w:pStyle w:val="FirstParagraph"/>
      </w:pPr>
      <w:r>
        <w:t xml:space="preserve">After that every vertex is marked, and each call returns in turn.</w:t>
      </w:r>
      <w:r>
        <w:t xml:space="preserve"> </w:t>
      </w:r>
      <w:r>
        <w:t xml:space="preserve">The depth-first search tree (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dfs">
        <w:r>
          <w:rPr>
            <w:rStyle w:val="Hyperlink"/>
          </w:rPr>
          <w:t xml:space="preserve">Figure 12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 has height 5, 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level 5,</w:t>
      </w:r>
      <w:r>
        <w:t xml:space="preserve"> </w:t>
      </w:r>
      <w:r>
        <w:t xml:space="preserve">while the breadth-first search tree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has height 3.</w:t>
      </w:r>
      <w:r>
        <w:t xml:space="preserve"> </w:t>
      </w:r>
      <w:r>
        <w:t xml:space="preserve">The level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5, but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unlike the breadth-first search tree, the depth-first search tree does not give distances.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hub-d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dfs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depth-first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206"/>
        </w:tc>
      </w:tr>
    </w:tbl>
    <w:bookmarkEnd w:id="207"/>
    <w:bookmarkEnd w:id="208"/>
    <w:bookmarkStart w:id="230" w:name="references"/>
    <w:p>
      <w:pPr>
        <w:pStyle w:val="Heading1"/>
      </w:pPr>
      <w:r>
        <w:t xml:space="preserve">References</w:t>
      </w:r>
    </w:p>
    <w:bookmarkStart w:id="229" w:name="refs"/>
    <w:bookmarkStart w:id="210" w:name="ref-wikipedia_binary_tre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Binary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https://en.wikipedia.org/wiki/Binary_tree</w:t>
        </w:r>
      </w:hyperlink>
      <w:r>
        <w:t xml:space="preserve">.</w:t>
      </w:r>
    </w:p>
    <w:bookmarkEnd w:id="210"/>
    <w:bookmarkStart w:id="212" w:name="ref-wikipedia_breadth_first_search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parse_tre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Parse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https://en.wikipedia.org/wiki/Parse_tree</w:t>
        </w:r>
      </w:hyperlink>
      <w:r>
        <w:t xml:space="preserve">.</w:t>
      </w:r>
    </w:p>
    <w:bookmarkEnd w:id="216"/>
    <w:bookmarkStart w:id="218" w:name="ref-wikipedia_polish_not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Polish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https://en.wikipedia.org/wiki/Polish_notation</w:t>
        </w:r>
      </w:hyperlink>
      <w:r>
        <w:t xml:space="preserve">.</w:t>
      </w:r>
    </w:p>
    <w:bookmarkEnd w:id="218"/>
    <w:bookmarkStart w:id="220" w:name="ref-wikipedia_reverse_polish_not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Reverse</w:t>
      </w:r>
      <w:r>
        <w:rPr>
          <w:i/>
          <w:iCs/>
        </w:rPr>
        <w:t xml:space="preserve"> </w:t>
      </w:r>
      <w:r>
        <w:rPr>
          <w:i/>
          <w:iCs/>
        </w:rPr>
        <w:t xml:space="preserve">Polish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https://en.wikipedia.org/wiki/Reverse_Polish_notation</w:t>
        </w:r>
      </w:hyperlink>
      <w:r>
        <w:t xml:space="preserve">.</w:t>
      </w:r>
    </w:p>
    <w:bookmarkEnd w:id="220"/>
    <w:bookmarkStart w:id="222" w:name="ref-wikipedia_spanning_tre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Spanning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https://en.wikipedia.org/wiki/Spanning_tree</w:t>
        </w:r>
      </w:hyperlink>
      <w:r>
        <w:t xml:space="preserve">.</w:t>
      </w:r>
    </w:p>
    <w:bookmarkEnd w:id="222"/>
    <w:bookmarkStart w:id="224" w:name="ref-wikipedia_stack_abstract_data_typ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Stack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https://en.wikipedia.org/wiki/Stack_(abstract_data_type)</w:t>
        </w:r>
      </w:hyperlink>
      <w:r>
        <w:t xml:space="preserve">.</w:t>
      </w:r>
    </w:p>
    <w:bookmarkEnd w:id="224"/>
    <w:bookmarkStart w:id="226" w:name="ref-wikipedia_tree_graph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https://en.wikipedia.org/wiki/Tree_(graph_theory)</w:t>
        </w:r>
      </w:hyperlink>
      <w:r>
        <w:t xml:space="preserve">.</w:t>
      </w:r>
    </w:p>
    <w:bookmarkEnd w:id="226"/>
    <w:bookmarkStart w:id="228" w:name="ref-wikipedia_tree_traversal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Tree Traversal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https://en.wikipedia.org/wiki/Tree_traversal</w:t>
        </w:r>
      </w:hyperlink>
      <w:r>
        <w:t xml:space="preserve">.</w:t>
      </w:r>
    </w:p>
    <w:bookmarkEnd w:id="228"/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158" Type="http://schemas.openxmlformats.org/officeDocument/2006/relationships/image" Target="media/rId158.png"/><Relationship Id="rId193" Type="http://schemas.openxmlformats.org/officeDocument/2006/relationships/image" Target="media/rId193.png"/><Relationship Id="rId203" Type="http://schemas.openxmlformats.org/officeDocument/2006/relationships/image" Target="media/rId203.png"/><Relationship Id="rId182" Type="http://schemas.openxmlformats.org/officeDocument/2006/relationships/image" Target="media/rId182.png"/><Relationship Id="rId175" Type="http://schemas.openxmlformats.org/officeDocument/2006/relationships/image" Target="media/rId175.png"/><Relationship Id="rId111" Type="http://schemas.openxmlformats.org/officeDocument/2006/relationships/image" Target="media/rId111.png"/><Relationship Id="rId30" Type="http://schemas.openxmlformats.org/officeDocument/2006/relationships/image" Target="media/rId30.png"/><Relationship Id="rId80" Type="http://schemas.openxmlformats.org/officeDocument/2006/relationships/image" Target="media/rId80.png"/><Relationship Id="rId51" Type="http://schemas.openxmlformats.org/officeDocument/2006/relationships/image" Target="media/rId51.png"/><Relationship Id="rId13" Type="http://schemas.openxmlformats.org/officeDocument/2006/relationships/image" Target="media/rId13.png"/><Relationship Id="rId93" Type="http://schemas.openxmlformats.org/officeDocument/2006/relationships/image" Target="media/rId93.png"/><Relationship Id="rId9" Type="http://schemas.openxmlformats.org/officeDocument/2006/relationships/image" Target="media/rId9.png"/><Relationship Id="rId209" Type="http://schemas.openxmlformats.org/officeDocument/2006/relationships/hyperlink" Target="https://en.wikipedia.org/wiki/Binary_tree" TargetMode="External"/><Relationship Id="rId211" Type="http://schemas.openxmlformats.org/officeDocument/2006/relationships/hyperlink" Target="https://en.wikipedia.org/wiki/Breadth-first_search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Parse_tree" TargetMode="External"/><Relationship Id="rId217" Type="http://schemas.openxmlformats.org/officeDocument/2006/relationships/hyperlink" Target="https://en.wikipedia.org/wiki/Polish_notation" TargetMode="External"/><Relationship Id="rId219" Type="http://schemas.openxmlformats.org/officeDocument/2006/relationships/hyperlink" Target="https://en.wikipedia.org/wiki/Reverse_Polish_notation" TargetMode="External"/><Relationship Id="rId221" Type="http://schemas.openxmlformats.org/officeDocument/2006/relationships/hyperlink" Target="https://en.wikipedia.org/wiki/Spanning_tree" TargetMode="External"/><Relationship Id="rId223" Type="http://schemas.openxmlformats.org/officeDocument/2006/relationships/hyperlink" Target="https://en.wikipedia.org/wiki/Stack_(abstract_data_type)" TargetMode="External"/><Relationship Id="rId225" Type="http://schemas.openxmlformats.org/officeDocument/2006/relationships/hyperlink" Target="https://en.wikipedia.org/wiki/Tree_(graph_theory)" TargetMode="External"/><Relationship Id="rId227" Type="http://schemas.openxmlformats.org/officeDocument/2006/relationships/hyperlink" Target="https://en.wikipedia.org/wiki/Tree_traversal" TargetMode="External"/><Relationship Id="rId44" Type="http://schemas.openxmlformats.org/officeDocument/2006/relationships/hyperlink" Target="https://morrison-lab.github.io/mcs/chapters/contrapositive-contradiction.html#def-proof-by-contradiction" TargetMode="External"/><Relationship Id="rId156" Type="http://schemas.openxmlformats.org/officeDocument/2006/relationships/hyperlink" Target="https://morrison-lab.github.io/mcs/chapters/functional-programming.html#def-expression" TargetMode="External"/><Relationship Id="rId137" Type="http://schemas.openxmlformats.org/officeDocument/2006/relationships/hyperlink" Target="https://morrison-lab.github.io/mcs/chapters/graphs.html#def-adjacency-list" TargetMode="External"/><Relationship Id="rId29" Type="http://schemas.openxmlformats.org/officeDocument/2006/relationships/hyperlink" Target="https://morrison-lab.github.io/mcs/chapters/graphs.html#def-adjacent" TargetMode="External"/><Relationship Id="rId138" Type="http://schemas.openxmlformats.org/officeDocument/2006/relationships/hyperlink" Target="https://morrison-lab.github.io/mcs/chapters/graphs.html#def-bfs" TargetMode="External"/><Relationship Id="rId35" Type="http://schemas.openxmlformats.org/officeDocument/2006/relationships/hyperlink" Target="https://morrison-lab.github.io/mcs/chapters/graphs.html#def-circuit" TargetMode="External"/><Relationship Id="rId26" Type="http://schemas.openxmlformats.org/officeDocument/2006/relationships/hyperlink" Target="https://morrison-lab.github.io/mcs/chapters/graphs.html#def-connected" TargetMode="External"/><Relationship Id="rId47" Type="http://schemas.openxmlformats.org/officeDocument/2006/relationships/hyperlink" Target="https://morrison-lab.github.io/mcs/chapters/graphs.html#def-connected-component" TargetMode="External"/><Relationship Id="rId19" Type="http://schemas.openxmlformats.org/officeDocument/2006/relationships/hyperlink" Target="https://morrison-lab.github.io/mcs/chapters/graphs.html#def-degree" TargetMode="External"/><Relationship Id="rId198" Type="http://schemas.openxmlformats.org/officeDocument/2006/relationships/hyperlink" Target="https://morrison-lab.github.io/mcs/chapters/graphs.html#def-dfs" TargetMode="External"/><Relationship Id="rId22" Type="http://schemas.openxmlformats.org/officeDocument/2006/relationships/hyperlink" Target="https://morrison-lab.github.io/mcs/chapters/graphs.html#def-graph-cycle" TargetMode="External"/><Relationship Id="rId145" Type="http://schemas.openxmlformats.org/officeDocument/2006/relationships/hyperlink" Target="https://morrison-lab.github.io/mcs/chapters/graphs.html#def-graph-distance" TargetMode="External"/><Relationship Id="rId24" Type="http://schemas.openxmlformats.org/officeDocument/2006/relationships/hyperlink" Target="https://morrison-lab.github.io/mcs/chapters/graphs.html#def-graph-loop" TargetMode="External"/><Relationship Id="rId41" Type="http://schemas.openxmlformats.org/officeDocument/2006/relationships/hyperlink" Target="https://morrison-lab.github.io/mcs/chapters/graphs.html#def-graph-path" TargetMode="External"/><Relationship Id="rId20" Type="http://schemas.openxmlformats.org/officeDocument/2006/relationships/hyperlink" Target="https://morrison-lab.github.io/mcs/chapters/graphs.html#def-graph-vertices-edges" TargetMode="External"/><Relationship Id="rId36" Type="http://schemas.openxmlformats.org/officeDocument/2006/relationships/hyperlink" Target="https://morrison-lab.github.io/mcs/chapters/graphs.html#def-parallel-edges" TargetMode="External"/><Relationship Id="rId139" Type="http://schemas.openxmlformats.org/officeDocument/2006/relationships/hyperlink" Target="https://morrison-lab.github.io/mcs/chapters/graphs.html#def-queue" TargetMode="External"/><Relationship Id="rId37" Type="http://schemas.openxmlformats.org/officeDocument/2006/relationships/hyperlink" Target="https://morrison-lab.github.io/mcs/chapters/graphs.html#def-simple-graph" TargetMode="External"/><Relationship Id="rId21" Type="http://schemas.openxmlformats.org/officeDocument/2006/relationships/hyperlink" Target="https://morrison-lab.github.io/mcs/chapters/graphs.html#def-subgraph" TargetMode="External"/><Relationship Id="rId25" Type="http://schemas.openxmlformats.org/officeDocument/2006/relationships/hyperlink" Target="https://morrison-lab.github.io/mcs/chapters/graphs.html#def-trail" TargetMode="External"/><Relationship Id="rId39" Type="http://schemas.openxmlformats.org/officeDocument/2006/relationships/hyperlink" Target="https://morrison-lab.github.io/mcs/chapters/graphs.html#def-walk" TargetMode="External"/><Relationship Id="rId38" Type="http://schemas.openxmlformats.org/officeDocument/2006/relationships/hyperlink" Target="https://morrison-lab.github.io/mcs/chapters/graphs.html#exm-simple-graph" TargetMode="External"/><Relationship Id="rId146" Type="http://schemas.openxmlformats.org/officeDocument/2006/relationships/hyperlink" Target="https://morrison-lab.github.io/mcs/chapters/graphs.html#thm-bfs-distance" TargetMode="External"/><Relationship Id="rId200" Type="http://schemas.openxmlformats.org/officeDocument/2006/relationships/hyperlink" Target="https://morrison-lab.github.io/mcs/chapters/graphs.html#thm-dfs-reachable" TargetMode="External"/><Relationship Id="rId43" Type="http://schemas.openxmlformats.org/officeDocument/2006/relationships/hyperlink" Target="https://morrison-lab.github.io/mcs/chapters/graphs.html#thm-walk-path" TargetMode="External"/><Relationship Id="rId188" Type="http://schemas.openxmlformats.org/officeDocument/2006/relationships/hyperlink" Target="https://morrison-lab.github.io/mcs/chapters/induction.html#def-strong-induction" TargetMode="External"/><Relationship Id="rId143" Type="http://schemas.openxmlformats.org/officeDocument/2006/relationships/hyperlink" Target="https://morrison-lab.github.io/mcs/chapters/loop-invariants.html#thm-loop-invariant" TargetMode="External"/><Relationship Id="rId123" Type="http://schemas.openxmlformats.org/officeDocument/2006/relationships/hyperlink" Target="https://morrison-lab.github.io/mcs/chapters/recursion.html#def-append" TargetMode="External"/><Relationship Id="rId122" Type="http://schemas.openxmlformats.org/officeDocument/2006/relationships/hyperlink" Target="https://morrison-lab.github.io/mcs/chapters/recursion.html#def-list" TargetMode="External"/><Relationship Id="rId130" Type="http://schemas.openxmlformats.org/officeDocument/2006/relationships/hyperlink" Target="https://morrison-lab.github.io/mcs/chapters/recursion.html#def-list-length" TargetMode="External"/><Relationship Id="rId101" Type="http://schemas.openxmlformats.org/officeDocument/2006/relationships/hyperlink" Target="https://morrison-lab.github.io/mcs/chapters/recursion.html#def-recursive-set" TargetMode="External"/><Relationship Id="rId109" Type="http://schemas.openxmlformats.org/officeDocument/2006/relationships/hyperlink" Target="https://morrison-lab.github.io/mcs/chapters/recursion.html#def-structural-induction" TargetMode="External"/><Relationship Id="rId132" Type="http://schemas.openxmlformats.org/officeDocument/2006/relationships/hyperlink" Target="https://morrison-lab.github.io/mcs/chapters/recursion.html#thm-append-length" TargetMode="External"/><Relationship Id="rId89" Type="http://schemas.openxmlformats.org/officeDocument/2006/relationships/hyperlink" Target="https://morrison-lab.github.io/mcs/chapters/sets.html#def-cardinality" TargetMode="External"/><Relationship Id="rId100" Type="http://schemas.openxmlformats.org/officeDocument/2006/relationships/hyperlink" Target="https://morrison-lab.github.io/mcs/chapters/sets.html#def-set" TargetMode="External"/><Relationship Id="rId12" Type="http://schemas.openxmlformats.org/officeDocument/2006/relationships/hyperlink" Target="https://morrison-lab.github.io/mds/" TargetMode="External"/><Relationship Id="rId168" Type="http://schemas.openxmlformats.org/officeDocument/2006/relationships/hyperlink" Target="https://morrison-lab.github.io/mds/expressions-algorithms.html#rem-expression-parse-tree" TargetMode="External"/></Relationships>
</file>

<file path=word/_rels/footnotes.xml.rels><?xml version='1.0' encoding='UTF-8' standalone='yes'?>
<Relationships xmlns="http://schemas.openxmlformats.org/package/2006/relationships"><Relationship Id="rId209" Type="http://schemas.openxmlformats.org/officeDocument/2006/relationships/hyperlink" Target="https://en.wikipedia.org/wiki/Binary_tree" TargetMode="External"/><Relationship Id="rId211" Type="http://schemas.openxmlformats.org/officeDocument/2006/relationships/hyperlink" Target="https://en.wikipedia.org/wiki/Breadth-first_search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Parse_tree" TargetMode="External"/><Relationship Id="rId217" Type="http://schemas.openxmlformats.org/officeDocument/2006/relationships/hyperlink" Target="https://en.wikipedia.org/wiki/Polish_notation" TargetMode="External"/><Relationship Id="rId219" Type="http://schemas.openxmlformats.org/officeDocument/2006/relationships/hyperlink" Target="https://en.wikipedia.org/wiki/Reverse_Polish_notation" TargetMode="External"/><Relationship Id="rId221" Type="http://schemas.openxmlformats.org/officeDocument/2006/relationships/hyperlink" Target="https://en.wikipedia.org/wiki/Spanning_tree" TargetMode="External"/><Relationship Id="rId223" Type="http://schemas.openxmlformats.org/officeDocument/2006/relationships/hyperlink" Target="https://en.wikipedia.org/wiki/Stack_(abstract_data_type)" TargetMode="External"/><Relationship Id="rId225" Type="http://schemas.openxmlformats.org/officeDocument/2006/relationships/hyperlink" Target="https://en.wikipedia.org/wiki/Tree_(graph_theory)" TargetMode="External"/><Relationship Id="rId227" Type="http://schemas.openxmlformats.org/officeDocument/2006/relationships/hyperlink" Target="https://en.wikipedia.org/wiki/Tree_traversal" TargetMode="External"/><Relationship Id="rId44" Type="http://schemas.openxmlformats.org/officeDocument/2006/relationships/hyperlink" Target="https://morrison-lab.github.io/mcs/chapters/contrapositive-contradiction.html#def-proof-by-contradiction" TargetMode="External"/><Relationship Id="rId156" Type="http://schemas.openxmlformats.org/officeDocument/2006/relationships/hyperlink" Target="https://morrison-lab.github.io/mcs/chapters/functional-programming.html#def-expression" TargetMode="External"/><Relationship Id="rId137" Type="http://schemas.openxmlformats.org/officeDocument/2006/relationships/hyperlink" Target="https://morrison-lab.github.io/mcs/chapters/graphs.html#def-adjacency-list" TargetMode="External"/><Relationship Id="rId29" Type="http://schemas.openxmlformats.org/officeDocument/2006/relationships/hyperlink" Target="https://morrison-lab.github.io/mcs/chapters/graphs.html#def-adjacent" TargetMode="External"/><Relationship Id="rId138" Type="http://schemas.openxmlformats.org/officeDocument/2006/relationships/hyperlink" Target="https://morrison-lab.github.io/mcs/chapters/graphs.html#def-bfs" TargetMode="External"/><Relationship Id="rId35" Type="http://schemas.openxmlformats.org/officeDocument/2006/relationships/hyperlink" Target="https://morrison-lab.github.io/mcs/chapters/graphs.html#def-circuit" TargetMode="External"/><Relationship Id="rId26" Type="http://schemas.openxmlformats.org/officeDocument/2006/relationships/hyperlink" Target="https://morrison-lab.github.io/mcs/chapters/graphs.html#def-connected" TargetMode="External"/><Relationship Id="rId47" Type="http://schemas.openxmlformats.org/officeDocument/2006/relationships/hyperlink" Target="https://morrison-lab.github.io/mcs/chapters/graphs.html#def-connected-component" TargetMode="External"/><Relationship Id="rId19" Type="http://schemas.openxmlformats.org/officeDocument/2006/relationships/hyperlink" Target="https://morrison-lab.github.io/mcs/chapters/graphs.html#def-degree" TargetMode="External"/><Relationship Id="rId198" Type="http://schemas.openxmlformats.org/officeDocument/2006/relationships/hyperlink" Target="https://morrison-lab.github.io/mcs/chapters/graphs.html#def-dfs" TargetMode="External"/><Relationship Id="rId22" Type="http://schemas.openxmlformats.org/officeDocument/2006/relationships/hyperlink" Target="https://morrison-lab.github.io/mcs/chapters/graphs.html#def-graph-cycle" TargetMode="External"/><Relationship Id="rId145" Type="http://schemas.openxmlformats.org/officeDocument/2006/relationships/hyperlink" Target="https://morrison-lab.github.io/mcs/chapters/graphs.html#def-graph-distance" TargetMode="External"/><Relationship Id="rId24" Type="http://schemas.openxmlformats.org/officeDocument/2006/relationships/hyperlink" Target="https://morrison-lab.github.io/mcs/chapters/graphs.html#def-graph-loop" TargetMode="External"/><Relationship Id="rId41" Type="http://schemas.openxmlformats.org/officeDocument/2006/relationships/hyperlink" Target="https://morrison-lab.github.io/mcs/chapters/graphs.html#def-graph-path" TargetMode="External"/><Relationship Id="rId20" Type="http://schemas.openxmlformats.org/officeDocument/2006/relationships/hyperlink" Target="https://morrison-lab.github.io/mcs/chapters/graphs.html#def-graph-vertices-edges" TargetMode="External"/><Relationship Id="rId36" Type="http://schemas.openxmlformats.org/officeDocument/2006/relationships/hyperlink" Target="https://morrison-lab.github.io/mcs/chapters/graphs.html#def-parallel-edges" TargetMode="External"/><Relationship Id="rId139" Type="http://schemas.openxmlformats.org/officeDocument/2006/relationships/hyperlink" Target="https://morrison-lab.github.io/mcs/chapters/graphs.html#def-queue" TargetMode="External"/><Relationship Id="rId37" Type="http://schemas.openxmlformats.org/officeDocument/2006/relationships/hyperlink" Target="https://morrison-lab.github.io/mcs/chapters/graphs.html#def-simple-graph" TargetMode="External"/><Relationship Id="rId21" Type="http://schemas.openxmlformats.org/officeDocument/2006/relationships/hyperlink" Target="https://morrison-lab.github.io/mcs/chapters/graphs.html#def-subgraph" TargetMode="External"/><Relationship Id="rId25" Type="http://schemas.openxmlformats.org/officeDocument/2006/relationships/hyperlink" Target="https://morrison-lab.github.io/mcs/chapters/graphs.html#def-trail" TargetMode="External"/><Relationship Id="rId39" Type="http://schemas.openxmlformats.org/officeDocument/2006/relationships/hyperlink" Target="https://morrison-lab.github.io/mcs/chapters/graphs.html#def-walk" TargetMode="External"/><Relationship Id="rId38" Type="http://schemas.openxmlformats.org/officeDocument/2006/relationships/hyperlink" Target="https://morrison-lab.github.io/mcs/chapters/graphs.html#exm-simple-graph" TargetMode="External"/><Relationship Id="rId146" Type="http://schemas.openxmlformats.org/officeDocument/2006/relationships/hyperlink" Target="https://morrison-lab.github.io/mcs/chapters/graphs.html#thm-bfs-distance" TargetMode="External"/><Relationship Id="rId200" Type="http://schemas.openxmlformats.org/officeDocument/2006/relationships/hyperlink" Target="https://morrison-lab.github.io/mcs/chapters/graphs.html#thm-dfs-reachable" TargetMode="External"/><Relationship Id="rId43" Type="http://schemas.openxmlformats.org/officeDocument/2006/relationships/hyperlink" Target="https://morrison-lab.github.io/mcs/chapters/graphs.html#thm-walk-path" TargetMode="External"/><Relationship Id="rId188" Type="http://schemas.openxmlformats.org/officeDocument/2006/relationships/hyperlink" Target="https://morrison-lab.github.io/mcs/chapters/induction.html#def-strong-induction" TargetMode="External"/><Relationship Id="rId143" Type="http://schemas.openxmlformats.org/officeDocument/2006/relationships/hyperlink" Target="https://morrison-lab.github.io/mcs/chapters/loop-invariants.html#thm-loop-invariant" TargetMode="External"/><Relationship Id="rId123" Type="http://schemas.openxmlformats.org/officeDocument/2006/relationships/hyperlink" Target="https://morrison-lab.github.io/mcs/chapters/recursion.html#def-append" TargetMode="External"/><Relationship Id="rId122" Type="http://schemas.openxmlformats.org/officeDocument/2006/relationships/hyperlink" Target="https://morrison-lab.github.io/mcs/chapters/recursion.html#def-list" TargetMode="External"/><Relationship Id="rId130" Type="http://schemas.openxmlformats.org/officeDocument/2006/relationships/hyperlink" Target="https://morrison-lab.github.io/mcs/chapters/recursion.html#def-list-length" TargetMode="External"/><Relationship Id="rId101" Type="http://schemas.openxmlformats.org/officeDocument/2006/relationships/hyperlink" Target="https://morrison-lab.github.io/mcs/chapters/recursion.html#def-recursive-set" TargetMode="External"/><Relationship Id="rId109" Type="http://schemas.openxmlformats.org/officeDocument/2006/relationships/hyperlink" Target="https://morrison-lab.github.io/mcs/chapters/recursion.html#def-structural-induction" TargetMode="External"/><Relationship Id="rId132" Type="http://schemas.openxmlformats.org/officeDocument/2006/relationships/hyperlink" Target="https://morrison-lab.github.io/mcs/chapters/recursion.html#thm-append-length" TargetMode="External"/><Relationship Id="rId89" Type="http://schemas.openxmlformats.org/officeDocument/2006/relationships/hyperlink" Target="https://morrison-lab.github.io/mcs/chapters/sets.html#def-cardinality" TargetMode="External"/><Relationship Id="rId100" Type="http://schemas.openxmlformats.org/officeDocument/2006/relationships/hyperlink" Target="https://morrison-lab.github.io/mcs/chapters/sets.html#def-set" TargetMode="External"/><Relationship Id="rId12" Type="http://schemas.openxmlformats.org/officeDocument/2006/relationships/hyperlink" Target="https://morrison-lab.github.io/mds/" TargetMode="External"/><Relationship Id="rId168" Type="http://schemas.openxmlformats.org/officeDocument/2006/relationships/hyperlink" Target="https://morrison-lab.github.io/mds/expressions-algorithms.html#rem-expression-parse-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Trees</dc:title>
  <dc:creator/>
  <cp:keywords/>
  <dcterms:created xsi:type="dcterms:W3CDTF">2026-10-29T20:46:42Z</dcterms:created>
  <dcterms:modified xsi:type="dcterms:W3CDTF">2026-10-29T20:46:42Z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Trees and forests, rooted trees, binary trees, preorder, inorder, postorder and level order, expression trees, and spanning trees</vt:lpwstr>
  </property>
  <property fmtid="{D5CDD505-2E9C-101B-9397-08002B2CF9AE}" pid="17" name="toc-title">
    <vt:lpwstr>Table of contents</vt:lpwstr>
  </property>
</Properties>
</file>