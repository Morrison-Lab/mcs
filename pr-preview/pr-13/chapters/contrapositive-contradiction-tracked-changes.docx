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2026-10-23 14:14:44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14:30:12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del w:id="3" w:author="PR Preview" w:date="2026-01-01T00:00:00Z">
        <w:r>
          <w:delText xml:space="preserve">A direct proof would start from</w:delText>
        </w:r>
      </w:del>
      <w:del w:id="4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which says only that</w:delText>
        </w:r>
      </w:del>
      <w:del w:id="8" w:author="PR Preview" w:date="2026-01-01T00:00:00Z">
        <w:r>
          <w:delText xml:space="preserve"> </w:delText>
        </w:r>
      </w:del>
      <m:oMath>
        <m:r>
          <m:t>x</m:t>
        </m:r>
        <m:r>
          <m:t>y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not</w:delText>
        </w:r>
      </w:del>
      <w:del w:id="11" w:author="PR Preview" w:date="2026-01-01T00:00:00Z">
        <w:r>
          <w:delText xml:space="preserve"> </w:delText>
        </w:r>
      </w:del>
      <m:oMath>
        <m:r>
          <m:t>5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times an integer,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gives no equation to work with.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By De Morgan’s laws (</w:delText>
        </w:r>
      </w:del>
      <w:hyperlink r:id="rId38">
        <w:del w:id="18" w:author="PR Preview" w:date="2026-01-01T00:00:00Z">
          <w:r>
            <w:rPr>
              <w:rStyle w:val="Hyperlink"/>
            </w:rPr>
            <w:delText xml:space="preserve">Theorem: De Morgan's laws</w:delText>
          </w:r>
        </w:del>
      </w:hyperlink>
      <w:del w:id="19" w:author="PR Preview" w:date="2026-01-01T00:00:00Z">
        <w:r>
          <w:delText xml:space="preserve">),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 negation of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“</w:delText>
        </w:r>
      </w:del>
      <m:oMath>
        <m:r>
          <m:t>5</m:t>
        </m:r>
        <m:r>
          <m:rPr>
            <m:sty m:val="p"/>
          </m:rPr>
          <m:t>∤</m:t>
        </m:r>
        <m:r>
          <m:t>x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</w:delText>
        </w:r>
      </w:del>
      <w:del w:id="26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∤</m:t>
        </m:r>
        <m:r>
          <m:t>y</m:t>
        </m:r>
      </m:oMath>
      <w:del w:id="27" w:author="PR Preview" w:date="2026-01-01T00:00:00Z">
        <w:r>
          <w:delText xml:space="preserve">”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“</w:delText>
        </w:r>
      </w:del>
      <m:oMath>
        <m:r>
          <m:t>5</m:t>
        </m:r>
        <m:r>
          <m:rPr>
            <m:sty m:val="p"/>
          </m:rPr>
          <m:t>∣</m:t>
        </m:r>
        <m:r>
          <m:t>x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or</w:delText>
        </w:r>
      </w:del>
      <w:del w:id="34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∣</m:t>
        </m:r>
        <m:r>
          <m:t>y</m:t>
        </m:r>
      </m:oMath>
      <w:del w:id="35" w:author="PR Preview" w:date="2026-01-01T00:00:00Z">
        <w:r>
          <w:delText xml:space="preserve">”</w:delText>
        </w:r>
      </w:del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so the contrapositive (</w:delText>
        </w:r>
      </w:del>
      <w:hyperlink w:anchor="def-contrapositive">
        <w:del w:id="3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0" w:author="PR Preview" w:date="2026-01-01T00:00:00Z">
        <w:r>
          <w:delText xml:space="preserve">) is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“if</w:delText>
        </w:r>
      </w:del>
      <w:del w:id="43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∣</m:t>
        </m:r>
        <m:r>
          <m:t>x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or</w:delText>
        </w:r>
      </w:del>
      <w:del w:id="46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∣</m:t>
        </m:r>
        <m:r>
          <m:t>y</m:t>
        </m:r>
      </m:oMath>
      <w:del w:id="47" w:author="PR Preview" w:date="2026-01-01T00:00:00Z">
        <w:r>
          <w:delText xml:space="preserve">, then</w:delText>
        </w:r>
      </w:del>
      <w:del w:id="48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del w:id="49" w:author="PR Preview" w:date="2026-01-01T00:00:00Z">
        <w:r>
          <w:delText xml:space="preserve">”</w:delText>
        </w:r>
      </w:del>
      <w:del w:id="50" w:author="PR Preview" w:date="2026-01-01T00:00:00Z">
        <w:r>
          <w:delText xml:space="preserve">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We prove it by cases (</w:delText>
        </w:r>
      </w:del>
      <w:hyperlink r:id="rId39">
        <w:del w:id="53" w:author="PR Preview" w:date="2026-01-01T00:00:00Z">
          <w:r>
            <w:rPr>
              <w:rStyle w:val="Hyperlink"/>
            </w:rPr>
            <w:delText xml:space="preserve">Definition: Proof by cases</w:delText>
          </w:r>
        </w:del>
      </w:hyperlink>
      <w:del w:id="54" w:author="PR Preview" w:date="2026-01-01T00:00:00Z">
        <w:r>
          <w:delText xml:space="preserve">).</w:delText>
        </w:r>
      </w:del>
    </w:p>
    <w:p>
      <w:pPr>
        <w:pStyle w:val="BodyText"/>
      </w:pPr>
      <w:ins w:id="55" w:author="PR Preview" w:date="2026-01-01T00:00:00Z">
        <w:r>
          <w:t xml:space="preserve">A direct proof would start from</w:t>
        </w:r>
      </w:ins>
      <w:ins w:id="5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which says only that</w:t>
        </w:r>
      </w:ins>
      <w:ins w:id="60" w:author="PR Preview" w:date="2026-01-01T00:00:00Z">
        <w:r>
          <w:t xml:space="preserve"> </w:t>
        </w:r>
      </w:ins>
      <m:oMath>
        <m:r>
          <m:t>x</m:t>
        </m:r>
        <m:r>
          <m:t>y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not</w:t>
        </w:r>
      </w:ins>
      <w:ins w:id="63" w:author="PR Preview" w:date="2026-01-01T00:00:00Z">
        <w:r>
          <w:t xml:space="preserve"> </w:t>
        </w:r>
      </w:ins>
      <m:oMath>
        <m:r>
          <m:t>5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times an integer,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gives no equation to work with.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By De Morgan’s laws (</w:t>
        </w:r>
      </w:ins>
      <w:hyperlink r:id="rId38">
        <w:ins w:id="70" w:author="PR Preview" w:date="2026-01-01T00:00:00Z">
          <w:r>
            <w:rPr>
              <w:rStyle w:val="Hyperlink"/>
            </w:rPr>
            <w:t xml:space="preserve">Theorem: De Morgan’s laws</w:t>
          </w:r>
        </w:ins>
      </w:hyperlink>
      <w:ins w:id="71" w:author="PR Preview" w:date="2026-01-01T00:00:00Z">
        <w:r>
          <w:t xml:space="preserve">),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negation of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∤</m:t>
        </m:r>
        <m:r>
          <m:t>x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</w:t>
        </w:r>
      </w:ins>
      <w:ins w:id="7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∤</m:t>
        </m:r>
        <m:r>
          <m:t>y</m:t>
        </m:r>
      </m:oMath>
      <w:ins w:id="79" w:author="PR Preview" w:date="2026-01-01T00:00:00Z">
        <w:r>
          <w:t xml:space="preserve">”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or</w:t>
        </w:r>
      </w:ins>
      <w:ins w:id="8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y</m:t>
        </m:r>
      </m:oMath>
      <w:ins w:id="87" w:author="PR Preview" w:date="2026-01-01T00:00:00Z">
        <w:r>
          <w:t xml:space="preserve">”</w:t>
        </w:r>
      </w:ins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 the contrapositive (</w:t>
        </w:r>
      </w:ins>
      <w:hyperlink w:anchor="def-contrapositive">
        <w:ins w:id="9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2" w:author="PR Preview" w:date="2026-01-01T00:00:00Z">
        <w:r>
          <w:t xml:space="preserve">) is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“if</w:t>
        </w:r>
      </w:ins>
      <w:ins w:id="95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or</w:t>
        </w:r>
      </w:ins>
      <w:ins w:id="9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y</m:t>
        </m:r>
      </m:oMath>
      <w:ins w:id="99" w:author="PR Preview" w:date="2026-01-01T00:00:00Z">
        <w:r>
          <w:t xml:space="preserve">, then</w:t>
        </w:r>
      </w:ins>
      <w:ins w:id="10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ins w:id="101" w:author="PR Preview" w:date="2026-01-01T00:00:00Z">
        <w:r>
          <w:t xml:space="preserve">”</w:t>
        </w:r>
      </w:ins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We prove it by cases (</w:t>
        </w:r>
      </w:ins>
      <w:hyperlink r:id="rId39">
        <w:ins w:id="105" w:author="PR Preview" w:date="2026-01-01T00:00:00Z">
          <w:r>
            <w:rPr>
              <w:rStyle w:val="Hyperlink"/>
            </w:rPr>
            <w:t xml:space="preserve">Definition: Proof by cases</w:t>
          </w:r>
        </w:ins>
      </w:hyperlink>
      <w:ins w:id="106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65" Type="http://schemas.openxmlformats.org/officeDocument/2006/relationships/hyperlink" Target="https://morrison-lab.github.io/mds/number-systems.html#def-real-numbers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65" Type="http://schemas.openxmlformats.org/officeDocument/2006/relationships/hyperlink" Target="https://morrison-lab.github.io/mds/number-systems.html#def-real-numbers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2026-10-23T21:32:24Z</dcterms:created>
  <dcterms:modified xsi:type="dcterms:W3CDTF">2026-10-23T21:32:24Z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