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Proving Non-Conditional Statements</w:t>
        </w:r>
      </w:ins>
    </w:p>
    <w:p>
      <w:pPr>
        <w:pStyle w:val="Subtitle"/>
      </w:pPr>
      <w:ins w:id="2" w:author="PR Preview" w:date="2026-01-01T00:00:00Z">
        <w:r>
          <w:t xml:space="preserve">If and only if, existence, and disproof</w:t>
        </w:r>
      </w:ins>
    </w:p>
    <w:p>
      <w:pPr>
        <w:pStyle w:val="Date"/>
      </w:pPr>
      <w:ins w:id="3" w:author="PR Preview" w:date="2026-01-01T00:00:00Z">
        <w:r>
          <w:t xml:space="preserve">Last modified: 2026-10-23 14:30:12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ins w:id="4" w:author="PR Preview" w:date="2026-01-01T00:00:00Z">
        <w:r>
          <w:t xml:space="preserve">1. Proving if and only if</w:t>
        </w:r>
      </w:ins>
    </w:p>
    <w:bookmarkStart w:id="13" w:name="exr-squares-zero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(A sum of squares equal to zero)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x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</w:t>
        </w:r>
      </w:ins>
      <w:ins w:id="11" w:author="PR Preview" w:date="2026-01-01T00:00:00Z">
        <w:r>
          <w:t xml:space="preserve"> </w:t>
        </w:r>
      </w:ins>
      <m:oMath>
        <m:r>
          <m:t>y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be real numbers.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Prove:</w:t>
        </w:r>
      </w:ins>
      <w:ins w:id="1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if and only if</w:t>
        </w:r>
      </w:ins>
      <w:ins w:id="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2">
        <w:ins w:id="25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26" w:author="PR Preview" w:date="2026-01-01T00:00:00Z">
        <w:r>
          <w:t xml:space="preserve">).</w:t>
        </w:r>
      </w:ins>
    </w:p>
    <w:p>
      <w:pPr>
        <w:pStyle w:val="BodyText"/>
      </w:pPr>
      <w:ins w:id="27" w:author="PR Preview" w:date="2026-01-01T00:00:00Z">
        <w:r>
          <w:t xml:space="preserve">Hint: prove the two directions one at a time.</w:t>
        </w:r>
      </w:ins>
    </w:p>
    <w:bookmarkEnd w:id="13"/>
    <w:bookmarkStart w:id="14" w:name="sol-squares-zero"/>
    <w:p>
      <w:pPr>
        <w:pStyle w:val="BodyText"/>
      </w:pPr>
      <w:ins w:id="28" w:author="PR Preview" w:date="2026-01-01T00:00:00Z">
        <w:r>
          <w:rPr>
            <w:i/>
            <w:iCs/>
          </w:rPr>
          <w:t xml:space="preserve">Solution 1</w:t>
        </w:r>
      </w:ins>
      <w:ins w:id="29" w:author="PR Preview" w:date="2026-01-01T00:00:00Z">
        <w:r>
          <w:t xml:space="preserve">. </w:t>
        </w:r>
      </w:ins>
      <w:ins w:id="30" w:author="PR Preview" w:date="2026-01-01T00:00:00Z">
        <w:r>
          <w:rPr>
            <w:b/>
            <w:bCs/>
          </w:rPr>
          <w:t xml:space="preserve">If</w:t>
        </w:r>
      </w:ins>
      <w:ins w:id="3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32" w:author="PR Preview" w:date="2026-01-01T00:00:00Z">
        <w:r>
          <w:rPr>
            <w:b/>
            <w:bCs/>
          </w:rP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and</w:t>
        </w:r>
      </w:ins>
      <w:ins w:id="3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35" w:author="PR Preview" w:date="2026-01-01T00:00:00Z">
        <w:r>
          <w:rPr>
            <w:b/>
            <w:bCs/>
          </w:rPr>
          <w:t xml:space="preserve">, then</w:t>
        </w:r>
      </w:ins>
      <w:ins w:id="3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37" w:author="PR Preview" w:date="2026-01-01T00:00:00Z">
        <w:r>
          <w:rPr>
            <w:b/>
            <w:bCs/>
          </w:rP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Suppose</w:t>
        </w:r>
      </w:ins>
      <w:ins w:id="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48" w:author="PR Preview" w:date="2026-01-01T00:00:00Z">
        <w:r>
          <w:t xml:space="preserve">.</w:t>
        </w:r>
      </w:ins>
    </w:p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If</w:t>
        </w:r>
      </w:ins>
      <w:ins w:id="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51" w:author="PR Preview" w:date="2026-01-01T00:00:00Z">
        <w:r>
          <w:rPr>
            <w:b/>
            <w:bCs/>
          </w:rPr>
          <w:t xml:space="preserve">, then</w:t>
        </w:r>
      </w:ins>
      <w:ins w:id="5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3" w:author="PR Preview" w:date="2026-01-01T00:00:00Z">
        <w:r>
          <w:rPr>
            <w:b/>
            <w:bCs/>
          </w:rP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and</w:t>
        </w:r>
      </w:ins>
      <w:ins w:id="55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56" w:author="PR Preview" w:date="2026-01-01T00:00:00Z">
        <w:r>
          <w:rPr>
            <w:b/>
            <w:bCs/>
          </w:rP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Suppose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60" w:author="PR Preview" w:date="2026-01-01T00:00:00Z">
        <w:r>
          <w:t xml:space="preserve">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square of a real number is never negative, so</w:t>
        </w:r>
      </w:ins>
      <w:ins w:id="6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6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5" w:author="PR Preview" w:date="2026-01-01T00:00:00Z">
        <w:r>
          <w:t xml:space="preserve">Also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67" w:author="PR Preview" w:date="2026-01-01T00:00:00Z">
        <w:r>
          <w:t xml:space="preserve">, so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69" w:author="PR Preview" w:date="2026-01-01T00:00:00Z">
        <w:r>
          <w:t xml:space="preserve">, and so</w:t>
        </w:r>
      </w:ins>
      <w:ins w:id="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same steps with</w:t>
        </w:r>
      </w:ins>
      <w:ins w:id="74" w:author="PR Preview" w:date="2026-01-01T00:00:00Z">
        <w:r>
          <w:t xml:space="preserve"> </w:t>
        </w:r>
      </w:ins>
      <m:oMath>
        <m: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</w:t>
        </w:r>
      </w:ins>
      <w:ins w:id="77" w:author="PR Preview" w:date="2026-01-01T00:00:00Z">
        <w:r>
          <w:t xml:space="preserve"> </w:t>
        </w:r>
      </w:ins>
      <m:oMath>
        <m:r>
          <m:t>y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swapped give</w:t>
        </w:r>
      </w:ins>
      <w:ins w:id="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81" w:author="PR Preview" w:date="2026-01-01T00:00:00Z">
        <w:r>
          <w:t xml:space="preserve">.</w:t>
        </w:r>
      </w:ins>
    </w:p>
    <w:bookmarkEnd w:id="14"/>
    <w:bookmarkStart w:id="15" w:name="thm-biconditional-split"/>
    <w:p>
      <w:pPr>
        <w:pStyle w:val="BodyText"/>
      </w:pPr>
      <w:ins w:id="82" w:author="PR Preview" w:date="2026-01-01T00:00:00Z">
        <w:r>
          <w:rPr>
            <w:b/>
            <w:bCs/>
          </w:rPr>
          <w:t xml:space="preserve">Theorem 1 (A biconditional is two conditionals)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propositions</w:t>
        </w:r>
      </w:ins>
      <w:ins w:id="85" w:author="PR Preview" w:date="2026-01-01T00:00:00Z">
        <w:r>
          <w:t xml:space="preserve"> </w:t>
        </w:r>
      </w:ins>
      <m:oMath>
        <m:r>
          <m:t>P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</w:t>
        </w:r>
      </w:ins>
      <w:ins w:id="88" w:author="PR Preview" w:date="2026-01-01T00:00:00Z">
        <w:r>
          <w:t xml:space="preserve"> </w:t>
        </w:r>
      </w:ins>
      <m:oMath>
        <m:r>
          <m:t>Q</m:t>
        </m:r>
      </m:oMath>
      <w:ins w:id="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ins w:id="90" w:author="PR Preview" w:date="2026-01-01T00:00:00Z">
        <w:r>
          <w:rPr>
            <w:i/>
            <w:iCs/>
          </w:rPr>
          <w:t xml:space="preserve">Proof</w:t>
        </w:r>
      </w:ins>
      <w:ins w:id="91" w:author="PR Preview" w:date="2026-01-01T00:00:00Z">
        <w:r>
          <w:t xml:space="preserve">. </w:t>
        </w:r>
      </w:ins>
      <w:ins w:id="92" w:author="PR Preview" w:date="2026-01-01T00:00:00Z">
        <w:r>
          <w:t xml:space="preserve">The fifth and last columns of this truth table (</w:t>
        </w:r>
      </w:ins>
      <w:hyperlink r:id="rId16">
        <w:ins w:id="93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94" w:author="PR Preview" w:date="2026-01-01T00:00:00Z">
        <w:r>
          <w:t xml:space="preserve">) match in every row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(</w:t>
        </w:r>
      </w:ins>
      <w:hyperlink r:id="rId12">
        <w:ins w:id="97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hyperlink r:id="rId17">
        <w:ins w:id="100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hyperlink r:id="rId18">
        <w:ins w:id="103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104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105" w:author="PR Preview" w:date="2026-01-01T00:00:00Z">
        <w:r>
          <w:t xml:space="preserve">So the two propositions are logically equivalent (</w:t>
        </w:r>
      </w:ins>
      <w:hyperlink r:id="rId19">
        <w:ins w:id="106" w:author="PR Preview" w:date="2026-01-01T00:00:00Z">
          <w:r>
            <w:rPr>
              <w:rStyle w:val="Hyperlink"/>
            </w:rPr>
            <w:t xml:space="preserve">Definition: Logical equivalence</w:t>
          </w:r>
        </w:ins>
      </w:hyperlink>
      <w:ins w:id="107" w:author="PR Preview" w:date="2026-01-01T00:00:00Z">
        <w:r>
          <w:t xml:space="preserve">).</w:t>
        </w:r>
      </w:ins>
    </w:p>
    <w:bookmarkStart w:id="22" w:name="exm-biconditional-split"/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Example 1 (Proving both directions)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Claim: let</w:t>
        </w:r>
      </w:ins>
      <w:ins w:id="111" w:author="PR Preview" w:date="2026-01-01T00:00:00Z">
        <w:r>
          <w:t xml:space="preserve"> </w:t>
        </w:r>
      </w:ins>
      <m:oMath>
        <m:r>
          <m:t>n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an integer.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Then</w:t>
        </w:r>
      </w:ins>
      <w:ins w:id="116" w:author="PR Preview" w:date="2026-01-01T00:00:00Z">
        <w:r>
          <w:t xml:space="preserve"> </w:t>
        </w:r>
      </w:ins>
      <m:oMath>
        <m:r>
          <m:t>n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even if and only if</w:t>
        </w:r>
      </w:ins>
      <w:ins w:id="1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 even.</w:t>
        </w:r>
      </w:ins>
    </w:p>
    <w:p>
      <w:pPr>
        <w:pStyle w:val="BodyText"/>
      </w:pPr>
      <w:ins w:id="122" w:author="PR Preview" w:date="2026-01-01T00:00:00Z">
        <w:r>
          <w:t xml:space="preserve">By</w:t>
        </w:r>
      </w:ins>
      <w:ins w:id="123" w:author="PR Preview" w:date="2026-01-01T00:00:00Z">
        <w:r>
          <w:t xml:space="preserve"> </w:t>
        </w:r>
      </w:ins>
      <w:hyperlink w:anchor="thm-biconditional-split">
        <w:ins w:id="12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5" w:author="PR Preview" w:date="2026-01-01T00:00:00Z">
        <w:r>
          <w:t xml:space="preserve">, it is enough to prove two conditionals.</w:t>
        </w:r>
      </w:ins>
    </w:p>
    <w:p>
      <w:pPr>
        <w:pStyle w:val="Compact"/>
        <w:numPr>
          <w:ilvl w:val="0"/>
          <w:numId w:val="1002"/>
        </w:numPr>
      </w:pPr>
      <w:ins w:id="126" w:author="PR Preview" w:date="2026-01-01T00:00:00Z">
        <w:r>
          <w:t xml:space="preserve">If</w:t>
        </w:r>
      </w:ins>
      <w:ins w:id="127" w:author="PR Preview" w:date="2026-01-01T00:00:00Z">
        <w:r>
          <w:t xml:space="preserve"> </w:t>
        </w:r>
      </w:ins>
      <m:oMath>
        <m:r>
          <m:t>n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 even, then</w:t>
        </w:r>
      </w:ins>
      <w:ins w:id="1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some integer</w:t>
        </w:r>
      </w:ins>
      <w:ins w:id="133" w:author="PR Preview" w:date="2026-01-01T00:00:00Z">
        <w:r>
          <w:t xml:space="preserve"> </w:t>
        </w:r>
      </w:ins>
      <m:oMath>
        <m:r>
          <m:t>k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(</w:t>
        </w:r>
      </w:ins>
      <w:hyperlink r:id="rId20">
        <w:ins w:id="136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137" w:author="PR Preview" w:date="2026-01-01T00:00:00Z">
        <w:r>
          <w:t xml:space="preserve">),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so</w:t>
        </w:r>
      </w:ins>
      <w:ins w:id="1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, and</w:t>
        </w:r>
      </w:ins>
      <w:ins w:id="1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an integer (</w:t>
        </w:r>
      </w:ins>
      <w:hyperlink r:id="rId21">
        <w:ins w:id="145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146" w:author="PR Preview" w:date="2026-01-01T00:00:00Z">
        <w:r>
          <w:t xml:space="preserve">).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So</w:t>
        </w:r>
      </w:ins>
      <w:ins w:id="1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02"/>
        </w:numPr>
      </w:pPr>
      <w:ins w:id="152" w:author="PR Preview" w:date="2026-01-01T00:00:00Z">
        <w:r>
          <w:t xml:space="preserve">If</w:t>
        </w:r>
      </w:ins>
      <w:ins w:id="1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even, then</w:t>
        </w:r>
      </w:ins>
      <w:ins w:id="15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for some integer</w:t>
        </w:r>
      </w:ins>
      <w:ins w:id="159" w:author="PR Preview" w:date="2026-01-01T00:00:00Z">
        <w:r>
          <w:t xml:space="preserve"> </w:t>
        </w:r>
      </w:ins>
      <m:oMath>
        <m:r>
          <m:t>m</m:t>
        </m:r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so</w:t>
        </w:r>
      </w:ins>
      <w:ins w:id="1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, and</w:t>
        </w:r>
      </w:ins>
      <w:ins w:id="16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1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an integer.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So</w:t>
        </w:r>
      </w:ins>
      <w:ins w:id="170" w:author="PR Preview" w:date="2026-01-01T00:00:00Z">
        <w:r>
          <w:t xml:space="preserve"> </w:t>
        </w:r>
      </w:ins>
      <m:oMath>
        <m:r>
          <m:t>n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even.</w:t>
        </w:r>
      </w:ins>
    </w:p>
    <w:bookmarkEnd w:id="22"/>
    <w:bookmarkStart w:id="26" w:name="rem-iff-template"/>
    <w:p>
      <w:pPr>
        <w:pStyle w:val="FirstParagraph"/>
      </w:pPr>
      <w:ins w:id="173" w:author="PR Preview" w:date="2026-01-01T00:00:00Z">
        <w:r>
          <w:rPr>
            <w:i/>
            <w:iCs/>
          </w:rPr>
          <w:t xml:space="preserve">Remark 1</w:t>
        </w:r>
      </w:ins>
      <w:ins w:id="174" w:author="PR Preview" w:date="2026-01-01T00:00:00Z">
        <w:r>
          <w:t xml:space="preserve"> (The shape of an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“if and only if”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proof). </w:t>
        </w:r>
      </w:ins>
      <w:ins w:id="179" w:author="PR Preview" w:date="2026-01-01T00:00:00Z">
        <w:r>
          <w:t xml:space="preserve">A proof of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“</w:t>
        </w:r>
      </w:ins>
      <m:oMath>
        <m:r>
          <m:t>P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if and only if</w:t>
        </w:r>
      </w:ins>
      <w:ins w:id="184" w:author="PR Preview" w:date="2026-01-01T00:00:00Z">
        <w:r>
          <w:t xml:space="preserve"> </w:t>
        </w:r>
      </w:ins>
      <m:oMath>
        <m:r>
          <m:t>Q</m:t>
        </m:r>
      </m:oMath>
      <w:ins w:id="185" w:author="PR Preview" w:date="2026-01-01T00:00:00Z">
        <w:r>
          <w:t xml:space="preserve">”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has two parts:</w:t>
        </w:r>
      </w:ins>
    </w:p>
    <w:p>
      <w:pPr>
        <w:pStyle w:val="BlockText"/>
      </w:pPr>
      <w:ins w:id="188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189" w:author="PR Preview" w:date="2026-01-01T00:00:00Z">
        <w:r>
          <w:t xml:space="preserve">) Suppose</w:t>
        </w:r>
      </w:ins>
      <w:ins w:id="190" w:author="PR Preview" w:date="2026-01-01T00:00:00Z">
        <w:r>
          <w:t xml:space="preserve"> </w:t>
        </w:r>
      </w:ins>
      <m:oMath>
        <m:r>
          <m:t>P</m:t>
        </m:r>
      </m:oMath>
      <w:ins w:id="191" w:author="PR Preview" w:date="2026-01-01T00:00:00Z">
        <w:r>
          <w:t xml:space="preserve">.</w:t>
        </w:r>
      </w:ins>
      <w:ins w:id="192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93" w:author="PR Preview" w:date="2026-01-01T00:00:00Z">
        <w:r>
          <w:br/>
        </w:r>
      </w:ins>
      <w:ins w:id="194" w:author="PR Preview" w:date="2026-01-01T00:00:00Z">
        <w:r>
          <w:t xml:space="preserve">Therefore</w:t>
        </w:r>
      </w:ins>
      <w:ins w:id="195" w:author="PR Preview" w:date="2026-01-01T00:00:00Z">
        <w:r>
          <w:t xml:space="preserve"> </w:t>
        </w:r>
      </w:ins>
      <m:oMath>
        <m:r>
          <m:t>Q</m:t>
        </m:r>
      </m:oMath>
      <w:ins w:id="196" w:author="PR Preview" w:date="2026-01-01T00:00:00Z">
        <w:r>
          <w:t xml:space="preserve">.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br/>
        </w:r>
      </w:ins>
      <w:ins w:id="199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200" w:author="PR Preview" w:date="2026-01-01T00:00:00Z">
        <w:r>
          <w:t xml:space="preserve">) Suppose</w:t>
        </w:r>
      </w:ins>
      <w:ins w:id="201" w:author="PR Preview" w:date="2026-01-01T00:00:00Z">
        <w:r>
          <w:t xml:space="preserve"> </w:t>
        </w:r>
      </w:ins>
      <m:oMath>
        <m:r>
          <m:t>Q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204" w:author="PR Preview" w:date="2026-01-01T00:00:00Z">
        <w:r>
          <w:br/>
        </w:r>
      </w:ins>
      <w:ins w:id="205" w:author="PR Preview" w:date="2026-01-01T00:00:00Z">
        <w:r>
          <w:t xml:space="preserve">Therefore</w:t>
        </w:r>
      </w:ins>
      <w:ins w:id="206" w:author="PR Preview" w:date="2026-01-01T00:00:00Z">
        <w:r>
          <w:t xml:space="preserve"> </w:t>
        </w:r>
      </w:ins>
      <m:oMath>
        <m:r>
          <m:t>P</m:t>
        </m:r>
      </m:oMath>
      <w:ins w:id="207" w:author="PR Preview" w:date="2026-01-01T00:00:00Z">
        <w:r>
          <w:t xml:space="preserve">.</w:t>
        </w:r>
      </w:ins>
    </w:p>
    <w:p>
      <w:pPr>
        <w:pStyle w:val="FirstParagraph"/>
      </w:pPr>
      <w:ins w:id="208" w:author="PR Preview" w:date="2026-01-01T00:00:00Z">
        <w:r>
          <w:t xml:space="preserve">Each part is a proof of a conditional,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so each can be a direct proof (</w:t>
        </w:r>
      </w:ins>
      <w:hyperlink r:id="rId23">
        <w:ins w:id="211" w:author="PR Preview" w:date="2026-01-01T00:00:00Z">
          <w:r>
            <w:rPr>
              <w:rStyle w:val="Hyperlink"/>
            </w:rPr>
            <w:t xml:space="preserve">Definition: Direct proof</w:t>
          </w:r>
        </w:ins>
      </w:hyperlink>
      <w:ins w:id="212" w:author="PR Preview" w:date="2026-01-01T00:00:00Z">
        <w:r>
          <w:t xml:space="preserve">),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 proof by contrapositive (</w:t>
        </w:r>
      </w:ins>
      <w:hyperlink r:id="rId24">
        <w:ins w:id="215" w:author="PR Preview" w:date="2026-01-01T00:00:00Z">
          <w:r>
            <w:rPr>
              <w:rStyle w:val="Hyperlink"/>
            </w:rPr>
            <w:t xml:space="preserve">Definition: Proof by contrapositive</w:t>
          </w:r>
        </w:ins>
      </w:hyperlink>
      <w:ins w:id="216" w:author="PR Preview" w:date="2026-01-01T00:00:00Z">
        <w:r>
          <w:t xml:space="preserve">),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or a proof by contradiction (</w:t>
        </w:r>
      </w:ins>
      <w:hyperlink r:id="rId25">
        <w:ins w:id="219" w:author="PR Preview" w:date="2026-01-01T00:00:00Z">
          <w:r>
            <w:rPr>
              <w:rStyle w:val="Hyperlink"/>
            </w:rPr>
            <w:t xml:space="preserve">Definition: Proof by contradiction</w:t>
          </w:r>
        </w:ins>
      </w:hyperlink>
      <w:ins w:id="220" w:author="PR Preview" w:date="2026-01-01T00:00:00Z">
        <w:r>
          <w:t xml:space="preserve">),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 the two parts need not use the same method.</w:t>
        </w:r>
      </w:ins>
    </w:p>
    <w:bookmarkEnd w:id="26"/>
    <w:bookmarkStart w:id="27" w:name="thm-equivalent-cycle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Theorem 2 (A cycle of conditionals)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Let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be propositions.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If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…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are all true,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then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all have the same truth value.</w:t>
        </w:r>
      </w:ins>
    </w:p>
    <w:bookmarkEnd w:id="27"/>
    <w:p>
      <w:pPr>
        <w:pStyle w:val="BodyText"/>
      </w:pPr>
      <w:ins w:id="248" w:author="PR Preview" w:date="2026-01-01T00:00:00Z">
        <w:r>
          <w:rPr>
            <w:i/>
            <w:iCs/>
          </w:rPr>
          <w:t xml:space="preserve">Proof</w:t>
        </w:r>
      </w:ins>
      <w:ins w:id="249" w:author="PR Preview" w:date="2026-01-01T00:00:00Z">
        <w:r>
          <w:t xml:space="preserve">. </w:t>
        </w:r>
      </w:ins>
      <w:ins w:id="250" w:author="PR Preview" w:date="2026-01-01T00:00:00Z">
        <w:r>
          <w:t xml:space="preserve">Suppose one of the propositions,</w:t>
        </w:r>
      </w:ins>
      <w:ins w:id="25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</m:oMath>
      <w:ins w:id="252" w:author="PR Preview" w:date="2026-01-01T00:00:00Z">
        <w:r>
          <w:t xml:space="preserve">, is true.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By modus ponens (</w:t>
        </w:r>
      </w:ins>
      <w:hyperlink r:id="rId28">
        <w:ins w:id="255" w:author="PR Preview" w:date="2026-01-01T00:00:00Z">
          <w:r>
            <w:rPr>
              <w:rStyle w:val="Hyperlink"/>
            </w:rPr>
            <w:t xml:space="preserve">Theorem: Common rules of inference</w:t>
          </w:r>
        </w:ins>
      </w:hyperlink>
      <w:ins w:id="256" w:author="PR Preview" w:date="2026-01-01T00:00:00Z">
        <w:r>
          <w:t xml:space="preserve">),</w:t>
        </w:r>
      </w:ins>
      <w:ins w:id="25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makes</w:t>
        </w:r>
      </w:ins>
      <w:ins w:id="26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true,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then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makes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true,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so on around the cycle,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with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leading from</w:t>
        </w:r>
      </w:ins>
      <w:ins w:id="27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back to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until every proposition in the list is true.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So either all of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are true,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or none of them is true, and then all of them are false.</w:t>
        </w:r>
      </w:ins>
    </w:p>
    <w:bookmarkStart w:id="30" w:name="exm-equivalent-cycle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2 (Three ways to say</w:t>
        </w:r>
      </w:ins>
      <w:ins w:id="293" w:author="PR Preview" w:date="2026-01-01T00:00:00Z">
        <w:r>
          <w:rPr>
            <w:b/>
            <w:bCs/>
          </w:rP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“odd”</w:t>
        </w:r>
      </w:ins>
      <w:ins w:id="295" w:author="PR Preview" w:date="2026-01-01T00:00:00Z">
        <w:r>
          <w:rPr>
            <w:b/>
            <w:bCs/>
          </w:rPr>
          <w:t xml:space="preserve">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Let</w:t>
        </w:r>
      </w:ins>
      <w:ins w:id="298" w:author="PR Preview" w:date="2026-01-01T00:00:00Z">
        <w:r>
          <w:t xml:space="preserve"> </w:t>
        </w:r>
      </w:ins>
      <m:oMath>
        <m:r>
          <m:t>n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be an integer, and consider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ins w:id="301" w:author="PR Preview" w:date="2026-01-01T00:00:00Z">
        <w:r>
          <w:t xml:space="preserve">:</w:t>
        </w:r>
      </w:ins>
      <w:ins w:id="302" w:author="PR Preview" w:date="2026-01-01T00:00:00Z">
        <w:r>
          <w:t xml:space="preserve"> </w:t>
        </w:r>
      </w:ins>
      <m:oMath>
        <m:r>
          <m:t>n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odd;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ins w:id="305" w:author="PR Preview" w:date="2026-01-01T00:00:00Z">
        <w:r>
          <w:t xml:space="preserve">:</w:t>
        </w:r>
      </w:ins>
      <w:ins w:id="3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 even;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ins w:id="309" w:author="PR Preview" w:date="2026-01-01T00:00:00Z">
        <w:r>
          <w:t xml:space="preserve">:</w:t>
        </w:r>
      </w:ins>
      <w:ins w:id="3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 even.</w:t>
        </w:r>
      </w:ins>
    </w:p>
    <w:p>
      <w:pPr>
        <w:pStyle w:val="FirstParagraph"/>
      </w:pPr>
      <w:ins w:id="313" w:author="PR Preview" w:date="2026-01-01T00:00:00Z">
        <w:r>
          <w:t xml:space="preserve">By</w:t>
        </w:r>
      </w:ins>
      <w:ins w:id="314" w:author="PR Preview" w:date="2026-01-01T00:00:00Z">
        <w:r>
          <w:t xml:space="preserve"> </w:t>
        </w:r>
      </w:ins>
      <w:hyperlink w:anchor="thm-equivalent-cycle">
        <w:ins w:id="31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16" w:author="PR Preview" w:date="2026-01-01T00:00:00Z">
        <w:r>
          <w:t xml:space="preserve">, three conditionals show that all three have the same truth value.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ins w:id="317" w:author="PR Preview" w:date="2026-01-01T00:00:00Z">
        <w:r>
          <w:t xml:space="preserve">: if</w:t>
        </w:r>
      </w:ins>
      <w:ins w:id="3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(</w:t>
        </w:r>
      </w:ins>
      <w:hyperlink r:id="rId29">
        <w:ins w:id="321" w:author="PR Preview" w:date="2026-01-01T00:00:00Z">
          <w:r>
            <w:rPr>
              <w:rStyle w:val="Hyperlink"/>
            </w:rPr>
            <w:t xml:space="preserve">Definition: Odd integer</w:t>
          </w:r>
        </w:ins>
      </w:hyperlink>
      <w:ins w:id="322" w:author="PR Preview" w:date="2026-01-01T00:00:00Z">
        <w:r>
          <w:t xml:space="preserve">), then</w:t>
        </w:r>
      </w:ins>
      <w:ins w:id="3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ins w:id="325" w:author="PR Preview" w:date="2026-01-01T00:00:00Z">
        <w:r>
          <w:t xml:space="preserve">: if</w:t>
        </w:r>
      </w:ins>
      <w:ins w:id="3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ins w:id="327" w:author="PR Preview" w:date="2026-01-01T00:00:00Z">
        <w:r>
          <w:t xml:space="preserve">, then</w:t>
        </w:r>
      </w:ins>
      <w:ins w:id="3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ins w:id="330" w:author="PR Preview" w:date="2026-01-01T00:00:00Z">
        <w:r>
          <w:t xml:space="preserve">: if</w:t>
        </w:r>
      </w:ins>
      <w:ins w:id="3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332" w:author="PR Preview" w:date="2026-01-01T00:00:00Z">
        <w:r>
          <w:t xml:space="preserve">, then</w:t>
        </w:r>
      </w:ins>
      <w:ins w:id="3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334" w:author="PR Preview" w:date="2026-01-01T00:00:00Z">
        <w:r>
          <w:t xml:space="preserve">.</w:t>
        </w:r>
      </w:ins>
    </w:p>
    <w:p>
      <w:pPr>
        <w:pStyle w:val="FirstParagraph"/>
      </w:pPr>
      <w:ins w:id="335" w:author="PR Preview" w:date="2026-01-01T00:00:00Z">
        <w:r>
          <w:t xml:space="preserve">In each step the new multiplier,</w:t>
        </w:r>
      </w:ins>
      <w:ins w:id="33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1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or</w:t>
        </w:r>
      </w:ins>
      <w:ins w:id="341" w:author="PR Preview" w:date="2026-01-01T00:00:00Z">
        <w:r>
          <w:t xml:space="preserve"> </w:t>
        </w:r>
      </w:ins>
      <m:oMath>
        <m:r>
          <m:t>j</m:t>
        </m:r>
      </m:oMath>
      <w:ins w:id="342" w:author="PR Preview" w:date="2026-01-01T00:00:00Z">
        <w:r>
          <w:t xml:space="preserve">, is an integer (</w:t>
        </w:r>
      </w:ins>
      <w:hyperlink r:id="rId21">
        <w:ins w:id="343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344" w:author="PR Preview" w:date="2026-01-01T00:00:00Z">
        <w:r>
          <w:t xml:space="preserve">).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Proving all six conditionals between pairs would have taken twice as many steps.</w:t>
        </w:r>
      </w:ins>
    </w:p>
    <w:bookmarkEnd w:id="30"/>
    <w:bookmarkEnd w:id="31"/>
    <w:bookmarkStart w:id="43" w:name="sec-existence-proofs"/>
    <w:p>
      <w:pPr>
        <w:pStyle w:val="Heading1"/>
      </w:pPr>
      <w:ins w:id="347" w:author="PR Preview" w:date="2026-01-01T00:00:00Z">
        <w:r>
          <w:t xml:space="preserve">2. Proving existence</w:t>
        </w:r>
      </w:ins>
    </w:p>
    <w:bookmarkStart w:id="32" w:name="exr-five-three"/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Exercise 2 (A solution in integers)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Show that there are integers</w:t>
        </w:r>
      </w:ins>
      <w:ins w:id="351" w:author="PR Preview" w:date="2026-01-01T00:00:00Z">
        <w:r>
          <w:t xml:space="preserve"> </w:t>
        </w:r>
      </w:ins>
      <m:oMath>
        <m:r>
          <m:t>x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and</w:t>
        </w:r>
      </w:ins>
      <w:ins w:id="354" w:author="PR Preview" w:date="2026-01-01T00:00:00Z">
        <w:r>
          <w:t xml:space="preserve"> </w:t>
        </w:r>
      </w:ins>
      <m:oMath>
        <m:r>
          <m:t>y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with</w:t>
        </w:r>
      </w:ins>
      <w:ins w:id="357" w:author="PR Preview" w:date="2026-01-01T00:00:00Z">
        <w:r>
          <w:t xml:space="preserve"> </w:t>
        </w:r>
      </w:ins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ins w:id="358" w:author="PR Preview" w:date="2026-01-01T00:00:00Z">
        <w:r>
          <w:t xml:space="preserve">.</w:t>
        </w:r>
      </w:ins>
    </w:p>
    <w:bookmarkEnd w:id="32"/>
    <w:bookmarkStart w:id="34" w:name="sol-five-three"/>
    <w:p>
      <w:pPr>
        <w:pStyle w:val="BodyText"/>
      </w:pPr>
      <w:ins w:id="359" w:author="PR Preview" w:date="2026-01-01T00:00:00Z">
        <w:r>
          <w:rPr>
            <w:i/>
            <w:iCs/>
          </w:rPr>
          <w:t xml:space="preserve">Solution 2</w:t>
        </w:r>
      </w:ins>
      <w:ins w:id="360" w:author="PR Preview" w:date="2026-01-01T00:00:00Z">
        <w:r>
          <w:t xml:space="preserve">. </w:t>
        </w:r>
      </w:ins>
      <w:ins w:id="361" w:author="PR Preview" w:date="2026-01-01T00:00:00Z">
        <w:r>
          <w:t xml:space="preserve">Take</w:t>
        </w:r>
      </w:ins>
      <w:ins w:id="3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and</w:t>
        </w:r>
      </w:ins>
      <w:ins w:id="36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Then</w:t>
        </w:r>
      </w:ins>
      <w:ins w:id="369" w:author="PR Preview" w:date="2026-01-01T00:00:00Z">
        <w:r>
          <w:t xml:space="preserve"> </w:t>
        </w:r>
      </w:ins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ins w:id="370" w:author="PR Preview" w:date="2026-01-01T00:00:00Z">
        <w:r>
          <w:t xml:space="preserve">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So integers with</w:t>
        </w:r>
      </w:ins>
      <w:ins w:id="373" w:author="PR Preview" w:date="2026-01-01T00:00:00Z">
        <w:r>
          <w:t xml:space="preserve"> </w:t>
        </w:r>
      </w:ins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exist (</w:t>
        </w:r>
      </w:ins>
      <w:hyperlink r:id="rId33">
        <w:ins w:id="376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377" w:author="PR Preview" w:date="2026-01-01T00:00:00Z">
        <w:r>
          <w:t xml:space="preserve">).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Other pairs work too, such as</w:t>
        </w:r>
      </w:ins>
      <w:ins w:id="3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</w:t>
        </w:r>
      </w:ins>
      <w:ins w:id="38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384" w:author="PR Preview" w:date="2026-01-01T00:00:00Z">
        <w:r>
          <w:t xml:space="preserve">.</w:t>
        </w:r>
      </w:ins>
    </w:p>
    <w:bookmarkEnd w:id="34"/>
    <w:bookmarkStart w:id="35" w:name="def-constructive-proof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1 (Constructive proof)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b/>
            <w:bCs/>
          </w:rPr>
          <w:t xml:space="preserve">constructive proof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 a proposition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(</w:t>
        </w:r>
      </w:ins>
      <w:hyperlink r:id="rId33">
        <w:ins w:id="395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396" w:author="PR Preview" w:date="2026-01-01T00:00:00Z">
        <w:r>
          <w:t xml:space="preserve">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names a particular element of</w:t>
        </w:r>
      </w:ins>
      <w:ins w:id="399" w:author="PR Preview" w:date="2026-01-01T00:00:00Z">
        <w:r>
          <w:t xml:space="preserve"> </w:t>
        </w:r>
      </w:ins>
      <m:oMath>
        <m:r>
          <m:t>S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and shows that</w:t>
        </w:r>
      </w:ins>
      <w:ins w:id="402" w:author="PR Preview" w:date="2026-01-01T00:00:00Z">
        <w:r>
          <w:t xml:space="preserve"> </w:t>
        </w:r>
      </w:ins>
      <m:oMath>
        <m:r>
          <m:t>P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true of it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(Wikipedia contributors 2026)</w:t>
        </w:r>
      </w:ins>
      <w:ins w:id="407" w:author="PR Preview" w:date="2026-01-01T00:00:00Z">
        <w:r>
          <w:t xml:space="preserve">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 proposition with several existential quantifiers,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such as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“there are integers</w:t>
        </w:r>
      </w:ins>
      <w:ins w:id="414" w:author="PR Preview" w:date="2026-01-01T00:00:00Z">
        <w:r>
          <w:t xml:space="preserve"> </w:t>
        </w:r>
      </w:ins>
      <m:oMath>
        <m:r>
          <m:t>m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and</w:t>
        </w:r>
      </w:ins>
      <w:ins w:id="417" w:author="PR Preview" w:date="2026-01-01T00:00:00Z">
        <w:r>
          <w:t xml:space="preserve"> </w:t>
        </w:r>
      </w:ins>
      <m:oMath>
        <m:r>
          <m:t>n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with</w:t>
        </w:r>
      </w:ins>
      <w:ins w:id="4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421" w:author="PR Preview" w:date="2026-01-01T00:00:00Z">
        <w:r>
          <w:t xml:space="preserve">”</w:t>
        </w:r>
      </w:ins>
      <w:ins w:id="422" w:author="PR Preview" w:date="2026-01-01T00:00:00Z">
        <w:r>
          <w:t xml:space="preserve">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gets a constructive proof that names one element for each quantifier.</w:t>
        </w:r>
      </w:ins>
    </w:p>
    <w:bookmarkEnd w:id="35"/>
    <w:bookmarkStart w:id="36" w:name="exm-constructive-proof"/>
    <w:p>
      <w:pPr>
        <w:pStyle w:val="BodyText"/>
      </w:pPr>
      <w:ins w:id="425" w:author="PR Preview" w:date="2026-01-01T00:00:00Z">
        <w:r>
          <w:rPr>
            <w:b/>
            <w:bCs/>
          </w:rPr>
          <w:t xml:space="preserve">Example 3 (Half of a positive number)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Claim: for every positive real number</w:t>
        </w:r>
      </w:ins>
      <w:ins w:id="428" w:author="PR Preview" w:date="2026-01-01T00:00:00Z">
        <w:r>
          <w:t xml:space="preserve"> </w:t>
        </w:r>
      </w:ins>
      <m:oMath>
        <m:r>
          <m:t>x</m:t>
        </m:r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there is a positive real number</w:t>
        </w:r>
      </w:ins>
      <w:ins w:id="432" w:author="PR Preview" w:date="2026-01-01T00:00:00Z">
        <w:r>
          <w:t xml:space="preserve"> </w:t>
        </w:r>
      </w:ins>
      <m:oMath>
        <m:r>
          <m:t>y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with</w:t>
        </w:r>
      </w:ins>
      <w:ins w:id="43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x</m:t>
        </m:r>
      </m:oMath>
      <w:ins w:id="436" w:author="PR Preview" w:date="2026-01-01T00:00:00Z">
        <w:r>
          <w:t xml:space="preserve">.</w:t>
        </w:r>
      </w:ins>
    </w:p>
    <w:p>
      <w:pPr>
        <w:pStyle w:val="BodyText"/>
      </w:pPr>
      <w:ins w:id="437" w:author="PR Preview" w:date="2026-01-01T00:00:00Z">
        <w:r>
          <w:t xml:space="preserve">Let</w:t>
        </w:r>
      </w:ins>
      <w:ins w:id="438" w:author="PR Preview" w:date="2026-01-01T00:00:00Z">
        <w:r>
          <w:t xml:space="preserve"> </w:t>
        </w:r>
      </w:ins>
      <m:oMath>
        <m:r>
          <m:t>x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be a positive real number.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We give a constructive proof of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“there is a positive real number</w:t>
        </w:r>
      </w:ins>
      <w:ins w:id="445" w:author="PR Preview" w:date="2026-01-01T00:00:00Z">
        <w:r>
          <w:t xml:space="preserve"> </w:t>
        </w:r>
      </w:ins>
      <m:oMath>
        <m:r>
          <m:t>y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with</w:t>
        </w:r>
      </w:ins>
      <w:ins w:id="44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x</m:t>
        </m:r>
      </m:oMath>
      <w:ins w:id="449" w:author="PR Preview" w:date="2026-01-01T00:00:00Z">
        <w:r>
          <w:t xml:space="preserve">”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for this</w:t>
        </w:r>
      </w:ins>
      <w:ins w:id="452" w:author="PR Preview" w:date="2026-01-01T00:00:00Z">
        <w:r>
          <w:t xml:space="preserve"> </w:t>
        </w:r>
      </w:ins>
      <m:oMath>
        <m:r>
          <m:t>x</m:t>
        </m:r>
      </m:oMath>
      <w:ins w:id="453" w:author="PR Preview" w:date="2026-01-01T00:00:00Z">
        <w:r>
          <w:t xml:space="preserve">: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take</w:t>
        </w:r>
      </w:ins>
      <w:ins w:id="45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Then</w:t>
        </w:r>
      </w:ins>
      <w:ins w:id="4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&gt;</m:t>
        </m:r>
        <m:r>
          <m:t>0</m:t>
        </m:r>
      </m:oMath>
      <w:ins w:id="461" w:author="PR Preview" w:date="2026-01-01T00:00:00Z">
        <w:r>
          <w:t xml:space="preserve">, because</w:t>
        </w:r>
      </w:ins>
      <w:ins w:id="4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463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64" w:author="PR Preview" w:date="2026-01-01T00:00:00Z">
        <w:r>
          <w:t xml:space="preserve">so</w:t>
        </w:r>
      </w:ins>
      <w:ins w:id="46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x</m:t>
        </m:r>
      </m:oMath>
      <w:ins w:id="466" w:author="PR Preview" w:date="2026-01-01T00:00:00Z">
        <w:r>
          <w:t xml:space="preserve">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The element named,</w:t>
        </w:r>
      </w:ins>
      <w:ins w:id="4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ins w:id="470" w:author="PR Preview" w:date="2026-01-01T00:00:00Z">
        <w:r>
          <w:t xml:space="preserve">, depends on</w:t>
        </w:r>
      </w:ins>
      <w:ins w:id="471" w:author="PR Preview" w:date="2026-01-01T00:00:00Z">
        <w:r>
          <w:t xml:space="preserve"> </w:t>
        </w:r>
      </w:ins>
      <m:oMath>
        <m:r>
          <m:t>x</m:t>
        </m:r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which a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“for every</w:t>
        </w:r>
      </w:ins>
      <w:ins w:id="477" w:author="PR Preview" w:date="2026-01-01T00:00:00Z">
        <w:r>
          <w:t xml:space="preserve"> </w:t>
        </w:r>
      </w:ins>
      <m:oMath>
        <m:r>
          <m:t>x</m:t>
        </m:r>
      </m:oMath>
      <w:ins w:id="478" w:author="PR Preview" w:date="2026-01-01T00:00:00Z">
        <w:r>
          <w:t xml:space="preserve">, there is a</w:t>
        </w:r>
      </w:ins>
      <w:ins w:id="479" w:author="PR Preview" w:date="2026-01-01T00:00:00Z">
        <w:r>
          <w:t xml:space="preserve"> </w:t>
        </w:r>
      </w:ins>
      <m:oMath>
        <m:r>
          <m:t>y</m:t>
        </m:r>
      </m:oMath>
      <w:ins w:id="480" w:author="PR Preview" w:date="2026-01-01T00:00:00Z">
        <w:r>
          <w:t xml:space="preserve">”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statement allows.</w:t>
        </w:r>
      </w:ins>
    </w:p>
    <w:p>
      <w:pPr>
        <w:pStyle w:val="BodyText"/>
      </w:pPr>
      <w:ins w:id="483" w:author="PR Preview" w:date="2026-01-01T00:00:00Z">
        <w:r>
          <w:t xml:space="preserve">The solution to</w:t>
        </w:r>
      </w:ins>
      <w:ins w:id="484" w:author="PR Preview" w:date="2026-01-01T00:00:00Z">
        <w:r>
          <w:t xml:space="preserve"> </w:t>
        </w:r>
      </w:ins>
      <w:hyperlink w:anchor="exr-five-three">
        <w:ins w:id="48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is also a constructive proof: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it names the integers</w:t>
        </w:r>
      </w:ins>
      <w:ins w:id="490" w:author="PR Preview" w:date="2026-01-01T00:00:00Z">
        <w:r>
          <w:t xml:space="preserve"> </w:t>
        </w:r>
      </w:ins>
      <m:oMath>
        <m:r>
          <m:t>2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494" w:author="PR Preview" w:date="2026-01-01T00:00:00Z">
        <w:r>
          <w:t xml:space="preserve">.</w:t>
        </w:r>
      </w:ins>
    </w:p>
    <w:bookmarkEnd w:id="36"/>
    <w:bookmarkStart w:id="37" w:name="def-nonconstructive-proof"/>
    <w:p>
      <w:pPr>
        <w:pStyle w:val="BodyText"/>
      </w:pPr>
      <w:ins w:id="495" w:author="PR Preview" w:date="2026-01-01T00:00:00Z">
        <w:r>
          <w:rPr>
            <w:b/>
            <w:bCs/>
          </w:rPr>
          <w:t xml:space="preserve">Definition 2 (Non-constructive proof)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non-constructive proof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of a proposition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shows that it is true without naming any element</w:t>
        </w:r>
      </w:ins>
      <w:ins w:id="505" w:author="PR Preview" w:date="2026-01-01T00:00:00Z">
        <w:r>
          <w:t xml:space="preserve"> </w:t>
        </w:r>
      </w:ins>
      <m:oMath>
        <m:r>
          <m:t>x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of</w:t>
        </w:r>
      </w:ins>
      <w:ins w:id="508" w:author="PR Preview" w:date="2026-01-01T00:00:00Z">
        <w:r>
          <w:t xml:space="preserve"> </w:t>
        </w:r>
      </w:ins>
      <m:oMath>
        <m:r>
          <m:t>S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for which</w:t>
        </w:r>
      </w:ins>
      <w:ins w:id="5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true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(Wikipedia contributors 2026)</w:t>
        </w:r>
      </w:ins>
      <w:ins w:id="516" w:author="PR Preview" w:date="2026-01-01T00:00:00Z">
        <w:r>
          <w:t xml:space="preserve">.</w:t>
        </w:r>
      </w:ins>
    </w:p>
    <w:bookmarkEnd w:id="37"/>
    <w:bookmarkStart w:id="42" w:name="exm-nonconstructive-proof"/>
    <w:p>
      <w:pPr>
        <w:pStyle w:val="BodyText"/>
      </w:pPr>
      <w:ins w:id="517" w:author="PR Preview" w:date="2026-01-01T00:00:00Z">
        <w:r>
          <w:rPr>
            <w:b/>
            <w:bCs/>
          </w:rPr>
          <w:t xml:space="preserve">Example 4 (An irrational power of an irrational number)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Claim: there are irrational numbers</w:t>
        </w:r>
      </w:ins>
      <w:ins w:id="520" w:author="PR Preview" w:date="2026-01-01T00:00:00Z">
        <w:r>
          <w:t xml:space="preserve"> </w:t>
        </w:r>
      </w:ins>
      <m:oMath>
        <m:r>
          <m:t>x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y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r:id="rId38">
        <w:ins w:id="526" w:author="PR Preview" w:date="2026-01-01T00:00:00Z">
          <w:r>
            <w:rPr>
              <w:rStyle w:val="Hyperlink"/>
            </w:rPr>
            <w:t xml:space="preserve">Definition: Irrational numbers</w:t>
          </w:r>
        </w:ins>
      </w:hyperlink>
      <w:ins w:id="527" w:author="PR Preview" w:date="2026-01-01T00:00:00Z">
        <w:r>
          <w:t xml:space="preserve">) for which</w:t>
        </w:r>
      </w:ins>
      <w:ins w:id="52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y</m:t>
            </m:r>
          </m:sup>
        </m:sSup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is rational (</w:t>
        </w:r>
      </w:ins>
      <w:hyperlink r:id="rId39">
        <w:ins w:id="531" w:author="PR Preview" w:date="2026-01-01T00:00:00Z">
          <w:r>
            <w:rPr>
              <w:rStyle w:val="Hyperlink"/>
            </w:rPr>
            <w:t xml:space="preserve">Definition: Rational numbers</w:t>
          </w:r>
        </w:ins>
      </w:hyperlink>
      <w:ins w:id="532" w:author="PR Preview" w:date="2026-01-01T00:00:00Z">
        <w:r>
          <w:t xml:space="preserve">).</w:t>
        </w:r>
      </w:ins>
    </w:p>
    <w:p>
      <w:pPr>
        <w:pStyle w:val="BodyText"/>
      </w:pPr>
      <w:ins w:id="533" w:author="PR Preview" w:date="2026-01-01T00:00:00Z">
        <w:r>
          <w:t xml:space="preserve">The number</w:t>
        </w:r>
      </w:ins>
      <w:ins w:id="53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is irrational (</w:t>
        </w:r>
      </w:ins>
      <w:hyperlink r:id="rId40">
        <w:ins w:id="537" w:author="PR Preview" w:date="2026-01-01T00:00:00Z">
          <w:r>
            <w:rPr>
              <w:rStyle w:val="Hyperlink"/>
            </w:rPr>
            <w:t xml:space="preserve">Theorem:</w:t>
          </w:r>
        </w:ins>
        <w:ins w:id="538" w:author="PR Preview" w:date="2026-01-01T00:00:00Z">
          <w:r>
            <w:rPr>
              <w:rStyle w:val="Hyperlink"/>
            </w:rPr>
            <w:t xml:space="preserve"> </w:t>
          </w:r>
        </w:ins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ins w:id="539" w:author="PR Preview" w:date="2026-01-01T00:00:00Z">
          <w:r>
            <w:rPr>
              <w:rStyle w:val="Hyperlink"/>
            </w:rPr>
            <w:t xml:space="preserve"> </w:t>
          </w:r>
        </w:ins>
        <w:ins w:id="540" w:author="PR Preview" w:date="2026-01-01T00:00:00Z">
          <w:r>
            <w:rPr>
              <w:rStyle w:val="Hyperlink"/>
            </w:rPr>
            <w:t xml:space="preserve">is irrational</w:t>
          </w:r>
        </w:ins>
      </w:hyperlink>
      <w:ins w:id="541" w:author="PR Preview" w:date="2026-01-01T00:00:00Z">
        <w:r>
          <w:t xml:space="preserve">).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Consider</w:t>
        </w:r>
      </w:ins>
      <w:ins w:id="544" w:author="PR Preview" w:date="2026-01-01T00:00:00Z">
        <w:r>
          <w:t xml:space="preserve"> </w:t>
        </w:r>
      </w:ins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45" w:author="PR Preview" w:date="2026-01-01T00:00:00Z">
        <w:r>
          <w:t xml:space="preserve">, and take two cases (</w:t>
        </w:r>
      </w:ins>
      <w:hyperlink r:id="rId41">
        <w:ins w:id="546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547" w:author="PR Preview" w:date="2026-01-01T00:00:00Z">
        <w:r>
          <w:t xml:space="preserve">).</w:t>
        </w:r>
      </w:ins>
    </w:p>
    <w:p>
      <w:pPr>
        <w:pStyle w:val="BodyText"/>
      </w:pPr>
      <w:ins w:id="548" w:author="PR Preview" w:date="2026-01-01T00:00:00Z">
        <w:r>
          <w:rPr>
            <w:b/>
            <w:bCs/>
          </w:rPr>
          <w:t xml:space="preserve">Case 1:</w:t>
        </w:r>
      </w:ins>
      <w:ins w:id="54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50" w:author="PR Preview" w:date="2026-01-01T00:00:00Z">
        <w:r>
          <w:rPr>
            <w:b/>
            <w:bCs/>
          </w:rP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is rational.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Then</w:t>
        </w:r>
      </w:ins>
      <w:ins w:id="5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and</w:t>
        </w:r>
      </w:ins>
      <w:ins w:id="55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work.</w:t>
        </w:r>
      </w:ins>
    </w:p>
    <w:p>
      <w:pPr>
        <w:pStyle w:val="BodyText"/>
      </w:pPr>
      <w:ins w:id="560" w:author="PR Preview" w:date="2026-01-01T00:00:00Z">
        <w:r>
          <w:rPr>
            <w:b/>
            <w:bCs/>
          </w:rPr>
          <w:t xml:space="preserve">Case 2:</w:t>
        </w:r>
      </w:ins>
      <w:ins w:id="56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62" w:author="PR Preview" w:date="2026-01-01T00:00:00Z">
        <w:r>
          <w:rPr>
            <w:b/>
            <w:bCs/>
          </w:rPr>
          <w:t xml:space="preserve"> </w:t>
        </w:r>
      </w:ins>
      <w:ins w:id="563" w:author="PR Preview" w:date="2026-01-01T00:00:00Z">
        <w:r>
          <w:rPr>
            <w:b/>
            <w:bCs/>
          </w:rPr>
          <w:t xml:space="preserve">is irrational.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Then take</w:t>
        </w:r>
      </w:ins>
      <w:ins w:id="5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and</w:t>
        </w:r>
      </w:ins>
      <w:ins w:id="56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570" w:author="PR Preview" w:date="2026-01-01T00:00:00Z">
        <w:r>
          <w:t xml:space="preserve">, both irrational,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1" w:author="PR Preview" w:date="2026-01-01T00:00:00Z">
        <w:r>
          <w:t xml:space="preserve">which is rational, since</w:t>
        </w:r>
      </w:ins>
      <w:ins w:id="57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ins w:id="573" w:author="PR Preview" w:date="2026-01-01T00:00:00Z">
        <w:r>
          <w:t xml:space="preserve">.</w:t>
        </w:r>
      </w:ins>
    </w:p>
    <w:p>
      <w:pPr>
        <w:pStyle w:val="BodyText"/>
      </w:pPr>
      <w:ins w:id="574" w:author="PR Preview" w:date="2026-01-01T00:00:00Z">
        <w:r>
          <w:t xml:space="preserve">Every number is rational or irrational, so one of the cases holds, and the claim is true.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 proof does not say which case holds, so it does not name a pair</w:t>
        </w:r>
      </w:ins>
      <w:ins w:id="5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that works.</w:t>
        </w:r>
      </w:ins>
    </w:p>
    <w:bookmarkEnd w:id="42"/>
    <w:bookmarkEnd w:id="43"/>
    <w:bookmarkStart w:id="56" w:name="sec-disproof"/>
    <w:p>
      <w:pPr>
        <w:pStyle w:val="Heading1"/>
      </w:pPr>
      <w:ins w:id="580" w:author="PR Preview" w:date="2026-01-01T00:00:00Z">
        <w:r>
          <w:t xml:space="preserve">3. Disproof</w:t>
        </w:r>
      </w:ins>
    </w:p>
    <w:bookmarkStart w:id="44" w:name="exr-squares-gt-one"/>
    <w:p>
      <w:pPr>
        <w:pStyle w:val="FirstParagraph"/>
      </w:pPr>
      <w:ins w:id="581" w:author="PR Preview" w:date="2026-01-01T00:00:00Z">
        <w:r>
          <w:rPr>
            <w:b/>
            <w:bCs/>
          </w:rPr>
          <w:t xml:space="preserve">Exercise 3 (Prove or disprove)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Prove or disprove: for every real number</w:t>
        </w:r>
      </w:ins>
      <w:ins w:id="584" w:author="PR Preview" w:date="2026-01-01T00:00:00Z">
        <w:r>
          <w:t xml:space="preserve"> </w:t>
        </w:r>
      </w:ins>
      <m:oMath>
        <m:r>
          <m:t>x</m:t>
        </m:r>
      </m:oMath>
      <w:ins w:id="585" w:author="PR Preview" w:date="2026-01-01T00:00:00Z">
        <w:r>
          <w:t xml:space="preserve">, if</w:t>
        </w:r>
      </w:ins>
      <w:ins w:id="58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ins w:id="587" w:author="PR Preview" w:date="2026-01-01T00:00:00Z">
        <w:r>
          <w:t xml:space="preserve">, then</w:t>
        </w:r>
      </w:ins>
      <w:ins w:id="5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589" w:author="PR Preview" w:date="2026-01-01T00:00:00Z">
        <w:r>
          <w:t xml:space="preserve">.</w:t>
        </w:r>
      </w:ins>
    </w:p>
    <w:bookmarkEnd w:id="44"/>
    <w:bookmarkStart w:id="46" w:name="sol-squares-gt-one"/>
    <w:p>
      <w:pPr>
        <w:pStyle w:val="BodyText"/>
      </w:pPr>
      <w:ins w:id="590" w:author="PR Preview" w:date="2026-01-01T00:00:00Z">
        <w:r>
          <w:rPr>
            <w:i/>
            <w:iCs/>
          </w:rPr>
          <w:t xml:space="preserve">Solution 3</w:t>
        </w:r>
      </w:ins>
      <w:ins w:id="591" w:author="PR Preview" w:date="2026-01-01T00:00:00Z">
        <w:r>
          <w:t xml:space="preserve">. </w:t>
        </w:r>
      </w:ins>
      <w:ins w:id="592" w:author="PR Preview" w:date="2026-01-01T00:00:00Z">
        <w:r>
          <w:t xml:space="preserve">The proposition is false.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Take</w:t>
        </w:r>
      </w:ins>
      <w:ins w:id="5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596" w:author="PR Preview" w:date="2026-01-01T00:00:00Z">
        <w:r>
          <w:t xml:space="preserve">.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Then</w:t>
        </w:r>
      </w:ins>
      <w:ins w:id="59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ins w:id="600" w:author="PR Preview" w:date="2026-01-01T00:00:00Z">
        <w:r>
          <w:t xml:space="preserve">, but</w:t>
        </w:r>
      </w:ins>
      <w:ins w:id="6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false.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So</w:t>
        </w:r>
      </w:ins>
      <w:ins w:id="6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makes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“if</w:t>
        </w:r>
      </w:ins>
      <w:ins w:id="61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ins w:id="612" w:author="PR Preview" w:date="2026-01-01T00:00:00Z">
        <w:r>
          <w:t xml:space="preserve">, then</w:t>
        </w:r>
      </w:ins>
      <w:ins w:id="6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614" w:author="PR Preview" w:date="2026-01-01T00:00:00Z">
        <w:r>
          <w:t xml:space="preserve">”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false (</w:t>
        </w:r>
      </w:ins>
      <w:hyperlink r:id="rId17">
        <w:ins w:id="617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618" w:author="PR Preview" w:date="2026-01-01T00:00:00Z">
        <w:r>
          <w:t xml:space="preserve">),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so it is a counterexample (</w:t>
        </w:r>
      </w:ins>
      <w:hyperlink r:id="rId45">
        <w:ins w:id="621" w:author="PR Preview" w:date="2026-01-01T00:00:00Z">
          <w:r>
            <w:rPr>
              <w:rStyle w:val="Hyperlink"/>
            </w:rPr>
            <w:t xml:space="preserve">Definition: Counterexample</w:t>
          </w:r>
        </w:ins>
      </w:hyperlink>
      <w:ins w:id="622" w:author="PR Preview" w:date="2026-01-01T00:00:00Z">
        <w:r>
          <w:t xml:space="preserve">) to the proposition.</w:t>
        </w:r>
      </w:ins>
    </w:p>
    <w:bookmarkEnd w:id="46"/>
    <w:bookmarkStart w:id="49" w:name="def-disproof"/>
    <w:p>
      <w:pPr>
        <w:pStyle w:val="BodyText"/>
      </w:pPr>
      <w:ins w:id="623" w:author="PR Preview" w:date="2026-01-01T00:00:00Z">
        <w:r>
          <w:rPr>
            <w:b/>
            <w:bCs/>
          </w:rPr>
          <w:t xml:space="preserve">Definition 3 (Disproof)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disproof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of a proposition</w:t>
        </w:r>
      </w:ins>
      <w:ins w:id="630" w:author="PR Preview" w:date="2026-01-01T00:00:00Z">
        <w:r>
          <w:t xml:space="preserve"> </w:t>
        </w:r>
      </w:ins>
      <m:oMath>
        <m:r>
          <m:t>P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is a proof (</w:t>
        </w:r>
      </w:ins>
      <w:hyperlink r:id="rId47">
        <w:ins w:id="633" w:author="PR Preview" w:date="2026-01-01T00:00:00Z">
          <w:r>
            <w:rPr>
              <w:rStyle w:val="Hyperlink"/>
            </w:rPr>
            <w:t xml:space="preserve">Definition: Proof</w:t>
          </w:r>
        </w:ins>
      </w:hyperlink>
      <w:ins w:id="634" w:author="PR Preview" w:date="2026-01-01T00:00:00Z">
        <w:r>
          <w:t xml:space="preserve">) of its negation,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(</w:t>
        </w:r>
      </w:ins>
      <w:hyperlink r:id="rId48">
        <w:ins w:id="638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639" w:author="PR Preview" w:date="2026-01-01T00:00:00Z">
        <w:r>
          <w:t xml:space="preserve">).</w:t>
        </w:r>
      </w:ins>
    </w:p>
    <w:bookmarkEnd w:id="49"/>
    <w:bookmarkStart w:id="51" w:name="exm-disproof"/>
    <w:p>
      <w:pPr>
        <w:pStyle w:val="BodyText"/>
      </w:pPr>
      <w:ins w:id="640" w:author="PR Preview" w:date="2026-01-01T00:00:00Z">
        <w:r>
          <w:rPr>
            <w:b/>
            <w:bCs/>
          </w:rPr>
          <w:t xml:space="preserve">Example 5 (No integer squares to two)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Claim to disprove: there is an integer</w:t>
        </w:r>
      </w:ins>
      <w:ins w:id="643" w:author="PR Preview" w:date="2026-01-01T00:00:00Z">
        <w:r>
          <w:t xml:space="preserve"> </w:t>
        </w:r>
      </w:ins>
      <m:oMath>
        <m:r>
          <m:t>n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with</w:t>
        </w:r>
      </w:ins>
      <w:ins w:id="64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ins w:id="647" w:author="PR Preview" w:date="2026-01-01T00:00:00Z">
        <w:r>
          <w:t xml:space="preserve">.</w:t>
        </w:r>
      </w:ins>
    </w:p>
    <w:p>
      <w:pPr>
        <w:pStyle w:val="BodyText"/>
      </w:pPr>
      <w:ins w:id="648" w:author="PR Preview" w:date="2026-01-01T00:00:00Z">
        <w:r>
          <w:t xml:space="preserve">By</w:t>
        </w:r>
      </w:ins>
      <w:ins w:id="649" w:author="PR Preview" w:date="2026-01-01T00:00:00Z">
        <w:r>
          <w:t xml:space="preserve"> </w:t>
        </w:r>
      </w:ins>
      <w:hyperlink r:id="rId50">
        <w:ins w:id="650" w:author="PR Preview" w:date="2026-01-01T00:00:00Z">
          <w:r>
            <w:rPr>
              <w:rStyle w:val="Hyperlink"/>
            </w:rPr>
            <w:t xml:space="preserve">Theorem: Negating a quantifier</w:t>
          </w:r>
        </w:ins>
      </w:hyperlink>
      <w:ins w:id="651" w:author="PR Preview" w:date="2026-01-01T00:00:00Z">
        <w:r>
          <w:t xml:space="preserve">, its negation is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“for every integer</w:t>
        </w:r>
      </w:ins>
      <w:ins w:id="654" w:author="PR Preview" w:date="2026-01-01T00:00:00Z">
        <w:r>
          <w:t xml:space="preserve"> </w:t>
        </w:r>
      </w:ins>
      <m:oMath>
        <m:r>
          <m:t>n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ins w:id="657" w:author="PR Preview" w:date="2026-01-01T00:00:00Z">
        <w:r>
          <w:t xml:space="preserve">”</w:t>
        </w:r>
      </w:ins>
      <w:ins w:id="658" w:author="PR Preview" w:date="2026-01-01T00:00:00Z">
        <w:r>
          <w:t xml:space="preserve">.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We prove the negation by cases (</w:t>
        </w:r>
      </w:ins>
      <w:hyperlink r:id="rId41">
        <w:ins w:id="661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662" w:author="PR Preview" w:date="2026-01-01T00:00:00Z">
        <w:r>
          <w:t xml:space="preserve">).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Let</w:t>
        </w:r>
      </w:ins>
      <w:ins w:id="665" w:author="PR Preview" w:date="2026-01-01T00:00:00Z">
        <w:r>
          <w:t xml:space="preserve"> </w:t>
        </w:r>
      </w:ins>
      <m:oMath>
        <m:r>
          <m:t>n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be an integer.</w:t>
        </w:r>
      </w:ins>
    </w:p>
    <w:p>
      <w:pPr>
        <w:pStyle w:val="Compact"/>
        <w:numPr>
          <w:ilvl w:val="0"/>
          <w:numId w:val="1005"/>
        </w:numPr>
      </w:pPr>
      <w:ins w:id="668" w:author="PR Preview" w:date="2026-01-01T00:00:00Z">
        <w:r>
          <w:t xml:space="preserve">If</w:t>
        </w:r>
      </w:ins>
      <w:ins w:id="669" w:author="PR Preview" w:date="2026-01-01T00:00:00Z">
        <w:r>
          <w:t xml:space="preserve"> </w:t>
        </w:r>
      </w:ins>
      <m:oMath>
        <m:r>
          <m:t>n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is</w:t>
        </w:r>
      </w:ins>
      <w:ins w:id="6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m:oMath>
        <m:r>
          <m:t>0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or</w:t>
        </w:r>
      </w:ins>
      <w:ins w:id="677" w:author="PR Preview" w:date="2026-01-01T00:00:00Z">
        <w:r>
          <w:t xml:space="preserve"> </w:t>
        </w:r>
      </w:ins>
      <m:oMath>
        <m:r>
          <m:t>1</m:t>
        </m:r>
      </m:oMath>
      <w:ins w:id="678" w:author="PR Preview" w:date="2026-01-01T00:00:00Z">
        <w:r>
          <w:t xml:space="preserve">, then</w:t>
        </w:r>
      </w:ins>
      <w:ins w:id="679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is</w:t>
        </w:r>
      </w:ins>
      <w:ins w:id="682" w:author="PR Preview" w:date="2026-01-01T00:00:00Z">
        <w:r>
          <w:t xml:space="preserve"> </w:t>
        </w:r>
      </w:ins>
      <m:oMath>
        <m:r>
          <m:t>1</m:t>
        </m:r>
      </m:oMath>
      <w:ins w:id="683" w:author="PR Preview" w:date="2026-01-01T00:00:00Z">
        <w:r>
          <w:t xml:space="preserve">,</w:t>
        </w:r>
      </w:ins>
      <w:ins w:id="684" w:author="PR Preview" w:date="2026-01-01T00:00:00Z">
        <w:r>
          <w:t xml:space="preserve"> </w:t>
        </w:r>
      </w:ins>
      <m:oMath>
        <m:r>
          <m:t>0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or</w:t>
        </w:r>
      </w:ins>
      <w:ins w:id="687" w:author="PR Preview" w:date="2026-01-01T00:00:00Z">
        <w:r>
          <w:t xml:space="preserve"> </w:t>
        </w:r>
      </w:ins>
      <m:oMath>
        <m:r>
          <m:t>1</m:t>
        </m:r>
      </m:oMath>
      <w:ins w:id="688" w:author="PR Preview" w:date="2026-01-01T00:00:00Z">
        <w:r>
          <w:t xml:space="preserve">, which is not</w:t>
        </w:r>
      </w:ins>
      <w:ins w:id="689" w:author="PR Preview" w:date="2026-01-01T00:00:00Z">
        <w:r>
          <w:t xml:space="preserve"> </w:t>
        </w:r>
      </w:ins>
      <m:oMath>
        <m:r>
          <m:t>2</m:t>
        </m:r>
      </m:oMath>
      <w:ins w:id="69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691" w:author="PR Preview" w:date="2026-01-01T00:00:00Z">
        <w:r>
          <w:t xml:space="preserve">Otherwise</w:t>
        </w:r>
      </w:ins>
      <w:ins w:id="6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or</w:t>
        </w:r>
      </w:ins>
      <w:ins w:id="6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696" w:author="PR Preview" w:date="2026-01-01T00:00:00Z">
        <w:r>
          <w:t xml:space="preserve">, so</w:t>
        </w:r>
      </w:ins>
      <w:ins w:id="6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and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702" w:author="PR Preview" w:date="2026-01-01T00:00:00Z">
        <w:r>
          <w:t xml:space="preserve">, so</w:t>
        </w:r>
      </w:ins>
      <w:ins w:id="70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ins w:id="704" w:author="PR Preview" w:date="2026-01-01T00:00:00Z">
        <w:r>
          <w:t xml:space="preserve">.</w:t>
        </w:r>
      </w:ins>
    </w:p>
    <w:bookmarkEnd w:id="51"/>
    <w:bookmarkStart w:id="52" w:name="exr-six-four-two"/>
    <w:p>
      <w:pPr>
        <w:pStyle w:val="FirstParagraph"/>
      </w:pPr>
      <w:ins w:id="705" w:author="PR Preview" w:date="2026-01-01T00:00:00Z">
        <w:r>
          <w:rPr>
            <w:b/>
            <w:bCs/>
          </w:rPr>
          <w:t xml:space="preserve">Exercise 4 (An equation with a solution)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Prove or disprove: there are integers</w:t>
        </w:r>
      </w:ins>
      <w:ins w:id="708" w:author="PR Preview" w:date="2026-01-01T00:00:00Z">
        <w:r>
          <w:t xml:space="preserve"> </w:t>
        </w:r>
      </w:ins>
      <m:oMath>
        <m:r>
          <m:t>m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</w:t>
        </w:r>
      </w:ins>
      <w:ins w:id="711" w:author="PR Preview" w:date="2026-01-01T00:00:00Z">
        <w:r>
          <w:t xml:space="preserve"> </w:t>
        </w:r>
      </w:ins>
      <m:oMath>
        <m:r>
          <m:t>n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with</w:t>
        </w:r>
      </w:ins>
      <w:ins w:id="714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ins w:id="715" w:author="PR Preview" w:date="2026-01-01T00:00:00Z">
        <w:r>
          <w:t xml:space="preserve">.</w:t>
        </w:r>
      </w:ins>
    </w:p>
    <w:bookmarkEnd w:id="52"/>
    <w:bookmarkStart w:id="53" w:name="sol-six-four-two"/>
    <w:p>
      <w:pPr>
        <w:pStyle w:val="BodyText"/>
      </w:pPr>
      <w:ins w:id="716" w:author="PR Preview" w:date="2026-01-01T00:00:00Z">
        <w:r>
          <w:rPr>
            <w:i/>
            <w:iCs/>
          </w:rPr>
          <w:t xml:space="preserve">Solution 4</w:t>
        </w:r>
      </w:ins>
      <w:ins w:id="717" w:author="PR Preview" w:date="2026-01-01T00:00:00Z">
        <w:r>
          <w:t xml:space="preserve">. </w:t>
        </w:r>
      </w:ins>
      <w:ins w:id="718" w:author="PR Preview" w:date="2026-01-01T00:00:00Z">
        <w:r>
          <w:t xml:space="preserve">The proposition is true.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Take</w:t>
        </w:r>
      </w:ins>
      <w:ins w:id="7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</w:t>
        </w:r>
      </w:ins>
      <w:ins w:id="7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25" w:author="PR Preview" w:date="2026-01-01T00:00:00Z">
        <w:r>
          <w:t xml:space="preserve">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Then</w:t>
        </w:r>
      </w:ins>
      <w:ins w:id="728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ins w:id="729" w:author="PR Preview" w:date="2026-01-01T00:00:00Z">
        <w:r>
          <w:t xml:space="preserve">.</w:t>
        </w:r>
      </w:ins>
    </w:p>
    <w:bookmarkEnd w:id="53"/>
    <w:bookmarkStart w:id="54" w:name="exr-six-four-three"/>
    <w:p>
      <w:pPr>
        <w:pStyle w:val="BodyText"/>
      </w:pPr>
      <w:ins w:id="730" w:author="PR Preview" w:date="2026-01-01T00:00:00Z">
        <w:r>
          <w:rPr>
            <w:b/>
            <w:bCs/>
          </w:rPr>
          <w:t xml:space="preserve">Exercise 5 (An equation without a solution)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Prove or disprove: there are integers</w:t>
        </w:r>
      </w:ins>
      <w:ins w:id="733" w:author="PR Preview" w:date="2026-01-01T00:00:00Z">
        <w:r>
          <w:t xml:space="preserve"> </w:t>
        </w:r>
      </w:ins>
      <m:oMath>
        <m:r>
          <m:t>m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and</w:t>
        </w:r>
      </w:ins>
      <w:ins w:id="736" w:author="PR Preview" w:date="2026-01-01T00:00:00Z">
        <w:r>
          <w:t xml:space="preserve"> </w:t>
        </w:r>
      </w:ins>
      <m:oMath>
        <m:r>
          <m:t>n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with</w:t>
        </w:r>
      </w:ins>
      <w:ins w:id="739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ins w:id="740" w:author="PR Preview" w:date="2026-01-01T00:00:00Z">
        <w:r>
          <w:t xml:space="preserve">.</w:t>
        </w:r>
      </w:ins>
    </w:p>
    <w:bookmarkEnd w:id="54"/>
    <w:bookmarkStart w:id="55" w:name="sol-six-four-three"/>
    <w:p>
      <w:pPr>
        <w:pStyle w:val="BodyText"/>
      </w:pPr>
      <w:ins w:id="741" w:author="PR Preview" w:date="2026-01-01T00:00:00Z">
        <w:r>
          <w:rPr>
            <w:i/>
            <w:iCs/>
          </w:rPr>
          <w:t xml:space="preserve">Solution 5</w:t>
        </w:r>
      </w:ins>
      <w:ins w:id="742" w:author="PR Preview" w:date="2026-01-01T00:00:00Z">
        <w:r>
          <w:t xml:space="preserve">. </w:t>
        </w:r>
      </w:ins>
      <w:ins w:id="743" w:author="PR Preview" w:date="2026-01-01T00:00:00Z">
        <w:r>
          <w:t xml:space="preserve">The proposition is false.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Applying</w:t>
        </w:r>
      </w:ins>
      <w:ins w:id="746" w:author="PR Preview" w:date="2026-01-01T00:00:00Z">
        <w:r>
          <w:t xml:space="preserve"> </w:t>
        </w:r>
      </w:ins>
      <w:hyperlink r:id="rId50">
        <w:ins w:id="747" w:author="PR Preview" w:date="2026-01-01T00:00:00Z">
          <w:r>
            <w:rPr>
              <w:rStyle w:val="Hyperlink"/>
            </w:rPr>
            <w:t xml:space="preserve">Theorem: Negating a quantifier</w:t>
          </w:r>
        </w:ins>
      </w:hyperlink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to each of its two quantifiers in turn,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its negation is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“for all integers</w:t>
        </w:r>
      </w:ins>
      <w:ins w:id="754" w:author="PR Preview" w:date="2026-01-01T00:00:00Z">
        <w:r>
          <w:t xml:space="preserve"> </w:t>
        </w:r>
      </w:ins>
      <m:oMath>
        <m:r>
          <m:t>m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</w:t>
        </w:r>
      </w:ins>
      <w:ins w:id="757" w:author="PR Preview" w:date="2026-01-01T00:00:00Z">
        <w:r>
          <w:t xml:space="preserve"> </w:t>
        </w:r>
      </w:ins>
      <m:oMath>
        <m:r>
          <m:t>n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ins w:id="760" w:author="PR Preview" w:date="2026-01-01T00:00:00Z">
        <w:r>
          <w:t xml:space="preserve">”</w:t>
        </w:r>
      </w:ins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 we prove that.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Let</w:t>
        </w:r>
      </w:ins>
      <w:ins w:id="766" w:author="PR Preview" w:date="2026-01-01T00:00:00Z">
        <w:r>
          <w:t xml:space="preserve"> </w:t>
        </w:r>
      </w:ins>
      <m:oMath>
        <m:r>
          <m:t>m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and</w:t>
        </w:r>
      </w:ins>
      <w:ins w:id="769" w:author="PR Preview" w:date="2026-01-01T00:00:00Z">
        <w:r>
          <w:t xml:space="preserve"> </w:t>
        </w:r>
      </w:ins>
      <m:oMath>
        <m:r>
          <m:t>n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be integers.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Then</w:t>
        </w:r>
      </w:ins>
      <w:ins w:id="774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ins w:id="775" w:author="PR Preview" w:date="2026-01-01T00:00:00Z">
        <w:r>
          <w:t xml:space="preserve">, and</w:t>
        </w:r>
      </w:ins>
      <w:ins w:id="776" w:author="PR Preview" w:date="2026-01-01T00:00:00Z">
        <w:r>
          <w:t xml:space="preserve"> </w:t>
        </w:r>
      </w:ins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an integer (</w:t>
        </w:r>
      </w:ins>
      <w:hyperlink r:id="rId21">
        <w:ins w:id="779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780" w:author="PR Preview" w:date="2026-01-01T00:00:00Z">
        <w:r>
          <w:t xml:space="preserve">),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</w:t>
        </w:r>
      </w:ins>
      <w:ins w:id="783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is even (</w:t>
        </w:r>
      </w:ins>
      <w:hyperlink r:id="rId20">
        <w:ins w:id="786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787" w:author="PR Preview" w:date="2026-01-01T00:00:00Z">
        <w:r>
          <w:t xml:space="preserve">).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But</w:t>
        </w:r>
      </w:ins>
      <w:ins w:id="79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 odd (</w:t>
        </w:r>
      </w:ins>
      <w:hyperlink r:id="rId29">
        <w:ins w:id="793" w:author="PR Preview" w:date="2026-01-01T00:00:00Z">
          <w:r>
            <w:rPr>
              <w:rStyle w:val="Hyperlink"/>
            </w:rPr>
            <w:t xml:space="preserve">Definition: Odd integer</w:t>
          </w:r>
        </w:ins>
      </w:hyperlink>
      <w:ins w:id="794" w:author="PR Preview" w:date="2026-01-01T00:00:00Z">
        <w:r>
          <w:t xml:space="preserve">),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no integer is both even and odd (</w:t>
        </w:r>
      </w:ins>
      <w:hyperlink r:id="rId21">
        <w:ins w:id="797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798" w:author="PR Preview" w:date="2026-01-01T00:00:00Z">
        <w:r>
          <w:t xml:space="preserve">),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so</w:t>
        </w:r>
      </w:ins>
      <w:ins w:id="801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ins w:id="802" w:author="PR Preview" w:date="2026-01-01T00:00:00Z">
        <w:r>
          <w:t xml:space="preserve">.</w:t>
        </w:r>
      </w:ins>
    </w:p>
    <w:bookmarkEnd w:id="55"/>
    <w:bookmarkEnd w:id="56"/>
    <w:bookmarkStart w:id="60" w:name="references"/>
    <w:p>
      <w:pPr>
        <w:pStyle w:val="Heading1"/>
      </w:pPr>
      <w:ins w:id="803" w:author="PR Preview" w:date="2026-01-01T00:00:00Z">
        <w:r>
          <w:t xml:space="preserve">References</w:t>
        </w:r>
      </w:ins>
    </w:p>
    <w:bookmarkStart w:id="59" w:name="refs"/>
    <w:bookmarkStart w:id="58" w:name="ref-wikipedia_constructive_proof"/>
    <w:p>
      <w:pPr>
        <w:pStyle w:val="Bibliography"/>
      </w:pPr>
      <w:ins w:id="804" w:author="PR Preview" w:date="2026-01-01T00:00:00Z">
        <w:r>
          <w:t xml:space="preserve">Wikipedia contributors. 2026.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rPr>
            <w:i/>
            <w:iCs/>
          </w:rPr>
          <w:t xml:space="preserve">Constructive Proof —</w:t>
        </w:r>
      </w:ins>
      <w:ins w:id="807" w:author="PR Preview" w:date="2026-01-01T00:00:00Z">
        <w:r>
          <w:rPr>
            <w:i/>
            <w:iCs/>
          </w:rPr>
          <w:t xml:space="preserve"> </w:t>
        </w:r>
      </w:ins>
      <w:ins w:id="808" w:author="PR Preview" w:date="2026-01-01T00:00:00Z">
        <w:r>
          <w:rPr>
            <w:i/>
            <w:iCs/>
          </w:rPr>
          <w:t xml:space="preserve">Wikipedia</w:t>
        </w:r>
      </w:ins>
      <w:ins w:id="809" w:author="PR Preview" w:date="2026-01-01T00:00:00Z">
        <w:r>
          <w:rPr>
            <w:i/>
            <w:iCs/>
          </w:rPr>
          <w:t xml:space="preserve">,</w:t>
        </w:r>
      </w:ins>
      <w:ins w:id="810" w:author="PR Preview" w:date="2026-01-01T00:00:00Z">
        <w:r>
          <w:rPr>
            <w:i/>
            <w:iCs/>
          </w:rPr>
          <w:t xml:space="preserve"> </w:t>
        </w:r>
      </w:ins>
      <w:ins w:id="811" w:author="PR Preview" w:date="2026-01-01T00:00:00Z">
        <w:r>
          <w:rPr>
            <w:i/>
            <w:iCs/>
          </w:rPr>
          <w:t xml:space="preserve">the Free Encyclopedia</w:t>
        </w:r>
      </w:ins>
      <w:ins w:id="812" w:author="PR Preview" w:date="2026-01-01T00:00:00Z">
        <w:r>
          <w:t xml:space="preserve">.</w:t>
        </w:r>
      </w:ins>
      <w:ins w:id="813" w:author="PR Preview" w:date="2026-01-01T00:00:00Z">
        <w:r>
          <w:t xml:space="preserve"> </w:t>
        </w:r>
      </w:ins>
      <w:hyperlink r:id="rId57">
        <w:ins w:id="814" w:author="PR Preview" w:date="2026-01-01T00:00:00Z">
          <w:r>
            <w:rPr>
              <w:rStyle w:val="Hyperlink"/>
            </w:rPr>
            <w:t xml:space="preserve">https://en.wikipedia.org/wiki/Constructive_proof</w:t>
          </w:r>
        </w:ins>
      </w:hyperlink>
      <w:ins w:id="815" w:author="PR Preview" w:date="2026-01-01T00:00:00Z">
        <w:r>
          <w:t xml:space="preserve">.</w:t>
        </w:r>
      </w:ins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2026-10-23T21:33:30Z</dcterms:created>
  <dcterms:modified xsi:type="dcterms:W3CDTF">2026-10-23T21:33:30Z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