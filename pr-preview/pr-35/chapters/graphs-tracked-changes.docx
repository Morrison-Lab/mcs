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Graphs</w:t>
      </w:r>
    </w:p>
    <w:p>
      <w:pPr>
        <w:pStyle w:val="Subtitle"/>
      </w:pPr>
      <w:r>
        <w:t xml:space="preserve">Vertices and edges, degrees, walks and connectedness, Euler circuits, Hamiltonian cycles, and graph search</w:t>
      </w:r>
    </w:p>
    <w:p>
      <w:pPr>
        <w:pStyle w:val="Date"/>
      </w:pPr>
      <w:del w:id="1" w:author="PR Preview" w:date="2026-01-01T00:00:00Z">
        <w:r>
          <w:delText xml:space="preserve">Last modified: 2026-10-24 21:50:32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13:12:35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graphs.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graph as a set of vertices and a set of edges, each edge with one or two endpoints;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loops, parallel (multiple) edges, simple graphs and directed 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adjacent vertices, the degree of a vertex, with a loop counted twice, and the in-degree and out-degree in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handshake theorem, the fact that a graph has an even number of vertices of odd degree, and the sums of the in-degrees and out-degrees;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complete graphs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cycle graphs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bipartite graphs and subgraphs;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adjacency lists and adjacency matrices, with parallel edges counted in the matrix, and when a list takes less space than a matrix;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walks (which the notes call paths), circuits and cycles, connected graphs and connected components, and strongly connected directed 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counting walks with the powers of the adjacency matrix, proved by induction on the length.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pseudocode for breadth-first and depth-first search, and the use of a queue and of recursion in them,</w:t>
            </w:r>
            <w:r>
              <w:t xml:space="preserve"> </w:t>
            </w:r>
            <w:r>
              <w:t xml:space="preserve">follow the course’s handout on graph extensions.</w:t>
            </w:r>
            <w:r>
              <w:t xml:space="preserve"> </w:t>
            </w:r>
            <w:r>
              <w:t xml:space="preserve">Euler circuits and trails and Hamiltonian cycles follow the course calendar,</w:t>
            </w:r>
            <w:r>
              <w:t xml:space="preserve"> </w:t>
            </w:r>
            <w:r>
              <w:t xml:space="preserve">with the definitions cited with them.</w:t>
            </w:r>
            <w:r>
              <w:t xml:space="preserve"> </w:t>
            </w:r>
            <w:r>
              <w:t xml:space="preserve">Incident edges, neighborhoods and weakly connected directed graphs are added here.</w:t>
            </w:r>
            <w:r>
              <w:t xml:space="preserve"> </w:t>
            </w:r>
            <w:r>
              <w:t xml:space="preserve">The proofs of the handshake theorem, of the even number of vertices of odd degree and of counting walks follow the lecture notes.</w:t>
            </w:r>
            <w:r>
              <w:t xml:space="preserve"> </w:t>
            </w:r>
            <w:r>
              <w:t xml:space="preserve">The examples, the exercises, the Racket functions and the other proofs are new.</w:t>
            </w:r>
          </w:p>
        </w:tc>
      </w:tr>
    </w:tbl>
    <w:bookmarkStart w:id="47" w:name="sec-graphs"/>
    <w:p>
      <w:pPr>
        <w:pStyle w:val="Heading1"/>
      </w:pPr>
      <w:r>
        <w:t xml:space="preserve">1. Graphs</w:t>
      </w:r>
    </w:p>
    <w:bookmarkStart w:id="12" w:name="exr-office-cables"/>
    <w:p>
      <w:pPr>
        <w:pStyle w:val="FirstParagraph"/>
      </w:pPr>
      <w:r>
        <w:rPr>
          <w:b/>
          <w:bCs/>
        </w:rPr>
        <w:t xml:space="preserve">Exercise 1 (Computers and cables)</w:t>
      </w:r>
      <w:r>
        <w:t xml:space="preserve"> </w:t>
      </w:r>
      <w:r>
        <w:t xml:space="preserve">An office has six computers, named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A cable joins the two computers in each of these eight pairs: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Draw a point for each computer and a line for each cable.</w:t>
      </w:r>
      <w:r>
        <w:t xml:space="preserve"> </w:t>
      </w:r>
      <w:r>
        <w:t xml:space="preserve">How many cables have computer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one end?</w:t>
      </w:r>
    </w:p>
    <w:bookmarkEnd w:id="12"/>
    <w:bookmarkStart w:id="17" w:name="sol-office-cabl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one drawing.</w:t>
      </w:r>
      <w:r>
        <w:t xml:space="preserve"> </w:t>
      </w:r>
      <w:r>
        <w:t xml:space="preserve">The cables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one end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there are three of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office"/>
          <w:p>
            <w:pPr>
              <w:pStyle w:val="Compact"/>
              <w:jc w:val="center"/>
            </w:pPr>
            <w:r>
              <w:drawing>
                <wp:inline>
                  <wp:extent cx="3200400" cy="1786372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computers and cables of</w:t>
            </w:r>
            <w:r>
              <w:t xml:space="preserve"> </w:t>
            </w:r>
            <w:hyperlink w:anchor="exr-office-cable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.</w:t>
            </w:r>
          </w:p>
          <w:bookmarkEnd w:id="16"/>
        </w:tc>
      </w:tr>
    </w:tbl>
    <w:bookmarkEnd w:id="17"/>
    <w:bookmarkStart w:id="19" w:name="def-graph-vertices-edges"/>
    <w:p>
      <w:pPr>
        <w:pStyle w:val="BodyText"/>
      </w:pPr>
      <w:r>
        <w:rPr>
          <w:b/>
          <w:bCs/>
        </w:rPr>
        <w:t xml:space="preserve">Definition 1 (Graph)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2026o)</w:t>
      </w:r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2"/>
        </w:numPr>
      </w:pPr>
      <w:r>
        <w:t xml:space="preserve">a nonempty finite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Finite set</w:t>
        </w:r>
      </w:hyperlink>
      <w:r>
        <w:t xml:space="preserve">), whose elements are called the</w:t>
      </w:r>
      <w:r>
        <w:t xml:space="preserve"> </w:t>
      </w:r>
      <w:r>
        <w:rPr>
          <w:i/>
          <w:iCs/>
        </w:rPr>
        <w:t xml:space="preserve">vertices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a finite set</w:t>
      </w:r>
      <w:r>
        <w:t xml:space="preserve"> </w:t>
      </w:r>
      <m:oMath>
        <m:r>
          <m:t>E</m:t>
        </m:r>
      </m:oMath>
      <w:r>
        <w:t xml:space="preserve">, whose elements are called the</w:t>
      </w:r>
      <w:r>
        <w:t xml:space="preserve"> </w:t>
      </w:r>
      <w:r>
        <w:rPr>
          <w:i/>
          <w:iCs/>
        </w:rPr>
        <w:t xml:space="preserve">edges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for each edge, a set of one or two vertices, called the</w:t>
      </w:r>
      <w:r>
        <w:t xml:space="preserve"> </w:t>
      </w:r>
      <w:r>
        <w:rPr>
          <w:i/>
          <w:iCs/>
        </w:rPr>
        <w:t xml:space="preserve">endpoints</w:t>
      </w:r>
      <w:r>
        <w:t xml:space="preserve"> </w:t>
      </w:r>
      <w:r>
        <w:t xml:space="preserve">of the edge.</w:t>
      </w:r>
    </w:p>
    <w:p>
      <w:pPr>
        <w:pStyle w:val="FirstParagraph"/>
      </w:pPr>
      <w:r>
        <w:t xml:space="preserve">An edge</w:t>
      </w:r>
      <w:r>
        <w:t xml:space="preserve"> </w:t>
      </w:r>
      <w:r>
        <w:rPr>
          <w:i/>
          <w:iCs/>
        </w:rPr>
        <w:t xml:space="preserve">joins</w:t>
      </w:r>
      <w:r>
        <w:t xml:space="preserve"> </w:t>
      </w:r>
      <w:r>
        <w:t xml:space="preserve">its endpoints.</w:t>
      </w:r>
      <w:r>
        <w:t xml:space="preserve"> </w:t>
      </w:r>
      <w:r>
        <w:t xml:space="preserve">To stress that its edges have no direction,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called an</w:t>
      </w:r>
      <w:r>
        <w:t xml:space="preserve"> </w:t>
      </w:r>
      <w:r>
        <w:rPr>
          <w:i/>
          <w:iCs/>
        </w:rPr>
        <w:t xml:space="preserve">undirected</w:t>
      </w:r>
      <w:r>
        <w:t xml:space="preserve"> </w:t>
      </w:r>
      <w:r>
        <w:t xml:space="preserve">graph.</w:t>
      </w:r>
    </w:p>
    <w:bookmarkEnd w:id="19"/>
    <w:bookmarkStart w:id="20" w:name="exm-office-graph"/>
    <w:p>
      <w:pPr>
        <w:pStyle w:val="BodyText"/>
      </w:pPr>
      <w:r>
        <w:rPr>
          <w:b/>
          <w:bCs/>
        </w:rPr>
        <w:t xml:space="preserve">Example 1 (The office graph)</w:t>
      </w:r>
      <w:r>
        <w:t xml:space="preserve"> </w:t>
      </w:r>
      <w:r>
        <w:t xml:space="preserve">The computers and cables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form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one vertex for each computer and one edge for each cable: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d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c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each edge is written as the set of its endpoints:</w:t>
      </w:r>
      <w:r>
        <w:t xml:space="preserve"> </w:t>
      </w:r>
      <w:r>
        <w:t xml:space="preserve">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joins the vertices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We call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office graph</w:t>
      </w:r>
      <w:r>
        <w:t xml:space="preserve">.</w:t>
      </w:r>
    </w:p>
    <w:bookmarkEnd w:id="20"/>
    <w:bookmarkStart w:id="23" w:name="rem-graph-drawing"/>
    <w:p>
      <w:pPr>
        <w:pStyle w:val="BodyText"/>
      </w:pPr>
      <w:r>
        <w:rPr>
          <w:i/>
          <w:iCs/>
        </w:rPr>
        <w:t xml:space="preserve">Remark 1</w:t>
      </w:r>
      <w:r>
        <w:t xml:space="preserve"> (A drawing is not the graph).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says only which vertices are the endpoints of which edges.</w:t>
      </w:r>
      <w:r>
        <w:t xml:space="preserve"> </w:t>
      </w:r>
      <w:r>
        <w:t xml:space="preserve">A drawing of it adds things that are not part of the graph:</w:t>
      </w:r>
      <w:r>
        <w:t xml:space="preserve"> </w:t>
      </w:r>
      <w:r>
        <w:t xml:space="preserve">where the points are,</w:t>
      </w:r>
      <w:r>
        <w:t xml:space="preserve"> </w:t>
      </w:r>
      <w:r>
        <w:t xml:space="preserve">how long and how curved the lines are,</w:t>
      </w:r>
      <w:r>
        <w:t xml:space="preserve"> </w:t>
      </w:r>
      <w:r>
        <w:t xml:space="preserve">and whether two lines cross.</w:t>
      </w:r>
      <w:r>
        <w:t xml:space="preserve"> </w:t>
      </w:r>
      <w:r>
        <w:t xml:space="preserve">Two drawings that put the points in different places draw the same graph,</w:t>
      </w:r>
      <w:r>
        <w:t xml:space="preserve"> </w:t>
      </w:r>
      <w:r>
        <w:t xml:space="preserve">as long as they join the same pairs of points.</w:t>
      </w:r>
    </w:p>
    <w:p>
      <w:pPr>
        <w:pStyle w:val="BodyText"/>
      </w:pPr>
      <w:r>
        <w:t xml:space="preserve">Graphs here are different objects from graphs of functions (</w:t>
      </w:r>
      <w:hyperlink r:id="rId21">
        <w:r>
          <w:rPr>
            <w:rStyle w:val="Hyperlink"/>
          </w:rPr>
          <w:t xml:space="preserve">Definition: Graph of a function</w:t>
        </w:r>
      </w:hyperlink>
      <w:r>
        <w:t xml:space="preserve">),</w:t>
      </w:r>
      <w:r>
        <w:t xml:space="preserve"> </w:t>
      </w:r>
      <w:r>
        <w:t xml:space="preserve">just as directed graphs of relations were (</w:t>
      </w:r>
      <w:hyperlink r:id="rId22">
        <w:r>
          <w:rPr>
            <w:rStyle w:val="Hyperlink"/>
          </w:rPr>
          <w:t xml:space="preserve">Remark: Two uses of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“graph”</w:t>
        </w:r>
      </w:hyperlink>
      <w:r>
        <w:t xml:space="preserve">).</w:t>
      </w:r>
    </w:p>
    <w:bookmarkEnd w:id="23"/>
    <w:bookmarkStart w:id="24" w:name="def-graph-loop"/>
    <w:p>
      <w:pPr>
        <w:pStyle w:val="BodyText"/>
      </w:pPr>
      <w:r>
        <w:rPr>
          <w:b/>
          <w:bCs/>
        </w:rPr>
        <w:t xml:space="preserve">Definition 2 (Loop)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is an edge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that has only one endpoint.</w:t>
      </w:r>
      <w:r>
        <w:t xml:space="preserve"> </w:t>
      </w:r>
      <w:r>
        <w:t xml:space="preserve">It joins that vertex to itself.</w:t>
      </w:r>
    </w:p>
    <w:bookmarkEnd w:id="24"/>
    <w:bookmarkStart w:id="25" w:name="def-parallel-edges"/>
    <w:p>
      <w:pPr>
        <w:pStyle w:val="BodyText"/>
      </w:pPr>
      <w:r>
        <w:rPr>
          <w:b/>
          <w:bCs/>
        </w:rPr>
        <w:t xml:space="preserve">Definition 3 (Parallel edges)</w:t>
      </w:r>
      <w:r>
        <w:t xml:space="preserve"> </w:t>
      </w:r>
      <w:r>
        <w:t xml:space="preserve">Two different edges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parallel edges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if they have the same set of endpoints.</w:t>
      </w:r>
    </w:p>
    <w:bookmarkEnd w:id="25"/>
    <w:bookmarkStart w:id="30" w:name="exm-loop-parallel"/>
    <w:p>
      <w:pPr>
        <w:pStyle w:val="BodyText"/>
      </w:pPr>
      <w:r>
        <w:rPr>
          <w:b/>
          <w:bCs/>
        </w:rPr>
        <w:t xml:space="preserve">Example 2 (A loop and two parallel edges)</w:t>
      </w:r>
      <w:r>
        <w:t xml:space="preserve"> </w:t>
      </w:r>
      <w:r>
        <w:t xml:space="preserve">The graph in</w:t>
      </w:r>
      <w:r>
        <w:t xml:space="preserve"> </w:t>
      </w:r>
      <w:hyperlink w:anchor="fig-loop-parallel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has vertices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, and five edges:</w:t>
      </w:r>
    </w:p>
    <w:p>
      <w:pPr>
        <w:pStyle w:val="Compact"/>
        <w:numPr>
          <w:ilvl w:val="0"/>
          <w:numId w:val="1003"/>
        </w:numPr>
      </w:pPr>
      <w:r>
        <w:t xml:space="preserve">a loop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at</w:t>
      </w:r>
      <w:r>
        <w:t xml:space="preserve"> </w:t>
      </w:r>
      <m:oMath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 edge joining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two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 edge joining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two edges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 the same set of endpoints,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q</m:t>
            </m:r>
            <m:r>
              <m:rPr>
                <m:sty m:val="p"/>
              </m:rPr>
              <m:t>,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writing an edge as the set of its endpoints does not tell them apart.</w:t>
      </w:r>
      <w:r>
        <w:t xml:space="preserve"> </w:t>
      </w:r>
      <w:r>
        <w:t xml:space="preserve">We name them instead, say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and say that each has endpoints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loop-parallel"/>
          <w:p>
            <w:pPr>
              <w:pStyle w:val="Compact"/>
              <w:jc w:val="center"/>
            </w:pPr>
            <w:r>
              <w:drawing>
                <wp:inline>
                  <wp:extent cx="3200400" cy="113055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../images/graphs-loop-parallel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1305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graph with a loop at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and two parallel edges between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5" w:name="exm-konigsberg"/>
    <w:p>
      <w:pPr>
        <w:pStyle w:val="BodyText"/>
      </w:pPr>
      <w:r>
        <w:rPr>
          <w:b/>
          <w:bCs/>
        </w:rPr>
        <w:t xml:space="preserve">Example 3 (The bridges of Königsberg)</w:t>
      </w:r>
      <w:r>
        <w:t xml:space="preserve"> </w:t>
      </w:r>
      <w:r>
        <w:t xml:space="preserve">The city of Königsberg was built on four pieces of land, divided by a river,</w:t>
      </w:r>
      <w:r>
        <w:t xml:space="preserve"> </w:t>
      </w:r>
      <w:r>
        <w:t xml:space="preserve">with seven bridges between them</w:t>
      </w:r>
      <w:r>
        <w:t xml:space="preserve"> </w:t>
      </w:r>
      <w:r>
        <w:t xml:space="preserve">(Wikipedia contributors 2026x)</w:t>
      </w:r>
      <w:r>
        <w:t xml:space="preserve">.</w:t>
      </w:r>
      <w:r>
        <w:t xml:space="preserve"> </w:t>
      </w:r>
      <w:r>
        <w:t xml:space="preserve">Name the pieces of land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island.</w:t>
      </w:r>
      <w:r>
        <w:t xml:space="preserve"> </w:t>
      </w:r>
      <w:r>
        <w:t xml:space="preserve">Two bridges joined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two joined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one bridge joined each of the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hyperlink w:anchor="fig-konigsberg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the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a vertex for each piece of land and an edge for each bridge.</w:t>
      </w:r>
      <w:r>
        <w:t xml:space="preserve"> </w:t>
      </w:r>
      <w:r>
        <w:t xml:space="preserve">It has two pairs of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 and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konigsberg"/>
          <w:p>
            <w:pPr>
              <w:pStyle w:val="Compact"/>
              <w:jc w:val="center"/>
            </w:pPr>
            <w:r>
              <w:drawing>
                <wp:inline>
                  <wp:extent cx="1866900" cy="243722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../images/graphs-konigsberg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24372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bridges of Königsberg as a graph: a vertex for each piece of land, and an edge for each bridge.</w:t>
            </w:r>
          </w:p>
          <w:bookmarkEnd w:id="34"/>
        </w:tc>
      </w:tr>
    </w:tbl>
    <w:bookmarkEnd w:id="35"/>
    <w:bookmarkStart w:id="36" w:name="def-simple-graph"/>
    <w:p>
      <w:pPr>
        <w:pStyle w:val="BodyText"/>
      </w:pPr>
      <w:r>
        <w:rPr>
          <w:b/>
          <w:bCs/>
        </w:rPr>
        <w:t xml:space="preserve">Definition 4 (Simple graph)</w:t>
      </w:r>
      <w:r>
        <w:t xml:space="preserve">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simple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if it has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and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6"/>
    <w:bookmarkStart w:id="37" w:name="exm-simple-graph"/>
    <w:p>
      <w:pPr>
        <w:pStyle w:val="BodyText"/>
      </w:pPr>
      <w:r>
        <w:rPr>
          <w:b/>
          <w:bCs/>
        </w:rPr>
        <w:t xml:space="preserve">Example 4 (Simple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office graph of</w:t>
      </w:r>
      <w:r>
        <w:t xml:space="preserve"> 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simple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each of its edges has two endpoints, and no two of its edges have the same endpoints.</w:t>
      </w:r>
    </w:p>
    <w:p>
      <w:pPr>
        <w:pStyle w:val="Compact"/>
        <w:numPr>
          <w:ilvl w:val="0"/>
          <w:numId w:val="1004"/>
        </w:numPr>
      </w:pPr>
      <w:r>
        <w:t xml:space="preserve">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simple, since it has a loop and two parallel edges.</w:t>
      </w:r>
    </w:p>
    <w:p>
      <w:pPr>
        <w:pStyle w:val="Compact"/>
        <w:numPr>
          <w:ilvl w:val="0"/>
          <w:numId w:val="1004"/>
        </w:numPr>
      </w:pPr>
      <w:r>
        <w:t xml:space="preserve">The bridge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simple, since it has parallel edges.</w:t>
      </w:r>
    </w:p>
    <w:p>
      <w:pPr>
        <w:pStyle w:val="FirstParagraph"/>
      </w:pPr>
      <w:r>
        <w:t xml:space="preserve">In a simple graph, each edge is the only edge with its two endpoints,</w:t>
      </w:r>
      <w:r>
        <w:t xml:space="preserve"> </w:t>
      </w:r>
      <w:r>
        <w:t xml:space="preserve">so writing each edge as the set of its endpoints, as in</w:t>
      </w:r>
      <w:r>
        <w:t xml:space="preserve"> 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, names every edge exactly once.</w:t>
      </w:r>
    </w:p>
    <w:bookmarkEnd w:id="37"/>
    <w:bookmarkStart w:id="39" w:name="def-directed-graph"/>
    <w:p>
      <w:pPr>
        <w:pStyle w:val="BodyText"/>
      </w:pPr>
      <w:r>
        <w:rPr>
          <w:b/>
          <w:bCs/>
        </w:rPr>
        <w:t xml:space="preserve">Definition 5 (Directed graph (digraph))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directed graph</w:t>
      </w:r>
      <w:r>
        <w:t xml:space="preserve">, or</w:t>
      </w:r>
      <w:r>
        <w:t xml:space="preserve"> </w:t>
      </w:r>
      <w:r>
        <w:rPr>
          <w:b/>
          <w:bCs/>
        </w:rPr>
        <w:t xml:space="preserve">digraph</w:t>
      </w:r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2026l)</w:t>
      </w:r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5"/>
        </w:numPr>
      </w:pPr>
      <w:r>
        <w:t xml:space="preserve">a nonempty finite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vertices;</w:t>
      </w:r>
    </w:p>
    <w:p>
      <w:pPr>
        <w:pStyle w:val="Compact"/>
        <w:numPr>
          <w:ilvl w:val="0"/>
          <w:numId w:val="1005"/>
        </w:numPr>
      </w:pPr>
      <w:r>
        <w:t xml:space="preserve">a finite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of edges;</w:t>
      </w:r>
    </w:p>
    <w:p>
      <w:pPr>
        <w:pStyle w:val="Compact"/>
        <w:numPr>
          <w:ilvl w:val="0"/>
          <w:numId w:val="1005"/>
        </w:numPr>
      </w:pPr>
      <w:r>
        <w:t xml:space="preserve">for each edge, a vertex where it</w:t>
      </w:r>
      <w:r>
        <w:t xml:space="preserve"> </w:t>
      </w:r>
      <w:r>
        <w:rPr>
          <w:i/>
          <w:iCs/>
        </w:rPr>
        <w:t xml:space="preserve">starts</w:t>
      </w:r>
      <w:r>
        <w:t xml:space="preserve"> </w:t>
      </w:r>
      <w:r>
        <w:t xml:space="preserve">and a vertex where it</w:t>
      </w:r>
      <w:r>
        <w:t xml:space="preserve"> </w:t>
      </w:r>
      <w:r>
        <w:rPr>
          <w:i/>
          <w:iCs/>
        </w:rPr>
        <w:t xml:space="preserve">ends</w:t>
      </w:r>
      <w:r>
        <w:t xml:space="preserve">.</w:t>
      </w:r>
    </w:p>
    <w:p>
      <w:pPr>
        <w:pStyle w:val="FirstParagraph"/>
      </w:pPr>
      <w:r>
        <w:t xml:space="preserve">An edge that starts 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goes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i/>
          <w:iCs/>
        </w:rP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Two different edges of a directed graph are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if they start at the same vertex and end at the same vertex.</w:t>
      </w:r>
      <w:r>
        <w:t xml:space="preserve"> </w:t>
      </w:r>
      <w:r>
        <w:t xml:space="preserve">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parallel edges, we write each edge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the ordered pair</w:t>
      </w:r>
      <w:r>
        <w:t xml:space="preserve">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Ordered pair</w:t>
        </w:r>
      </w:hyperlink>
      <w:r>
        <w:t xml:space="preserve">).</w:t>
      </w:r>
      <w:r>
        <w:t xml:space="preserve"> </w:t>
      </w:r>
      <w:r>
        <w:t xml:space="preserve">An edge that starts and ends at the same vertex is a loop, as in</w:t>
      </w:r>
      <w:r>
        <w:t xml:space="preserve"> 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End w:id="39"/>
    <w:bookmarkStart w:id="44" w:name="exm-web-links"/>
    <w:p>
      <w:pPr>
        <w:pStyle w:val="BodyText"/>
      </w:pPr>
      <w:r>
        <w:rPr>
          <w:b/>
          <w:bCs/>
        </w:rPr>
        <w:t xml:space="preserve">Example 5 (Links between web pages)</w:t>
      </w:r>
      <w:r>
        <w:t xml:space="preserve"> </w:t>
      </w:r>
      <w:r>
        <w:t xml:space="preserve">A small website has four pages: home, about, blog and contact.</w:t>
      </w:r>
      <w:r>
        <w:t xml:space="preserve"> </w:t>
      </w:r>
      <w:hyperlink w:anchor="fig-web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draws the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a vertex for each page and an edge from page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page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links 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Its edges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about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about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blog links to itself, so the edge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is a loop.</w:t>
      </w:r>
      <w:r>
        <w:t xml:space="preserve"> </w:t>
      </w:r>
      <w:r>
        <w:t xml:space="preserve">The edges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home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home</m:t>
        </m:r>
        <m:r>
          <m:rPr>
            <m:sty m:val="p"/>
          </m:rPr>
          <m:t>)</m:t>
        </m:r>
      </m:oMath>
      <w:r>
        <w:t xml:space="preserve"> </w:t>
      </w:r>
      <w:r>
        <w:t xml:space="preserve">are different edges:</w:t>
      </w:r>
      <w:r>
        <w:t xml:space="preserve"> </w:t>
      </w:r>
      <w:r>
        <w:t xml:space="preserve">one starts at home and the other starts at blog.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web"/>
          <w:p>
            <w:pPr>
              <w:pStyle w:val="Compact"/>
              <w:jc w:val="center"/>
            </w:pPr>
            <w:r>
              <w:drawing>
                <wp:inline>
                  <wp:extent cx="2667000" cy="2188806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../images/graphs-web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888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links between the four pages of a website.</w:t>
            </w:r>
          </w:p>
          <w:bookmarkEnd w:id="43"/>
        </w:tc>
      </w:tr>
    </w:tbl>
    <w:bookmarkEnd w:id="44"/>
    <w:bookmarkStart w:id="46" w:name="rem-relation-digraph-graph"/>
    <w:p>
      <w:pPr>
        <w:pStyle w:val="BodyText"/>
      </w:pPr>
      <w:r>
        <w:rPr>
          <w:i/>
          <w:iCs/>
        </w:rPr>
        <w:t xml:space="preserve">Remark 2</w:t>
      </w:r>
      <w:r>
        <w:t xml:space="preserve"> (Relations and directed graphs).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drawing of</w:t>
      </w:r>
      <w:r>
        <w:t xml:space="preserve"> </w:t>
      </w:r>
      <w:hyperlink r:id="rId45">
        <w:r>
          <w:rPr>
            <w:rStyle w:val="Hyperlink"/>
          </w:rPr>
          <w:t xml:space="preserve">Definition: Directed graph of a relation</w:t>
        </w:r>
      </w:hyperlink>
      <w:r>
        <w:t xml:space="preserve"> </w:t>
      </w:r>
      <w:r>
        <w:t xml:space="preserve">draws the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vertex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edge set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That directed graph has no parallel edges, 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set and has each pair at most once.</w:t>
      </w:r>
      <w:r>
        <w:t xml:space="preserve"> </w:t>
      </w:r>
      <w:r>
        <w:t xml:space="preserve">Going the other way, the edges of a directed graph with no parallel edges form a relation on its vertex set.</w:t>
      </w:r>
      <w:r>
        <w:t xml:space="preserve"> </w:t>
      </w:r>
      <w:r>
        <w:t xml:space="preserve">The links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form the relation</w:t>
      </w:r>
      <w:r>
        <w:t xml:space="preserve"> </w:t>
      </w:r>
      <w:r>
        <w:t xml:space="preserve">“links to”</w:t>
      </w:r>
      <w:r>
        <w:t xml:space="preserve"> </w:t>
      </w:r>
      <w:r>
        <w:t xml:space="preserve">on the set of four pages.</w:t>
      </w:r>
    </w:p>
    <w:bookmarkEnd w:id="46"/>
    <w:bookmarkEnd w:id="47"/>
    <w:bookmarkStart w:id="68" w:name="sec-degree"/>
    <w:p>
      <w:pPr>
        <w:pStyle w:val="Heading1"/>
      </w:pPr>
      <w:r>
        <w:t xml:space="preserve">2. Degree</w:t>
      </w:r>
    </w:p>
    <w:bookmarkStart w:id="48" w:name="exr-degree-sum"/>
    <w:p>
      <w:pPr>
        <w:pStyle w:val="FirstParagraph"/>
      </w:pPr>
      <w:r>
        <w:rPr>
          <w:b/>
          <w:bCs/>
        </w:rPr>
        <w:t xml:space="preserve">Exercise 2 (Adding up the cables)</w:t>
      </w:r>
      <w:r>
        <w:t xml:space="preserve"> </w:t>
      </w:r>
      <w:r>
        <w:t xml:space="preserve">For each computer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, count the cables that have that computer at one end.</w:t>
      </w:r>
      <w:r>
        <w:t xml:space="preserve"> </w:t>
      </w:r>
      <w:r>
        <w:t xml:space="preserve">What is the sum of these six counts?</w:t>
      </w:r>
    </w:p>
    <w:bookmarkEnd w:id="48"/>
    <w:bookmarkStart w:id="49" w:name="sol-degree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From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, the counts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Computer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Cables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and their sum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That is twice the number of cables, 8,</w:t>
      </w:r>
      <w:r>
        <w:t xml:space="preserve"> </w:t>
      </w:r>
      <w:r>
        <w:t xml:space="preserve">since each cable has two ends and is counted once at each.</w:t>
      </w:r>
    </w:p>
    <w:bookmarkEnd w:id="49"/>
    <w:bookmarkStart w:id="50" w:name="def-adjacent"/>
    <w:p>
      <w:pPr>
        <w:pStyle w:val="BodyText"/>
      </w:pPr>
      <w:r>
        <w:rPr>
          <w:b/>
          <w:bCs/>
        </w:rPr>
        <w:t xml:space="preserve">Definition 6 (Adjacent vertices (neighbors))</w:t>
      </w:r>
      <w:r>
        <w:t xml:space="preserve"> </w:t>
      </w:r>
      <w:r>
        <w:t xml:space="preserve">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adjacent</w:t>
      </w:r>
      <w:r>
        <w:t xml:space="preserve">, or</w:t>
      </w:r>
      <w:r>
        <w:t xml:space="preserve"> </w:t>
      </w:r>
      <w:r>
        <w:rPr>
          <w:b/>
          <w:bCs/>
        </w:rPr>
        <w:t xml:space="preserve">neighbors</w:t>
      </w:r>
      <w:r>
        <w:t xml:space="preserve">,</w:t>
      </w:r>
      <w:r>
        <w:t xml:space="preserve"> </w:t>
      </w:r>
      <w:r>
        <w:t xml:space="preserve">if some edge has endpoints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</w:p>
    <w:bookmarkEnd w:id="50"/>
    <w:bookmarkStart w:id="51" w:name="exm-adjacent"/>
    <w:p>
      <w:pPr>
        <w:pStyle w:val="BodyText"/>
      </w:pPr>
      <w:r>
        <w:rPr>
          <w:b/>
          <w:bCs/>
        </w:rPr>
        <w:t xml:space="preserve">Example 6 (Neighbors in the office graph)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not adjacent, since no edge has 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 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makes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adjacent to itself.</w:t>
      </w:r>
    </w:p>
    <w:bookmarkEnd w:id="51"/>
    <w:bookmarkStart w:id="52" w:name="def-incident"/>
    <w:p>
      <w:pPr>
        <w:pStyle w:val="BodyText"/>
      </w:pPr>
      <w:r>
        <w:rPr>
          <w:b/>
          <w:bCs/>
        </w:rPr>
        <w:t xml:space="preserve">Definition 7 (Incident)</w:t>
      </w:r>
      <w:r>
        <w:t xml:space="preserve"> </w:t>
      </w:r>
      <w:r>
        <w:t xml:space="preserve">An edge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incident</w:t>
      </w:r>
      <w:r>
        <w:t xml:space="preserve"> </w:t>
      </w:r>
      <w:r>
        <w:t xml:space="preserve">with each of its endpoints.</w:t>
      </w:r>
    </w:p>
    <w:bookmarkEnd w:id="52"/>
    <w:bookmarkStart w:id="53" w:name="exm-incident"/>
    <w:p>
      <w:pPr>
        <w:pStyle w:val="BodyText"/>
      </w:pPr>
      <w:r>
        <w:rPr>
          <w:b/>
          <w:bCs/>
        </w:rPr>
        <w:t xml:space="preserve">Example 7 (Edges at a vertex of the office graph)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edges incident (</w:t>
      </w:r>
      <w:hyperlink w:anchor="def-incident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is incident with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e</m:t>
        </m:r>
      </m:oMath>
      <w:r>
        <w:t xml:space="preserve">, and with no other vertex.</w:t>
      </w:r>
    </w:p>
    <w:bookmarkEnd w:id="53"/>
    <w:bookmarkStart w:id="54" w:name="def-neighborhood"/>
    <w:p>
      <w:pPr>
        <w:pStyle w:val="BodyText"/>
      </w:pPr>
      <w:r>
        <w:rPr>
          <w:b/>
          <w:bCs/>
        </w:rPr>
        <w:t xml:space="preserve">Definition 8 (Neighborhood)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neighborhood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54"/>
    <w:bookmarkStart w:id="55" w:name="exm-neighborhood"/>
    <w:p>
      <w:pPr>
        <w:pStyle w:val="BodyText"/>
      </w:pPr>
      <w:r>
        <w:rPr>
          <w:b/>
          <w:bCs/>
        </w:rPr>
        <w:t xml:space="preserve">Example 8 (Neighborhoods with a loop and parallel edges)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its own neighborhood (</w:t>
      </w:r>
      <w:hyperlink w:anchor="def-neighborhood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The two parallel edges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put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only once, since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</w:p>
    <w:bookmarkEnd w:id="55"/>
    <w:bookmarkStart w:id="56" w:name="def-degree"/>
    <w:p>
      <w:pPr>
        <w:pStyle w:val="BodyText"/>
      </w:pPr>
      <w:r>
        <w:rPr>
          <w:b/>
          <w:bCs/>
        </w:rPr>
        <w:t xml:space="preserve">Definition 9 (Degree)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number of edges that have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an endpoint,</w:t>
      </w:r>
      <w:r>
        <w:t xml:space="preserve"> </w:t>
      </w:r>
      <w:r>
        <w:t xml:space="preserve">where each loop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counts twice.</w:t>
      </w:r>
    </w:p>
    <w:bookmarkEnd w:id="56"/>
    <w:bookmarkStart w:id="57" w:name="exm-degree"/>
    <w:p>
      <w:pPr>
        <w:pStyle w:val="BodyText"/>
      </w:pPr>
      <w:r>
        <w:rPr>
          <w:b/>
          <w:bCs/>
        </w:rPr>
        <w:t xml:space="preserve">Example 9 (Degrees with a loop)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(</w:t>
      </w:r>
      <w:hyperlink w:anchor="fig-loop-parallel">
        <w:r>
          <w:rPr>
            <w:rStyle w:val="Hyperlink"/>
          </w:rPr>
          <w:t xml:space="preserve">Figure 2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 since 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counts twice and one more edge joins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count 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r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edge has two ends, and a loop has both of its ends at the same vertex.</w:t>
      </w:r>
      <w:r>
        <w:t xml:space="preserve"> </w:t>
      </w:r>
      <w:r>
        <w:t xml:space="preserve">Counting a loop twice makes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the number of ends of edges at</w:t>
      </w:r>
      <w:r>
        <w:t xml:space="preserve"> </w:t>
      </w:r>
      <m:oMath>
        <m:r>
          <m:t>v</m:t>
        </m:r>
      </m:oMath>
      <w:r>
        <w:t xml:space="preserve">.</w:t>
      </w:r>
    </w:p>
    <w:bookmarkEnd w:id="57"/>
    <w:bookmarkStart w:id="59" w:name="thm-handshake"/>
    <w:p>
      <w:pPr>
        <w:pStyle w:val="BodyText"/>
      </w:pPr>
      <w:r>
        <w:rPr>
          <w:b/>
          <w:bCs/>
        </w:rPr>
        <w:t xml:space="preserve">Theorem 1 (The handshake theorem)</w:t>
      </w:r>
      <w:r>
        <w:t xml:space="preserve"> </w:t>
      </w:r>
      <w:r>
        <w:t xml:space="preserve">For every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is the number of edges (</w:t>
      </w:r>
      <w:hyperlink r:id="rId58">
        <w:r>
          <w:rPr>
            <w:rStyle w:val="Hyperlink"/>
          </w:rPr>
          <w:t xml:space="preserve">Definition: Cardinality</w:t>
        </w:r>
      </w:hyperlink>
      <w:r>
        <w:t xml:space="preserve">).</w:t>
      </w:r>
      <w:r>
        <w:t xml:space="preserve"> </w:t>
      </w:r>
      <w:r>
        <w:t xml:space="preserve">It is called the handshake theorem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because, when the vertices are the people at a party and the edges are the handshakes between them,</w:t>
      </w:r>
      <w:r>
        <w:t xml:space="preserve"> </w:t>
      </w:r>
      <w:r>
        <w:t xml:space="preserve">it says that the numbers of hands that the people shook add up to twice the number of handshakes.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edge has two ends.</w:t>
      </w:r>
      <w:r>
        <w:t xml:space="preserve"> </w:t>
      </w:r>
      <w:r>
        <w:t xml:space="preserve">An edge with two endpoints has one end at each endpoint, and a loop has both ends at its one endpoint.</w:t>
      </w:r>
      <w:r>
        <w:t xml:space="preserve"> </w:t>
      </w:r>
      <w:r>
        <w:t xml:space="preserve">We count the set of all ends of all edges in two ways.</w:t>
      </w:r>
    </w:p>
    <w:p>
      <w:pPr>
        <w:pStyle w:val="BodyText"/>
      </w:pPr>
      <w:r>
        <w:t xml:space="preserve">Counted edge by edge, each edge gives two ends, so there are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ends.</w:t>
      </w:r>
    </w:p>
    <w:p>
      <w:pPr>
        <w:pStyle w:val="BodyText"/>
      </w:pPr>
      <w:r>
        <w:t xml:space="preserve">Counted vertex by vertex, the ends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one end of each non-loop edge with endpoint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two ends of each loop at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That is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ends, by</w:t>
      </w:r>
      <w:r>
        <w:t xml:space="preserve"> 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each end is at exactly one vertex, so there are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deg</m:t>
            </m:r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ends.</w:t>
      </w:r>
    </w:p>
    <w:p>
      <w:pPr>
        <w:pStyle w:val="BodyText"/>
      </w:pPr>
      <w:r>
        <w:t xml:space="preserve">The two counts count the same set, so they are equal.</w:t>
      </w:r>
    </w:p>
    <w:bookmarkStart w:id="60" w:name="exm-handshake"/>
    <w:p>
      <w:pPr>
        <w:pStyle w:val="BodyText"/>
      </w:pPr>
      <w:r>
        <w:rPr>
          <w:b/>
          <w:bCs/>
        </w:rPr>
        <w:t xml:space="preserve">Example 10 (Checking the handshake theorem)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the degrees add up to 16 (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), and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 the degrees of</w:t>
      </w:r>
      <w:r>
        <w:t xml:space="preserve"> </w:t>
      </w:r>
      <w:hyperlink w:anchor="exm-degree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add up to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, as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0"/>
    <w:bookmarkStart w:id="61" w:name="cor-odd-degree"/>
    <w:p>
      <w:pPr>
        <w:pStyle w:val="BodyText"/>
      </w:pPr>
      <w:r>
        <w:rPr>
          <w:b/>
          <w:bCs/>
        </w:rPr>
        <w:t xml:space="preserve">Corollary 1 (An even number of odd degrees)</w:t>
      </w:r>
      <w:r>
        <w:t xml:space="preserve"> </w:t>
      </w:r>
      <w:r>
        <w:t xml:space="preserve">Every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has an even number of vertices of odd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graph,</w:t>
      </w:r>
      <w:r>
        <w:t xml:space="preserve"> </w:t>
      </w:r>
      <w:r>
        <w:t xml:space="preserve">let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be the set of vertices of odd degree,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set of vertices of even degree.</w:t>
      </w:r>
      <w:r>
        <w:t xml:space="preserve"> </w:t>
      </w:r>
      <w:r>
        <w:t xml:space="preserve">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O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N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an even number minus a sum of even numbers, so it is even (</w:t>
      </w:r>
      <w:hyperlink r:id="rId62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The left side is a sum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odd numbers.</w:t>
      </w:r>
      <w:r>
        <w:t xml:space="preserve"> </w:t>
      </w:r>
      <w:r>
        <w:t xml:space="preserve">Pair the odd numbers off two at a time.</w:t>
      </w:r>
      <w:r>
        <w:t xml:space="preserve"> </w:t>
      </w:r>
      <w:r>
        <w:t xml:space="preserve">The sum of each pair is even.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were odd, one odd number would be left over,</w:t>
      </w:r>
      <w:r>
        <w:t xml:space="preserve"> </w:t>
      </w:r>
      <w:r>
        <w:t xml:space="preserve">and the left side would be an even number plus an odd number, which is odd.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cannot be odd, and it is even.</w:t>
      </w:r>
    </w:p>
    <w:bookmarkStart w:id="63" w:name="exm-degree-list"/>
    <w:p>
      <w:pPr>
        <w:pStyle w:val="BodyText"/>
      </w:pPr>
      <w:r>
        <w:rPr>
          <w:b/>
          <w:bCs/>
        </w:rPr>
        <w:t xml:space="preserve">Example 11 (Degrees that no graph has)</w:t>
      </w:r>
      <w:r>
        <w:t xml:space="preserve"> </w:t>
      </w:r>
      <w:r>
        <w:t xml:space="preserve">No graph has five vertices with degrees 4, 3, 3, 2 and 1.</w:t>
      </w:r>
      <w:r>
        <w:t xml:space="preserve"> </w:t>
      </w:r>
      <w:r>
        <w:t xml:space="preserve">Such a graph would have three vertices of odd degree, the two of degree 3 and the one of degree 1,</w:t>
      </w:r>
      <w:r>
        <w:t xml:space="preserve"> </w:t>
      </w:r>
      <w:r>
        <w:t xml:space="preserve">and</w:t>
      </w:r>
      <w:r>
        <w:t xml:space="preserve"> </w:t>
      </w:r>
      <w:hyperlink w:anchor="cor-odd-degre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 that the number of vertices of odd degree is even.</w:t>
      </w:r>
      <w:r>
        <w:t xml:space="preserve"> </w:t>
      </w:r>
      <w:r>
        <w:t xml:space="preserve">Equivalently, 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 the degrees would add up to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13</m:t>
        </m:r>
      </m:oMath>
      <w:r>
        <w:t xml:space="preserve">, which is not twice a number of edges.</w:t>
      </w:r>
    </w:p>
    <w:bookmarkEnd w:id="63"/>
    <w:bookmarkStart w:id="64" w:name="def-out-degree"/>
    <w:p>
      <w:pPr>
        <w:pStyle w:val="BodyText"/>
      </w:pPr>
      <w:r>
        <w:rPr>
          <w:b/>
          <w:bCs/>
        </w:rPr>
        <w:t xml:space="preserve">Definition 10 (Out-degree)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the number of edges that start at</w:t>
      </w:r>
      <w:r>
        <w:t xml:space="preserve"> </w:t>
      </w:r>
      <m:oMath>
        <m:r>
          <m:t>v</m:t>
        </m:r>
      </m:oMath>
      <w:r>
        <w:t xml:space="preserve">.</w:t>
      </w:r>
    </w:p>
    <w:bookmarkEnd w:id="64"/>
    <w:bookmarkStart w:id="65" w:name="def-in-degree"/>
    <w:p>
      <w:pPr>
        <w:pStyle w:val="BodyText"/>
      </w:pPr>
      <w:r>
        <w:rPr>
          <w:b/>
          <w:bCs/>
        </w:rPr>
        <w:t xml:space="preserve">Definition 11 (In-degree)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the number of edges that end at</w:t>
      </w:r>
      <w:r>
        <w:t xml:space="preserve"> </w:t>
      </w:r>
      <m:oMath>
        <m:r>
          <m:t>v</m:t>
        </m:r>
      </m:oMath>
      <w:r>
        <w:t xml:space="preserve">.</w:t>
      </w:r>
    </w:p>
    <w:bookmarkEnd w:id="65"/>
    <w:bookmarkStart w:id="66" w:name="thm-directed-degrees"/>
    <w:p>
      <w:pPr>
        <w:pStyle w:val="BodyText"/>
      </w:pPr>
      <w:r>
        <w:rPr>
          <w:b/>
          <w:bCs/>
        </w:rPr>
        <w:t xml:space="preserve">Theorem 2 (Degrees in a directed graph)</w:t>
      </w:r>
      <w:r>
        <w:t xml:space="preserve"> </w:t>
      </w:r>
      <w:r>
        <w:t xml:space="preserve">For every directed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is the out-degree 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 and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in-degree 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edge starts at exactly one vertex,</w:t>
      </w:r>
      <w:r>
        <w:t xml:space="preserve"> </w:t>
      </w:r>
      <w:r>
        <w:t xml:space="preserve">so sorting the edges by the vertex where they start puts each edge in exactly one group.</w:t>
      </w:r>
      <w:r>
        <w:t xml:space="preserve"> </w:t>
      </w:r>
      <w:r>
        <w:t xml:space="preserve">The group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edges,</w:t>
      </w:r>
      <w:r>
        <w:t xml:space="preserve"> </w:t>
      </w:r>
      <w:r>
        <w:t xml:space="preserve">so the sizes of the groups add up to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Sorting the edges by the vertex where they end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in the same way.</w:t>
      </w:r>
    </w:p>
    <w:bookmarkStart w:id="67" w:name="exm-web-degrees"/>
    <w:p>
      <w:pPr>
        <w:pStyle w:val="BodyText"/>
      </w:pPr>
      <w:r>
        <w:rPr>
          <w:b/>
          <w:bCs/>
        </w:rPr>
        <w:t xml:space="preserve">Example 12 (Degrees of the web pages)</w:t>
      </w:r>
      <w:r>
        <w:t xml:space="preserve"> </w:t>
      </w:r>
      <w:r>
        <w:t xml:space="preserve">In 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Out-degree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In-degree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</w:tbl>
    <w:p>
      <w:pPr>
        <w:pStyle w:val="BodyText"/>
      </w:pPr>
      <w:r>
        <w:t xml:space="preserve">Both rows add up to 7, the number of edges, as</w:t>
      </w:r>
      <w:r>
        <w:t xml:space="preserve"> </w:t>
      </w:r>
      <w:hyperlink w:anchor="thm-directed-degre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loop at blog counts once in its out-degree 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 and once in its in-degree 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67"/>
    <w:bookmarkEnd w:id="68"/>
    <w:bookmarkStart w:id="86" w:name="sec-special-graphs"/>
    <w:p>
      <w:pPr>
        <w:pStyle w:val="Heading1"/>
      </w:pPr>
      <w:r>
        <w:t xml:space="preserve">3. Special graphs and subgraphs</w:t>
      </w:r>
    </w:p>
    <w:bookmarkStart w:id="69" w:name="exr-round-robin"/>
    <w:p>
      <w:pPr>
        <w:pStyle w:val="FirstParagraph"/>
      </w:pPr>
      <w:r>
        <w:rPr>
          <w:b/>
          <w:bCs/>
        </w:rPr>
        <w:t xml:space="preserve">Exercise 3 (A chess tournament)</w:t>
      </w:r>
      <w:r>
        <w:t xml:space="preserve"> </w:t>
      </w:r>
      <w:r>
        <w:t xml:space="preserve">A chess club has 8 members, and every two members play each other exactly once.</w:t>
      </w:r>
      <w:r>
        <w:t xml:space="preserve"> </w:t>
      </w:r>
      <w:r>
        <w:t xml:space="preserve">How many games are played?</w:t>
      </w:r>
    </w:p>
    <w:bookmarkEnd w:id="69"/>
    <w:bookmarkStart w:id="70" w:name="sol-round-rob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Draw a vertex for each member and an edge for each game.</w:t>
      </w:r>
      <w:r>
        <w:t xml:space="preserve"> </w:t>
      </w:r>
      <w:r>
        <w:t xml:space="preserve">Each member plays the 7 others, so each vertex has degree 7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56</m:t>
        </m:r>
      </m:oMath>
      <w:r>
        <w:t xml:space="preserve">, so there are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28</m:t>
        </m:r>
      </m:oMath>
      <w:r>
        <w:t xml:space="preserve"> </w:t>
      </w:r>
      <w:r>
        <w:t xml:space="preserve">games.</w:t>
      </w:r>
    </w:p>
    <w:bookmarkEnd w:id="70"/>
    <w:bookmarkStart w:id="71" w:name="def-complete-graph"/>
    <w:p>
      <w:pPr>
        <w:pStyle w:val="BodyText"/>
      </w:pPr>
      <w:r>
        <w:rPr>
          <w:b/>
          <w:bCs/>
        </w:rPr>
        <w:t xml:space="preserve">Definition 12 (Complete graph)</w:t>
      </w:r>
      <w:r>
        <w:t xml:space="preserve"> </w:t>
      </w:r>
      <w:r>
        <w:t xml:space="preserve">For a positive integer</w:t>
      </w:r>
      <w:r>
        <w:t xml:space="preserve"> </w:t>
      </w:r>
      <m:oMath>
        <m:r>
          <m:t>n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complete graph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</w:t>
      </w:r>
      <w:r>
        <w:t xml:space="preserve"> </w:t>
      </w:r>
      <w:r>
        <w:t xml:space="preserve">in which every two different vertices are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Two complete graphs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differ only in the names of their vertices,</w:t>
      </w:r>
      <w:r>
        <w:t xml:space="preserve"> </w:t>
      </w:r>
      <w:r>
        <w:t xml:space="preserve">so we write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 any of them.</w:t>
      </w:r>
    </w:p>
    <w:bookmarkEnd w:id="71"/>
    <w:bookmarkStart w:id="72" w:name="exm-round-robin"/>
    <w:p>
      <w:pPr>
        <w:pStyle w:val="BodyText"/>
      </w:pPr>
      <w:r>
        <w:rPr>
          <w:b/>
          <w:bCs/>
        </w:rPr>
        <w:t xml:space="preserve">Example 13 (The tournament graph)</w:t>
      </w:r>
      <w:r>
        <w:t xml:space="preserve"> </w:t>
      </w:r>
      <w:r>
        <w:t xml:space="preserve">The graph of</w:t>
      </w:r>
      <w:r>
        <w:t xml:space="preserve"> </w:t>
      </w:r>
      <w:hyperlink w:anchor="sol-round-robin">
        <w:r>
          <w:rPr>
            <w:rStyle w:val="Hyperlink"/>
          </w:rPr>
          <w:t xml:space="preserve">Solution 3</w:t>
        </w:r>
      </w:hyperlink>
      <w:r>
        <w:t xml:space="preserve">, with a vertex for each member and an edge for each game, is a complete graph on 8 vertices,</w:t>
      </w:r>
      <w:r>
        <w:t xml:space="preserve"> </w:t>
      </w:r>
      <m:oMath>
        <m:sSub>
          <m:e>
            <m:r>
              <m:t>K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(</w:t>
      </w:r>
      <w:hyperlink w:anchor="def-complete-graph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2"/>
    <w:bookmarkStart w:id="73" w:name="def-cycle-graph"/>
    <w:p>
      <w:pPr>
        <w:pStyle w:val="BodyText"/>
      </w:pPr>
      <w:r>
        <w:rPr>
          <w:b/>
          <w:bCs/>
        </w:rPr>
        <w:t xml:space="preserve">Definition 13 (Cycle graph)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with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Going along these edges in order 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visits every vertex and returns 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Two cycle graphs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differ only in the names of their vertices,</w:t>
      </w:r>
      <w:r>
        <w:t xml:space="preserve"> </w:t>
      </w:r>
      <w:r>
        <w:t xml:space="preserve">so we write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 any of them.</w:t>
      </w:r>
    </w:p>
    <w:bookmarkEnd w:id="73"/>
    <w:bookmarkStart w:id="74" w:name="exm-round-table"/>
    <w:p>
      <w:pPr>
        <w:pStyle w:val="BodyText"/>
      </w:pPr>
      <w:r>
        <w:rPr>
          <w:b/>
          <w:bCs/>
        </w:rPr>
        <w:t xml:space="preserve">Example 14 (A round table)</w:t>
      </w:r>
      <w:r>
        <w:t xml:space="preserve"> </w:t>
      </w:r>
      <w:r>
        <w:t xml:space="preserve">Nine people sit around a round table.</w:t>
      </w:r>
      <w:r>
        <w:t xml:space="preserve"> </w:t>
      </w:r>
      <w:r>
        <w:t xml:space="preserve">The graph with a vertex for each person, and an edge between each two people who sit next to each other, is a cycle graph on 9 vertices,</w:t>
      </w:r>
      <w:r>
        <w:t xml:space="preserve"> </w:t>
      </w:r>
      <m:oMath>
        <m:sSub>
          <m:e>
            <m:r>
              <m:t>C</m:t>
            </m:r>
          </m:e>
          <m:sub>
            <m:r>
              <m:t>9</m:t>
            </m:r>
          </m:sub>
        </m:sSub>
      </m:oMath>
      <w:r>
        <w:t xml:space="preserve"> </w:t>
      </w:r>
      <w:r>
        <w:t xml:space="preserve">(</w:t>
      </w:r>
      <w:hyperlink w:anchor="def-cycle-graph">
        <w:r>
          <w:rPr>
            <w:rStyle w:val="Hyperlink"/>
          </w:rPr>
          <w:t xml:space="preserve">Definition 13</w:t>
        </w:r>
      </w:hyperlink>
      <w:r>
        <w:t xml:space="preserve">):</w:t>
      </w:r>
      <w:r>
        <w:t xml:space="preserve"> </w:t>
      </w:r>
      <w:r>
        <w:t xml:space="preserve">going around the table visits each person once, and each person sits next to exactly two others.</w:t>
      </w:r>
    </w:p>
    <w:bookmarkEnd w:id="74"/>
    <w:bookmarkStart w:id="77" w:name="def-bipartite"/>
    <w:p>
      <w:pPr>
        <w:pStyle w:val="BodyText"/>
      </w:pPr>
      <w:r>
        <w:rPr>
          <w:b/>
          <w:bCs/>
        </w:rPr>
        <w:t xml:space="preserve">Definition 14 (Bipartite graph)</w:t>
      </w:r>
      <w:r>
        <w:t xml:space="preserve"> </w:t>
      </w:r>
      <w:r>
        <w:t xml:space="preserve">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bipartite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if there are two sets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Definition: Intersection</w:t>
        </w:r>
      </w:hyperlink>
      <w:r>
        <w:t xml:space="preserve">),</w:t>
      </w:r>
      <w:r>
        <w:t xml:space="preserve"> </w:t>
      </w:r>
      <w:r>
        <w:t xml:space="preserve">such that every edge has one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other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exm-cube-bipartite"/>
    <w:p>
      <w:pPr>
        <w:pStyle w:val="BodyText"/>
      </w:pPr>
      <w:r>
        <w:rPr>
          <w:b/>
          <w:bCs/>
        </w:rPr>
        <w:t xml:space="preserve">Example 15 (The cube graph is bipartite)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the graph whose vertices are the eight bit strings of length 3,</w:t>
      </w:r>
      <w:r>
        <w:t xml:space="preserve"> </w:t>
      </w:r>
      <w:r>
        <w:t xml:space="preserve">with an edge between two strings when they differ in exactly one position</w:t>
      </w:r>
      <w:r>
        <w:t xml:space="preserve"> </w:t>
      </w:r>
      <w:r>
        <w:t xml:space="preserve">(Wikipedia contributors 2026s)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are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), but</w:t>
      </w:r>
      <w:r>
        <w:t xml:space="preserve"> </w:t>
      </w:r>
      <m:oMath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011</m:t>
        </m:r>
      </m:oMath>
      <w:r>
        <w:t xml:space="preserve"> </w:t>
      </w:r>
      <w:r>
        <w:t xml:space="preserve">are not.</w:t>
      </w:r>
      <w:r>
        <w:t xml:space="preserve"> </w:t>
      </w:r>
      <w:hyperlink w:anchor="fig-cube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draws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corners and edges of a cube.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 strings with an even number of ones,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strings with an odd number of ones: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000</m:t>
              </m:r>
              <m:r>
                <m:rPr>
                  <m:sty m:val="p"/>
                </m:rPr>
                <m:t>,</m:t>
              </m:r>
              <m:r>
                <m:t>011</m:t>
              </m:r>
              <m:r>
                <m:rPr>
                  <m:sty m:val="p"/>
                </m:rPr>
                <m:t>,</m:t>
              </m:r>
              <m:r>
                <m:t>101</m:t>
              </m:r>
              <m:r>
                <m:rPr>
                  <m:sty m:val="p"/>
                </m:rPr>
                <m:t>,</m:t>
              </m:r>
              <m:r>
                <m:t>110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001</m:t>
              </m:r>
              <m:r>
                <m:rPr>
                  <m:sty m:val="p"/>
                </m:rPr>
                <m:t>,</m:t>
              </m:r>
              <m:r>
                <m:t>010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,</m:t>
              </m:r>
              <m:r>
                <m:t>111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Changing one position of a string changes its number of ones by exactly one,</w:t>
      </w:r>
      <w:r>
        <w:t xml:space="preserve"> </w:t>
      </w:r>
      <w:r>
        <w:t xml:space="preserve">from even to odd or from odd to even.</w:t>
      </w:r>
      <w:r>
        <w:t xml:space="preserve"> </w:t>
      </w:r>
      <w:r>
        <w:t xml:space="preserve">So every edge has one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other in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bipartite (</w:t>
      </w:r>
      <w:hyperlink w:anchor="def-bipartite">
        <w:r>
          <w:rPr>
            <w:rStyle w:val="Hyperlink"/>
          </w:rPr>
          <w:t xml:space="preserve">Definition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cube"/>
          <w:p>
            <w:pPr>
              <w:pStyle w:val="Compact"/>
              <w:jc w:val="center"/>
            </w:pPr>
            <w:r>
              <w:drawing>
                <wp:inline>
                  <wp:extent cx="2400300" cy="24003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cub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cube graph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, with the strings in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shaded.</w:t>
            </w:r>
          </w:p>
          <w:bookmarkEnd w:id="81"/>
        </w:tc>
      </w:tr>
    </w:tbl>
    <w:bookmarkEnd w:id="82"/>
    <w:bookmarkStart w:id="84" w:name="def-subgraph"/>
    <w:p>
      <w:pPr>
        <w:pStyle w:val="BodyText"/>
      </w:pPr>
      <w:r>
        <w:rPr>
          <w:b/>
          <w:bCs/>
        </w:rPr>
        <w:t xml:space="preserve">Definition 15 (Subgraph)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subgraph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 a graph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⊆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t>E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where each edge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 same endpoints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in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graph, the endpoints of each edge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W</m:t>
        </m:r>
      </m:oMath>
      <w:r>
        <w:t xml:space="preserve">.</w:t>
      </w:r>
    </w:p>
    <w:bookmarkEnd w:id="84"/>
    <w:bookmarkStart w:id="85" w:name="exm-subgraph"/>
    <w:p>
      <w:pPr>
        <w:pStyle w:val="BodyText"/>
      </w:pPr>
      <w:r>
        <w:rPr>
          <w:b/>
          <w:bCs/>
        </w:rPr>
        <w:t xml:space="preserve">Example 16 (Leaving out a computer)</w:t>
      </w:r>
      <w:r>
        <w:t xml:space="preserve"> </w:t>
      </w:r>
      <w:r>
        <w:t xml:space="preserve">Take the computer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out of the office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with its cables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left is a subgraph (</w:t>
      </w:r>
      <w:hyperlink w:anchor="def-subgraph">
        <w:r>
          <w:rPr>
            <w:rStyle w:val="Hyperlink"/>
          </w:rPr>
          <w:t xml:space="preserve">Definition 15</w:t>
        </w:r>
      </w:hyperlink>
      <w:r>
        <w:t xml:space="preserve">) of the office graph, with vertex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 the five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out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but keeping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would not give a subgraph,</w:t>
      </w:r>
      <w:r>
        <w:t xml:space="preserve"> </w:t>
      </w:r>
      <w:r>
        <w:t xml:space="preserve">since one endpoint of that edge would not be a vertex.</w:t>
      </w:r>
    </w:p>
    <w:bookmarkEnd w:id="85"/>
    <w:bookmarkEnd w:id="86"/>
    <w:bookmarkStart w:id="98" w:name="sec-graph-representations"/>
    <w:p>
      <w:pPr>
        <w:pStyle w:val="Heading1"/>
      </w:pPr>
      <w:r>
        <w:t xml:space="preserve">4. Representing graphs</w:t>
      </w:r>
    </w:p>
    <w:bookmarkStart w:id="87" w:name="exr-list-or-table"/>
    <w:p>
      <w:pPr>
        <w:pStyle w:val="FirstParagraph"/>
      </w:pPr>
      <w:r>
        <w:rPr>
          <w:b/>
          <w:bCs/>
        </w:rPr>
        <w:t xml:space="preserve">Exercise 4 (Storing the office graph)</w:t>
      </w:r>
      <w:r>
        <w:t xml:space="preserve"> </w:t>
      </w:r>
      <w:r>
        <w:t xml:space="preserve">A program can store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in either of two ways:</w:t>
      </w:r>
    </w:p>
    <w:p>
      <w:pPr>
        <w:pStyle w:val="Compact"/>
        <w:numPr>
          <w:ilvl w:val="0"/>
          <w:numId w:val="1006"/>
        </w:numPr>
      </w:pPr>
      <w:r>
        <w:t xml:space="preserve">for each vertex, a list of its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6"/>
        </w:numPr>
      </w:pPr>
      <w:r>
        <w:t xml:space="preserve">a table with a row and a column for each vertex, and a 1 or a 0 in each of its cells, for</w:t>
      </w:r>
      <w:r>
        <w:t xml:space="preserve"> </w:t>
      </w:r>
      <w:r>
        <w:t xml:space="preserve">“adjacent”</w:t>
      </w:r>
      <w:r>
        <w:t xml:space="preserve"> </w:t>
      </w:r>
      <w:r>
        <w:t xml:space="preserve">or</w:t>
      </w:r>
      <w:r>
        <w:t xml:space="preserve"> </w:t>
      </w:r>
      <w:r>
        <w:t xml:space="preserve">“not adjacent”</w:t>
      </w:r>
      <w:r>
        <w:t xml:space="preserve">.</w:t>
      </w:r>
    </w:p>
    <w:p>
      <w:pPr>
        <w:pStyle w:val="FirstParagraph"/>
      </w:pPr>
      <w:r>
        <w:t xml:space="preserve">Which way stores fewer entries?</w:t>
      </w:r>
    </w:p>
    <w:bookmarkEnd w:id="87"/>
    <w:bookmarkStart w:id="88" w:name="sol-list-or-tabl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lists of neighbors.</w:t>
      </w:r>
      <w:r>
        <w:t xml:space="preserve"> </w:t>
      </w:r>
      <w:r>
        <w:t xml:space="preserve">The list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 since the office graph is simple (</w:t>
      </w:r>
      <w:hyperlink w:anchor="exm-simple-graph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 the lists have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entries in all, by</w:t>
      </w:r>
      <w:r>
        <w:t xml:space="preserve"> 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table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cells.</w:t>
      </w:r>
    </w:p>
    <w:bookmarkEnd w:id="88"/>
    <w:bookmarkStart w:id="89" w:name="def-adjacency-list"/>
    <w:p>
      <w:pPr>
        <w:pStyle w:val="BodyText"/>
      </w:pPr>
      <w:r>
        <w:rPr>
          <w:b/>
          <w:bCs/>
        </w:rPr>
        <w:t xml:space="preserve">Definition 16 (Adjacency list)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adjacency list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lists,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 neighbors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an edge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</w:p>
    <w:bookmarkEnd w:id="89"/>
    <w:bookmarkStart w:id="90" w:name="exm-adjacency-list"/>
    <w:p>
      <w:pPr>
        <w:pStyle w:val="FirstParagraph"/>
      </w:pPr>
      <w:r>
        <w:rPr>
          <w:b/>
          <w:bCs/>
        </w:rPr>
        <w:t xml:space="preserve">Example 17 (Two adjacency lists)</w:t>
      </w:r>
      <w:r>
        <w:t xml:space="preserve"> </w:t>
      </w:r>
      <w:r>
        <w:t xml:space="preserve">The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 of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on the left,</w:t>
      </w:r>
      <w:r>
        <w:t xml:space="preserve"> </w:t>
      </w:r>
      <w:r>
        <w:t xml:space="preserve">and of the web pages (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), on the right,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Vertex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Neighbors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Links 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about, blog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home, blog, contact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</w:tr>
    </w:tbl>
    <w:p>
      <w:pPr>
        <w:pStyle w:val="BodyText"/>
      </w:pPr>
      <w:r>
        <w:t xml:space="preserve">In the office graph, each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appears twice: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In the web graph, each edge appears once, in the list of the page where it starts.</w:t>
      </w:r>
    </w:p>
    <w:bookmarkEnd w:id="90"/>
    <w:bookmarkStart w:id="92" w:name="def-adjacency-matrix"/>
    <w:p>
      <w:pPr>
        <w:pStyle w:val="BodyText"/>
      </w:pPr>
      <w:r>
        <w:rPr>
          <w:b/>
          <w:bCs/>
        </w:rPr>
        <w:t xml:space="preserve">Definition 17 (Adjacency matrix)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list its vertices in a chosen order as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adjacency matrix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(</w:t>
      </w:r>
      <w:hyperlink r:id="rId91">
        <w:r>
          <w:rPr>
            <w:rStyle w:val="Hyperlink"/>
          </w:rPr>
          <w:t xml:space="preserve">Definition: Matrix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whose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 number of edges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 number of edges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So a loop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adds 1 to the diagonal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</w:p>
    <w:bookmarkEnd w:id="92"/>
    <w:bookmarkStart w:id="93" w:name="exm-adjacency-matrix"/>
    <w:p>
      <w:pPr>
        <w:pStyle w:val="BodyText"/>
      </w:pPr>
      <w:r>
        <w:rPr>
          <w:b/>
          <w:bCs/>
        </w:rPr>
        <w:t xml:space="preserve">Example 18 (The adjacency matrix of the office graph)</w:t>
      </w:r>
      <w:r>
        <w:t xml:space="preserve"> </w:t>
      </w:r>
      <w:r>
        <w:t xml:space="preserve">With its vertices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  <w:r>
        <w:t xml:space="preserve"> </w:t>
      </w:r>
      <w:r>
        <w:t xml:space="preserve">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 2 has a 1 in columns 1, 3 and 4, since the neighbors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</w:p>
    <w:bookmarkEnd w:id="93"/>
    <w:bookmarkStart w:id="94" w:name="exm-konigsberg-matrix"/>
    <w:p>
      <w:pPr>
        <w:pStyle w:val="BodyText"/>
      </w:pPr>
      <w:r>
        <w:rPr>
          <w:b/>
          <w:bCs/>
        </w:rPr>
        <w:t xml:space="preserve">Example 19 (Counting parallel edges)</w:t>
      </w:r>
      <w:r>
        <w:t xml:space="preserve"> </w:t>
      </w:r>
      <w:r>
        <w:t xml:space="preserve">With its vertices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,</w:t>
      </w:r>
      <w:r>
        <w:t xml:space="preserve"> </w:t>
      </w:r>
      <w:r>
        <w:t xml:space="preserve">the bridge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entries 2 count the two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the two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6" w:name="exm-web-matrix"/>
    <w:p>
      <w:pPr>
        <w:pStyle w:val="BodyText"/>
      </w:pPr>
      <w:r>
        <w:rPr>
          <w:b/>
          <w:bCs/>
        </w:rPr>
        <w:t xml:space="preserve">Example 20 (The adjacency matrix of a directed graph)</w:t>
      </w:r>
      <w:r>
        <w:t xml:space="preserve"> </w:t>
      </w:r>
      <w:r>
        <w:t xml:space="preserve">With its vertices in the order home, about, blog, contact,</w:t>
      </w:r>
      <w:r>
        <w:t xml:space="preserve"> </w:t>
      </w:r>
      <w:r>
        <w:t xml:space="preserve">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entry in row 1 and column 3 is 1, since home links to blog,</w:t>
      </w:r>
      <w:r>
        <w:t xml:space="preserve"> </w:t>
      </w:r>
      <w:r>
        <w:t xml:space="preserve">and so is the entry in row 3 and column 1, since blog links to home.</w:t>
      </w:r>
      <w:r>
        <w:t xml:space="preserve"> </w:t>
      </w:r>
      <w:r>
        <w:t xml:space="preserve">The entry in row 2 and column 1 is 0, since about does not link to home, although home links to about.</w:t>
      </w:r>
      <w:r>
        <w:t xml:space="preserve"> </w:t>
      </w:r>
      <w:r>
        <w:t xml:space="preserve">The 1 in row 3 and column 3 is the loop at blog.</w:t>
      </w:r>
      <w:r>
        <w:t xml:space="preserve"> </w:t>
      </w:r>
      <w:r>
        <w:t xml:space="preserve">This is the matrix of the relation</w:t>
      </w:r>
      <w:r>
        <w:t xml:space="preserve"> </w:t>
      </w:r>
      <w:r>
        <w:t xml:space="preserve">“links to”</w:t>
      </w:r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Definition: Matrix of a relation</w:t>
        </w:r>
      </w:hyperlink>
      <w:r>
        <w:t xml:space="preserve">,</w:t>
      </w:r>
      <w:r>
        <w:t xml:space="preserve"> </w:t>
      </w:r>
      <w:hyperlink w:anchor="rem-relation-digraph-graph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96"/>
    <w:bookmarkStart w:id="97" w:name="rem-matrix-reading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adjacency matrix shows).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since an edge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 with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), then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Some books put 2 on the diagonal for each loop</w:t>
      </w:r>
      <w:r>
        <w:t xml:space="preserve"> </w:t>
      </w:r>
      <w:r>
        <w:t xml:space="preserve">(Wikipedia contributors 2026b)</w:t>
      </w:r>
      <w:r>
        <w:t xml:space="preserve">,</w:t>
      </w:r>
      <w:r>
        <w:t xml:space="preserve"> </w:t>
      </w:r>
      <w:r>
        <w:t xml:space="preserve">which makes the rows add up to the degrees even with loops.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 the out-degree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 the in-degree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FirstParagraph"/>
      </w:pPr>
      <w:r>
        <w:t xml:space="preserve">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 of a graph with no loops has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entries, 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an adjacency matrix has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entries.</w:t>
      </w:r>
      <w:r>
        <w:t xml:space="preserve"> </w:t>
      </w:r>
      <w:r>
        <w:t xml:space="preserve">When there are few edges, as in</w:t>
      </w:r>
      <w:r>
        <w:t xml:space="preserve"> </w:t>
      </w:r>
      <w:hyperlink w:anchor="exr-list-or-table">
        <w:r>
          <w:rPr>
            <w:rStyle w:val="Hyperlink"/>
          </w:rPr>
          <w:t xml:space="preserve">Exercise 4</w:t>
        </w:r>
      </w:hyperlink>
      <w:r>
        <w:t xml:space="preserve">, the list is shorter.</w:t>
      </w:r>
      <w:r>
        <w:t xml:space="preserve"> </w:t>
      </w:r>
      <w:r>
        <w:t xml:space="preserve">When most pairs of vertices are adjacent, the matrix is about as long, and it answers</w:t>
      </w:r>
      <w:r>
        <w:t xml:space="preserve"> </w:t>
      </w:r>
      <w:r>
        <w:t xml:space="preserve">“are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adjacent?”</w:t>
      </w:r>
      <w:r>
        <w:t xml:space="preserve"> </w:t>
      </w:r>
      <w:r>
        <w:t xml:space="preserve">with a single entry.</w:t>
      </w:r>
    </w:p>
    <w:bookmarkEnd w:id="97"/>
    <w:bookmarkEnd w:id="98"/>
    <w:bookmarkStart w:id="102" w:name="sec-racket-graphs"/>
    <w:p>
      <w:pPr>
        <w:pStyle w:val="Heading1"/>
      </w:pPr>
      <w:r>
        <w:t xml:space="preserve">5. Graphs in Racket</w:t>
      </w:r>
    </w:p>
    <w:bookmarkStart w:id="99" w:name="exr-racket-assoc"/>
    <w:p>
      <w:pPr>
        <w:pStyle w:val="FirstParagraph"/>
      </w:pPr>
      <w:r>
        <w:rPr>
          <w:b/>
          <w:bCs/>
        </w:rPr>
        <w:t xml:space="preserve">Exercise 5 (Looking up a vertex)</w:t>
      </w:r>
      <w:r>
        <w:t xml:space="preserve"> </w:t>
      </w:r>
      <w:r>
        <w:t xml:space="preserve">In Racket, the adjacency list of the office graph (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) can be stored as a list with one list for each vertex,</w:t>
      </w:r>
      <w:r>
        <w:t xml:space="preserve"> </w:t>
      </w:r>
      <w:r>
        <w:t xml:space="preserve">which starts with the vertex and goes on with its neighbors: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office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 b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a c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a b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b e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c d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d e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The quote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makes Racket read what follows as data, so</w:t>
      </w:r>
      <w:r>
        <w:t xml:space="preserve"> </w:t>
      </w:r>
      <w:r>
        <w:rPr>
          <w:rStyle w:val="VerbatimChar"/>
        </w:rPr>
        <w:t xml:space="preserve">'(a b c)</w:t>
      </w:r>
      <w:r>
        <w:t xml:space="preserve"> </w:t>
      </w:r>
      <w:r>
        <w:t xml:space="preserve">is the same list as</w:t>
      </w:r>
      <w:r>
        <w:t xml:space="preserve"> </w:t>
      </w:r>
      <w:r>
        <w:rPr>
          <w:rStyle w:val="VerbatimChar"/>
        </w:rPr>
        <w:t xml:space="preserve">(list 'a 'b 'c)</w:t>
      </w:r>
      <w:r>
        <w:t xml:space="preserve">.</w:t>
      </w:r>
      <w:r>
        <w:t xml:space="preserve"> </w:t>
      </w:r>
      <w:r>
        <w:rPr>
          <w:rStyle w:val="VerbatimChar"/>
        </w:rPr>
        <w:t xml:space="preserve">(assoc x L)</w:t>
      </w:r>
      <w:r>
        <w:t xml:space="preserve"> </w:t>
      </w:r>
      <w:r>
        <w:t xml:space="preserve">returns the first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 there is none.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(assoc 'd office)</w:t>
      </w:r>
      <w:r>
        <w:t xml:space="preserve"> </w:t>
      </w:r>
      <w:r>
        <w:t xml:space="preserve">return?</w:t>
      </w:r>
    </w:p>
    <w:bookmarkEnd w:id="99"/>
    <w:bookmarkStart w:id="100" w:name="sol-racket-asso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'(d b e f)</w:t>
      </w:r>
      <w:r>
        <w:t xml:space="preserve">,</w:t>
      </w:r>
      <w:r>
        <w:t xml:space="preserve"> </w:t>
      </w:r>
      <w:r>
        <w:t xml:space="preserve">the element of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that starts with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  <w:r>
        <w:t xml:space="preserve"> </w:t>
      </w:r>
      <w:r>
        <w:t xml:space="preserve">Its rest,</w:t>
      </w:r>
      <w:r>
        <w:t xml:space="preserve"> </w:t>
      </w:r>
      <w:r>
        <w:rPr>
          <w:rStyle w:val="VerbatimChar"/>
        </w:rPr>
        <w:t xml:space="preserve">'(b e f)</w:t>
      </w:r>
      <w:r>
        <w:t xml:space="preserve">, lists the neighbors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00"/>
    <w:bookmarkStart w:id="101" w:name="exm-racket-neighbors"/>
    <w:p>
      <w:pPr>
        <w:pStyle w:val="BodyText"/>
      </w:pPr>
      <w:r>
        <w:rPr>
          <w:b/>
          <w:bCs/>
        </w:rPr>
        <w:t xml:space="preserve">Example 21 (Neighbors and degrees in Racket)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as in</w:t>
      </w:r>
      <w:r>
        <w:t xml:space="preserve"> </w:t>
      </w:r>
      <w:hyperlink w:anchor="exr-racket-asso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these functions return the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and the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of a vertex of a graph with no loops or parallel edges: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v G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degree G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(neighbors office 'b)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'(a c d)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(degree office 'b)</w:t>
      </w:r>
      <w:r>
        <w:t xml:space="preserve"> </w:t>
      </w:r>
      <w:r>
        <w:t xml:space="preserve">returns 3.</w:t>
      </w:r>
      <w:r>
        <w:t xml:space="preserve"> </w:t>
      </w:r>
      <w:r>
        <w:rPr>
          <w:rStyle w:val="VerbatimChar"/>
        </w:rPr>
        <w:t xml:space="preserve">(for/sum ([x L]) body)</w:t>
      </w:r>
      <w:r>
        <w:t xml:space="preserve"> </w:t>
      </w:r>
      <w:r>
        <w:t xml:space="preserve">adds up the values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for/sum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row office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degree office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row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adds up the degrees of the six vertices and returns 16, which is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101"/>
    <w:bookmarkEnd w:id="102"/>
    <w:bookmarkStart w:id="127" w:name="sec-walks"/>
    <w:p>
      <w:pPr>
        <w:pStyle w:val="Heading1"/>
      </w:pPr>
      <w:r>
        <w:t xml:space="preserve">6. Walks, trails and paths</w:t>
      </w:r>
    </w:p>
    <w:bookmarkStart w:id="103" w:name="exr-office-route"/>
    <w:p>
      <w:pPr>
        <w:pStyle w:val="FirstParagraph"/>
      </w:pPr>
      <w:r>
        <w:rPr>
          <w:b/>
          <w:bCs/>
        </w:rPr>
        <w:t xml:space="preserve">Exercise 6 (A route through every computer)</w:t>
      </w:r>
      <w:r>
        <w:t xml:space="preserve"> </w:t>
      </w:r>
      <w:r>
        <w:t xml:space="preserve">In the office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, a message passes from computer to computer along cables.</w:t>
      </w:r>
      <w:r>
        <w:t xml:space="preserve"> </w:t>
      </w:r>
      <w:r>
        <w:t xml:space="preserve">Give a route for a message that starts at</w:t>
      </w:r>
      <w:r>
        <w:t xml:space="preserve"> </w:t>
      </w:r>
      <m:oMath>
        <m:r>
          <m:t>a</m:t>
        </m:r>
      </m:oMath>
      <w:r>
        <w:t xml:space="preserve">, ends at</w:t>
      </w:r>
      <w:r>
        <w:t xml:space="preserve"> </w:t>
      </w:r>
      <m:oMath>
        <m:r>
          <m:t>f</m:t>
        </m:r>
      </m:oMath>
      <w:r>
        <w:t xml:space="preserve">, and passes through every computer exactly once.</w:t>
      </w:r>
    </w:p>
    <w:bookmarkEnd w:id="103"/>
    <w:bookmarkStart w:id="104" w:name="sol-office-rout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One route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  <w:r>
        <w:t xml:space="preserve"> </w:t>
      </w:r>
      <w:r>
        <w:t xml:space="preserve">Each two computers next to each other in it are joined by a cable: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all edges in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Another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bookmarkEnd w:id="104"/>
    <w:bookmarkStart w:id="105" w:name="def-walk"/>
    <w:p>
      <w:pPr>
        <w:pStyle w:val="BodyText"/>
      </w:pPr>
      <w:r>
        <w:rPr>
          <w:b/>
          <w:bCs/>
        </w:rPr>
        <w:t xml:space="preserve">Definition 18 (Walk)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walk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of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edges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,</w:t>
      </w:r>
      <w:r>
        <w:t xml:space="preserve"> </w:t>
      </w:r>
      <w:r>
        <w:t xml:space="preserve">such that the endpoints of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edges in the sequence, counted with repeats.</w:t>
      </w:r>
      <w:r>
        <w:t xml:space="preserve"> </w:t>
      </w:r>
      <w:r>
        <w:t xml:space="preserve">In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must go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5"/>
    <w:bookmarkStart w:id="106" w:name="exm-walk"/>
    <w:p>
      <w:pPr>
        <w:pStyle w:val="BodyText"/>
      </w:pPr>
      <w:r>
        <w:rPr>
          <w:b/>
          <w:bCs/>
        </w:rPr>
        <w:t xml:space="preserve">Example 22 (A walk in the office graph)</w:t>
      </w:r>
      <w:r>
        <w:t xml:space="preserve"> </w:t>
      </w:r>
      <w:r>
        <w:t xml:space="preserve">In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), the vertices of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name its edges,</w:t>
      </w:r>
      <w:r>
        <w:t xml:space="preserve"> </w:t>
      </w:r>
      <w:r>
        <w:t xml:space="preserve">so we write the walk as its list of vertices.</w:t>
      </w:r>
      <w:r>
        <w:t xml:space="preserve"> </w:t>
      </w: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</m:oMath>
      </m:oMathPara>
    </w:p>
    <w:p>
      <w:pPr>
        <w:pStyle w:val="FirstParagraph"/>
      </w:pPr>
      <w:r>
        <w:t xml:space="preserve">is a walk of length 5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along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twice.</w:t>
      </w:r>
      <w:r>
        <w:t xml:space="preserve"> </w:t>
      </w:r>
      <w:r>
        <w:t xml:space="preserve">A single vertex, such as</w:t>
      </w:r>
      <w:r>
        <w:t xml:space="preserve"> </w:t>
      </w:r>
      <m:oMath>
        <m:r>
          <m:t>a</m:t>
        </m:r>
      </m:oMath>
      <w:r>
        <w:t xml:space="preserve">, is a walk of length 0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.</w:t>
      </w:r>
    </w:p>
    <w:bookmarkEnd w:id="106"/>
    <w:bookmarkStart w:id="107" w:name="def-trail"/>
    <w:p>
      <w:pPr>
        <w:pStyle w:val="BodyText"/>
      </w:pPr>
      <w:r>
        <w:rPr>
          <w:b/>
          <w:bCs/>
        </w:rPr>
        <w:t xml:space="preserve">Definition 19 (Trail)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trail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whose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different.</w:t>
      </w:r>
    </w:p>
    <w:bookmarkEnd w:id="107"/>
    <w:bookmarkStart w:id="108" w:name="def-graph-path"/>
    <w:p>
      <w:pPr>
        <w:pStyle w:val="BodyText"/>
      </w:pPr>
      <w:r>
        <w:rPr>
          <w:b/>
          <w:bCs/>
        </w:rPr>
        <w:t xml:space="preserve">Definition 20 (Path)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whose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different.</w:t>
      </w:r>
    </w:p>
    <w:bookmarkEnd w:id="108"/>
    <w:bookmarkStart w:id="109" w:name="exm-trail-path"/>
    <w:p>
      <w:pPr>
        <w:pStyle w:val="BodyText"/>
      </w:pPr>
      <w:r>
        <w:rPr>
          <w:b/>
          <w:bCs/>
        </w:rPr>
        <w:t xml:space="preserve">Example 23 (Walks, trails and paths)</w:t>
      </w:r>
      <w:r>
        <w:t xml:space="preserve"> </w:t>
      </w: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(</w:t>
      </w:r>
      <w:hyperlink w:anchor="exm-walk">
        <w:r>
          <w:rPr>
            <w:rStyle w:val="Hyperlink"/>
          </w:rPr>
          <w:t xml:space="preserve">Example 22</w:t>
        </w:r>
      </w:hyperlink>
      <w:r>
        <w:t xml:space="preserve">) is not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), since it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10"/>
        </w:numPr>
      </w:pP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is a trail, since its four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are all different.</w:t>
      </w:r>
      <w:r>
        <w:t xml:space="preserve"> </w:t>
      </w:r>
      <w:r>
        <w:t xml:space="preserve">It is not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), since it visits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is a path of length 3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FirstParagraph"/>
      </w:pPr>
      <w:r>
        <w:t xml:space="preserve">A path is always a trail:</w:t>
      </w:r>
      <w:r>
        <w:t xml:space="preserve"> </w:t>
      </w:r>
      <w:r>
        <w:t xml:space="preserve">if two of its edges were the same edge, they would have the same endpoints, and a vertex would repeat.</w:t>
      </w:r>
    </w:p>
    <w:bookmarkEnd w:id="109"/>
    <w:bookmarkStart w:id="110" w:name="def-circuit"/>
    <w:p>
      <w:pPr>
        <w:pStyle w:val="BodyText"/>
      </w:pPr>
      <w:r>
        <w:rPr>
          <w:b/>
          <w:bCs/>
        </w:rPr>
        <w:t xml:space="preserve">Definition 21 (Circuit)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circuit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of length at least 1 that starts and ends at the same vertex.</w:t>
      </w:r>
    </w:p>
    <w:bookmarkEnd w:id="110"/>
    <w:bookmarkStart w:id="111" w:name="def-graph-cycle"/>
    <w:p>
      <w:pPr>
        <w:pStyle w:val="BodyText"/>
      </w:pPr>
      <w:r>
        <w:rPr>
          <w:b/>
          <w:bCs/>
        </w:rPr>
        <w:t xml:space="preserve">Definition 22 (Cycle)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cycle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whose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all different.</w:t>
      </w:r>
      <w:r>
        <w:t xml:space="preserve"> </w:t>
      </w:r>
      <w:r>
        <w:t xml:space="preserve">Its only repeated vertex is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1"/>
    <w:bookmarkStart w:id="112" w:name="rem-cycle-graph-name"/>
    <w:p>
      <w:pPr>
        <w:pStyle w:val="BodyText"/>
      </w:pPr>
      <w:r>
        <w:rPr>
          <w:i/>
          <w:iCs/>
        </w:rPr>
        <w:t xml:space="preserve">Remark 4</w:t>
      </w:r>
      <w:r>
        <w:t xml:space="preserve"> (Why cycle graphs are called that). </w:t>
      </w:r>
      <w:r>
        <w:t xml:space="preserve">In a 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cycle-graph">
        <w:r>
          <w:rPr>
            <w:rStyle w:val="Hyperlink"/>
          </w:rPr>
          <w:t xml:space="preserve">Definition 13</w:t>
        </w:r>
      </w:hyperlink>
      <w:r>
        <w:t xml:space="preserve">), the walk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that contains every vertex,</w:t>
      </w:r>
      <w:r>
        <w:t xml:space="preserve"> </w:t>
      </w:r>
      <w:r>
        <w:t xml:space="preserve">which gives the graph its name.</w:t>
      </w:r>
    </w:p>
    <w:bookmarkEnd w:id="112"/>
    <w:bookmarkStart w:id="117" w:name="exm-triangles"/>
    <w:p>
      <w:pPr>
        <w:pStyle w:val="BodyText"/>
      </w:pPr>
      <w:r>
        <w:rPr>
          <w:b/>
          <w:bCs/>
        </w:rPr>
        <w:t xml:space="preserve">Example 24 (Circuits and cycles in three triangles)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draws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made of three triangles in a row.</w:t>
      </w:r>
      <w:r>
        <w:t xml:space="preserve"> </w:t>
      </w:r>
      <w:r>
        <w:t xml:space="preserve">In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of length 3;</w:t>
      </w:r>
    </w:p>
    <w:p>
      <w:pPr>
        <w:pStyle w:val="Compact"/>
        <w:numPr>
          <w:ilvl w:val="0"/>
          <w:numId w:val="1011"/>
        </w:numPr>
      </w:pPr>
      <m:oMath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 of length 6, since its six edges are all different.</w:t>
      </w:r>
      <w:r>
        <w:t xml:space="preserve"> </w:t>
      </w:r>
      <w:r>
        <w:t xml:space="preserve">It is not a cycle, since it visits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twice before it comes back to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is a cycle of length 5.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triangles"/>
          <w:p>
            <w:pPr>
              <w:pStyle w:val="Compact"/>
              <w:jc w:val="center"/>
            </w:pPr>
            <w:r>
              <w:drawing>
                <wp:inline>
                  <wp:extent cx="3200400" cy="1390112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triangles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3901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graph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 three triangles in a row.</w:t>
            </w:r>
          </w:p>
          <w:bookmarkEnd w:id="116"/>
        </w:tc>
      </w:tr>
    </w:tbl>
    <w:bookmarkEnd w:id="117"/>
    <w:bookmarkStart w:id="118" w:name="rem-walk-names"/>
    <w:p>
      <w:pPr>
        <w:pStyle w:val="BodyText"/>
      </w:pPr>
      <w:r>
        <w:rPr>
          <w:i/>
          <w:iCs/>
        </w:rPr>
        <w:t xml:space="preserve">Remark 5</w:t>
      </w:r>
      <w:r>
        <w:t xml:space="preserve"> (Other names for walks). </w:t>
      </w:r>
      <w:r>
        <w:t xml:space="preserve">Books do not agree on these names.</w:t>
      </w:r>
      <w:r>
        <w:t xml:space="preserve"> </w:t>
      </w:r>
      <w:r>
        <w:t xml:space="preserve">Some, including Kameron Decker Harris’s notes for this course, call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a</w:t>
      </w:r>
      <w:r>
        <w:t xml:space="preserve"> </w:t>
      </w:r>
      <w:r>
        <w:t xml:space="preserve">“path”</w:t>
      </w:r>
      <w:r>
        <w:t xml:space="preserve">,</w:t>
      </w:r>
      <w:r>
        <w:t xml:space="preserve"> </w:t>
      </w:r>
      <w:r>
        <w:t xml:space="preserve">call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a</w:t>
      </w:r>
      <w:r>
        <w:t xml:space="preserve"> </w:t>
      </w:r>
      <w:r>
        <w:t xml:space="preserve">“simple path”</w:t>
      </w:r>
      <w:r>
        <w:t xml:space="preserve">,</w:t>
      </w:r>
      <w:r>
        <w:t xml:space="preserve"> </w:t>
      </w:r>
      <w:r>
        <w:t xml:space="preserve">and call a closed walk of positive length a circuit.</w:t>
      </w:r>
      <w:r>
        <w:t xml:space="preserve"> </w:t>
      </w:r>
      <w:r>
        <w:t xml:space="preserve">Others call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a</w:t>
      </w:r>
      <w:r>
        <w:t xml:space="preserve"> </w:t>
      </w:r>
      <w:r>
        <w:t xml:space="preserve">“simple circuit”</w:t>
      </w:r>
      <w:r>
        <w:t xml:space="preserve">.</w:t>
      </w:r>
      <w:r>
        <w:t xml:space="preserve"> </w:t>
      </w:r>
      <w:r>
        <w:t xml:space="preserve">When you read about graphs elsewhere, check which definitions the author uses.</w:t>
      </w:r>
    </w:p>
    <w:bookmarkEnd w:id="118"/>
    <w:bookmarkStart w:id="119" w:name="thm-walk-path"/>
    <w:p>
      <w:pPr>
        <w:pStyle w:val="BodyText"/>
      </w:pPr>
      <w:r>
        <w:rPr>
          <w:b/>
          <w:bCs/>
        </w:rPr>
        <w:t xml:space="preserve">Theorem 3 (A shortest walk is a path)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then every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the smallest possible length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In particular, there is then a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lengths of the walks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each plus 1, form a nonempty set of positive integers,</w:t>
      </w:r>
      <w:r>
        <w:t xml:space="preserve"> </w:t>
      </w:r>
      <w:r>
        <w:t xml:space="preserve">so that set has a smallest element (</w:t>
      </w:r>
      <w:hyperlink r:id="rId120">
        <w:r>
          <w:rPr>
            <w:rStyle w:val="Hyperlink"/>
          </w:rPr>
          <w:t xml:space="preserve">Remark: Smallest elements</w:t>
        </w:r>
      </w:hyperlink>
      <w:r>
        <w:t xml:space="preserve">),</w:t>
      </w:r>
      <w:r>
        <w:t xml:space="preserve"> </w:t>
      </w:r>
      <w:r>
        <w:t xml:space="preserve">and subtracting 1 from it gives the smallest length of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that smallest length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it is not a path.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Leaving out the part between them gives the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still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since 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joins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(in a directed graph, it goes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the sequence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which contradicts the choice of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 the walk is a path.</w:t>
      </w:r>
    </w:p>
    <w:bookmarkStart w:id="123" w:name="thm-count-walks"/>
    <w:p>
      <w:pPr>
        <w:pStyle w:val="BodyText"/>
      </w:pPr>
      <w:r>
        <w:rPr>
          <w:b/>
          <w:bCs/>
        </w:rPr>
        <w:t xml:space="preserve">Theorem 4 (Counting walks with powers of the adjacency matrix)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adjacency matrix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power</w:t>
      </w:r>
      <w:r>
        <w:t xml:space="preserve"> </w:t>
      </w:r>
      <m:oMath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Definition: Matrix power</w:t>
        </w:r>
      </w:hyperlink>
      <w:r>
        <w:t xml:space="preserve">)</w:t>
      </w:r>
      <w:r>
        <w:t xml:space="preserve"> </w:t>
      </w:r>
      <w:r>
        <w:t xml:space="preserve">is the number of walks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 matrix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G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We use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A walk of length 1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sequence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edge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 in a directed graph).</w:t>
      </w:r>
      <w:r>
        <w:t xml:space="preserve"> </w:t>
      </w:r>
      <w:r>
        <w:t xml:space="preserve">There is one such walk for each such edge, so there are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by</w:t>
      </w:r>
      <w:r>
        <w:t xml:space="preserve"> 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.</w:t>
      </w:r>
      <w:r>
        <w:t xml:space="preserve"> </w:t>
      </w:r>
      <w:r>
        <w:t xml:space="preserve">A loop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 one walk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 adds 1 to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that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is the number of walks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Every walk of length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walk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some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followed by an edge from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Sort these walks by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just before the last edge.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a walk is made by choosing one of the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walks 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one of the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 </w:t>
      </w:r>
      <w:r>
        <w:t xml:space="preserve">edges,</w:t>
      </w:r>
      <w:r>
        <w:t xml:space="preserve"> </w:t>
      </w:r>
      <w:r>
        <w:t xml:space="preserve">and different choices give different walks,</w:t>
      </w:r>
      <w:r>
        <w:t xml:space="preserve"> </w:t>
      </w:r>
      <w:r>
        <w:t xml:space="preserve">so there are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  <m:r>
          <m:t> </m:t>
        </m:r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 </w:t>
      </w:r>
      <w:r>
        <w:t xml:space="preserve">walks with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 over</w:t>
      </w:r>
      <w:r>
        <w:t xml:space="preserve"> </w:t>
      </w:r>
      <m:oMath>
        <m:r>
          <m:t>k</m:t>
        </m:r>
      </m:oMath>
      <w:r>
        <w:t xml:space="preserve">, and using the definition of the matrix product (</w:t>
      </w:r>
      <w:hyperlink r:id="rId125">
        <w:r>
          <w:rPr>
            <w:rStyle w:val="Hyperlink"/>
          </w:rPr>
          <w:t xml:space="preserve">Definition: Matrix multiplication</w:t>
        </w:r>
      </w:hyperlink>
      <w:r>
        <w:t xml:space="preserve">),</w:t>
      </w:r>
      <w:r>
        <w:t xml:space="preserve"> </w:t>
      </w:r>
      <w:r>
        <w:t xml:space="preserve">the number of walks of length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k</m:t>
              </m:r>
            </m:sub>
          </m:sSub>
          <m:r>
            <m:t> </m:t>
          </m:r>
          <m:sSub>
            <m:e>
              <m:r>
                <m:t>a</m:t>
              </m:r>
            </m:e>
            <m:sub>
              <m:r>
                <m:t>k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</m:sup>
          </m:sSubSup>
          <m:sSub>
            <m:e>
              <m:r>
                <m:t>A</m:t>
              </m:r>
            </m:e>
            <m:sub>
              <m:r>
                <m:t>G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induction, the statement holds for every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bookmarkStart w:id="126" w:name="exm-count-walks"/>
    <w:p>
      <w:pPr>
        <w:pStyle w:val="BodyText"/>
      </w:pPr>
      <w:r>
        <w:rPr>
          <w:b/>
          <w:bCs/>
        </w:rPr>
        <w:t xml:space="preserve">Example 25 (Walks in the office graph)</w:t>
      </w:r>
      <w:r>
        <w:t xml:space="preserve"> </w:t>
      </w:r>
      <w:r>
        <w:t xml:space="preserve">With the adjacency matrix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adjacency-matrix">
        <w:r>
          <w:rPr>
            <w:rStyle w:val="Hyperlink"/>
          </w:rPr>
          <w:t xml:space="preserve">Example 18</w:t>
        </w:r>
      </w:hyperlink>
      <w:r>
        <w:t xml:space="preserve">,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unt-walks">
        <w:r>
          <w:rPr>
            <w:rStyle w:val="Hyperlink"/>
          </w:rPr>
          <w:t xml:space="preserve">Theorem 4</w:t>
        </w:r>
      </w:hyperlink>
      <w:r>
        <w:t xml:space="preserve">, there are 2 walks of length 2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(row 2, column 5):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</m:oMath>
      <w:r>
        <w:t xml:space="preserve">.</w:t>
      </w:r>
      <w:r>
        <w:t xml:space="preserve"> </w:t>
      </w:r>
      <w:r>
        <w:t xml:space="preserve">In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such as this one, the diagonal entries are the degrees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since a walk of length 2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back 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goes out to a neighbor and comes back along the same edge.</w:t>
      </w:r>
    </w:p>
    <w:p>
      <w:pPr>
        <w:pStyle w:val="BodyText"/>
      </w:pPr>
      <w:r>
        <w:t xml:space="preserve">The entry of</w:t>
      </w:r>
      <w:r>
        <w:t xml:space="preserve"> </w:t>
      </w:r>
      <m:oMath>
        <m:sSubSup>
          <m:e>
            <m:r>
              <m:t>A</m:t>
            </m:r>
          </m:e>
          <m:sub>
            <m:r>
              <m:t>G</m:t>
            </m:r>
          </m:sub>
          <m:sup>
            <m:r>
              <m:t>3</m:t>
            </m:r>
          </m:sup>
        </m:sSubSup>
      </m:oMath>
      <w:r>
        <w:t xml:space="preserve"> </w:t>
      </w:r>
      <w:r>
        <w:t xml:space="preserve">in row 1 and column 6 is 2:</w:t>
      </w:r>
      <w:r>
        <w:t xml:space="preserve"> </w:t>
      </w:r>
      <w:r>
        <w:t xml:space="preserve">the walks of length 3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bookmarkEnd w:id="126"/>
    <w:bookmarkEnd w:id="127"/>
    <w:bookmarkStart w:id="142" w:name="sec-connected"/>
    <w:p>
      <w:pPr>
        <w:pStyle w:val="Heading1"/>
      </w:pPr>
      <w:r>
        <w:t xml:space="preserve">7. Connected graphs</w:t>
      </w:r>
    </w:p>
    <w:bookmarkStart w:id="132" w:name="exr-cut-cables"/>
    <w:p>
      <w:pPr>
        <w:pStyle w:val="FirstParagraph"/>
      </w:pPr>
      <w:r>
        <w:rPr>
          <w:b/>
          <w:bCs/>
        </w:rPr>
        <w:t xml:space="preserve">Exercise 7 (Two cut cables)</w:t>
      </w:r>
      <w:r>
        <w:t xml:space="preserve"> </w:t>
      </w:r>
      <w:r>
        <w:t xml:space="preserve">The cables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of the office (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) are cut.</w:t>
      </w:r>
      <w:r>
        <w:t xml:space="preserve"> </w:t>
      </w:r>
      <w:hyperlink w:anchor="fig-office-cut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cables that are left.</w:t>
      </w:r>
      <w:r>
        <w:t xml:space="preserve"> </w:t>
      </w:r>
      <w:r>
        <w:t xml:space="preserve">Is there still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office-cut"/>
          <w:p>
            <w:pPr>
              <w:pStyle w:val="Compact"/>
              <w:jc w:val="center"/>
            </w:pPr>
            <w:r>
              <w:drawing>
                <wp:inline>
                  <wp:extent cx="3200400" cy="1786372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-cut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The graph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: the office graph without the edges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31"/>
        </w:tc>
      </w:tr>
    </w:tbl>
    <w:bookmarkEnd w:id="132"/>
    <w:bookmarkStart w:id="133" w:name="sol-cut-cables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No.</w:t>
      </w:r>
      <w:r>
        <w:t xml:space="preserve"> </w:t>
      </w:r>
      <w:r>
        <w:t xml:space="preserve">Every edge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has an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has both endpoints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 walk that starts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stays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by induction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), each vertex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walk is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in that set,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f</m:t>
        </m:r>
      </m:oMath>
      <w:r>
        <w:t xml:space="preserve">.</w:t>
      </w:r>
    </w:p>
    <w:bookmarkEnd w:id="133"/>
    <w:bookmarkStart w:id="134" w:name="def-connected"/>
    <w:p>
      <w:pPr>
        <w:pStyle w:val="BodyText"/>
      </w:pPr>
      <w:r>
        <w:rPr>
          <w:b/>
          <w:bCs/>
        </w:rPr>
        <w:t xml:space="preserve">Definition 23 (Connected graph)</w:t>
      </w:r>
      <w:r>
        <w:t xml:space="preserve">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connected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</w:p>
    <w:bookmarkEnd w:id="134"/>
    <w:bookmarkStart w:id="135" w:name="exm-connected"/>
    <w:p>
      <w:pPr>
        <w:pStyle w:val="BodyText"/>
      </w:pPr>
      <w:r>
        <w:rPr>
          <w:b/>
          <w:bCs/>
        </w:rPr>
        <w:t xml:space="preserve">Example 26 (Connected or not)</w:t>
      </w:r>
      <w:r>
        <w:t xml:space="preserve"> </w:t>
      </w:r>
      <w:r>
        <w:t xml:space="preserve">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 walks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e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,</m:t>
          </m:r>
          <m:r>
            <m:t>f</m:t>
          </m:r>
        </m:oMath>
      </m:oMathPara>
    </w:p>
    <w:p>
      <w:pPr>
        <w:pStyle w:val="FirstParagraph"/>
      </w:pPr>
      <w:r>
        <w:t xml:space="preserve">go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each other vertex.</w:t>
      </w:r>
      <w:r>
        <w:t xml:space="preserve"> </w:t>
      </w:r>
      <w:r>
        <w:t xml:space="preserve">For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 reading the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backward and then following the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is not connected, since it has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, a graph is connected exactly when there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 between every two vertices.</w:t>
      </w:r>
    </w:p>
    <w:bookmarkEnd w:id="135"/>
    <w:bookmarkStart w:id="136" w:name="def-connected-component"/>
    <w:p>
      <w:pPr>
        <w:pStyle w:val="BodyText"/>
      </w:pPr>
      <w:r>
        <w:rPr>
          <w:b/>
          <w:bCs/>
        </w:rPr>
        <w:t xml:space="preserve">Definition 24 (Connected component)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connected component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a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subgraph (</w:t>
      </w:r>
      <w:hyperlink w:anchor="def-subgraph">
        <w:r>
          <w:rPr>
            <w:rStyle w:val="Hyperlink"/>
          </w:rPr>
          <w:t xml:space="preserve">Definition 15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is not a subgraph of any other connected subgraph of</w:t>
      </w:r>
      <w:r>
        <w:t xml:space="preserve"> </w:t>
      </w:r>
      <m:oMath>
        <m:r>
          <m:t>G</m:t>
        </m:r>
      </m:oMath>
      <w:r>
        <w:t xml:space="preserve">.</w:t>
      </w:r>
    </w:p>
    <w:bookmarkEnd w:id="136"/>
    <w:bookmarkStart w:id="137" w:name="exm-connected-component"/>
    <w:p>
      <w:pPr>
        <w:pStyle w:val="BodyText"/>
      </w:pPr>
      <w:r>
        <w:rPr>
          <w:b/>
          <w:bCs/>
        </w:rPr>
        <w:t xml:space="preserve">Example 27 (The components of the cut office)</w:t>
      </w:r>
      <w:r>
        <w:t xml:space="preserve"> </w:t>
      </w: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has two connected components (</w:t>
      </w:r>
      <w:hyperlink w:anchor="def-connected-component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subgraph with vertices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and the three edges among them,</w:t>
      </w:r>
      <w:r>
        <w:t xml:space="preserve"> </w:t>
      </w:r>
      <w:r>
        <w:t xml:space="preserve">and the subgraph with vertices</w:t>
      </w:r>
      <w:r>
        <w:t xml:space="preserve"> </w:t>
      </w:r>
      <m:oMath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and the three edges among them.</w:t>
      </w:r>
      <w:r>
        <w:t xml:space="preserve"> </w:t>
      </w:r>
      <w:r>
        <w:t xml:space="preserve">Each of them is connected, and each already has every edge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between its vertices.</w:t>
      </w:r>
      <w:r>
        <w:t xml:space="preserve"> </w:t>
      </w:r>
      <w:r>
        <w:t xml:space="preserve">A connected subgraph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contained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one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would have a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that vertex,</w:t>
      </w:r>
      <w:r>
        <w:t xml:space="preserve"> </w:t>
      </w:r>
      <w:r>
        <w:t xml:space="preserve">and</w:t>
      </w:r>
      <w:r>
        <w:t xml:space="preserve"> </w:t>
      </w:r>
      <w:hyperlink w:anchor="sol-cut-cables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showed that a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stays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argument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shows that no connected subgraph contains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 one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A connected graph, such as the office graph, has one connected component: the whole graph.</w:t>
      </w:r>
    </w:p>
    <w:bookmarkEnd w:id="137"/>
    <w:bookmarkStart w:id="138" w:name="def-strongly-connected"/>
    <w:p>
      <w:pPr>
        <w:pStyle w:val="BodyText"/>
      </w:pPr>
      <w:r>
        <w:rPr>
          <w:b/>
          <w:bCs/>
        </w:rPr>
        <w:t xml:space="preserve">Definition 25 (Strongly connected directed graph)</w:t>
      </w:r>
      <w:r>
        <w:t xml:space="preserve"> </w:t>
      </w:r>
      <w:r>
        <w:t xml:space="preserve">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strongly connected</w:t>
      </w:r>
      <w:r>
        <w:t xml:space="preserve"> </w:t>
      </w:r>
      <w:r>
        <w:t xml:space="preserve">(Wikipedia contributors 2026y)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where each edge of a walk is followed from its start to its end.</w:t>
      </w:r>
    </w:p>
    <w:bookmarkEnd w:id="138"/>
    <w:bookmarkStart w:id="139" w:name="exm-strongly-connected"/>
    <w:p>
      <w:pPr>
        <w:pStyle w:val="BodyText"/>
      </w:pPr>
      <w:r>
        <w:rPr>
          <w:b/>
          <w:bCs/>
        </w:rPr>
        <w:t xml:space="preserve">Example 28 (Following the links)</w:t>
      </w:r>
      <w:r>
        <w:t xml:space="preserve"> </w:t>
      </w:r>
      <w:r>
        <w:t xml:space="preserve">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 strongly connected (</w:t>
      </w:r>
      <w:hyperlink w:anchor="def-strongly-connecte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 walk home, about, contact, home goes from home to about and to contact and back,</w:t>
      </w:r>
      <w:r>
        <w:t xml:space="preserve"> </w:t>
      </w:r>
      <w:r>
        <w:t xml:space="preserve">and the edges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home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home</m:t>
        </m:r>
        <m:r>
          <m:rPr>
            <m:sty m:val="p"/>
          </m:rPr>
          <m:t>)</m:t>
        </m:r>
      </m:oMath>
      <w:r>
        <w:t xml:space="preserve"> </w:t>
      </w:r>
      <w:r>
        <w:t xml:space="preserve">join home and blog both ways.</w:t>
      </w:r>
      <w:r>
        <w:t xml:space="preserve"> </w:t>
      </w:r>
      <w:r>
        <w:t xml:space="preserve">So there is a walk from every page to home, and from home to every page,</w:t>
      </w:r>
      <w:r>
        <w:t xml:space="preserve"> </w:t>
      </w:r>
      <w:r>
        <w:t xml:space="preserve">and following one walk after the other goes from any page to any other.</w:t>
      </w:r>
    </w:p>
    <w:p>
      <w:pPr>
        <w:pStyle w:val="BodyText"/>
      </w:pPr>
      <w:r>
        <w:t xml:space="preserve">If the contact page lost its link to home, the graph would not be strongly connected:</w:t>
      </w:r>
      <w:r>
        <w:t xml:space="preserve"> </w:t>
      </w:r>
      <w:r>
        <w:t xml:space="preserve">no edge would start at contact, so there would be no walk from contact to any other page.</w:t>
      </w:r>
    </w:p>
    <w:bookmarkEnd w:id="139"/>
    <w:bookmarkStart w:id="140" w:name="def-weakly-connected"/>
    <w:p>
      <w:pPr>
        <w:pStyle w:val="BodyText"/>
      </w:pPr>
      <w:r>
        <w:rPr>
          <w:b/>
          <w:bCs/>
        </w:rPr>
        <w:t xml:space="preserve">Definition 26 (Weakly connected directed graph)</w:t>
      </w:r>
      <w:r>
        <w:t xml:space="preserve"> </w:t>
      </w:r>
      <w:r>
        <w:t xml:space="preserve">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weakly connected</w:t>
      </w:r>
      <w:r>
        <w:t xml:space="preserve"> </w:t>
      </w:r>
      <w:r>
        <w:t xml:space="preserve">if the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the same vertices and edges,</w:t>
      </w:r>
      <w:r>
        <w:t xml:space="preserve"> </w:t>
      </w:r>
      <w:r>
        <w:t xml:space="preserve">in which each edge has the same two endpoints but no direction,</w:t>
      </w:r>
      <w:r>
        <w:t xml:space="preserve"> </w:t>
      </w:r>
      <w:r>
        <w:t xml:space="preserve">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).</w:t>
      </w:r>
    </w:p>
    <w:bookmarkEnd w:id="140"/>
    <w:bookmarkStart w:id="141" w:name="exm-weakly-connected"/>
    <w:p>
      <w:pPr>
        <w:pStyle w:val="BodyText"/>
      </w:pPr>
      <w:r>
        <w:rPr>
          <w:b/>
          <w:bCs/>
        </w:rPr>
        <w:t xml:space="preserve">Example 29 (The steps of a software project)</w:t>
      </w:r>
      <w:r>
        <w:t xml:space="preserve"> </w:t>
      </w:r>
      <w:r>
        <w:t xml:space="preserve">A project moves between four steps: plan, code, test and ship.</w:t>
      </w:r>
      <w:r>
        <w:t xml:space="preserve"> </w:t>
      </w:r>
      <w:r>
        <w:t xml:space="preserve">The directed graph with these steps as vertices has the four edges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plan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ship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 after testing, the team either fixes the code or ships.</w:t>
      </w:r>
      <w:r>
        <w:t xml:space="preserve"> </w:t>
      </w:r>
      <w:r>
        <w:t xml:space="preserve">It is weakly connected (</w:t>
      </w:r>
      <w:hyperlink w:anchor="def-weakly-connected">
        <w:r>
          <w:rPr>
            <w:rStyle w:val="Hyperlink"/>
          </w:rPr>
          <w:t xml:space="preserve">Definition 26</w:t>
        </w:r>
      </w:hyperlink>
      <w:r>
        <w:t xml:space="preserve">):</w:t>
      </w:r>
      <w:r>
        <w:t xml:space="preserve"> </w:t>
      </w:r>
      <w:r>
        <w:t xml:space="preserve">ignoring the directions, the walk plan, code, test, ship visits every vertex,</w:t>
      </w:r>
      <w:r>
        <w:t xml:space="preserve"> </w:t>
      </w:r>
      <w:r>
        <w:t xml:space="preserve">and the part of it between any two vertices, read in one direction or the other, is a walk between them.</w:t>
      </w:r>
      <w:r>
        <w:t xml:space="preserve"> </w:t>
      </w:r>
      <w:r>
        <w:t xml:space="preserve">It is not strongly connected (</w:t>
      </w:r>
      <w:hyperlink w:anchor="def-strongly-connecte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since no edge starts at ship, so there is no walk from ship to any other step.</w:t>
      </w:r>
    </w:p>
    <w:bookmarkEnd w:id="141"/>
    <w:bookmarkEnd w:id="142"/>
    <w:bookmarkStart w:id="158" w:name="sec-euler"/>
    <w:p>
      <w:pPr>
        <w:pStyle w:val="Heading1"/>
      </w:pPr>
      <w:r>
        <w:t xml:space="preserve">8. Euler circuits and trails</w:t>
      </w:r>
    </w:p>
    <w:bookmarkStart w:id="147" w:name="exr-envelope"/>
    <w:p>
      <w:pPr>
        <w:pStyle w:val="FirstParagraph"/>
      </w:pPr>
      <w:r>
        <w:rPr>
          <w:b/>
          <w:bCs/>
        </w:rPr>
        <w:t xml:space="preserve">Exercise 8 (Drawing an envelope)</w:t>
      </w:r>
      <w:r>
        <w:t xml:space="preserve"> </w:t>
      </w:r>
      <w:r>
        <w:t xml:space="preserve">Can you draw</w:t>
      </w:r>
      <w:r>
        <w:t xml:space="preserve"> </w:t>
      </w:r>
      <w:hyperlink w:anchor="fig-envelope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without lifting your pencil from the paper and without drawing any line twice?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envelope"/>
          <w:p>
            <w:pPr>
              <w:pStyle w:val="Compact"/>
              <w:jc w:val="center"/>
            </w:pPr>
            <w:r>
              <w:drawing>
                <wp:inline>
                  <wp:extent cx="1600200" cy="2165655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envelop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2165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An envelope: a square with both diagonals and a roof.</w:t>
            </w:r>
          </w:p>
          <w:bookmarkEnd w:id="146"/>
        </w:tc>
      </w:tr>
    </w:tbl>
    <w:bookmarkEnd w:id="147"/>
    <w:bookmarkStart w:id="148" w:name="sol-envelop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Yes.</w:t>
      </w:r>
      <w:r>
        <w:t xml:space="preserve"> </w:t>
      </w:r>
      <w:r>
        <w:t xml:space="preserve">Start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follow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draws each of the eight lines once: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z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that uses every edge of the graph.</w:t>
      </w:r>
    </w:p>
    <w:bookmarkEnd w:id="148"/>
    <w:bookmarkStart w:id="149" w:name="def-euler-circuit"/>
    <w:p>
      <w:pPr>
        <w:pStyle w:val="BodyText"/>
      </w:pPr>
      <w:r>
        <w:rPr>
          <w:b/>
          <w:bCs/>
        </w:rPr>
        <w:t xml:space="preserve">Definition 27 (Euler circuit)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Euler circuit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that contains every edge of the graph.</w:t>
      </w:r>
      <w:r>
        <w:t xml:space="preserve"> </w:t>
      </w:r>
      <w:r>
        <w:t xml:space="preserve">Since a circuit is a trail, it contains each edge exactly once.</w:t>
      </w:r>
    </w:p>
    <w:bookmarkEnd w:id="149"/>
    <w:bookmarkStart w:id="150" w:name="def-euler-trail"/>
    <w:p>
      <w:pPr>
        <w:pStyle w:val="BodyText"/>
      </w:pPr>
      <w:r>
        <w:rPr>
          <w:b/>
          <w:bCs/>
        </w:rPr>
        <w:t xml:space="preserve">Definition 28 (Euler trail)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Euler trail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from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a different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that contains every edge of the graph.</w:t>
      </w:r>
    </w:p>
    <w:bookmarkEnd w:id="150"/>
    <w:bookmarkStart w:id="151" w:name="exm-euler-examples"/>
    <w:p>
      <w:pPr>
        <w:pStyle w:val="BodyText"/>
      </w:pPr>
      <w:r>
        <w:rPr>
          <w:b/>
          <w:bCs/>
        </w:rPr>
        <w:t xml:space="preserve">Example 30 (An Euler circuit and an Euler trail)</w:t>
      </w:r>
      <w:r>
        <w:t xml:space="preserve"> </w:t>
      </w:r>
      <w:r>
        <w:t xml:space="preserve">In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,</m:t>
          </m:r>
          <m:r>
            <m:t>7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is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):</w:t>
      </w:r>
      <w:r>
        <w:t xml:space="preserve"> </w:t>
      </w:r>
      <w:r>
        <w:t xml:space="preserve">it is a circuit that goes from 1 to 5 along two edges of the left triangle and two edges of the middle triangle,</w:t>
      </w:r>
      <w:r>
        <w:t xml:space="preserve"> </w:t>
      </w:r>
      <w:r>
        <w:t xml:space="preserve">around the whole right triangle back to 5,</w:t>
      </w:r>
      <w:r>
        <w:t xml:space="preserve"> </w:t>
      </w:r>
      <w:r>
        <w:t xml:space="preserve">and back to 1 along the third edge of the middle triangle and the third edge of the left triangle,</w:t>
      </w:r>
      <w:r>
        <w:t xml:space="preserve"> </w:t>
      </w:r>
      <w:r>
        <w:t xml:space="preserve">so it uses each of the nine edges once.</w:t>
      </w:r>
    </w:p>
    <w:p>
      <w:pPr>
        <w:pStyle w:val="BodyText"/>
      </w:pPr>
      <w:r>
        <w:t xml:space="preserve">The walk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sol-envelop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is an Euler trail (</w:t>
      </w:r>
      <w:hyperlink w:anchor="def-euler-trail">
        <w:r>
          <w:rPr>
            <w:rStyle w:val="Hyperlink"/>
          </w:rPr>
          <w:t xml:space="preserve">Definition 28</w:t>
        </w:r>
      </w:hyperlink>
      <w:r>
        <w:t xml:space="preserve">)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envelope graph.</w:t>
      </w:r>
    </w:p>
    <w:bookmarkEnd w:id="151"/>
    <w:bookmarkStart w:id="152" w:name="lem-trail-ends"/>
    <w:p>
      <w:pPr>
        <w:pStyle w:val="BodyText"/>
      </w:pPr>
      <w:r>
        <w:rPr>
          <w:b/>
          <w:bCs/>
        </w:rPr>
        <w:t xml:space="preserve">Lemma 1 (Ends of the edges of a trail)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in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), 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vertex.</w:t>
      </w:r>
      <w:r>
        <w:t xml:space="preserve"> </w:t>
      </w:r>
      <w:r>
        <w:t xml:space="preserve">Count the ends 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the trail starts and ends at the same vertex,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then the count is even.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then the count is odd 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and even for every other</w:t>
      </w:r>
      <w:r>
        <w:t xml:space="preserve"> </w:t>
      </w:r>
      <m:oMath>
        <m:r>
          <m:t>w</m:t>
        </m:r>
      </m:oMath>
      <w:r>
        <w:t xml:space="preserve">.</w:t>
      </w:r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one end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 its other end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both at the same vertex when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loop.</w:t>
      </w:r>
      <w:r>
        <w:t xml:space="preserve"> </w:t>
      </w:r>
      <w:r>
        <w:t xml:space="preserve">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different, so no end is counted twice.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w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for 1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 0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give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and the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give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So the count is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 last two terms are equal, so the count is even.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 last two terms add up to 1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and to 0 otherwise.</w:t>
      </w:r>
    </w:p>
    <w:bookmarkStart w:id="153" w:name="lem-stuck-trail"/>
    <w:p>
      <w:pPr>
        <w:pStyle w:val="BodyText"/>
      </w:pPr>
      <w:r>
        <w:rPr>
          <w:b/>
          <w:bCs/>
        </w:rPr>
        <w:t xml:space="preserve">Lemma 2 (A trail that cannot go 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in which every vertex has even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that cannot be extended:</w:t>
      </w:r>
      <w:r>
        <w:t xml:space="preserve"> </w:t>
      </w:r>
      <w:r>
        <w:t xml:space="preserve">every edge with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so the trail 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the edges of the trail have an odd number of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 degree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number of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all the edges of</w:t>
      </w:r>
      <w:r>
        <w:t xml:space="preserve"> </w:t>
      </w:r>
      <m:oMath>
        <m:r>
          <m:t>G</m:t>
        </m:r>
      </m:oMath>
      <w:r>
        <w:t xml:space="preserve">, and it is even.</w:t>
      </w:r>
      <w:r>
        <w:t xml:space="preserve"> </w:t>
      </w:r>
      <w:r>
        <w:t xml:space="preserve">So some end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belongs to an edge that is not in the trail.</w:t>
      </w:r>
      <w:r>
        <w:t xml:space="preserve"> </w:t>
      </w:r>
      <w:r>
        <w:t xml:space="preserve">That edge has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is not one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contradicts the assumption that the trail cannot be extended.</w:t>
      </w:r>
    </w:p>
    <w:bookmarkStart w:id="154" w:name="thm-euler-circuit"/>
    <w:p>
      <w:pPr>
        <w:pStyle w:val="BodyText"/>
      </w:pPr>
      <w:r>
        <w:rPr>
          <w:b/>
          <w:bCs/>
        </w:rPr>
        <w:t xml:space="preserve">Theorem 5 (Euler circuits and even degrees)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with at least one edge.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 if and only if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even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an Euler circuit, 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vertex.</w:t>
      </w:r>
      <w:r>
        <w:t xml:space="preserve"> </w:t>
      </w:r>
      <w:r>
        <w:t xml:space="preserve">Every edge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edge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 the ends 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edges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all the ends at</w:t>
      </w:r>
      <w:r>
        <w:t xml:space="preserve"> </w:t>
      </w:r>
      <m:oMath>
        <m:r>
          <m:t>w</m:t>
        </m:r>
      </m:oMath>
      <w:r>
        <w:t xml:space="preserve">, and there are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that number is even.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Suppose every vertex has even degree.</w:t>
      </w:r>
      <w:r>
        <w:t xml:space="preserve"> </w:t>
      </w:r>
      <w:r>
        <w:t xml:space="preserve">A trail has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edges, since its edges are all different.</w:t>
      </w:r>
      <w:r>
        <w:t xml:space="preserve"> </w:t>
      </w:r>
      <w:r>
        <w:t xml:space="preserve">So, given an edge and one of its endpoints, there is a trail of greatest length among the trails that start at that endpoint with that edge.</w:t>
      </w:r>
      <w:r>
        <w:t xml:space="preserve"> </w:t>
      </w:r>
      <w:r>
        <w:t xml:space="preserve">That trail cannot be extended, so it is a circuit, by</w:t>
      </w:r>
      <w:r>
        <w:t xml:space="preserve"> </w:t>
      </w:r>
      <w:hyperlink w:anchor="lem-stuck-trail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at least one circuit.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circuit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greatest length in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some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Some edge that is not in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has an endpoint on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an endpoint of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vertex of</w:t>
      </w:r>
      <w:r>
        <w:t xml:space="preserve"> </w:t>
      </w:r>
      <m:oMath>
        <m:r>
          <m:t>C</m:t>
        </m:r>
      </m:oMath>
      <w:r>
        <w:t xml:space="preserve">, take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h</m:t>
        </m:r>
      </m:oMath>
      <w:r>
        <w:t xml:space="preserve">.</w:t>
      </w:r>
      <w:r>
        <w:t xml:space="preserve"> </w:t>
      </w:r>
      <w:r>
        <w:t xml:space="preserve">Otherwise, 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there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 vertex of</w:t>
      </w:r>
      <w:r>
        <w:t xml:space="preserve"> </w:t>
      </w:r>
      <m:oMath>
        <m:r>
          <m:t>C</m:t>
        </m:r>
      </m:oMath>
      <w:r>
        <w:t xml:space="preserve">, so that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 edge of the path between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It is not in</w:t>
      </w:r>
      <w:r>
        <w:t xml:space="preserve"> </w:t>
      </w:r>
      <m:oMath>
        <m:r>
          <m:t>C</m:t>
        </m:r>
      </m:oMath>
      <w:r>
        <w:t xml:space="preserve">, since its endpoint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not a vertex of</w:t>
      </w:r>
      <w:r>
        <w:t xml:space="preserve"> </w:t>
      </w:r>
      <m:oMath>
        <m:r>
          <m:t>C</m:t>
        </m:r>
      </m:oMath>
      <w:r>
        <w:t xml:space="preserve">, and its endpoint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vertex of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 circuit outside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graph with the vertices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the edges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the edges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have an even number of ends at each vertex,</w:t>
      </w:r>
      <w:r>
        <w:t xml:space="preserve"> </w:t>
      </w:r>
      <w:r>
        <w:t xml:space="preserve">so every vertex has even degree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The edge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has an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As in the first paragraph, a trail of greatest length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starts 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the edge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circuit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by</w:t>
      </w:r>
      <w:r>
        <w:t xml:space="preserve"> </w:t>
      </w:r>
      <w:hyperlink w:anchor="lem-stuck-trail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A longer circuit.</w:t>
      </w:r>
      <w:r>
        <w:t xml:space="preserve"> </w:t>
      </w:r>
      <w:r>
        <w:t xml:space="preserve">Follow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then go around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then follow the rest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This is a walk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 edge repeats in it, since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trails with no common edge,</w:t>
      </w:r>
      <w:r>
        <w:t xml:space="preserve"> </w:t>
      </w:r>
      <w:r>
        <w:t xml:space="preserve">so it is a circuit.</w:t>
      </w:r>
      <w:r>
        <w:t xml:space="preserve"> </w:t>
      </w:r>
      <w:r>
        <w:t xml:space="preserve">Its length is the length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plus the length of</w:t>
      </w:r>
      <w:r>
        <w:t xml:space="preserve"> </w:t>
      </w:r>
      <m:oMath>
        <m:r>
          <m:t>D</m:t>
        </m:r>
      </m:oMath>
      <w:r>
        <w:t xml:space="preserve">, which is greater than the length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contains every edge, and it is an Euler circuit.</w:t>
      </w:r>
    </w:p>
    <w:bookmarkStart w:id="155" w:name="exm-konigsberg-euler"/>
    <w:p>
      <w:pPr>
        <w:pStyle w:val="BodyText"/>
      </w:pPr>
      <w:r>
        <w:rPr>
          <w:b/>
          <w:bCs/>
        </w:rPr>
        <w:t xml:space="preserve">Example 31 (No walk over each bridge once)</w:t>
      </w:r>
      <w:r>
        <w:t xml:space="preserve"> </w:t>
      </w:r>
      <w:r>
        <w:t xml:space="preserve">The people of Königsberg asked whether they could walk through the city, cross each bridge exactly once, and come back to where they started.</w:t>
      </w:r>
      <w:r>
        <w:t xml:space="preserve"> </w:t>
      </w:r>
      <w:r>
        <w:t xml:space="preserve">In 1736, Leonhard Euler showed that they could not</w:t>
      </w:r>
      <w:r>
        <w:t xml:space="preserve"> </w:t>
      </w:r>
      <w:r>
        <w:t xml:space="preserve">(Wikipedia contributors 2026x)</w:t>
      </w:r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, such a walk is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 graph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since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degrees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all odd, so the graph has no Euler circuit,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55"/>
    <w:bookmarkStart w:id="156" w:name="thm-euler-trail"/>
    <w:p>
      <w:pPr>
        <w:pStyle w:val="BodyText"/>
      </w:pPr>
      <w:r>
        <w:rPr>
          <w:b/>
          <w:bCs/>
        </w:rPr>
        <w:t xml:space="preserve">Theorem 6 (Euler trails and odd degrees)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different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Euler trail (</w:t>
      </w:r>
      <w:hyperlink w:anchor="def-euler-trail">
        <w:r>
          <w:rPr>
            <w:rStyle w:val="Hyperlink"/>
          </w:rPr>
          <w:t xml:space="preserve">Definition 28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odd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and every other vertex has even degree.</w:t>
      </w:r>
    </w:p>
    <w:bookmarkEnd w:id="1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the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one new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endpoints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It may be parallel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to an edge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connected, and has at least one edge.</w:t>
      </w:r>
      <w:r>
        <w:t xml:space="preserve"> </w:t>
      </w:r>
      <w:r>
        <w:t xml:space="preserve">The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adds 1 to the degrees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 and changes no other degree.</w:t>
      </w:r>
      <w:r>
        <w:t xml:space="preserve"> </w:t>
      </w:r>
      <w:r>
        <w:t xml:space="preserve">So the condition on the degrees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says exactly that 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an Euler trail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 the end gives the circuit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contains every edge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 an Euler circuit,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, 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one of its edges.</w:t>
      </w:r>
      <w:r>
        <w:t xml:space="preserve"> </w:t>
      </w:r>
      <w:r>
        <w:t xml:space="preserve">A circuit can start at any of its vertices:</w:t>
      </w:r>
      <w:r>
        <w:t xml:space="preserve"> </w:t>
      </w:r>
      <w:r>
        <w:t xml:space="preserve">moving the part before a vertex to the end gives a circuit with the same edges.</w:t>
      </w:r>
      <w:r>
        <w:t xml:space="preserve"> </w:t>
      </w:r>
      <w:r>
        <w:t xml:space="preserve">Reading a circuit backward gives a circuit with the same edges,</w:t>
      </w:r>
      <w:r>
        <w:t xml:space="preserve"> </w:t>
      </w:r>
      <w:r>
        <w:t xml:space="preserve">so we may assume that the Euler circuit crosses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 an Euler circuit that starts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the edge</w:t>
      </w:r>
      <w:r>
        <w:t xml:space="preserve"> </w:t>
      </w:r>
      <m:oMath>
        <m:r>
          <m:t>h</m:t>
        </m:r>
      </m:oMath>
      <w:r>
        <w:t xml:space="preserve">, as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v</m:t>
        </m:r>
      </m:oMath>
      <w:r>
        <w:t xml:space="preserve">.</w:t>
      </w:r>
      <w:r>
        <w:t xml:space="preserve"> </w:t>
      </w:r>
      <w:r>
        <w:t xml:space="preserve">Leaving out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 the start gives a trail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that contains every edge of</w:t>
      </w:r>
      <w:r>
        <w:t xml:space="preserve"> </w:t>
      </w:r>
      <m:oMath>
        <m:r>
          <m:t>G</m:t>
        </m:r>
      </m:oMath>
      <w:r>
        <w:t xml:space="preserve">.</w:t>
      </w:r>
    </w:p>
    <w:bookmarkStart w:id="157" w:name="exm-euler-trail"/>
    <w:p>
      <w:pPr>
        <w:pStyle w:val="BodyText"/>
      </w:pPr>
      <w:r>
        <w:rPr>
          <w:b/>
          <w:bCs/>
        </w:rPr>
        <w:t xml:space="preserve">Example 32 (Where an Euler trail can start)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The envelope graph (</w:t>
      </w:r>
      <w:hyperlink w:anchor="fig-envelope">
        <w:r>
          <w:rPr>
            <w:rStyle w:val="Hyperlink"/>
          </w:rPr>
          <w:t xml:space="preserve">Figure 8</w:t>
        </w:r>
      </w:hyperlink>
      <w:r>
        <w:t xml:space="preserve">)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In it,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uler-trail">
        <w:r>
          <w:rPr>
            <w:rStyle w:val="Hyperlink"/>
          </w:rPr>
          <w:t xml:space="preserve">Theorem 6</w:t>
        </w:r>
      </w:hyperlink>
      <w:r>
        <w:t xml:space="preserve">, every Euler trail goes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or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A drawing of the envelope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without lifting the pencil cannot draw every line once.</w:t>
      </w:r>
    </w:p>
    <w:p>
      <w:pPr>
        <w:pStyle w:val="Compact"/>
        <w:numPr>
          <w:ilvl w:val="0"/>
          <w:numId w:val="1013"/>
        </w:numPr>
      </w:pPr>
      <w:r>
        <w:t xml:space="preserve">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 is connected (</w:t>
      </w:r>
      <w:hyperlink w:anchor="exm-connected">
        <w:r>
          <w:rPr>
            <w:rStyle w:val="Hyperlink"/>
          </w:rPr>
          <w:t xml:space="preserve">Example 26</w:t>
        </w:r>
      </w:hyperlink>
      <w:r>
        <w:t xml:space="preserve">) and has four vertices of odd degree,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),</w:t>
      </w:r>
      <w:r>
        <w:t xml:space="preserve"> </w:t>
      </w:r>
      <w:r>
        <w:t xml:space="preserve">so it has neither an Euler trail nor an Euler circuit.</w:t>
      </w:r>
    </w:p>
    <w:p>
      <w:pPr>
        <w:pStyle w:val="Compact"/>
        <w:numPr>
          <w:ilvl w:val="0"/>
          <w:numId w:val="1013"/>
        </w:numPr>
      </w:pPr>
      <w:r>
        <w:t xml:space="preserve">The bridge graph (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) is connected (</w:t>
      </w:r>
      <w:hyperlink w:anchor="exm-konigsberg-euler">
        <w:r>
          <w:rPr>
            <w:rStyle w:val="Hyperlink"/>
          </w:rPr>
          <w:t xml:space="preserve">Example 31</w:t>
        </w:r>
      </w:hyperlink>
      <w:r>
        <w:t xml:space="preserve">) and has four vertices of odd degree,</w:t>
      </w:r>
      <w:r>
        <w:t xml:space="preserve"> </w:t>
      </w:r>
      <w:r>
        <w:t xml:space="preserve">so there is no walk that crosses each bridge once, even one that ends away from where it started.</w:t>
      </w:r>
    </w:p>
    <w:bookmarkEnd w:id="157"/>
    <w:bookmarkEnd w:id="158"/>
    <w:bookmarkStart w:id="164" w:name="sec-hamiltonian"/>
    <w:p>
      <w:pPr>
        <w:pStyle w:val="Heading1"/>
      </w:pPr>
      <w:r>
        <w:t xml:space="preserve">9. Hamiltonian cycles</w:t>
      </w:r>
    </w:p>
    <w:bookmarkStart w:id="159" w:name="exr-office-tour"/>
    <w:p>
      <w:pPr>
        <w:pStyle w:val="FirstParagraph"/>
      </w:pPr>
      <w:r>
        <w:rPr>
          <w:b/>
          <w:bCs/>
        </w:rPr>
        <w:t xml:space="preserve">Exercise 9 (A tour of the office)</w:t>
      </w:r>
      <w:r>
        <w:t xml:space="preserve"> </w:t>
      </w:r>
      <w:r>
        <w:t xml:space="preserve">A technician walks along the cables of the office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 visits every computer once, and comes back to where she started.</w:t>
      </w:r>
      <w:r>
        <w:t xml:space="preserve"> </w:t>
      </w:r>
      <w:r>
        <w:t xml:space="preserve">Is that possible?</w:t>
      </w:r>
    </w:p>
    <w:bookmarkEnd w:id="159"/>
    <w:bookmarkStart w:id="160" w:name="sol-office-tour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Yes.</w:t>
      </w:r>
      <w:r>
        <w:t xml:space="preserve"> </w:t>
      </w:r>
      <w:r>
        <w:t xml:space="preserve">She can walk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</m:oMath>
      <w:r>
        <w:t xml:space="preserve">, around the outside of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This 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that contains every vertex of the office graph.</w:t>
      </w:r>
    </w:p>
    <w:bookmarkEnd w:id="160"/>
    <w:bookmarkStart w:id="161" w:name="def-hamiltonian-cycle"/>
    <w:p>
      <w:pPr>
        <w:pStyle w:val="BodyText"/>
      </w:pPr>
      <w:r>
        <w:rPr>
          <w:b/>
          <w:bCs/>
        </w:rPr>
        <w:t xml:space="preserve">Definition 29 (Hamiltonian cycle)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Hamiltonian cycle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that contains every vertex of the graph.</w:t>
      </w:r>
    </w:p>
    <w:bookmarkEnd w:id="161"/>
    <w:bookmarkStart w:id="162" w:name="exm-euler-hamilton"/>
    <w:p>
      <w:pPr>
        <w:pStyle w:val="BodyText"/>
      </w:pPr>
      <w:r>
        <w:rPr>
          <w:b/>
          <w:bCs/>
        </w:rPr>
        <w:t xml:space="preserve">Example 33 (Euler without Hamilton, and Hamilton without Euler)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The office graph has a Hamiltonian cycle (</w:t>
      </w:r>
      <w:hyperlink w:anchor="def-hamiltonian-cycle">
        <w:r>
          <w:rPr>
            <w:rStyle w:val="Hyperlink"/>
          </w:rPr>
          <w:t xml:space="preserve">Definition 29</w:t>
        </w:r>
      </w:hyperlink>
      <w:r>
        <w:t xml:space="preserve">), by</w:t>
      </w:r>
      <w:r>
        <w:t xml:space="preserve"> </w:t>
      </w:r>
      <w:hyperlink w:anchor="sol-office-tour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and no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), by</w:t>
      </w:r>
      <w:r>
        <w:t xml:space="preserve"> </w:t>
      </w:r>
      <w:hyperlink w:anchor="exm-euler-trail">
        <w:r>
          <w:rPr>
            <w:rStyle w:val="Hyperlink"/>
          </w:rPr>
          <w:t xml:space="preserve">Example 32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has an Euler circuit, by</w:t>
      </w:r>
      <w:r>
        <w:t xml:space="preserve"> </w:t>
      </w:r>
      <w:hyperlink w:anchor="exm-euler-example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and no Hamiltonian cycle.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had a Hamiltonian cycle.</w:t>
      </w:r>
      <w:r>
        <w:t xml:space="preserve"> </w:t>
      </w:r>
      <w:r>
        <w:t xml:space="preserve">Start it at 3, which a cycle visits only once before it comes back.</w:t>
      </w:r>
      <w:r>
        <w:t xml:space="preserve"> </w:t>
      </w:r>
      <w:r>
        <w:t xml:space="preserve">Leaving out 3 at both ends leaves a walk through the other six vertices that never visits 3.</w:t>
      </w:r>
      <w:r>
        <w:t xml:space="preserve"> </w:t>
      </w:r>
      <w:r>
        <w:t xml:space="preserve">Somewhere along that walk, a vertex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 a vertex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come next to each other,</w:t>
      </w:r>
      <w:r>
        <w:t xml:space="preserve"> </w:t>
      </w:r>
      <w:r>
        <w:t xml:space="preserve">so an edge joins them.</w:t>
      </w:r>
      <w:r>
        <w:t xml:space="preserve"> </w:t>
      </w:r>
      <w:r>
        <w:t xml:space="preserve">But every edge with an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has its other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162"/>
    <w:bookmarkStart w:id="163" w:name="rem-hamiltonian-hard"/>
    <w:p>
      <w:pPr>
        <w:pStyle w:val="FirstParagraph"/>
      </w:pPr>
      <w:r>
        <w:rPr>
          <w:i/>
          <w:iCs/>
        </w:rPr>
        <w:t xml:space="preserve">Remark 6</w:t>
      </w:r>
      <w:r>
        <w:t xml:space="preserve"> (No simple test for Hamiltonian cycles).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decides whether a connected graph has an Euler circuit by looking at its degrees,</w:t>
      </w:r>
      <w:r>
        <w:t xml:space="preserve"> </w:t>
      </w:r>
      <w:r>
        <w:t xml:space="preserve">which takes one pass through an adjacency list.</w:t>
      </w:r>
      <w:r>
        <w:t xml:space="preserve"> </w:t>
      </w:r>
      <w:r>
        <w:t xml:space="preserve">No test like that is known for Hamiltonian cycles (</w:t>
      </w:r>
      <w:hyperlink w:anchor="def-hamiltonian-cycle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Deciding whether a graph has one is an NP-complete problem</w:t>
      </w:r>
      <w:r>
        <w:t xml:space="preserve"> </w:t>
      </w:r>
      <w:r>
        <w:t xml:space="preserve">(Wikipedia contributors 2026q)</w:t>
      </w:r>
      <w:r>
        <w:t xml:space="preserve">:</w:t>
      </w:r>
      <w:r>
        <w:t xml:space="preserve"> </w:t>
      </w:r>
      <w:r>
        <w:t xml:space="preserve">no algorithm is known that decides it in a number of steps bounded by a polynomial in the number of vertices.</w:t>
      </w:r>
    </w:p>
    <w:bookmarkEnd w:id="163"/>
    <w:bookmarkEnd w:id="164"/>
    <w:bookmarkStart w:id="182" w:name="sec-bfs"/>
    <w:p>
      <w:pPr>
        <w:pStyle w:val="Heading1"/>
      </w:pPr>
      <w:r>
        <w:t xml:space="preserve">10. Breadth-first search</w:t>
      </w:r>
    </w:p>
    <w:bookmarkStart w:id="165" w:name="exr-office-distance"/>
    <w:p>
      <w:pPr>
        <w:pStyle w:val="FirstParagraph"/>
      </w:pPr>
      <w:r>
        <w:rPr>
          <w:b/>
          <w:bCs/>
        </w:rPr>
        <w:t xml:space="preserve">Exercise 10 (The fewest cables)</w:t>
      </w:r>
      <w:r>
        <w:t xml:space="preserve"> </w:t>
      </w:r>
      <w:r>
        <w:t xml:space="preserve">A message goes from computer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computer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office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What is the smallest number of cables it can cross?</w:t>
      </w:r>
    </w:p>
    <w:bookmarkEnd w:id="165"/>
    <w:bookmarkStart w:id="166" w:name="sol-office-distanc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Three.</w:t>
      </w:r>
      <w:r>
        <w:t xml:space="preserve"> </w:t>
      </w:r>
      <w:r>
        <w:t xml:space="preserve">The route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crosses three cables.</w:t>
      </w:r>
      <w:r>
        <w:t xml:space="preserve"> </w:t>
      </w:r>
      <w:r>
        <w:t xml:space="preserve">No route crosses fewer: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a neighbor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, so one cable is not enough,</w:t>
      </w:r>
      <w:r>
        <w:t xml:space="preserve"> </w:t>
      </w:r>
      <w:r>
        <w:t xml:space="preserve">and the neighbors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neither of which is a neighbor of</w:t>
      </w:r>
      <w:r>
        <w:t xml:space="preserve"> </w:t>
      </w:r>
      <m:oMath>
        <m:r>
          <m:t>f</m:t>
        </m:r>
      </m:oMath>
      <w:r>
        <w:t xml:space="preserve">, so two cables are not enough.</w:t>
      </w:r>
    </w:p>
    <w:bookmarkEnd w:id="166"/>
    <w:bookmarkStart w:id="167" w:name="def-graph-distance"/>
    <w:p>
      <w:pPr>
        <w:pStyle w:val="BodyText"/>
      </w:pPr>
      <w:r>
        <w:rPr>
          <w:b/>
          <w:bCs/>
        </w:rPr>
        <w:t xml:space="preserve">Definition 30 (Distance)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distance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the smallest length of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67"/>
    <w:bookmarkStart w:id="172" w:name="exm-office-distance"/>
    <w:p>
      <w:pPr>
        <w:pStyle w:val="BodyText"/>
      </w:pPr>
      <w:r>
        <w:rPr>
          <w:b/>
          <w:bCs/>
        </w:rPr>
        <w:t xml:space="preserve">Example 34 (Distances in the office graph)</w:t>
      </w:r>
      <w:r>
        <w:t xml:space="preserve"> </w:t>
      </w:r>
      <w:r>
        <w:t xml:space="preserve">In the office graph, the distances (</w:t>
      </w:r>
      <w:hyperlink w:anchor="def-graph-distance">
        <w:r>
          <w:rPr>
            <w:rStyle w:val="Hyperlink"/>
          </w:rPr>
          <w:t xml:space="preserve">Definition 30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is</w:t>
      </w:r>
      <w:r>
        <w:t xml:space="preserve"> </w:t>
      </w:r>
      <w:hyperlink w:anchor="sol-office-distance">
        <w:r>
          <w:rPr>
            <w:rStyle w:val="Hyperlink"/>
          </w:rPr>
          <w:t xml:space="preserve">Solution 10</w:t>
        </w:r>
      </w:hyperlink>
      <w:r>
        <w:t xml:space="preserve">.</w:t>
      </w:r>
      <w:r>
        <w:t xml:space="preserve"> </w:t>
      </w:r>
      <w:hyperlink w:anchor="fig-office-levels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draws the graph with the vertices in columns by their distance from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Every edge joins two vertices in the same column or in columns next to each other.</w:t>
      </w:r>
      <w:r>
        <w:t xml:space="preserve"> </w:t>
      </w:r>
      <w:r>
        <w:t xml:space="preserve">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, a shortest walk is a path, such as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fig-office-levels"/>
          <w:p>
            <w:pPr>
              <w:pStyle w:val="Compact"/>
              <w:jc w:val="center"/>
            </w:pPr>
            <w:r>
              <w:drawing>
                <wp:inline>
                  <wp:extent cx="3467100" cy="1914865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-levels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914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The office graph, with its vertices in columns by their distance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71"/>
        </w:tc>
      </w:tr>
    </w:tbl>
    <w:bookmarkEnd w:id="172"/>
    <w:bookmarkStart w:id="173" w:name="def-queue"/>
    <w:p>
      <w:pPr>
        <w:pStyle w:val="BodyText"/>
      </w:pPr>
      <w:r>
        <w:rPr>
          <w:b/>
          <w:bCs/>
        </w:rPr>
        <w:t xml:space="preserve">Definition 31 (Queue)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queue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is a list that a program changes in only two ways:</w:t>
      </w:r>
      <w:r>
        <w:t xml:space="preserve"> </w:t>
      </w:r>
      <w:r>
        <w:t xml:space="preserve">it adds an element to the back of the list,</w:t>
      </w:r>
      <w:r>
        <w:t xml:space="preserve"> </w:t>
      </w:r>
      <w:r>
        <w:t xml:space="preserve">and it removes the element at the front.</w:t>
      </w:r>
      <w:r>
        <w:t xml:space="preserve"> </w:t>
      </w:r>
      <w:r>
        <w:t xml:space="preserve">So the elements leave in the order in which they arrived, as people do from a line at a counter.</w:t>
      </w:r>
    </w:p>
    <w:bookmarkEnd w:id="173"/>
    <w:bookmarkStart w:id="176" w:name="def-bfs"/>
    <w:p>
      <w:pPr>
        <w:pStyle w:val="BodyText"/>
      </w:pPr>
      <w:r>
        <w:rPr>
          <w:b/>
          <w:bCs/>
        </w:rPr>
        <w:t xml:space="preserve">Definition 32 (Breadth-first search)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Breadth-first search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algorithm (</w:t>
      </w:r>
      <w:hyperlink r:id="rId174">
        <w:r>
          <w:rPr>
            <w:rStyle w:val="Hyperlink"/>
          </w:rPr>
          <w:t xml:space="preserve">Definition: Algorithm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bfs</w:t>
      </w:r>
      <w:r>
        <w:t xml:space="preserve">,</w:t>
      </w:r>
      <w:r>
        <w:t xml:space="preserve"> </w:t>
      </w:r>
      <w:r>
        <w:t xml:space="preserve">written in the pseudocode of</w:t>
      </w:r>
      <w:r>
        <w:t xml:space="preserve"> </w:t>
      </w:r>
      <w:hyperlink r:id="rId175">
        <w:r>
          <w:rPr>
            <w:rStyle w:val="Hyperlink"/>
          </w:rPr>
          <w:t xml:space="preserve">Remark: How to read the pseudocode in this chapter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bfs(G, s)</w:t>
      </w:r>
      <w:r>
        <w:br/>
      </w:r>
      <w:r>
        <w:rPr>
          <w:rStyle w:val="VerbatimChar"/>
        </w:rPr>
        <w:t xml:space="preserve">    mark s, and set dist[s] := 0</w:t>
      </w:r>
      <w:r>
        <w:br/>
      </w:r>
      <w:r>
        <w:rPr>
          <w:rStyle w:val="VerbatimChar"/>
        </w:rPr>
        <w:t xml:space="preserve">    Q := a queue containing only s</w:t>
      </w:r>
      <w:r>
        <w:br/>
      </w:r>
      <w:r>
        <w:rPr>
          <w:rStyle w:val="VerbatimChar"/>
        </w:rPr>
        <w:t xml:space="preserve">    while Q is not empty</w:t>
      </w:r>
      <w:r>
        <w:br/>
      </w:r>
      <w:r>
        <w:rPr>
          <w:rStyle w:val="VerbatimChar"/>
        </w:rPr>
        <w:t xml:space="preserve">        v := remove the front of Q</w:t>
      </w:r>
      <w:r>
        <w:br/>
      </w:r>
      <w:r>
        <w:rPr>
          <w:rStyle w:val="VerbatimChar"/>
        </w:rPr>
        <w:t xml:space="preserve">        for each vertex u in the list of v, in order</w:t>
      </w:r>
      <w:r>
        <w:br/>
      </w:r>
      <w:r>
        <w:rPr>
          <w:rStyle w:val="VerbatimChar"/>
        </w:rPr>
        <w:t xml:space="preserve">            if u is not marked</w:t>
      </w:r>
      <w:r>
        <w:br/>
      </w:r>
      <w:r>
        <w:rPr>
          <w:rStyle w:val="VerbatimChar"/>
        </w:rPr>
        <w:t xml:space="preserve">                mark u, and set dist[u] := dist[v] + 1</w:t>
      </w:r>
      <w:r>
        <w:br/>
      </w:r>
      <w:r>
        <w:rPr>
          <w:rStyle w:val="VerbatimChar"/>
        </w:rPr>
        <w:t xml:space="preserve">                add u to the back of Q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queue (</w:t>
      </w:r>
      <w:hyperlink w:anchor="def-queue">
        <w:r>
          <w:rPr>
            <w:rStyle w:val="Hyperlink"/>
          </w:rPr>
          <w:t xml:space="preserve">Definition 31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dist[u]</w:t>
      </w:r>
      <w:r>
        <w:t xml:space="preserve"> </w:t>
      </w:r>
      <w:r>
        <w:t xml:space="preserve">is a label that the algorithm gives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when it marks</w:t>
      </w:r>
      <w:r>
        <w:t xml:space="preserve"> </w:t>
      </w:r>
      <m:oMath>
        <m:r>
          <m:t>u</m:t>
        </m:r>
      </m:oMath>
      <w:r>
        <w:t xml:space="preserve">.</w:t>
      </w:r>
    </w:p>
    <w:bookmarkEnd w:id="176"/>
    <w:bookmarkStart w:id="177" w:name="exm-bfs-trace"/>
    <w:p>
      <w:pPr>
        <w:pStyle w:val="BodyText"/>
      </w:pPr>
      <w:r>
        <w:rPr>
          <w:b/>
          <w:bCs/>
        </w:rPr>
        <w:t xml:space="preserve">Example 35 (Breadth-first search in the office graph)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on the office graph from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with the adjacency list of</w:t>
      </w:r>
      <w:r>
        <w:t xml:space="preserve"> 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.</w:t>
      </w:r>
      <w:r>
        <w:t xml:space="preserve"> </w:t>
      </w:r>
      <w:r>
        <w:t xml:space="preserve">Each row of the table is one pass through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removed, its list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already marked, so only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new.</w:t>
      </w:r>
      <w:r>
        <w:t xml:space="preserve"> </w:t>
      </w:r>
      <w:r>
        <w:t xml:space="preserve">The vertices leave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  <w:r>
        <w:t xml:space="preserve"> </w:t>
      </w:r>
      <w:r>
        <w:t xml:space="preserve">which is one column of</w:t>
      </w:r>
      <w:r>
        <w:t xml:space="preserve"> </w:t>
      </w:r>
      <w:hyperlink w:anchor="fig-office-levels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after another,</w:t>
      </w:r>
      <w:r>
        <w:t xml:space="preserve"> </w:t>
      </w:r>
      <w:r>
        <w:t xml:space="preserve">and the labels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are the distances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ffice-distance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77"/>
    <w:bookmarkStart w:id="178" w:name="thm-bfs-distance"/>
    <w:p>
      <w:pPr>
        <w:pStyle w:val="BodyText"/>
      </w:pPr>
      <w:r>
        <w:rPr>
          <w:b/>
          <w:bCs/>
        </w:rPr>
        <w:t xml:space="preserve">Theorem 7 (Breadth-first search finds distances)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stops.</w:t>
      </w:r>
      <w:r>
        <w:t xml:space="preserve"> </w:t>
      </w:r>
      <w:r>
        <w:t xml:space="preserve">When it stops,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marked if and only 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distance">
        <w:r>
          <w:rPr>
            <w:rStyle w:val="Hyperlink"/>
          </w:rPr>
          <w:t xml:space="preserve">Definition 30</w:t>
        </w:r>
      </w:hyperlink>
      <w:r>
        <w:t xml:space="preserve">).</w:t>
      </w:r>
    </w:p>
    <w:bookmarkEnd w:id="1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vertex set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It stops.</w:t>
      </w:r>
      <w:r>
        <w:t xml:space="preserve"> </w:t>
      </w:r>
      <w:r>
        <w:t xml:space="preserve">A vertex is added to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only when it is marked, and a marked vertex is never marked again,</w:t>
      </w:r>
      <w:r>
        <w:t xml:space="preserve"> </w:t>
      </w:r>
      <w:r>
        <w:t xml:space="preserve">so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vertices are ever added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Each pass through the loop removes one of them,</w:t>
      </w:r>
      <w:r>
        <w:t xml:space="preserve"> </w:t>
      </w:r>
      <w:r>
        <w:t xml:space="preserve">so there are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passes.</w:t>
      </w:r>
    </w:p>
    <w:p>
      <w:pPr>
        <w:pStyle w:val="BodyText"/>
      </w:pPr>
      <w:r>
        <w:rPr>
          <w:b/>
          <w:bCs/>
        </w:rPr>
        <w:t xml:space="preserve">Each label is the length of a walk.</w:t>
      </w:r>
      <w:r>
        <w:t xml:space="preserve"> </w:t>
      </w:r>
      <w:r>
        <w:t xml:space="preserve">We show, by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 the order in which the vertices are marked,</w:t>
      </w:r>
      <w:r>
        <w:t xml:space="preserve"> </w:t>
      </w:r>
      <w:r>
        <w:t xml:space="preserve">that for each marked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there 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, the walk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Any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marked in the pass that removes some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Q</m:t>
        </m:r>
      </m:oMath>
      <w:r>
        <w:t xml:space="preserve">, where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marked earlier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 followed by the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 every marked vertex has a walk from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labels leave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order.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that,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vertices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front to back,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I</m:t>
        </m:r>
      </m:oMath>
      <w:r>
        <w:t xml:space="preserve"> </w:t>
      </w:r>
      <w:r>
        <w:t xml:space="preserve">is true at the first test of the loop,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holds only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a test, and the pass removes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remain have labels from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 in order,</w:t>
      </w:r>
      <w:r>
        <w:t xml:space="preserve"> </w:t>
      </w:r>
      <w:r>
        <w:t xml:space="preserve">and every vertex added in the pass gets the label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labels are still in order, and the last is at most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 which is at most the new first label plus 1.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 by</w:t>
      </w:r>
      <w:r>
        <w:t xml:space="preserve"> </w:t>
      </w:r>
      <w:hyperlink r:id="rId179">
        <w:r>
          <w:rPr>
            <w:rStyle w:val="Hyperlink"/>
          </w:rPr>
          <w:t xml:space="preserve">Theorem: The loop invariant theorem</w:t>
        </w:r>
      </w:hyperlink>
      <w:r>
        <w:t xml:space="preserve">.</w:t>
      </w:r>
      <w:r>
        <w:t xml:space="preserve"> </w:t>
      </w:r>
      <w:r>
        <w:t xml:space="preserve">Every label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after the pass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the next vertex removed has a label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 the vertices leave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with labels in nondecreasing order.</w:t>
      </w:r>
    </w:p>
    <w:p>
      <w:pPr>
        <w:pStyle w:val="BodyText"/>
      </w:pPr>
      <w:r>
        <w:rPr>
          <w:b/>
          <w:bCs/>
        </w:rPr>
        <w:t xml:space="preserve">Each label is the distance.</w:t>
      </w:r>
      <w:r>
        <w:t xml:space="preserve"> </w:t>
      </w:r>
      <w:r>
        <w:t xml:space="preserve">We show, by strong induction (</w:t>
      </w:r>
      <w:hyperlink r:id="rId180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every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is marked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s</m:t>
        </m:r>
      </m:oMath>
      <w:r>
        <w:t xml:space="preserve">, which is marked with label 0.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a walk of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has a walk of length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By the induction hypothesis,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marked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added to</w:t>
      </w:r>
      <w:r>
        <w:t xml:space="preserve"> </w:t>
      </w:r>
      <m:oMath>
        <m:r>
          <m:t>Q</m:t>
        </m:r>
      </m:oMath>
      <w:r>
        <w:t xml:space="preserve">, so some pass removed it, since the loop runs until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empty.</w:t>
      </w:r>
      <w:r>
        <w:t xml:space="preserve"> </w:t>
      </w:r>
      <w:r>
        <w:t xml:space="preserve">That pass looks at</w:t>
      </w:r>
      <w:r>
        <w:t xml:space="preserve"> </w:t>
      </w:r>
      <m:oMath>
        <m:r>
          <m:t>v</m:t>
        </m:r>
      </m:oMath>
      <w:r>
        <w:t xml:space="preserve">, which is in the list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marked yet, the pass marks it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already marked, then, since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s</m:t>
        </m:r>
      </m:oMath>
      <w:r>
        <w:t xml:space="preserve">, it was marked in an earlier pass that removed some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left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before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</w:p>
    <w:p>
      <w:pPr>
        <w:pStyle w:val="FirstParagraph"/>
      </w:pPr>
      <w:r>
        <w:t xml:space="preserve">So every vertex with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marked,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 by the second step.</w:t>
      </w:r>
    </w:p>
    <w:bookmarkStart w:id="181" w:name="exm-racket-bfs"/>
    <w:p>
      <w:pPr>
        <w:pStyle w:val="BodyText"/>
      </w:pPr>
      <w:r>
        <w:rPr>
          <w:b/>
          <w:bCs/>
        </w:rPr>
        <w:t xml:space="preserve">Example 36 (Breadth-first search in Racket)</w:t>
      </w:r>
      <w:r>
        <w:t xml:space="preserve"> </w:t>
      </w:r>
      <w:r>
        <w:t xml:space="preserve">This Racket version of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keeps the labels in a list of pairs</w:t>
      </w:r>
      <w:r>
        <w:t xml:space="preserve"> </w:t>
      </w:r>
      <w:r>
        <w:rPr>
          <w:rStyle w:val="VerbatimChar"/>
        </w:rPr>
        <w:t xml:space="preserve">(list u d)</w:t>
      </w:r>
      <w:r>
        <w:t xml:space="preserve">,</w:t>
      </w:r>
      <w:r>
        <w:t xml:space="preserve"> </w:t>
      </w:r>
      <w:r>
        <w:t xml:space="preserve">one for each marked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label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a vertex is marked when</w:t>
      </w:r>
      <w:r>
        <w:t xml:space="preserve"> </w:t>
      </w:r>
      <w:r>
        <w:rPr>
          <w:rStyle w:val="VerbatimChar"/>
        </w:rPr>
        <w:t xml:space="preserve">assoc</w:t>
      </w:r>
      <w:r>
        <w:t xml:space="preserve"> </w:t>
      </w:r>
      <w:r>
        <w:t xml:space="preserve">(</w:t>
      </w:r>
      <w:hyperlink w:anchor="exr-racket-assoc">
        <w:r>
          <w:rPr>
            <w:rStyle w:val="Hyperlink"/>
          </w:rPr>
          <w:t xml:space="preserve">Exercise 5</w:t>
        </w:r>
      </w:hyperlink>
      <w:r>
        <w:t xml:space="preserve">) finds it in that list.</w:t>
      </w:r>
      <w:r>
        <w:t xml:space="preserve"> </w:t>
      </w:r>
      <w:r>
        <w:t xml:space="preserve">It uses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 </w:t>
      </w:r>
      <w:r>
        <w:t xml:space="preserve">from</w:t>
      </w:r>
      <w:r>
        <w:t xml:space="preserve"> </w:t>
      </w:r>
      <w:hyperlink w:anchor="exm-racket-neighbors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vs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vs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 queue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dist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queue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v dist</w:t>
      </w:r>
      <w:r>
        <w:rPr>
          <w:rStyle w:val="OperatorTok"/>
        </w:rPr>
        <w:t xml:space="preserve">)))])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new d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 G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(unmarked vs dist)</w:t>
      </w:r>
      <w:r>
        <w:t xml:space="preserve"> </w:t>
      </w:r>
      <w:r>
        <w:t xml:space="preserve">keeps the vertices of the list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that have no label yet.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(label vs d)</w:t>
      </w:r>
      <w:r>
        <w:t xml:space="preserve"> </w:t>
      </w:r>
      <w:r>
        <w:t xml:space="preserve">pairs each vertex of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with the label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(let* ([x e] ...)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e</w:t>
      </w:r>
      <w:r>
        <w:t xml:space="preserve">, calls its value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inside the rest of the</w:t>
      </w:r>
      <w:r>
        <w:t xml:space="preserve"> </w:t>
      </w:r>
      <w:r>
        <w:rPr>
          <w:rStyle w:val="VerbatimChar"/>
        </w:rPr>
        <w:t xml:space="preserve">let*</w:t>
      </w:r>
      <w:r>
        <w:t xml:space="preserve">, and then 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(append L M)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followed by those of</w:t>
      </w:r>
      <w:r>
        <w:t xml:space="preserve"> </w:t>
      </w:r>
      <w:r>
        <w:rPr>
          <w:rStyle w:val="VerbatimChar"/>
        </w:rPr>
        <w:t xml:space="preserve">M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(append (rest queue) new)</w:t>
      </w:r>
      <w:r>
        <w:t xml:space="preserve"> </w:t>
      </w:r>
      <w:r>
        <w:t xml:space="preserve">removes the front of the queue and adds the new vertices at the back.</w:t>
      </w:r>
    </w:p>
    <w:p>
      <w:pPr>
        <w:pStyle w:val="FirstParagraph"/>
      </w:pPr>
      <w:r>
        <w:t xml:space="preserve">Each call of</w:t>
      </w:r>
      <w:r>
        <w:t xml:space="preserve"> </w:t>
      </w:r>
      <w:r>
        <w:rPr>
          <w:rStyle w:val="VerbatimChar"/>
        </w:rPr>
        <w:t xml:space="preserve">bfs-loop</w:t>
      </w:r>
      <w:r>
        <w:t xml:space="preserve"> </w:t>
      </w:r>
      <w:r>
        <w:t xml:space="preserve">is one pass through the loop of</w:t>
      </w:r>
      <w:r>
        <w:t xml:space="preserve"> 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(bfs office 'a)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'((a 0) (b 1) (c 1) (d 2) (e 2) (f 3))</w:t>
      </w:r>
      <w:r>
        <w:t xml:space="preserve">,</w:t>
      </w:r>
      <w:r>
        <w:t xml:space="preserve"> </w:t>
      </w:r>
      <w:r>
        <w:t xml:space="preserve">the marks and labels of</w:t>
      </w:r>
      <w:r>
        <w:t xml:space="preserve"> </w:t>
      </w:r>
      <w:hyperlink w:anchor="exm-bfs-trace">
        <w:r>
          <w:rPr>
            <w:rStyle w:val="Hyperlink"/>
          </w:rPr>
          <w:t xml:space="preserve">Example 35</w:t>
        </w:r>
      </w:hyperlink>
      <w:r>
        <w:t xml:space="preserve">.</w:t>
      </w:r>
    </w:p>
    <w:bookmarkEnd w:id="181"/>
    <w:bookmarkEnd w:id="182"/>
    <w:bookmarkStart w:id="192" w:name="sec-dfs"/>
    <w:p>
      <w:pPr>
        <w:pStyle w:val="Heading1"/>
      </w:pPr>
      <w:r>
        <w:t xml:space="preserve">11. Depth-first search</w:t>
      </w:r>
    </w:p>
    <w:bookmarkStart w:id="183" w:name="exr-follow-first"/>
    <w:p>
      <w:pPr>
        <w:pStyle w:val="FirstParagraph"/>
      </w:pPr>
      <w:r>
        <w:rPr>
          <w:b/>
          <w:bCs/>
        </w:rPr>
        <w:t xml:space="preserve">Exercise 11 (Exploring as far as you can)</w:t>
      </w:r>
      <w:r>
        <w:t xml:space="preserve"> </w:t>
      </w:r>
      <w:r>
        <w:t xml:space="preserve">Explore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these rules:</w:t>
      </w:r>
    </w:p>
    <w:p>
      <w:pPr>
        <w:pStyle w:val="Compact"/>
        <w:numPr>
          <w:ilvl w:val="0"/>
          <w:numId w:val="1017"/>
        </w:numPr>
      </w:pPr>
      <w:r>
        <w:t xml:space="preserve">from the vertex you are at, go to the first vertex in its list (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) that you have not visited yet;</w:t>
      </w:r>
    </w:p>
    <w:p>
      <w:pPr>
        <w:pStyle w:val="Compact"/>
        <w:numPr>
          <w:ilvl w:val="0"/>
          <w:numId w:val="1017"/>
        </w:numPr>
      </w:pPr>
      <w:r>
        <w:t xml:space="preserve">when every vertex in its list has been visited, go back to the vertex you came from, and go on from there.</w:t>
      </w:r>
    </w:p>
    <w:p>
      <w:pPr>
        <w:pStyle w:val="FirstParagraph"/>
      </w:pPr>
      <w:r>
        <w:t xml:space="preserve">In what order do you visit the six vertices?</w:t>
      </w:r>
    </w:p>
    <w:bookmarkEnd w:id="183"/>
    <w:bookmarkStart w:id="184" w:name="sol-follow-first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, the first unvisited vertex in the list 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, it is</w:t>
      </w:r>
      <w:r>
        <w:t xml:space="preserve"> </w:t>
      </w:r>
      <m:oMath>
        <m:r>
          <m:t>c</m:t>
        </m:r>
      </m:oMath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been visited.</w:t>
      </w:r>
      <w:r>
        <w:t xml:space="preserve"> </w:t>
      </w:r>
      <w:r>
        <w:t xml:space="preserve">From</w:t>
      </w:r>
      <w:r>
        <w:t xml:space="preserve"> </w:t>
      </w:r>
      <m:oMath>
        <m:r>
          <m:t>c</m:t>
        </m:r>
      </m:oMath>
      <w:r>
        <w:t xml:space="preserve">, it is</w:t>
      </w:r>
      <w:r>
        <w:t xml:space="preserve"> </w:t>
      </w:r>
      <m:oMath>
        <m:r>
          <m:t>e</m:t>
        </m:r>
      </m:oMath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been visited.</w:t>
      </w:r>
      <w:r>
        <w:t xml:space="preserve"> </w:t>
      </w:r>
      <w:r>
        <w:t xml:space="preserve">From</w:t>
      </w:r>
      <w:r>
        <w:t xml:space="preserve"> </w:t>
      </w:r>
      <m:oMath>
        <m:r>
          <m:t>e</m:t>
        </m:r>
      </m:oMath>
      <w:r>
        <w:t xml:space="preserve">, it is</w:t>
      </w:r>
      <w:r>
        <w:t xml:space="preserve"> </w:t>
      </w:r>
      <m:oMath>
        <m:r>
          <m:t>d</m:t>
        </m:r>
      </m:oMath>
      <w:r>
        <w:t xml:space="preserve">, and from</w:t>
      </w:r>
      <w:r>
        <w:t xml:space="preserve"> </w:t>
      </w:r>
      <m:oMath>
        <m:r>
          <m:t>d</m:t>
        </m:r>
      </m:oMath>
      <w:r>
        <w:t xml:space="preserve">, it is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In this graph you never have to go back before every vertex is visited.</w:t>
      </w:r>
    </w:p>
    <w:bookmarkEnd w:id="184"/>
    <w:bookmarkStart w:id="186" w:name="def-dfs"/>
    <w:p>
      <w:pPr>
        <w:pStyle w:val="BodyText"/>
      </w:pPr>
      <w:r>
        <w:rPr>
          <w:b/>
          <w:bCs/>
        </w:rPr>
        <w:t xml:space="preserve">Definition 33 (Depth-first search)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Depth-first search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recursive algorithm (</w:t>
      </w:r>
      <w:hyperlink r:id="rId185">
        <w:r>
          <w:rPr>
            <w:rStyle w:val="Hyperlink"/>
          </w:rPr>
          <w:t xml:space="preserve">Definition: Recursive algorithm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dfs</w:t>
      </w:r>
      <w:r>
        <w:t xml:space="preserve">,</w:t>
      </w:r>
      <w:r>
        <w:t xml:space="preserve"> </w:t>
      </w:r>
      <w:r>
        <w:t xml:space="preserve">called as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with no vertex marked:</w:t>
      </w:r>
    </w:p>
    <w:p>
      <w:pPr>
        <w:pStyle w:val="SourceCode"/>
      </w:pPr>
      <w:r>
        <w:rPr>
          <w:rStyle w:val="VerbatimChar"/>
        </w:rPr>
        <w:t xml:space="preserve">procedure dfs(G, v)</w:t>
      </w:r>
      <w:r>
        <w:br/>
      </w:r>
      <w:r>
        <w:rPr>
          <w:rStyle w:val="VerbatimChar"/>
        </w:rPr>
        <w:t xml:space="preserve">    mark v</w:t>
      </w:r>
      <w:r>
        <w:br/>
      </w:r>
      <w:r>
        <w:rPr>
          <w:rStyle w:val="VerbatimChar"/>
        </w:rPr>
        <w:t xml:space="preserve">    for each vertex u in the list of v, in order</w:t>
      </w:r>
      <w:r>
        <w:br/>
      </w:r>
      <w:r>
        <w:rPr>
          <w:rStyle w:val="VerbatimChar"/>
        </w:rPr>
        <w:t xml:space="preserve">        if u is not marked</w:t>
      </w:r>
      <w:r>
        <w:br/>
      </w:r>
      <w:r>
        <w:rPr>
          <w:rStyle w:val="VerbatimChar"/>
        </w:rPr>
        <w:t xml:space="preserve">            dfs(G, u)</w:t>
      </w:r>
    </w:p>
    <w:p>
      <w:pPr>
        <w:pStyle w:val="FirstParagraph"/>
      </w:pPr>
      <w:r>
        <w:t xml:space="preserve">All the calls share the same marks.</w:t>
      </w:r>
    </w:p>
    <w:bookmarkEnd w:id="186"/>
    <w:bookmarkStart w:id="187" w:name="exm-dfs-trace"/>
    <w:p>
      <w:pPr>
        <w:pStyle w:val="BodyText"/>
      </w:pPr>
      <w:r>
        <w:rPr>
          <w:b/>
          <w:bCs/>
        </w:rPr>
        <w:t xml:space="preserve">Example 37 (Depth-first search in three triangles)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on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from 3,</w:t>
      </w:r>
      <w:r>
        <w:t xml:space="preserve"> </w:t>
      </w:r>
      <w:r>
        <w:t xml:space="preserve">with each list of neighbors in increasing order.</w:t>
      </w:r>
      <w:r>
        <w:t xml:space="preserve"> </w:t>
      </w:r>
      <w:r>
        <w:t xml:space="preserve">Each call is indented under the call that made it:</w:t>
      </w:r>
    </w:p>
    <w:p>
      <w:pPr>
        <w:pStyle w:val="SourceCode"/>
      </w:pPr>
      <w:r>
        <w:rPr>
          <w:rStyle w:val="VerbatimChar"/>
        </w:rPr>
        <w:t xml:space="preserve">dfs(T, 3)         marks 3; its list is 1, 2, 4, 5</w:t>
      </w:r>
      <w:r>
        <w:br/>
      </w:r>
      <w:r>
        <w:rPr>
          <w:rStyle w:val="VerbatimChar"/>
        </w:rPr>
        <w:t xml:space="preserve">  dfs(T, 1)       marks 1; its list is 2, 3</w:t>
      </w:r>
      <w:r>
        <w:br/>
      </w:r>
      <w:r>
        <w:rPr>
          <w:rStyle w:val="VerbatimChar"/>
        </w:rPr>
        <w:t xml:space="preserve">    dfs(T, 2)     marks 2; 1 and 3 are marked, so it returns</w:t>
      </w:r>
      <w:r>
        <w:br/>
      </w:r>
      <w:r>
        <w:rPr>
          <w:rStyle w:val="VerbatimChar"/>
        </w:rPr>
        <w:t xml:space="preserve">                  back in dfs(T, 1): 3 is marked, so it returns</w:t>
      </w:r>
      <w:r>
        <w:br/>
      </w:r>
      <w:r>
        <w:rPr>
          <w:rStyle w:val="VerbatimChar"/>
        </w:rPr>
        <w:t xml:space="preserve">                  back in dfs(T, 3): 2 is marked, so it goes on to 4</w:t>
      </w:r>
      <w:r>
        <w:br/>
      </w:r>
      <w:r>
        <w:rPr>
          <w:rStyle w:val="VerbatimChar"/>
        </w:rPr>
        <w:t xml:space="preserve">  dfs(T, 4)       marks 4; its list is 3, 5</w:t>
      </w:r>
      <w:r>
        <w:br/>
      </w:r>
      <w:r>
        <w:rPr>
          <w:rStyle w:val="VerbatimChar"/>
        </w:rPr>
        <w:t xml:space="preserve">    dfs(T, 5)     marks 5; its list is 3, 4, 6, 7</w:t>
      </w:r>
      <w:r>
        <w:br/>
      </w:r>
      <w:r>
        <w:rPr>
          <w:rStyle w:val="VerbatimChar"/>
        </w:rPr>
        <w:t xml:space="preserve">      dfs(T, 6)   marks 6; its list is 5, 7</w:t>
      </w:r>
      <w:r>
        <w:br/>
      </w:r>
      <w:r>
        <w:rPr>
          <w:rStyle w:val="VerbatimChar"/>
        </w:rPr>
        <w:t xml:space="preserve">        dfs(T, 7) marks 7; 5 and 6 are marked, so it returns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dfs(T, 7)</w:t>
      </w:r>
      <w:r>
        <w:t xml:space="preserve"> </w:t>
      </w:r>
      <w:r>
        <w:t xml:space="preserve">returns, every remaining vertex in every list is marked, so each call returns in turn.</w:t>
      </w:r>
      <w:r>
        <w:t xml:space="preserve"> </w:t>
      </w:r>
      <w:r>
        <w:t xml:space="preserve">The vertices are marked in the order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</m:oMath>
      <w:r>
        <w:t xml:space="preserve">.</w:t>
      </w:r>
      <w:r>
        <w:t xml:space="preserve"> </w:t>
      </w:r>
      <w:r>
        <w:t xml:space="preserve">After it marks 2, the search goes back up to 3 before it goes on to 4,</w:t>
      </w:r>
      <w:r>
        <w:t xml:space="preserve"> </w:t>
      </w:r>
      <w:r>
        <w:t xml:space="preserve">unlike the exploration of the office graph in</w:t>
      </w:r>
      <w:r>
        <w:t xml:space="preserve"> 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End w:id="187"/>
    <w:bookmarkStart w:id="188" w:name="thm-dfs-reachable"/>
    <w:p>
      <w:pPr>
        <w:pStyle w:val="BodyText"/>
      </w:pPr>
      <w:r>
        <w:rPr>
          <w:b/>
          <w:bCs/>
        </w:rPr>
        <w:t xml:space="preserve">Theorem 8 (Depth-first search finds what can be reached)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stops, and it marks exactly the vertices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which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It stops.</w:t>
      </w:r>
      <w:r>
        <w:t xml:space="preserve"> </w:t>
      </w:r>
      <w:r>
        <w:t xml:space="preserve">Each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made only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marked, and it marks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first,</w:t>
      </w:r>
      <w:r>
        <w:t xml:space="preserve"> </w:t>
      </w:r>
      <w:r>
        <w:t xml:space="preserve">so there is at most one call for each vertex.</w:t>
      </w:r>
      <w:r>
        <w:t xml:space="preserve"> </w:t>
      </w:r>
      <w:r>
        <w:t xml:space="preserve">Each call goes once through a finite list.</w:t>
      </w:r>
    </w:p>
    <w:p>
      <w:pPr>
        <w:pStyle w:val="BodyText"/>
      </w:pPr>
      <w:r>
        <w:rPr>
          <w:b/>
          <w:bCs/>
        </w:rPr>
        <w:t xml:space="preserve">Only vertices with a walk from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marked.</w:t>
      </w:r>
      <w:r>
        <w:t xml:space="preserve"> </w:t>
      </w:r>
      <w:r>
        <w:t xml:space="preserve">The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either the first call, 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</m:oMath>
      <w:r>
        <w:t xml:space="preserve">,</w:t>
      </w:r>
      <w:r>
        <w:t xml:space="preserve"> </w:t>
      </w:r>
      <w:r>
        <w:t xml:space="preserve">or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the list of</w:t>
      </w:r>
      <w:r>
        <w:t xml:space="preserve"> </w:t>
      </w:r>
      <m:oMath>
        <m:r>
          <m:t>v</m:t>
        </m:r>
      </m:oMath>
      <w:r>
        <w:t xml:space="preserve">, so that there is an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By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 the order of the calls,</w:t>
      </w:r>
      <w:r>
        <w:t xml:space="preserve"> </w:t>
      </w:r>
      <w:r>
        <w:t xml:space="preserve">each marked vertex has a walk from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followed by the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Every vertex with a walk from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marked.</w:t>
      </w:r>
      <w:r>
        <w:t xml:space="preserve">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some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a walk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is not marked.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not marked.</w:t>
      </w:r>
      <w:r>
        <w:t xml:space="preserve"> </w:t>
      </w:r>
      <w:r>
        <w:t xml:space="preserve">Then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marked, and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marked, so the call to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was made.</w:t>
      </w:r>
      <w:r>
        <w:t xml:space="preserve"> </w:t>
      </w:r>
      <w:r>
        <w:t xml:space="preserve">That call looks at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, which is in the list of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Either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marked already, or the call to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marks it.</w:t>
      </w:r>
      <w:r>
        <w:t xml:space="preserve"> </w:t>
      </w:r>
      <w:r>
        <w:t xml:space="preserve">Either way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marked, which contradicts the choice of</w:t>
      </w:r>
      <w:r>
        <w:t xml:space="preserve"> </w:t>
      </w:r>
      <m:oMath>
        <m:r>
          <m:t>i</m:t>
        </m:r>
      </m:oMath>
      <w:r>
        <w:t xml:space="preserve">.</w:t>
      </w:r>
    </w:p>
    <w:bookmarkStart w:id="189" w:name="cor-dfs-connected"/>
    <w:p>
      <w:pPr>
        <w:pStyle w:val="BodyText"/>
      </w:pPr>
      <w:r>
        <w:rPr>
          <w:b/>
          <w:bCs/>
        </w:rPr>
        <w:t xml:space="preserve">Corollary 2 (Testing whether a graph is connected)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no parallel edges,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any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if and only if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marks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every vertex has a walk from</w:t>
      </w:r>
      <w:r>
        <w:t xml:space="preserve"> </w:t>
      </w:r>
      <m:oMath>
        <m:r>
          <m:t>s</m:t>
        </m:r>
      </m:oMath>
      <w:r>
        <w:t xml:space="preserve">, so every vertex is marked, by</w:t>
      </w:r>
      <w:r>
        <w:t xml:space="preserve"> </w:t>
      </w:r>
      <w:hyperlink w:anchor="thm-dfs-reachable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Suppose every vertex is marked,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vertices.</w:t>
      </w:r>
      <w:r>
        <w:t xml:space="preserve"> </w:t>
      </w:r>
      <w:r>
        <w:t xml:space="preserve">By</w:t>
      </w:r>
      <w:r>
        <w:t xml:space="preserve"> </w:t>
      </w:r>
      <w:hyperlink w:anchor="thm-dfs-reachable">
        <w:r>
          <w:rPr>
            <w:rStyle w:val="Hyperlink"/>
          </w:rPr>
          <w:t xml:space="preserve">Theorem 8</w:t>
        </w:r>
      </w:hyperlink>
      <w:r>
        <w:t xml:space="preserve">, there are walks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 edges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no direction, so the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 read backward,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Following it with the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connected.</w:t>
      </w:r>
    </w:p>
    <w:bookmarkStart w:id="190" w:name="exm-dfs-connected"/>
    <w:p>
      <w:pPr>
        <w:pStyle w:val="BodyText"/>
      </w:pPr>
      <w:r>
        <w:rPr>
          <w:b/>
          <w:bCs/>
        </w:rPr>
        <w:t xml:space="preserve">Example 38 (Is the office still connected?)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marks all six vertices of the office graph (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so the office graph is connected, by</w:t>
      </w:r>
      <w:r>
        <w:t xml:space="preserve"> </w:t>
      </w:r>
      <w:hyperlink w:anchor="cor-dfs-connected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In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marks only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connected, as</w:t>
      </w:r>
      <w:r>
        <w:t xml:space="preserve"> </w:t>
      </w:r>
      <w:hyperlink w:anchor="sol-cut-cables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found by hand.</w:t>
      </w:r>
      <w:r>
        <w:t xml:space="preserve"> </w:t>
      </w:r>
      <w:hyperlink w:anchor="thm-bfs-distan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marks the same vertices as</w:t>
      </w:r>
      <w:r>
        <w:t xml:space="preserve"> </w:t>
      </w:r>
      <w:r>
        <w:rPr>
          <w:rStyle w:val="VerbatimChar"/>
        </w:rPr>
        <w:t xml:space="preserve">dfs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can test connectedness too.</w:t>
      </w:r>
    </w:p>
    <w:bookmarkEnd w:id="190"/>
    <w:bookmarkStart w:id="191" w:name="exm-racket-dfs"/>
    <w:p>
      <w:pPr>
        <w:pStyle w:val="BodyText"/>
      </w:pPr>
      <w:r>
        <w:rPr>
          <w:b/>
          <w:bCs/>
        </w:rPr>
        <w:t xml:space="preserve">Example 39 (Depth-first search in Racket)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can return the list of marked vertices, in the order in which they were marked.</w:t>
      </w:r>
      <w:r>
        <w:t xml:space="preserve"> </w:t>
      </w:r>
      <w:r>
        <w:t xml:space="preserve">Two functions call each other:</w:t>
      </w:r>
      <w:r>
        <w:t xml:space="preserve"> </w:t>
      </w:r>
      <w:r>
        <w:rPr>
          <w:rStyle w:val="VerbatimChar"/>
        </w:rPr>
        <w:t xml:space="preserve">dfs-from</w:t>
      </w:r>
      <w:r>
        <w:t xml:space="preserve"> </w:t>
      </w:r>
      <w:r>
        <w:t xml:space="preserve">marks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and goes through its neighbors,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dfs-each</w:t>
      </w:r>
      <w:r>
        <w:t xml:space="preserve"> </w:t>
      </w:r>
      <w:r>
        <w:t xml:space="preserve">goes through a list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of vertices,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dfs-from</w:t>
      </w:r>
      <w:r>
        <w:t xml:space="preserve"> </w:t>
      </w:r>
      <w:r>
        <w:t xml:space="preserve">on each one that is not marked yet.</w:t>
      </w:r>
      <w:r>
        <w:t xml:space="preserve"> </w:t>
      </w:r>
      <w:r>
        <w:t xml:space="preserve">It uses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 </w:t>
      </w:r>
      <w:r>
        <w:t xml:space="preserve">from</w:t>
      </w:r>
      <w:r>
        <w:t xml:space="preserve"> </w:t>
      </w:r>
      <w:hyperlink w:anchor="exm-racket-neighbors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v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marked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vs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marked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 G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s empty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With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stored as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triangles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(dfs triangles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'(3 1 2 4 5 6 7)</w:t>
      </w:r>
      <w:r>
        <w:t xml:space="preserve">, the order of</w:t>
      </w:r>
      <w:r>
        <w:t xml:space="preserve"> </w:t>
      </w:r>
      <w:hyperlink w:anchor="exm-dfs-trace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(dfs office 'a)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'(a b c e d f)</w:t>
      </w:r>
      <w:r>
        <w:t xml:space="preserve">, the order of</w:t>
      </w:r>
      <w:r>
        <w:t xml:space="preserve"> 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End w:id="191"/>
    <w:bookmarkEnd w:id="192"/>
    <w:bookmarkStart w:id="244" w:name="references"/>
    <w:p>
      <w:pPr>
        <w:pStyle w:val="Heading1"/>
      </w:pPr>
      <w:r>
        <w:t xml:space="preserve">References</w:t>
      </w:r>
    </w:p>
    <w:bookmarkStart w:id="243" w:name="refs"/>
    <w:bookmarkStart w:id="194" w:name="ref-wikipedia_adjacency_lis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Adjacency List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https://en.wikipedia.org/wiki/Adjacency_list</w:t>
        </w:r>
      </w:hyperlink>
      <w:r>
        <w:t xml:space="preserve">.</w:t>
      </w:r>
    </w:p>
    <w:bookmarkEnd w:id="194"/>
    <w:bookmarkStart w:id="196" w:name="ref-wikipedia_adjacency_matrix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Adjacency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https://en.wikipedia.org/wiki/Adjacency_matrix</w:t>
        </w:r>
      </w:hyperlink>
      <w:r>
        <w:t xml:space="preserve">.</w:t>
      </w:r>
    </w:p>
    <w:bookmarkEnd w:id="196"/>
    <w:bookmarkStart w:id="198" w:name="ref-wikipedia_bipartite_graph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Bipartite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https://en.wikipedia.org/wiki/Bipartite_graph</w:t>
        </w:r>
      </w:hyperlink>
      <w:r>
        <w:t xml:space="preserve">.</w:t>
      </w:r>
    </w:p>
    <w:bookmarkEnd w:id="198"/>
    <w:bookmarkStart w:id="200" w:name="ref-wikipedia_breadth_first_search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Breadth-First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https://en.wikipedia.org/wiki/Breadth-first_search</w:t>
        </w:r>
      </w:hyperlink>
      <w:r>
        <w:t xml:space="preserve">.</w:t>
      </w:r>
    </w:p>
    <w:bookmarkEnd w:id="200"/>
    <w:bookmarkStart w:id="202" w:name="ref-wikipedia_complete_graph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Complete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https://en.wikipedia.org/wiki/Complete_graph</w:t>
        </w:r>
      </w:hyperlink>
      <w:r>
        <w:t xml:space="preserve">.</w:t>
      </w:r>
    </w:p>
    <w:bookmarkEnd w:id="202"/>
    <w:bookmarkStart w:id="204" w:name="ref-wikipedia_component_graph_theor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Component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https://en.wikipedia.org/wiki/Component_(graph_theory)</w:t>
        </w:r>
      </w:hyperlink>
      <w:r>
        <w:t xml:space="preserve">.</w:t>
      </w:r>
    </w:p>
    <w:bookmarkEnd w:id="204"/>
    <w:bookmarkStart w:id="206" w:name="ref-wikipedia_connectivity_graph_theor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Connectivity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https://en.wikipedia.org/wiki/Connectivity_(graph_theory)</w:t>
        </w:r>
      </w:hyperlink>
      <w:r>
        <w:t xml:space="preserve">.</w:t>
      </w:r>
    </w:p>
    <w:bookmarkEnd w:id="206"/>
    <w:bookmarkStart w:id="208" w:name="ref-wikipedia_cycle_graph_theory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Cycle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https://en.wikipedia.org/wiki/Cycle_(graph_theory)</w:t>
        </w:r>
      </w:hyperlink>
      <w:r>
        <w:t xml:space="preserve">.</w:t>
      </w:r>
    </w:p>
    <w:bookmarkEnd w:id="208"/>
    <w:bookmarkStart w:id="210" w:name="ref-wikipedia_cycle_graph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Cycle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https://en.wikipedia.org/wiki/Cycle_graph</w:t>
        </w:r>
      </w:hyperlink>
      <w:r>
        <w:t xml:space="preserve">.</w:t>
      </w:r>
    </w:p>
    <w:bookmarkEnd w:id="210"/>
    <w:bookmarkStart w:id="212" w:name="ref-wikipedia_degree_graph_theory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Degree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https://en.wikipedia.org/wiki/Degree_(graph_theory)</w:t>
        </w:r>
      </w:hyperlink>
      <w:r>
        <w:t xml:space="preserve">.</w:t>
      </w:r>
    </w:p>
    <w:bookmarkEnd w:id="212"/>
    <w:bookmarkStart w:id="214" w:name="ref-wikipedia_depth_first_search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Depth-First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https://en.wikipedia.org/wiki/Depth-first_search</w:t>
        </w:r>
      </w:hyperlink>
      <w:r>
        <w:t xml:space="preserve">.</w:t>
      </w:r>
    </w:p>
    <w:bookmarkEnd w:id="214"/>
    <w:bookmarkStart w:id="216" w:name="ref-wikipedia_directed_graph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Directed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https://en.wikipedia.org/wiki/Directed_graph</w:t>
        </w:r>
      </w:hyperlink>
      <w:r>
        <w:t xml:space="preserve">.</w:t>
      </w:r>
    </w:p>
    <w:bookmarkEnd w:id="216"/>
    <w:bookmarkStart w:id="218" w:name="ref-wikipedia_distance_graph_theory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Distance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https://en.wikipedia.org/wiki/Distance_(graph_theory)</w:t>
        </w:r>
      </w:hyperlink>
      <w:r>
        <w:t xml:space="preserve">.</w:t>
      </w:r>
    </w:p>
    <w:bookmarkEnd w:id="218"/>
    <w:bookmarkStart w:id="220" w:name="ref-wikipedia_eulerian_path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Eulerian Path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https://en.wikipedia.org/wiki/Eulerian_path</w:t>
        </w:r>
      </w:hyperlink>
      <w:r>
        <w:t xml:space="preserve">.</w:t>
      </w:r>
    </w:p>
    <w:bookmarkEnd w:id="220"/>
    <w:bookmarkStart w:id="222" w:name="ref-wikipedia_graph_discrete_mathematics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Graph (Discrete 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https://en.wikipedia.org/wiki/Graph_(discrete_mathematics)</w:t>
        </w:r>
      </w:hyperlink>
      <w:r>
        <w:t xml:space="preserve">.</w:t>
      </w:r>
    </w:p>
    <w:bookmarkEnd w:id="222"/>
    <w:bookmarkStart w:id="224" w:name="ref-wikipedia_hamiltonian_path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Hamiltonian Path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https://en.wikipedia.org/wiki/Hamiltonian_path</w:t>
        </w:r>
      </w:hyperlink>
      <w:r>
        <w:t xml:space="preserve">.</w:t>
      </w:r>
    </w:p>
    <w:bookmarkEnd w:id="224"/>
    <w:bookmarkStart w:id="226" w:name="ref-wikipedia_hamiltonian_path_problem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Hamiltonian Path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https://en.wikipedia.org/wiki/Hamiltonian_path_problem</w:t>
        </w:r>
      </w:hyperlink>
      <w:r>
        <w:t xml:space="preserve">.</w:t>
      </w:r>
    </w:p>
    <w:bookmarkEnd w:id="226"/>
    <w:bookmarkStart w:id="228" w:name="ref-wikipedia_handshaking_lemma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Handshaking Lemma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https://en.wikipedia.org/wiki/Handshaking_lemma</w:t>
        </w:r>
      </w:hyperlink>
      <w:r>
        <w:t xml:space="preserve">.</w:t>
      </w:r>
    </w:p>
    <w:bookmarkEnd w:id="228"/>
    <w:bookmarkStart w:id="230" w:name="ref-wikipedia_hypercube_graph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Hypercube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https://en.wikipedia.org/wiki/Hypercube_graph</w:t>
        </w:r>
      </w:hyperlink>
      <w:r>
        <w:t xml:space="preserve">.</w:t>
      </w:r>
    </w:p>
    <w:bookmarkEnd w:id="230"/>
    <w:bookmarkStart w:id="232" w:name="ref-wikipedia_loop_graph_theory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Loop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1">
        <w:r>
          <w:rPr>
            <w:rStyle w:val="Hyperlink"/>
          </w:rPr>
          <w:t xml:space="preserve">https://en.wikipedia.org/wiki/Loop_(graph_theory)</w:t>
        </w:r>
      </w:hyperlink>
      <w:r>
        <w:t xml:space="preserve">.</w:t>
      </w:r>
    </w:p>
    <w:bookmarkEnd w:id="232"/>
    <w:bookmarkStart w:id="234" w:name="ref-wikipedia_multiple_edges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Multiple Edges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3">
        <w:r>
          <w:rPr>
            <w:rStyle w:val="Hyperlink"/>
          </w:rPr>
          <w:t xml:space="preserve">https://en.wikipedia.org/wiki/Multiple_edges</w:t>
        </w:r>
      </w:hyperlink>
      <w:r>
        <w:t xml:space="preserve">.</w:t>
      </w:r>
    </w:p>
    <w:bookmarkEnd w:id="234"/>
    <w:bookmarkStart w:id="236" w:name="ref-wikipedia_path_graph_theory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Path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5">
        <w:r>
          <w:rPr>
            <w:rStyle w:val="Hyperlink"/>
          </w:rPr>
          <w:t xml:space="preserve">https://en.wikipedia.org/wiki/Path_(graph_theory)</w:t>
        </w:r>
      </w:hyperlink>
      <w:r>
        <w:t xml:space="preserve">.</w:t>
      </w:r>
    </w:p>
    <w:bookmarkEnd w:id="236"/>
    <w:bookmarkStart w:id="238" w:name="ref-wikipedia_queue_abstract_data_type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Queue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7">
        <w:r>
          <w:rPr>
            <w:rStyle w:val="Hyperlink"/>
          </w:rPr>
          <w:t xml:space="preserve">https://en.wikipedia.org/wiki/Queue_(abstract_data_type)</w:t>
        </w:r>
      </w:hyperlink>
      <w:r>
        <w:t xml:space="preserve">.</w:t>
      </w:r>
    </w:p>
    <w:bookmarkEnd w:id="238"/>
    <w:bookmarkStart w:id="240" w:name="X3cd0f4d63bee62529ac3e1ef89d8b63966c3d29"/>
    <w:p>
      <w:pPr>
        <w:pStyle w:val="Bibliography"/>
      </w:pPr>
      <w:r>
        <w:t xml:space="preserve">Wikipedia contributors. 2026x.</w:t>
      </w:r>
      <w:r>
        <w:t xml:space="preserve"> </w:t>
      </w:r>
      <w:r>
        <w:rPr>
          <w:i/>
          <w:iCs/>
        </w:rPr>
        <w:t xml:space="preserve">Seven Bridges of</w:t>
      </w:r>
      <w:r>
        <w:rPr>
          <w:i/>
          <w:iCs/>
        </w:rPr>
        <w:t xml:space="preserve"> </w:t>
      </w:r>
      <w:r>
        <w:rPr>
          <w:i/>
          <w:iCs/>
        </w:rPr>
        <w:t xml:space="preserve">K</w:t>
      </w:r>
      <w:r>
        <w:rPr>
          <w:i/>
          <w:iCs/>
        </w:rPr>
        <w:t xml:space="preserve">ö</w:t>
      </w:r>
      <w:r>
        <w:rPr>
          <w:i/>
          <w:iCs/>
        </w:rPr>
        <w:t xml:space="preserve">nigsberg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9">
        <w:r>
          <w:rPr>
            <w:rStyle w:val="Hyperlink"/>
          </w:rPr>
          <w:t xml:space="preserve">https://en.wikipedia.org/wiki/Seven_Bridges_of_K%C3%B6nigsberg</w:t>
        </w:r>
      </w:hyperlink>
      <w:r>
        <w:t xml:space="preserve">.</w:t>
      </w:r>
    </w:p>
    <w:bookmarkEnd w:id="240"/>
    <w:bookmarkStart w:id="242" w:name="Xa109d550c3d1f39005f3f5bf553473d414c9c5f"/>
    <w:p>
      <w:pPr>
        <w:pStyle w:val="Bibliography"/>
      </w:pPr>
      <w:r>
        <w:t xml:space="preserve">Wikipedia contributors. 2026y.</w:t>
      </w:r>
      <w:r>
        <w:t xml:space="preserve"> </w:t>
      </w:r>
      <w:r>
        <w:rPr>
          <w:i/>
          <w:iCs/>
        </w:rPr>
        <w:t xml:space="preserve">Strongly Connected Component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41">
        <w:r>
          <w:rPr>
            <w:rStyle w:val="Hyperlink"/>
          </w:rPr>
          <w:t xml:space="preserve">https://en.wikipedia.org/wiki/Strongly_connected_component</w:t>
        </w:r>
      </w:hyperlink>
      <w:r>
        <w:t xml:space="preserve">.</w:t>
      </w:r>
    </w:p>
    <w:bookmarkEnd w:id="242"/>
    <w:bookmarkEnd w:id="243"/>
    <w:bookmarkEnd w:id="2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8" Type="http://schemas.openxmlformats.org/officeDocument/2006/relationships/image" Target="media/rId78.png"/><Relationship Id="rId143" Type="http://schemas.openxmlformats.org/officeDocument/2006/relationships/image" Target="media/rId143.png"/><Relationship Id="rId31" Type="http://schemas.openxmlformats.org/officeDocument/2006/relationships/image" Target="media/rId31.png"/><Relationship Id="rId26" Type="http://schemas.openxmlformats.org/officeDocument/2006/relationships/image" Target="media/rId26.png"/><Relationship Id="rId128" Type="http://schemas.openxmlformats.org/officeDocument/2006/relationships/image" Target="media/rId128.png"/><Relationship Id="rId168" Type="http://schemas.openxmlformats.org/officeDocument/2006/relationships/image" Target="media/rId168.png"/><Relationship Id="rId13" Type="http://schemas.openxmlformats.org/officeDocument/2006/relationships/image" Target="media/rId13.png"/><Relationship Id="rId113" Type="http://schemas.openxmlformats.org/officeDocument/2006/relationships/image" Target="media/rId113.png"/><Relationship Id="rId40" Type="http://schemas.openxmlformats.org/officeDocument/2006/relationships/image" Target="media/rId40.png"/><Relationship Id="rId9" Type="http://schemas.openxmlformats.org/officeDocument/2006/relationships/image" Target="media/rId9.png"/><Relationship Id="rId193" Type="http://schemas.openxmlformats.org/officeDocument/2006/relationships/hyperlink" Target="https://en.wikipedia.org/wiki/Adjacency_list" TargetMode="External"/><Relationship Id="rId195" Type="http://schemas.openxmlformats.org/officeDocument/2006/relationships/hyperlink" Target="https://en.wikipedia.org/wiki/Adjacency_matrix" TargetMode="External"/><Relationship Id="rId197" Type="http://schemas.openxmlformats.org/officeDocument/2006/relationships/hyperlink" Target="https://en.wikipedia.org/wiki/Bipartite_graph" TargetMode="External"/><Relationship Id="rId199" Type="http://schemas.openxmlformats.org/officeDocument/2006/relationships/hyperlink" Target="https://en.wikipedia.org/wiki/Breadth-first_search" TargetMode="External"/><Relationship Id="rId201" Type="http://schemas.openxmlformats.org/officeDocument/2006/relationships/hyperlink" Target="https://en.wikipedia.org/wiki/Complete_graph" TargetMode="External"/><Relationship Id="rId203" Type="http://schemas.openxmlformats.org/officeDocument/2006/relationships/hyperlink" Target="https://en.wikipedia.org/wiki/Component_(graph_theory)" TargetMode="External"/><Relationship Id="rId205" Type="http://schemas.openxmlformats.org/officeDocument/2006/relationships/hyperlink" Target="https://en.wikipedia.org/wiki/Connectivity_(graph_theory)" TargetMode="External"/><Relationship Id="rId207" Type="http://schemas.openxmlformats.org/officeDocument/2006/relationships/hyperlink" Target="https://en.wikipedia.org/wiki/Cycle_(graph_theory)" TargetMode="External"/><Relationship Id="rId209" Type="http://schemas.openxmlformats.org/officeDocument/2006/relationships/hyperlink" Target="https://en.wikipedia.org/wiki/Cycle_graph" TargetMode="External"/><Relationship Id="rId211" Type="http://schemas.openxmlformats.org/officeDocument/2006/relationships/hyperlink" Target="https://en.wikipedia.org/wiki/Degree_(graph_theory)" TargetMode="External"/><Relationship Id="rId213" Type="http://schemas.openxmlformats.org/officeDocument/2006/relationships/hyperlink" Target="https://en.wikipedia.org/wiki/Depth-first_search" TargetMode="External"/><Relationship Id="rId215" Type="http://schemas.openxmlformats.org/officeDocument/2006/relationships/hyperlink" Target="https://en.wikipedia.org/wiki/Directed_graph" TargetMode="External"/><Relationship Id="rId217" Type="http://schemas.openxmlformats.org/officeDocument/2006/relationships/hyperlink" Target="https://en.wikipedia.org/wiki/Distance_(graph_theory)" TargetMode="External"/><Relationship Id="rId219" Type="http://schemas.openxmlformats.org/officeDocument/2006/relationships/hyperlink" Target="https://en.wikipedia.org/wiki/Eulerian_path" TargetMode="External"/><Relationship Id="rId221" Type="http://schemas.openxmlformats.org/officeDocument/2006/relationships/hyperlink" Target="https://en.wikipedia.org/wiki/Graph_(discrete_mathematics)" TargetMode="External"/><Relationship Id="rId223" Type="http://schemas.openxmlformats.org/officeDocument/2006/relationships/hyperlink" Target="https://en.wikipedia.org/wiki/Hamiltonian_path" TargetMode="External"/><Relationship Id="rId225" Type="http://schemas.openxmlformats.org/officeDocument/2006/relationships/hyperlink" Target="https://en.wikipedia.org/wiki/Hamiltonian_path_problem" TargetMode="External"/><Relationship Id="rId227" Type="http://schemas.openxmlformats.org/officeDocument/2006/relationships/hyperlink" Target="https://en.wikipedia.org/wiki/Handshaking_lemma" TargetMode="External"/><Relationship Id="rId229" Type="http://schemas.openxmlformats.org/officeDocument/2006/relationships/hyperlink" Target="https://en.wikipedia.org/wiki/Hypercube_graph" TargetMode="External"/><Relationship Id="rId231" Type="http://schemas.openxmlformats.org/officeDocument/2006/relationships/hyperlink" Target="https://en.wikipedia.org/wiki/Loop_(graph_theory)" TargetMode="External"/><Relationship Id="rId233" Type="http://schemas.openxmlformats.org/officeDocument/2006/relationships/hyperlink" Target="https://en.wikipedia.org/wiki/Multiple_edges" TargetMode="External"/><Relationship Id="rId235" Type="http://schemas.openxmlformats.org/officeDocument/2006/relationships/hyperlink" Target="https://en.wikipedia.org/wiki/Path_(graph_theory)" TargetMode="External"/><Relationship Id="rId237" Type="http://schemas.openxmlformats.org/officeDocument/2006/relationships/hyperlink" Target="https://en.wikipedia.org/wiki/Queue_(abstract_data_type)" TargetMode="External"/><Relationship Id="rId239" Type="http://schemas.openxmlformats.org/officeDocument/2006/relationships/hyperlink" Target="https://en.wikipedia.org/wiki/Seven_Bridges_of_K%C3%B6nigsberg" TargetMode="External"/><Relationship Id="rId241" Type="http://schemas.openxmlformats.org/officeDocument/2006/relationships/hyperlink" Target="https://en.wikipedia.org/wiki/Strongly_connected_component" TargetMode="External"/><Relationship Id="rId121" Type="http://schemas.openxmlformats.org/officeDocument/2006/relationships/hyperlink" Target="https://morrison-lab.github.io/mcs/chapters/contrapositive-contradiction.html#def-proof-by-contradiction" TargetMode="External"/><Relationship Id="rId120" Type="http://schemas.openxmlformats.org/officeDocument/2006/relationships/hyperlink" Target="https://morrison-lab.github.io/mcs/chapters/contrapositive-contradiction.html#rem-well-ordering" TargetMode="External"/><Relationship Id="rId62" Type="http://schemas.openxmlformats.org/officeDocument/2006/relationships/hyperlink" Target="https://morrison-lab.github.io/mcs/chapters/direct-proof.html#def-even-odd" TargetMode="External"/><Relationship Id="rId124" Type="http://schemas.openxmlformats.org/officeDocument/2006/relationships/hyperlink" Target="https://morrison-lab.github.io/mcs/chapters/induction.html#def-proof-by-induction" TargetMode="External"/><Relationship Id="rId180" Type="http://schemas.openxmlformats.org/officeDocument/2006/relationships/hyperlink" Target="https://morrison-lab.github.io/mcs/chapters/induction.html#def-strong-induction" TargetMode="External"/><Relationship Id="rId175" Type="http://schemas.openxmlformats.org/officeDocument/2006/relationships/hyperlink" Target="https://morrison-lab.github.io/mcs/chapters/loop-invariants.html#rem-pseudocode" TargetMode="External"/><Relationship Id="rId179" Type="http://schemas.openxmlformats.org/officeDocument/2006/relationships/hyperlink" Target="https://morrison-lab.github.io/mcs/chapters/loop-invariants.html#thm-loop-invariant" TargetMode="External"/><Relationship Id="rId185" Type="http://schemas.openxmlformats.org/officeDocument/2006/relationships/hyperlink" Target="https://morrison-lab.github.io/mcs/chapters/recursion.html#def-recursive-algorithm" TargetMode="External"/><Relationship Id="rId21" Type="http://schemas.openxmlformats.org/officeDocument/2006/relationships/hyperlink" Target="https://morrison-lab.github.io/mcs/chapters/relations.html#def-graph" TargetMode="External"/><Relationship Id="rId45" Type="http://schemas.openxmlformats.org/officeDocument/2006/relationships/hyperlink" Target="https://morrison-lab.github.io/mcs/chapters/relations.html#def-relation-digraph" TargetMode="External"/><Relationship Id="rId95" Type="http://schemas.openxmlformats.org/officeDocument/2006/relationships/hyperlink" Target="https://morrison-lab.github.io/mcs/chapters/relations.html#def-relation-matrix" TargetMode="External"/><Relationship Id="rId22" Type="http://schemas.openxmlformats.org/officeDocument/2006/relationships/hyperlink" Target="https://morrison-lab.github.io/mcs/chapters/relations.html#rem-graph-words" TargetMode="External"/><Relationship Id="rId58" Type="http://schemas.openxmlformats.org/officeDocument/2006/relationships/hyperlink" Target="https://morrison-lab.github.io/mcs/chapters/sets.html#def-cardinality" TargetMode="External"/><Relationship Id="rId18" Type="http://schemas.openxmlformats.org/officeDocument/2006/relationships/hyperlink" Target="https://morrison-lab.github.io/mcs/chapters/sets.html#def-finite-set" TargetMode="External"/><Relationship Id="rId76" Type="http://schemas.openxmlformats.org/officeDocument/2006/relationships/hyperlink" Target="https://morrison-lab.github.io/mcs/chapters/sets.html#def-intersection" TargetMode="External"/><Relationship Id="rId38" Type="http://schemas.openxmlformats.org/officeDocument/2006/relationships/hyperlink" Target="https://morrison-lab.github.io/mcs/chapters/sets.html#def-ordered-pair" TargetMode="External"/><Relationship Id="rId83" Type="http://schemas.openxmlformats.org/officeDocument/2006/relationships/hyperlink" Target="https://morrison-lab.github.io/mcs/chapters/sets.html#def-subset" TargetMode="External"/><Relationship Id="rId75" Type="http://schemas.openxmlformats.org/officeDocument/2006/relationships/hyperlink" Target="https://morrison-lab.github.io/mcs/chapters/sets.html#def-union" TargetMode="External"/><Relationship Id="rId174" Type="http://schemas.openxmlformats.org/officeDocument/2006/relationships/hyperlink" Target="https://morrison-lab.github.io/mds/expressions-algorithms.html#def-algorithm" TargetMode="External"/><Relationship Id="rId91" Type="http://schemas.openxmlformats.org/officeDocument/2006/relationships/hyperlink" Target="https://morrison-lab.github.io/mds/linear-algebra-matrices.html#def-matrix" TargetMode="External"/><Relationship Id="rId125" Type="http://schemas.openxmlformats.org/officeDocument/2006/relationships/hyperlink" Target="https://morrison-lab.github.io/mds/linear-algebra-matrices.html#def-matrix-mult" TargetMode="External"/><Relationship Id="rId122" Type="http://schemas.openxmlformats.org/officeDocument/2006/relationships/hyperlink" Target="https://morrison-lab.github.io/mds/linear-algebra-special-matrices.html#def-matrix-power" TargetMode="External"/></Relationships>
</file>

<file path=word/_rels/footnotes.xml.rels><?xml version='1.0' encoding='UTF-8' standalone='yes'?>
<Relationships xmlns="http://schemas.openxmlformats.org/package/2006/relationships"><Relationship Id="rId193" Type="http://schemas.openxmlformats.org/officeDocument/2006/relationships/hyperlink" Target="https://en.wikipedia.org/wiki/Adjacency_list" TargetMode="External"/><Relationship Id="rId195" Type="http://schemas.openxmlformats.org/officeDocument/2006/relationships/hyperlink" Target="https://en.wikipedia.org/wiki/Adjacency_matrix" TargetMode="External"/><Relationship Id="rId197" Type="http://schemas.openxmlformats.org/officeDocument/2006/relationships/hyperlink" Target="https://en.wikipedia.org/wiki/Bipartite_graph" TargetMode="External"/><Relationship Id="rId199" Type="http://schemas.openxmlformats.org/officeDocument/2006/relationships/hyperlink" Target="https://en.wikipedia.org/wiki/Breadth-first_search" TargetMode="External"/><Relationship Id="rId201" Type="http://schemas.openxmlformats.org/officeDocument/2006/relationships/hyperlink" Target="https://en.wikipedia.org/wiki/Complete_graph" TargetMode="External"/><Relationship Id="rId203" Type="http://schemas.openxmlformats.org/officeDocument/2006/relationships/hyperlink" Target="https://en.wikipedia.org/wiki/Component_(graph_theory)" TargetMode="External"/><Relationship Id="rId205" Type="http://schemas.openxmlformats.org/officeDocument/2006/relationships/hyperlink" Target="https://en.wikipedia.org/wiki/Connectivity_(graph_theory)" TargetMode="External"/><Relationship Id="rId207" Type="http://schemas.openxmlformats.org/officeDocument/2006/relationships/hyperlink" Target="https://en.wikipedia.org/wiki/Cycle_(graph_theory)" TargetMode="External"/><Relationship Id="rId209" Type="http://schemas.openxmlformats.org/officeDocument/2006/relationships/hyperlink" Target="https://en.wikipedia.org/wiki/Cycle_graph" TargetMode="External"/><Relationship Id="rId211" Type="http://schemas.openxmlformats.org/officeDocument/2006/relationships/hyperlink" Target="https://en.wikipedia.org/wiki/Degree_(graph_theory)" TargetMode="External"/><Relationship Id="rId213" Type="http://schemas.openxmlformats.org/officeDocument/2006/relationships/hyperlink" Target="https://en.wikipedia.org/wiki/Depth-first_search" TargetMode="External"/><Relationship Id="rId215" Type="http://schemas.openxmlformats.org/officeDocument/2006/relationships/hyperlink" Target="https://en.wikipedia.org/wiki/Directed_graph" TargetMode="External"/><Relationship Id="rId217" Type="http://schemas.openxmlformats.org/officeDocument/2006/relationships/hyperlink" Target="https://en.wikipedia.org/wiki/Distance_(graph_theory)" TargetMode="External"/><Relationship Id="rId219" Type="http://schemas.openxmlformats.org/officeDocument/2006/relationships/hyperlink" Target="https://en.wikipedia.org/wiki/Eulerian_path" TargetMode="External"/><Relationship Id="rId221" Type="http://schemas.openxmlformats.org/officeDocument/2006/relationships/hyperlink" Target="https://en.wikipedia.org/wiki/Graph_(discrete_mathematics)" TargetMode="External"/><Relationship Id="rId223" Type="http://schemas.openxmlformats.org/officeDocument/2006/relationships/hyperlink" Target="https://en.wikipedia.org/wiki/Hamiltonian_path" TargetMode="External"/><Relationship Id="rId225" Type="http://schemas.openxmlformats.org/officeDocument/2006/relationships/hyperlink" Target="https://en.wikipedia.org/wiki/Hamiltonian_path_problem" TargetMode="External"/><Relationship Id="rId227" Type="http://schemas.openxmlformats.org/officeDocument/2006/relationships/hyperlink" Target="https://en.wikipedia.org/wiki/Handshaking_lemma" TargetMode="External"/><Relationship Id="rId229" Type="http://schemas.openxmlformats.org/officeDocument/2006/relationships/hyperlink" Target="https://en.wikipedia.org/wiki/Hypercube_graph" TargetMode="External"/><Relationship Id="rId231" Type="http://schemas.openxmlformats.org/officeDocument/2006/relationships/hyperlink" Target="https://en.wikipedia.org/wiki/Loop_(graph_theory)" TargetMode="External"/><Relationship Id="rId233" Type="http://schemas.openxmlformats.org/officeDocument/2006/relationships/hyperlink" Target="https://en.wikipedia.org/wiki/Multiple_edges" TargetMode="External"/><Relationship Id="rId235" Type="http://schemas.openxmlformats.org/officeDocument/2006/relationships/hyperlink" Target="https://en.wikipedia.org/wiki/Path_(graph_theory)" TargetMode="External"/><Relationship Id="rId237" Type="http://schemas.openxmlformats.org/officeDocument/2006/relationships/hyperlink" Target="https://en.wikipedia.org/wiki/Queue_(abstract_data_type)" TargetMode="External"/><Relationship Id="rId239" Type="http://schemas.openxmlformats.org/officeDocument/2006/relationships/hyperlink" Target="https://en.wikipedia.org/wiki/Seven_Bridges_of_K%C3%B6nigsberg" TargetMode="External"/><Relationship Id="rId241" Type="http://schemas.openxmlformats.org/officeDocument/2006/relationships/hyperlink" Target="https://en.wikipedia.org/wiki/Strongly_connected_component" TargetMode="External"/><Relationship Id="rId121" Type="http://schemas.openxmlformats.org/officeDocument/2006/relationships/hyperlink" Target="https://morrison-lab.github.io/mcs/chapters/contrapositive-contradiction.html#def-proof-by-contradiction" TargetMode="External"/><Relationship Id="rId120" Type="http://schemas.openxmlformats.org/officeDocument/2006/relationships/hyperlink" Target="https://morrison-lab.github.io/mcs/chapters/contrapositive-contradiction.html#rem-well-ordering" TargetMode="External"/><Relationship Id="rId62" Type="http://schemas.openxmlformats.org/officeDocument/2006/relationships/hyperlink" Target="https://morrison-lab.github.io/mcs/chapters/direct-proof.html#def-even-odd" TargetMode="External"/><Relationship Id="rId124" Type="http://schemas.openxmlformats.org/officeDocument/2006/relationships/hyperlink" Target="https://morrison-lab.github.io/mcs/chapters/induction.html#def-proof-by-induction" TargetMode="External"/><Relationship Id="rId180" Type="http://schemas.openxmlformats.org/officeDocument/2006/relationships/hyperlink" Target="https://morrison-lab.github.io/mcs/chapters/induction.html#def-strong-induction" TargetMode="External"/><Relationship Id="rId175" Type="http://schemas.openxmlformats.org/officeDocument/2006/relationships/hyperlink" Target="https://morrison-lab.github.io/mcs/chapters/loop-invariants.html#rem-pseudocode" TargetMode="External"/><Relationship Id="rId179" Type="http://schemas.openxmlformats.org/officeDocument/2006/relationships/hyperlink" Target="https://morrison-lab.github.io/mcs/chapters/loop-invariants.html#thm-loop-invariant" TargetMode="External"/><Relationship Id="rId185" Type="http://schemas.openxmlformats.org/officeDocument/2006/relationships/hyperlink" Target="https://morrison-lab.github.io/mcs/chapters/recursion.html#def-recursive-algorithm" TargetMode="External"/><Relationship Id="rId21" Type="http://schemas.openxmlformats.org/officeDocument/2006/relationships/hyperlink" Target="https://morrison-lab.github.io/mcs/chapters/relations.html#def-graph" TargetMode="External"/><Relationship Id="rId45" Type="http://schemas.openxmlformats.org/officeDocument/2006/relationships/hyperlink" Target="https://morrison-lab.github.io/mcs/chapters/relations.html#def-relation-digraph" TargetMode="External"/><Relationship Id="rId95" Type="http://schemas.openxmlformats.org/officeDocument/2006/relationships/hyperlink" Target="https://morrison-lab.github.io/mcs/chapters/relations.html#def-relation-matrix" TargetMode="External"/><Relationship Id="rId22" Type="http://schemas.openxmlformats.org/officeDocument/2006/relationships/hyperlink" Target="https://morrison-lab.github.io/mcs/chapters/relations.html#rem-graph-words" TargetMode="External"/><Relationship Id="rId58" Type="http://schemas.openxmlformats.org/officeDocument/2006/relationships/hyperlink" Target="https://morrison-lab.github.io/mcs/chapters/sets.html#def-cardinality" TargetMode="External"/><Relationship Id="rId18" Type="http://schemas.openxmlformats.org/officeDocument/2006/relationships/hyperlink" Target="https://morrison-lab.github.io/mcs/chapters/sets.html#def-finite-set" TargetMode="External"/><Relationship Id="rId76" Type="http://schemas.openxmlformats.org/officeDocument/2006/relationships/hyperlink" Target="https://morrison-lab.github.io/mcs/chapters/sets.html#def-intersection" TargetMode="External"/><Relationship Id="rId38" Type="http://schemas.openxmlformats.org/officeDocument/2006/relationships/hyperlink" Target="https://morrison-lab.github.io/mcs/chapters/sets.html#def-ordered-pair" TargetMode="External"/><Relationship Id="rId83" Type="http://schemas.openxmlformats.org/officeDocument/2006/relationships/hyperlink" Target="https://morrison-lab.github.io/mcs/chapters/sets.html#def-subset" TargetMode="External"/><Relationship Id="rId75" Type="http://schemas.openxmlformats.org/officeDocument/2006/relationships/hyperlink" Target="https://morrison-lab.github.io/mcs/chapters/sets.html#def-union" TargetMode="External"/><Relationship Id="rId174" Type="http://schemas.openxmlformats.org/officeDocument/2006/relationships/hyperlink" Target="https://morrison-lab.github.io/mds/expressions-algorithms.html#def-algorithm" TargetMode="External"/><Relationship Id="rId91" Type="http://schemas.openxmlformats.org/officeDocument/2006/relationships/hyperlink" Target="https://morrison-lab.github.io/mds/linear-algebra-matrices.html#def-matrix" TargetMode="External"/><Relationship Id="rId125" Type="http://schemas.openxmlformats.org/officeDocument/2006/relationships/hyperlink" Target="https://morrison-lab.github.io/mds/linear-algebra-matrices.html#def-matrix-mult" TargetMode="External"/><Relationship Id="rId122" Type="http://schemas.openxmlformats.org/officeDocument/2006/relationships/hyperlink" Target="https://morrison-lab.github.io/mds/linear-algebra-special-matrices.html#def-matrix-pow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Graphs</dc:title>
  <dc:creator/>
  <cp:keywords/>
  <dcterms:created xsi:type="dcterms:W3CDTF">2026-10-27T20:19:56Z</dcterms:created>
  <dcterms:modified xsi:type="dcterms:W3CDTF">2026-10-27T20:19:56Z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13:12:35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Vertices and edges, degrees, walks and connectedness, Euler circuits, Hamiltonian cycles, and graph search</vt:lpwstr>
  </property>
  <property fmtid="{D5CDD505-2E9C-101B-9397-08002B2CF9AE}" pid="17" name="toc-title">
    <vt:lpwstr>Table of contents</vt:lpwstr>
  </property>
</Properties>
</file>