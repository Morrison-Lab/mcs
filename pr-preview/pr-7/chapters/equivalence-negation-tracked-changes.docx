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Logical Equivalence and Negation</w:t>
        </w:r>
      </w:ins>
    </w:p>
    <w:p>
      <w:pPr>
        <w:pStyle w:val="Subtitle"/>
      </w:pPr>
      <w:ins w:id="2" w:author="PR Preview" w:date="2026-01-01T00:00:00Z">
        <w:r>
          <w:t xml:space="preserve">When two propositions say the same thing, and how to say the opposite</w:t>
        </w:r>
      </w:ins>
    </w:p>
    <w:p>
      <w:pPr>
        <w:pStyle w:val="Date"/>
      </w:pPr>
      <w:ins w:id="3" w:author="PR Preview" w:date="2026-01-01T00:00:00Z">
        <w:r>
          <w:t xml:space="preserve">Last modified: 2026-10-23 12:19:10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ins w:id="4" w:author="PR Preview" w:date="2026-01-01T00:00:00Z">
        <w:r>
          <w:t xml:space="preserve">1. Logical equivalence</w:t>
        </w:r>
      </w:ins>
    </w:p>
    <w:bookmarkStart w:id="12" w:name="exr-absorption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(A rule with a redundant part)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server grants access to a user who is an administrator,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or who is an administrator and is on the office network.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Let</w:t>
        </w:r>
      </w:ins>
      <w:ins w:id="12" w:author="PR Preview" w:date="2026-01-01T00:00:00Z">
        <w:r>
          <w:t xml:space="preserve"> </w:t>
        </w:r>
      </w:ins>
      <m:oMath>
        <m:r>
          <m:t>P</m:t>
        </m:r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be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“the user is an administrator”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</w:t>
        </w:r>
      </w:ins>
      <w:ins w:id="19" w:author="PR Preview" w:date="2026-01-01T00:00:00Z">
        <w:r>
          <w:t xml:space="preserve"> </w:t>
        </w:r>
      </w:ins>
      <m:oMath>
        <m:r>
          <m:t>Q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be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“the user is on the office network”</w:t>
        </w:r>
      </w:ins>
      <w:ins w:id="24" w:author="PR Preview" w:date="2026-01-01T00:00:00Z">
        <w:r>
          <w:t xml:space="preserve">.</w:t>
        </w:r>
      </w:ins>
    </w:p>
    <w:p>
      <w:pPr>
        <w:pStyle w:val="BodyText"/>
      </w:pPr>
      <w:ins w:id="25" w:author="PR Preview" w:date="2026-01-01T00:00:00Z">
        <w:r>
          <w:t xml:space="preserve">Make a truth table for</w:t>
        </w:r>
      </w:ins>
      <w:ins w:id="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In which rows does it have the same truth value as</w:t>
        </w:r>
      </w:ins>
      <w:ins w:id="30" w:author="PR Preview" w:date="2026-01-01T00:00:00Z">
        <w:r>
          <w:t xml:space="preserve"> </w:t>
        </w:r>
      </w:ins>
      <m:oMath>
        <m:r>
          <m:t>P</m:t>
        </m:r>
      </m:oMath>
      <w:ins w:id="31" w:author="PR Preview" w:date="2026-01-01T00:00:00Z">
        <w:r>
          <w:t xml:space="preserve">?</w:t>
        </w:r>
      </w:ins>
    </w:p>
    <w:bookmarkEnd w:id="12"/>
    <w:bookmarkStart w:id="13" w:name="sol-absorption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Solution 1</w:t>
        </w:r>
      </w:ins>
      <w:ins w:id="33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34" w:author="PR Preview" w:date="2026-01-01T00:00:00Z">
        <w:r>
          <w:t xml:space="preserve">The last column matches the</w:t>
        </w:r>
      </w:ins>
      <w:ins w:id="35" w:author="PR Preview" w:date="2026-01-01T00:00:00Z">
        <w:r>
          <w:t xml:space="preserve"> </w:t>
        </w:r>
      </w:ins>
      <m:oMath>
        <m:r>
          <m:t>P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column in every row,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so the rule grants access exactly to the administrators,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the part about the office network changes nothing.</w:t>
        </w:r>
      </w:ins>
    </w:p>
    <w:bookmarkEnd w:id="13"/>
    <w:bookmarkStart w:id="15" w:name="def-logical-equivalence"/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Definition 1 (Logical equivalence)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Two propositions</w:t>
        </w:r>
      </w:ins>
      <w:ins w:id="45" w:author="PR Preview" w:date="2026-01-01T00:00:00Z">
        <w:r>
          <w:t xml:space="preserve"> </w:t>
        </w:r>
      </w:ins>
      <m:oMath>
        <m:r>
          <m:t>A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m:oMath>
        <m:r>
          <m:t>B</m:t>
        </m:r>
      </m:oMath>
      <w:ins w:id="49" w:author="PR Preview" w:date="2026-01-01T00:00:00Z">
        <w:r>
          <w:t xml:space="preserve">, each built from some of the propositions</w:t>
        </w:r>
      </w:ins>
      <w:ins w:id="5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are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b/>
            <w:bCs/>
          </w:rPr>
          <w:t xml:space="preserve">logically equivalent</w:t>
        </w:r>
      </w:ins>
      <w:ins w:id="56" w:author="PR Preview" w:date="2026-01-01T00:00:00Z">
        <w:r>
          <w:t xml:space="preserve">, written</w:t>
        </w:r>
      </w:ins>
      <w:ins w:id="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if they have the same truth value in every row of a truth table (</w:t>
        </w:r>
      </w:ins>
      <w:hyperlink r:id="rId14">
        <w:ins w:id="61" w:author="PR Preview" w:date="2026-01-01T00:00:00Z">
          <w:r>
            <w:rPr>
              <w:rStyle w:val="Hyperlink"/>
            </w:rPr>
            <w:t xml:space="preserve">Definition: Truth table</w:t>
          </w:r>
        </w:ins>
      </w:hyperlink>
      <w:ins w:id="62" w:author="PR Preview" w:date="2026-01-01T00:00:00Z">
        <w:r>
          <w:t xml:space="preserve">),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that is, for every combination of truth values of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66" w:author="PR Preview" w:date="2026-01-01T00:00:00Z">
        <w:r>
          <w:t xml:space="preserve">.</w:t>
        </w:r>
      </w:ins>
    </w:p>
    <w:bookmarkEnd w:id="15"/>
    <w:bookmarkStart w:id="16" w:name="exm-logical-equivalence"/>
    <w:p>
      <w:pPr>
        <w:pStyle w:val="BodyText"/>
      </w:pPr>
      <w:ins w:id="67" w:author="PR Preview" w:date="2026-01-01T00:00:00Z">
        <w:r>
          <w:rPr>
            <w:b/>
            <w:bCs/>
          </w:rPr>
          <w:t xml:space="preserve">Example 1 (An equivalence)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By</w:t>
        </w:r>
      </w:ins>
      <w:ins w:id="70" w:author="PR Preview" w:date="2026-01-01T00:00:00Z">
        <w:r>
          <w:t xml:space="preserve"> </w:t>
        </w:r>
      </w:ins>
      <w:hyperlink w:anchor="exr-absorption">
        <w:ins w:id="7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(</w:t>
        </w:r>
      </w:ins>
      <w:hyperlink w:anchor="def-logical-equivalence">
        <w:ins w:id="7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7" w:author="PR Preview" w:date="2026-01-01T00:00:00Z">
        <w:r>
          <w:t xml:space="preserve">):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 truth table of</w:t>
        </w:r>
      </w:ins>
      <w:ins w:id="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has the same column as</w:t>
        </w:r>
      </w:ins>
      <w:ins w:id="83" w:author="PR Preview" w:date="2026-01-01T00:00:00Z">
        <w:r>
          <w:t xml:space="preserve"> </w:t>
        </w:r>
      </w:ins>
      <m:oMath>
        <m:r>
          <m:t>P</m:t>
        </m:r>
      </m:oMath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in a table with columns for both</w:t>
        </w:r>
      </w:ins>
      <w:ins w:id="87" w:author="PR Preview" w:date="2026-01-01T00:00:00Z">
        <w:r>
          <w:t xml:space="preserve"> </w:t>
        </w:r>
      </w:ins>
      <m:oMath>
        <m:r>
          <m:t>P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</w:t>
        </w:r>
      </w:ins>
      <w:ins w:id="90" w:author="PR Preview" w:date="2026-01-01T00:00:00Z">
        <w:r>
          <w:t xml:space="preserve"> </w:t>
        </w:r>
      </w:ins>
      <m:oMath>
        <m:r>
          <m:t>Q</m:t>
        </m:r>
      </m:oMath>
      <w:ins w:id="91" w:author="PR Preview" w:date="2026-01-01T00:00:00Z">
        <w:r>
          <w:t xml:space="preserve">.</w:t>
        </w:r>
      </w:ins>
    </w:p>
    <w:bookmarkEnd w:id="16"/>
    <w:bookmarkStart w:id="19" w:name="rem-equivalence-notation"/>
    <w:p>
      <w:pPr>
        <w:pStyle w:val="BodyText"/>
      </w:pPr>
      <w:ins w:id="92" w:author="PR Preview" w:date="2026-01-01T00:00:00Z">
        <w:r>
          <w:rPr>
            <w:i/>
            <w:iCs/>
          </w:rPr>
          <w:t xml:space="preserve">Remark 1</w:t>
        </w:r>
      </w:ins>
      <w:ins w:id="93" w:author="PR Preview" w:date="2026-01-01T00:00:00Z">
        <w:r>
          <w:t xml:space="preserve"> (Notation for logical equivalence).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(</w:t>
        </w:r>
      </w:ins>
      <w:hyperlink w:anchor="def-logical-equivalence">
        <w:ins w:id="9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7" w:author="PR Preview" w:date="2026-01-01T00:00:00Z">
        <w:r>
          <w:t xml:space="preserve">) is a claim about</w:t>
        </w:r>
      </w:ins>
      <w:ins w:id="98" w:author="PR Preview" w:date="2026-01-01T00:00:00Z">
        <w:r>
          <w:t xml:space="preserve"> </w:t>
        </w:r>
      </w:ins>
      <m:oMath>
        <m:r>
          <m:t>A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</w:t>
        </w:r>
      </w:ins>
      <w:ins w:id="101" w:author="PR Preview" w:date="2026-01-01T00:00:00Z">
        <w:r>
          <w:t xml:space="preserve"> </w:t>
        </w:r>
      </w:ins>
      <m:oMath>
        <m:r>
          <m:t>B</m:t>
        </m:r>
      </m:oMath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not a new proposition built from them with a logical connective (</w:t>
        </w:r>
      </w:ins>
      <w:hyperlink r:id="rId17">
        <w:ins w:id="105" w:author="PR Preview" w:date="2026-01-01T00:00:00Z">
          <w:r>
            <w:rPr>
              <w:rStyle w:val="Hyperlink"/>
            </w:rPr>
            <w:t xml:space="preserve">Definition: Logical connective</w:t>
          </w:r>
        </w:ins>
      </w:hyperlink>
      <w:ins w:id="106" w:author="PR Preview" w:date="2026-01-01T00:00:00Z">
        <w:r>
          <w:t xml:space="preserve">).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Some books write</w:t>
        </w:r>
      </w:ins>
      <w:ins w:id="1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⇔</m:t>
        </m:r>
        <m:r>
          <m:t>B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or</w:t>
        </w:r>
      </w:ins>
      <w:ins w:id="11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⇔</m:t>
        </m:r>
        <m:r>
          <m:t>B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for it instead,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which is easy to confuse with the biconditional (</w:t>
        </w:r>
      </w:ins>
      <w:hyperlink r:id="rId18">
        <w:ins w:id="117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118" w:author="PR Preview" w:date="2026-01-01T00:00:00Z">
        <w:r>
          <w:t xml:space="preserve">);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these notes use</w:t>
        </w:r>
      </w:ins>
      <w:ins w:id="121" w:author="PR Preview" w:date="2026-01-01T00:00:00Z">
        <w:r>
          <w:t xml:space="preserve"> </w:t>
        </w:r>
      </w:ins>
      <m:oMath>
        <m:r>
          <m:rPr>
            <m:sty m:val="p"/>
          </m:rPr>
          <m:t>≡</m:t>
        </m:r>
      </m:oMath>
      <w:ins w:id="122" w:author="PR Preview" w:date="2026-01-01T00:00:00Z">
        <w:r>
          <w:t xml:space="preserve">.</w:t>
        </w:r>
      </w:ins>
    </w:p>
    <w:p>
      <w:pPr>
        <w:pStyle w:val="BodyText"/>
      </w:pPr>
      <w:ins w:id="123" w:author="PR Preview" w:date="2026-01-01T00:00:00Z">
        <w:r>
          <w:t xml:space="preserve">Logical equivalence can be chained: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if</w:t>
        </w:r>
      </w:ins>
      <w:ins w:id="12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and</w:t>
        </w:r>
      </w:ins>
      <w:ins w:id="1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≡</m:t>
        </m:r>
        <m:r>
          <m:t>C</m:t>
        </m:r>
      </m:oMath>
      <w:ins w:id="130" w:author="PR Preview" w:date="2026-01-01T00:00:00Z">
        <w:r>
          <w:t xml:space="preserve">, then</w:t>
        </w:r>
      </w:ins>
      <w:ins w:id="1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C</m:t>
        </m:r>
      </m:oMath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since in each row</w:t>
        </w:r>
      </w:ins>
      <w:ins w:id="135" w:author="PR Preview" w:date="2026-01-01T00:00:00Z">
        <w:r>
          <w:t xml:space="preserve"> </w:t>
        </w:r>
      </w:ins>
      <m:oMath>
        <m:r>
          <m:t>A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has the value of</w:t>
        </w:r>
      </w:ins>
      <w:ins w:id="138" w:author="PR Preview" w:date="2026-01-01T00:00:00Z">
        <w:r>
          <w:t xml:space="preserve"> </w:t>
        </w:r>
      </w:ins>
      <m:oMath>
        <m:r>
          <m:t>B</m:t>
        </m:r>
      </m:oMath>
      <w:ins w:id="139" w:author="PR Preview" w:date="2026-01-01T00:00:00Z">
        <w:r>
          <w:t xml:space="preserve">, which has the value of</w:t>
        </w:r>
      </w:ins>
      <w:ins w:id="140" w:author="PR Preview" w:date="2026-01-01T00:00:00Z">
        <w:r>
          <w:t xml:space="preserve"> </w:t>
        </w:r>
      </w:ins>
      <m:oMath>
        <m:r>
          <m:t>C</m:t>
        </m:r>
      </m:oMath>
      <w:ins w:id="141" w:author="PR Preview" w:date="2026-01-01T00:00:00Z">
        <w:r>
          <w:t xml:space="preserve">.</w:t>
        </w:r>
      </w:ins>
    </w:p>
    <w:bookmarkEnd w:id="19"/>
    <w:bookmarkStart w:id="20" w:name="exr-not-and"/>
    <w:p>
      <w:pPr>
        <w:pStyle w:val="BodyText"/>
      </w:pPr>
      <w:ins w:id="142" w:author="PR Preview" w:date="2026-01-01T00:00:00Z">
        <w:r>
          <w:rPr>
            <w:b/>
            <w:bCs/>
          </w:rPr>
          <w:t xml:space="preserve">Exercise 2 (Not both)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 continuous integration server runs two test suites.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Let</w:t>
        </w:r>
      </w:ins>
      <w:ins w:id="147" w:author="PR Preview" w:date="2026-01-01T00:00:00Z">
        <w:r>
          <w:t xml:space="preserve"> </w:t>
        </w:r>
      </w:ins>
      <m:oMath>
        <m:r>
          <m:t>P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be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“the unit tests pass”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</w:t>
        </w:r>
      </w:ins>
      <w:ins w:id="154" w:author="PR Preview" w:date="2026-01-01T00:00:00Z">
        <w:r>
          <w:t xml:space="preserve"> </w:t>
        </w:r>
      </w:ins>
      <m:oMath>
        <m:r>
          <m:t>Q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be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“the integration tests pass”</w:t>
        </w:r>
      </w:ins>
      <w:ins w:id="159" w:author="PR Preview" w:date="2026-01-01T00:00:00Z">
        <w:r>
          <w:t xml:space="preserve">.</w:t>
        </w:r>
      </w:ins>
    </w:p>
    <w:p>
      <w:pPr>
        <w:pStyle w:val="BodyText"/>
      </w:pPr>
      <w:ins w:id="160" w:author="PR Preview" w:date="2026-01-01T00:00:00Z">
        <w:r>
          <w:t xml:space="preserve">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“it is not the case that both suites pass”</w:t>
        </w:r>
      </w:ins>
      <w:ins w:id="163" w:author="PR Preview" w:date="2026-01-01T00:00:00Z">
        <w:r>
          <w:t xml:space="preserve">,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ins w:id="165" w:author="PR Preview" w:date="2026-01-01T00:00:00Z">
        <w:r>
          <w:t xml:space="preserve">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logically equivalent (</w:t>
        </w:r>
      </w:ins>
      <w:hyperlink w:anchor="def-logical-equivalence">
        <w:ins w:id="1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69" w:author="PR Preview" w:date="2026-01-01T00:00:00Z">
        <w:r>
          <w:t xml:space="preserve">) to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“neither suite passes”</w:t>
        </w:r>
      </w:ins>
      <w:ins w:id="172" w:author="PR Preview" w:date="2026-01-01T00:00:00Z">
        <w:r>
          <w:t xml:space="preserve">,</w:t>
        </w:r>
      </w:ins>
      <w:ins w:id="17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174" w:author="PR Preview" w:date="2026-01-01T00:00:00Z">
        <w:r>
          <w:t xml:space="preserve">?</w:t>
        </w:r>
      </w:ins>
    </w:p>
    <w:bookmarkEnd w:id="20"/>
    <w:bookmarkStart w:id="21" w:name="sol-not-and"/>
    <w:p>
      <w:pPr>
        <w:pStyle w:val="BodyText"/>
      </w:pPr>
      <w:ins w:id="175" w:author="PR Preview" w:date="2026-01-01T00:00:00Z">
        <w:r>
          <w:rPr>
            <w:i/>
            <w:iCs/>
          </w:rPr>
          <w:t xml:space="preserve">Solution 2</w:t>
        </w:r>
      </w:ins>
      <w:ins w:id="176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ins w:id="177" w:author="PR Preview" w:date="2026-01-01T00:00:00Z">
        <w:r>
          <w:t xml:space="preserve">No.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two columns differ in the second and third rows,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where exactly one suite passes: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then it is true that not both pass,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but false that neither passes.</w:t>
        </w:r>
      </w:ins>
    </w:p>
    <w:bookmarkEnd w:id="21"/>
    <w:bookmarkStart w:id="22" w:name="def-tautology"/>
    <w:p>
      <w:pPr>
        <w:pStyle w:val="BodyText"/>
      </w:pPr>
      <w:ins w:id="186" w:author="PR Preview" w:date="2026-01-01T00:00:00Z">
        <w:r>
          <w:rPr>
            <w:b/>
            <w:bCs/>
          </w:rPr>
          <w:t xml:space="preserve">Definition 2 (Tautology)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rPr>
            <w:b/>
            <w:bCs/>
          </w:rPr>
          <w:t xml:space="preserve">tautology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a proposition that is true in every row of its truth table (</w:t>
        </w:r>
      </w:ins>
      <w:hyperlink r:id="rId14">
        <w:ins w:id="193" w:author="PR Preview" w:date="2026-01-01T00:00:00Z">
          <w:r>
            <w:rPr>
              <w:rStyle w:val="Hyperlink"/>
            </w:rPr>
            <w:t xml:space="preserve">Definition: Truth table</w:t>
          </w:r>
        </w:ins>
      </w:hyperlink>
      <w:ins w:id="194" w:author="PR Preview" w:date="2026-01-01T00:00:00Z">
        <w:r>
          <w:t xml:space="preserve">).</w:t>
        </w:r>
      </w:ins>
    </w:p>
    <w:bookmarkEnd w:id="22"/>
    <w:bookmarkStart w:id="23" w:name="exm-tautology"/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Example 2 (A tautology)</w:t>
        </w:r>
      </w:ins>
      <w:ins w:id="1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is a tautology (</w:t>
        </w:r>
      </w:ins>
      <w:hyperlink w:anchor="def-tautology">
        <w:ins w:id="19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00" w:author="PR Preview" w:date="2026-01-01T00:00:00Z">
        <w:r>
          <w:t xml:space="preserve">):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ins w:id="201" w:author="PR Preview" w:date="2026-01-01T00:00:00Z">
        <w:r>
          <w:rPr>
            <w:b/>
            <w:bCs/>
          </w:rPr>
          <w:t xml:space="preserve">Definition 3 (Contradiction)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rPr>
            <w:b/>
            <w:bCs/>
          </w:rPr>
          <w:t xml:space="preserve">contradiction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 a proposition that is false in every row of its truth table (</w:t>
        </w:r>
      </w:ins>
      <w:hyperlink r:id="rId14">
        <w:ins w:id="208" w:author="PR Preview" w:date="2026-01-01T00:00:00Z">
          <w:r>
            <w:rPr>
              <w:rStyle w:val="Hyperlink"/>
            </w:rPr>
            <w:t xml:space="preserve">Definition: Truth table</w:t>
          </w:r>
        </w:ins>
      </w:hyperlink>
      <w:ins w:id="209" w:author="PR Preview" w:date="2026-01-01T00:00:00Z">
        <w:r>
          <w:t xml:space="preserve">).</w:t>
        </w:r>
      </w:ins>
    </w:p>
    <w:bookmarkEnd w:id="24"/>
    <w:bookmarkStart w:id="25" w:name="exm-contradiction"/>
    <w:p>
      <w:pPr>
        <w:pStyle w:val="BodyText"/>
      </w:pPr>
      <w:ins w:id="210" w:author="PR Preview" w:date="2026-01-01T00:00:00Z">
        <w:r>
          <w:rPr>
            <w:b/>
            <w:bCs/>
          </w:rPr>
          <w:t xml:space="preserve">Example 3 (A contradiction)</w:t>
        </w:r>
      </w:ins>
      <w:ins w:id="2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a contradiction (</w:t>
        </w:r>
      </w:ins>
      <w:hyperlink w:anchor="def-contradiction">
        <w:ins w:id="21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15" w:author="PR Preview" w:date="2026-01-01T00:00:00Z">
        <w:r>
          <w:t xml:space="preserve">):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ins w:id="216" w:author="PR Preview" w:date="2026-01-01T00:00:00Z">
        <w:r>
          <w:rPr>
            <w:i/>
            <w:iCs/>
          </w:rPr>
          <w:t xml:space="preserve">Remark 2</w:t>
        </w:r>
      </w:ins>
      <w:ins w:id="217" w:author="PR Preview" w:date="2026-01-01T00:00:00Z">
        <w:r>
          <w:t xml:space="preserve"> (Contradictions in proofs). </w:t>
        </w:r>
      </w:ins>
      <w:ins w:id="218" w:author="PR Preview" w:date="2026-01-01T00:00:00Z">
        <w:r>
          <w:t xml:space="preserve">A proof by contradiction is named for this kind of proposition: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it assumes the negation of what it proves,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 derives a contradiction (</w:t>
        </w:r>
      </w:ins>
      <w:hyperlink w:anchor="def-contradiction">
        <w:ins w:id="22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24" w:author="PR Preview" w:date="2026-01-01T00:00:00Z">
        <w:r>
          <w:t xml:space="preserve">), such as</w:t>
        </w:r>
      </w:ins>
      <w:ins w:id="22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226" w:author="PR Preview" w:date="2026-01-01T00:00:00Z">
        <w:r>
          <w:t xml:space="preserve">.</w:t>
        </w:r>
      </w:ins>
    </w:p>
    <w:bookmarkEnd w:id="26"/>
    <w:bookmarkStart w:id="27" w:name="thm-equivalence-iff"/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Theorem 1 (Equivalence is a tautological biconditional)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For propositions</w:t>
        </w:r>
      </w:ins>
      <w:ins w:id="230" w:author="PR Preview" w:date="2026-01-01T00:00:00Z">
        <w:r>
          <w:t xml:space="preserve"> </w:t>
        </w:r>
      </w:ins>
      <m:oMath>
        <m:r>
          <m:t>A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</w:t>
        </w:r>
      </w:ins>
      <w:ins w:id="233" w:author="PR Preview" w:date="2026-01-01T00:00:00Z">
        <w:r>
          <w:t xml:space="preserve"> </w:t>
        </w:r>
      </w:ins>
      <m:oMath>
        <m:r>
          <m:t>B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(</w:t>
        </w:r>
      </w:ins>
      <w:hyperlink w:anchor="def-logical-equivalence">
        <w:ins w:id="23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39" w:author="PR Preview" w:date="2026-01-01T00:00:00Z">
        <w:r>
          <w:t xml:space="preserve">) exactly when</w:t>
        </w:r>
      </w:ins>
      <w:ins w:id="2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⇔</m:t>
        </m:r>
        <m:r>
          <m:t>B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a tautology (</w:t>
        </w:r>
      </w:ins>
      <w:hyperlink w:anchor="def-tautology">
        <w:ins w:id="24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44" w:author="PR Preview" w:date="2026-01-01T00:00:00Z">
        <w:r>
          <w:t xml:space="preserve">).</w:t>
        </w:r>
      </w:ins>
    </w:p>
    <w:bookmarkEnd w:id="27"/>
    <w:p>
      <w:pPr>
        <w:pStyle w:val="BodyText"/>
      </w:pPr>
      <w:ins w:id="245" w:author="PR Preview" w:date="2026-01-01T00:00:00Z">
        <w:r>
          <w:rPr>
            <w:i/>
            <w:iCs/>
          </w:rPr>
          <w:t xml:space="preserve">Proof</w:t>
        </w:r>
      </w:ins>
      <w:ins w:id="246" w:author="PR Preview" w:date="2026-01-01T00:00:00Z">
        <w:r>
          <w:t xml:space="preserve">. </w:t>
        </w:r>
      </w:ins>
      <w:ins w:id="247" w:author="PR Preview" w:date="2026-01-01T00:00:00Z">
        <w:r>
          <w:t xml:space="preserve">By</w:t>
        </w:r>
      </w:ins>
      <w:ins w:id="248" w:author="PR Preview" w:date="2026-01-01T00:00:00Z">
        <w:r>
          <w:t xml:space="preserve"> </w:t>
        </w:r>
      </w:ins>
      <w:hyperlink r:id="rId18">
        <w:ins w:id="249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250" w:author="PR Preview" w:date="2026-01-01T00:00:00Z">
        <w:r>
          <w:t xml:space="preserve">,</w:t>
        </w:r>
      </w:ins>
      <w:ins w:id="2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⇔</m:t>
        </m:r>
        <m:r>
          <m:t>B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is true in a row of the truth table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exactly when</w:t>
        </w:r>
      </w:ins>
      <w:ins w:id="256" w:author="PR Preview" w:date="2026-01-01T00:00:00Z">
        <w:r>
          <w:t xml:space="preserve"> </w:t>
        </w:r>
      </w:ins>
      <m:oMath>
        <m:r>
          <m:t>A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and</w:t>
        </w:r>
      </w:ins>
      <w:ins w:id="259" w:author="PR Preview" w:date="2026-01-01T00:00:00Z">
        <w:r>
          <w:t xml:space="preserve"> </w:t>
        </w:r>
      </w:ins>
      <m:oMath>
        <m:r>
          <m:t>B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have the same truth value in that row.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So</w:t>
        </w:r>
      </w:ins>
      <w:ins w:id="2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⇔</m:t>
        </m:r>
        <m:r>
          <m:t>B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is true in every row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exactly when</w:t>
        </w:r>
      </w:ins>
      <w:ins w:id="269" w:author="PR Preview" w:date="2026-01-01T00:00:00Z">
        <w:r>
          <w:t xml:space="preserve"> </w:t>
        </w:r>
      </w:ins>
      <m:oMath>
        <m:r>
          <m:t>A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and</w:t>
        </w:r>
      </w:ins>
      <w:ins w:id="272" w:author="PR Preview" w:date="2026-01-01T00:00:00Z">
        <w:r>
          <w:t xml:space="preserve"> </w:t>
        </w:r>
      </w:ins>
      <m:oMath>
        <m:r>
          <m:t>B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have the same truth value in every row,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which is what</w:t>
        </w:r>
      </w:ins>
      <w:ins w:id="2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means.</w:t>
        </w:r>
      </w:ins>
    </w:p>
    <w:bookmarkStart w:id="28" w:name="exm-equivalence-iff"/>
    <w:p>
      <w:pPr>
        <w:pStyle w:val="BodyText"/>
      </w:pPr>
      <w:ins w:id="280" w:author="PR Preview" w:date="2026-01-01T00:00:00Z">
        <w:r>
          <w:rPr>
            <w:b/>
            <w:bCs/>
          </w:rPr>
          <w:t xml:space="preserve">Example 4 (An equivalence as a tautology)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Since</w:t>
        </w:r>
      </w:ins>
      <w:ins w:id="2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(</w:t>
        </w:r>
      </w:ins>
      <w:hyperlink w:anchor="exm-logical-equivalence">
        <w:ins w:id="28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87" w:author="PR Preview" w:date="2026-01-01T00:00:00Z">
        <w:r>
          <w:t xml:space="preserve">),</w:t>
        </w:r>
      </w:ins>
      <w:ins w:id="288" w:author="PR Preview" w:date="2026-01-01T00:00:00Z">
        <w:r>
          <w:t xml:space="preserve"> </w:t>
        </w:r>
      </w:ins>
      <w:hyperlink w:anchor="thm-equivalence-iff">
        <w:ins w:id="28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says that</w:t>
        </w:r>
      </w:ins>
      <w:ins w:id="2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 a tautology.</w:t>
        </w:r>
      </w:ins>
    </w:p>
    <w:bookmarkEnd w:id="28"/>
    <w:bookmarkStart w:id="29" w:name="exr-or-distributes"/>
    <w:p>
      <w:pPr>
        <w:pStyle w:val="BodyText"/>
      </w:pPr>
      <w:ins w:id="295" w:author="PR Preview" w:date="2026-01-01T00:00:00Z">
        <w:r>
          <w:rPr>
            <w:b/>
            <w:bCs/>
          </w:rPr>
          <w:t xml:space="preserve">Exercise 3 (Does</w:t>
        </w:r>
      </w:ins>
      <w:ins w:id="296" w:author="PR Preview" w:date="2026-01-01T00:00:00Z">
        <w:r>
          <w:rPr>
            <w:b/>
            <w:bCs/>
          </w:rPr>
          <w:t xml:space="preserve"> </w:t>
        </w:r>
      </w:ins>
      <w:ins w:id="297" w:author="PR Preview" w:date="2026-01-01T00:00:00Z">
        <w:r>
          <w:rPr>
            <w:b/>
            <w:bCs/>
          </w:rPr>
          <w:t xml:space="preserve">“or”</w:t>
        </w:r>
      </w:ins>
      <w:ins w:id="298" w:author="PR Preview" w:date="2026-01-01T00:00:00Z">
        <w:r>
          <w:rPr>
            <w:b/>
            <w:bCs/>
          </w:rPr>
          <w:t xml:space="preserve"> </w:t>
        </w:r>
      </w:ins>
      <w:ins w:id="299" w:author="PR Preview" w:date="2026-01-01T00:00:00Z">
        <w:r>
          <w:rPr>
            <w:b/>
            <w:bCs/>
          </w:rPr>
          <w:t xml:space="preserve">distribute over</w:t>
        </w:r>
      </w:ins>
      <w:ins w:id="300" w:author="PR Preview" w:date="2026-01-01T00:00:00Z">
        <w:r>
          <w:rPr>
            <w:b/>
            <w:bCs/>
          </w:rPr>
          <w:t xml:space="preserve"> </w:t>
        </w:r>
      </w:ins>
      <w:ins w:id="301" w:author="PR Preview" w:date="2026-01-01T00:00:00Z">
        <w:r>
          <w:rPr>
            <w:b/>
            <w:bCs/>
          </w:rPr>
          <w:t xml:space="preserve">“and”</w:t>
        </w:r>
      </w:ins>
      <w:ins w:id="302" w:author="PR Preview" w:date="2026-01-01T00:00:00Z">
        <w:r>
          <w:rPr>
            <w:b/>
            <w:bCs/>
          </w:rPr>
          <w:t xml:space="preserve">?)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In arithmetic, multiplication distributes over addition:</w:t>
        </w:r>
      </w:ins>
      <w:ins w:id="30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Use a truth table to decide whether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“or”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distributes over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“and”</w:t>
        </w:r>
      </w:ins>
      <w:ins w:id="315" w:author="PR Preview" w:date="2026-01-01T00:00:00Z">
        <w:r>
          <w:t xml:space="preserve">: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</w:t>
        </w:r>
      </w:ins>
      <w:ins w:id="3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ins w:id="319" w:author="PR Preview" w:date="2026-01-01T00:00:00Z">
        <w:r>
          <w:t xml:space="preserve">?</w:t>
        </w:r>
      </w:ins>
    </w:p>
    <w:bookmarkEnd w:id="29"/>
    <w:bookmarkStart w:id="30" w:name="sol-or-distributes"/>
    <w:p>
      <w:pPr>
        <w:pStyle w:val="BodyText"/>
      </w:pPr>
      <w:ins w:id="320" w:author="PR Preview" w:date="2026-01-01T00:00:00Z">
        <w:r>
          <w:rPr>
            <w:i/>
            <w:iCs/>
          </w:rPr>
          <w:t xml:space="preserve">Solution 3</w:t>
        </w:r>
      </w:ins>
      <w:ins w:id="321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322" w:author="PR Preview" w:date="2026-01-01T00:00:00Z">
        <w:r>
          <w:t xml:space="preserve">Yes: the fifth and last columns match in every row.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Addition does not distribute over multiplication in arithmetic:</w:t>
        </w:r>
      </w:ins>
      <w:ins w:id="32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ins w:id="326" w:author="PR Preview" w:date="2026-01-01T00:00:00Z">
        <w:r>
          <w:t xml:space="preserve">, but</w:t>
        </w:r>
      </w:ins>
      <w:ins w:id="3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ins w:id="328" w:author="PR Preview" w:date="2026-01-01T00:00:00Z">
        <w:r>
          <w:t xml:space="preserve">.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But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“or”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distributes over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“and”</w:t>
        </w:r>
      </w:ins>
      <w:ins w:id="337" w:author="PR Preview" w:date="2026-01-01T00:00:00Z">
        <w:r>
          <w:t xml:space="preserve">.</w:t>
        </w:r>
      </w:ins>
    </w:p>
    <w:bookmarkEnd w:id="30"/>
    <w:bookmarkStart w:id="31" w:name="thm-distributive"/>
    <w:p>
      <w:pPr>
        <w:pStyle w:val="BodyText"/>
      </w:pPr>
      <w:ins w:id="338" w:author="PR Preview" w:date="2026-01-01T00:00:00Z">
        <w:r>
          <w:rPr>
            <w:b/>
            <w:bCs/>
          </w:rPr>
          <w:t xml:space="preserve">Theorem 2 (Distributive laws)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For propositions</w:t>
        </w:r>
      </w:ins>
      <w:ins w:id="341" w:author="PR Preview" w:date="2026-01-01T00:00:00Z">
        <w:r>
          <w:t xml:space="preserve"> </w:t>
        </w:r>
      </w:ins>
      <m:oMath>
        <m:r>
          <m:t>A</m:t>
        </m:r>
      </m:oMath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m:oMath>
        <m:r>
          <m:t>B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and</w:t>
        </w:r>
      </w:ins>
      <w:ins w:id="346" w:author="PR Preview" w:date="2026-01-01T00:00:00Z">
        <w:r>
          <w:t xml:space="preserve"> </w:t>
        </w:r>
      </w:ins>
      <m:oMath>
        <m:r>
          <m:t>C</m:t>
        </m:r>
      </m:oMath>
      <w:ins w:id="34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ins w:id="34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ins w:id="349" w:author="PR Preview" w:date="2026-01-01T00:00:00Z">
        <w:r>
          <w:t xml:space="preserve">.</w:t>
        </w:r>
      </w:ins>
    </w:p>
    <w:bookmarkEnd w:id="31"/>
    <w:p>
      <w:pPr>
        <w:pStyle w:val="FirstParagraph"/>
      </w:pPr>
      <w:ins w:id="350" w:author="PR Preview" w:date="2026-01-01T00:00:00Z">
        <w:r>
          <w:rPr>
            <w:i/>
            <w:iCs/>
          </w:rPr>
          <w:t xml:space="preserve">Proof</w:t>
        </w:r>
      </w:ins>
      <w:ins w:id="351" w:author="PR Preview" w:date="2026-01-01T00:00:00Z">
        <w:r>
          <w:t xml:space="preserve">. </w:t>
        </w:r>
      </w:ins>
      <w:ins w:id="352" w:author="PR Preview" w:date="2026-01-01T00:00:00Z">
        <w:r>
          <w:t xml:space="preserve">Law 2 is</w:t>
        </w:r>
      </w:ins>
      <w:ins w:id="353" w:author="PR Preview" w:date="2026-01-01T00:00:00Z">
        <w:r>
          <w:t xml:space="preserve"> </w:t>
        </w:r>
      </w:ins>
      <w:hyperlink w:anchor="sol-or-distributes">
        <w:ins w:id="354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355" w:author="PR Preview" w:date="2026-01-01T00:00:00Z">
        <w:r>
          <w:t xml:space="preserve">.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For law 1, the fourth and fifth columns of this table match in every row: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ins w:id="358" w:author="PR Preview" w:date="2026-01-01T00:00:00Z">
        <w:r>
          <w:rPr>
            <w:b/>
            <w:bCs/>
          </w:rPr>
          <w:t xml:space="preserve">Example 5 (Distributing</w:t>
        </w:r>
      </w:ins>
      <w:ins w:id="359" w:author="PR Preview" w:date="2026-01-01T00:00:00Z">
        <w:r>
          <w:rPr>
            <w:b/>
            <w:bCs/>
          </w:rPr>
          <w:t xml:space="preserve"> </w:t>
        </w:r>
      </w:ins>
      <w:ins w:id="360" w:author="PR Preview" w:date="2026-01-01T00:00:00Z">
        <w:r>
          <w:rPr>
            <w:b/>
            <w:bCs/>
          </w:rPr>
          <w:t xml:space="preserve">“and”</w:t>
        </w:r>
      </w:ins>
      <w:ins w:id="361" w:author="PR Preview" w:date="2026-01-01T00:00:00Z">
        <w:r>
          <w:rPr>
            <w:b/>
            <w:bCs/>
          </w:rPr>
          <w:t xml:space="preserve">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For an integer</w:t>
        </w:r>
      </w:ins>
      <w:ins w:id="364" w:author="PR Preview" w:date="2026-01-01T00:00:00Z">
        <w:r>
          <w:t xml:space="preserve"> </w:t>
        </w:r>
      </w:ins>
      <m:oMath>
        <m:r>
          <m:t>x</m:t>
        </m:r>
      </m:oMath>
      <w:ins w:id="365" w:author="PR Preview" w:date="2026-01-01T00:00:00Z">
        <w:r>
          <w:t xml:space="preserve">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“</w:t>
        </w:r>
      </w:ins>
      <m:oMath>
        <m:r>
          <m:t>x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even, and</w:t>
        </w:r>
      </w:ins>
      <w:ins w:id="3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or</w:t>
        </w:r>
      </w:ins>
      <w:ins w:id="37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374" w:author="PR Preview" w:date="2026-01-01T00:00:00Z">
        <w:r>
          <w:t xml:space="preserve">”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is logically equivalent, by law 1 of</w:t>
        </w:r>
      </w:ins>
      <w:ins w:id="377" w:author="PR Preview" w:date="2026-01-01T00:00:00Z">
        <w:r>
          <w:t xml:space="preserve"> </w:t>
        </w:r>
      </w:ins>
      <w:hyperlink w:anchor="thm-distributive">
        <w:ins w:id="37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79" w:author="PR Preview" w:date="2026-01-01T00:00:00Z">
        <w:r>
          <w:t xml:space="preserve">, to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“</w:t>
        </w:r>
      </w:ins>
      <m:oMath>
        <m:r>
          <m:t>x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is even and</w:t>
        </w:r>
      </w:ins>
      <w:ins w:id="3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385" w:author="PR Preview" w:date="2026-01-01T00:00:00Z">
        <w:r>
          <w:t xml:space="preserve">, or</w:t>
        </w:r>
      </w:ins>
      <w:ins w:id="386" w:author="PR Preview" w:date="2026-01-01T00:00:00Z">
        <w:r>
          <w:t xml:space="preserve"> </w:t>
        </w:r>
      </w:ins>
      <m:oMath>
        <m:r>
          <m:t>x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 even and</w:t>
        </w:r>
      </w:ins>
      <w:ins w:id="3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390" w:author="PR Preview" w:date="2026-01-01T00:00:00Z">
        <w:r>
          <w:t xml:space="preserve">”</w:t>
        </w:r>
      </w:ins>
      <w:ins w:id="391" w:author="PR Preview" w:date="2026-01-01T00:00:00Z">
        <w:r>
          <w:t xml:space="preserve">.</w:t>
        </w:r>
      </w:ins>
    </w:p>
    <w:bookmarkEnd w:id="32"/>
    <w:bookmarkStart w:id="33" w:name="rem-racket-equivalence"/>
    <w:p>
      <w:pPr>
        <w:pStyle w:val="BodyText"/>
      </w:pPr>
      <w:ins w:id="392" w:author="PR Preview" w:date="2026-01-01T00:00:00Z">
        <w:r>
          <w:rPr>
            <w:i/>
            <w:iCs/>
          </w:rPr>
          <w:t xml:space="preserve">Remark 3</w:t>
        </w:r>
      </w:ins>
      <w:ins w:id="393" w:author="PR Preview" w:date="2026-01-01T00:00:00Z">
        <w:r>
          <w:t xml:space="preserve"> (Checking an equivalence in Racket). </w:t>
        </w:r>
      </w:ins>
      <w:ins w:id="394" w:author="PR Preview" w:date="2026-01-01T00:00:00Z">
        <w:r>
          <w:t xml:space="preserve">A truth table is a loop over every combination of truth values,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so a program can check an equivalence.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In Racket,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rPr>
            <w:rStyle w:val="VerbatimChar"/>
          </w:rPr>
          <w:t xml:space="preserve">for*/and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runs its body for every combination of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rPr>
            <w:rStyle w:val="VerbatimChar"/>
          </w:rPr>
          <w:t xml:space="preserve">p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and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rPr>
            <w:rStyle w:val="VerbatimChar"/>
          </w:rPr>
          <w:t xml:space="preserve">q</w:t>
        </w:r>
      </w:ins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and returns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rPr>
            <w:rStyle w:val="VerbatimChar"/>
          </w:rPr>
          <w:t xml:space="preserve">#f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as soon as the body returns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rPr>
            <w:rStyle w:val="VerbatimChar"/>
          </w:rPr>
          <w:t xml:space="preserve">#f</w:t>
        </w:r>
      </w:ins>
      <w:ins w:id="418" w:author="PR Preview" w:date="2026-01-01T00:00:00Z">
        <w:r>
          <w:t xml:space="preserve">, and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rPr>
            <w:rStyle w:val="VerbatimChar"/>
          </w:rPr>
          <w:t xml:space="preserve">#t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if it never does:</w:t>
        </w:r>
      </w:ins>
    </w:p>
    <w:p>
      <w:pPr>
        <w:pStyle w:val="SourceCode"/>
      </w:pPr>
      <w:ins w:id="423" w:author="PR Preview" w:date="2026-01-01T00:00:00Z">
        <w:r>
          <w:rPr>
            <w:rStyle w:val="OperatorTok"/>
          </w:rPr>
          <w:t xml:space="preserve">(</w:t>
        </w:r>
      </w:ins>
      <w:ins w:id="424" w:author="PR Preview" w:date="2026-01-01T00:00:00Z">
        <w:r>
          <w:rPr>
            <w:rStyle w:val="NormalTok"/>
          </w:rPr>
          <w:t xml:space="preserve">for*/and </w:t>
        </w:r>
      </w:ins>
      <w:ins w:id="425" w:author="PR Preview" w:date="2026-01-01T00:00:00Z">
        <w:r>
          <w:rPr>
            <w:rStyle w:val="OperatorTok"/>
          </w:rPr>
          <w:t xml:space="preserve">([</w:t>
        </w:r>
      </w:ins>
      <w:ins w:id="426" w:author="PR Preview" w:date="2026-01-01T00:00:00Z">
        <w:r>
          <w:rPr>
            <w:rStyle w:val="NormalTok"/>
          </w:rPr>
          <w:t xml:space="preserve">p '</w:t>
        </w:r>
      </w:ins>
      <w:ins w:id="427" w:author="PR Preview" w:date="2026-01-01T00:00:00Z">
        <w:r>
          <w:rPr>
            <w:rStyle w:val="OperatorTok"/>
          </w:rPr>
          <w:t xml:space="preserve">(</w:t>
        </w:r>
      </w:ins>
      <w:ins w:id="428" w:author="PR Preview" w:date="2026-01-01T00:00:00Z">
        <w:r>
          <w:rPr>
            <w:rStyle w:val="DecValTok"/>
          </w:rPr>
          <w:t xml:space="preserve">#t</w:t>
        </w:r>
      </w:ins>
      <w:ins w:id="429" w:author="PR Preview" w:date="2026-01-01T00:00:00Z">
        <w:r>
          <w:rPr>
            <w:rStyle w:val="NormalTok"/>
          </w:rPr>
          <w:t xml:space="preserve"> </w:t>
        </w:r>
      </w:ins>
      <w:ins w:id="430" w:author="PR Preview" w:date="2026-01-01T00:00:00Z">
        <w:r>
          <w:rPr>
            <w:rStyle w:val="DecValTok"/>
          </w:rPr>
          <w:t xml:space="preserve">#f</w:t>
        </w:r>
      </w:ins>
      <w:ins w:id="431" w:author="PR Preview" w:date="2026-01-01T00:00:00Z">
        <w:r>
          <w:rPr>
            <w:rStyle w:val="OperatorTok"/>
          </w:rPr>
          <w:t xml:space="preserve">)]</w:t>
        </w:r>
      </w:ins>
      <w:ins w:id="432" w:author="PR Preview" w:date="2026-01-01T00:00:00Z">
        <w:r>
          <w:br/>
        </w:r>
      </w:ins>
      <w:ins w:id="433" w:author="PR Preview" w:date="2026-01-01T00:00:00Z">
        <w:r>
          <w:rPr>
            <w:rStyle w:val="NormalTok"/>
          </w:rPr>
          <w:t xml:space="preserve">           </w:t>
        </w:r>
      </w:ins>
      <w:ins w:id="434" w:author="PR Preview" w:date="2026-01-01T00:00:00Z">
        <w:r>
          <w:rPr>
            <w:rStyle w:val="OperatorTok"/>
          </w:rPr>
          <w:t xml:space="preserve">[</w:t>
        </w:r>
      </w:ins>
      <w:ins w:id="435" w:author="PR Preview" w:date="2026-01-01T00:00:00Z">
        <w:r>
          <w:rPr>
            <w:rStyle w:val="NormalTok"/>
          </w:rPr>
          <w:t xml:space="preserve">q '</w:t>
        </w:r>
      </w:ins>
      <w:ins w:id="436" w:author="PR Preview" w:date="2026-01-01T00:00:00Z">
        <w:r>
          <w:rPr>
            <w:rStyle w:val="OperatorTok"/>
          </w:rPr>
          <w:t xml:space="preserve">(</w:t>
        </w:r>
      </w:ins>
      <w:ins w:id="437" w:author="PR Preview" w:date="2026-01-01T00:00:00Z">
        <w:r>
          <w:rPr>
            <w:rStyle w:val="DecValTok"/>
          </w:rPr>
          <w:t xml:space="preserve">#t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DecValTok"/>
          </w:rPr>
          <w:t xml:space="preserve">#f</w:t>
        </w:r>
      </w:ins>
      <w:ins w:id="440" w:author="PR Preview" w:date="2026-01-01T00:00:00Z">
        <w:r>
          <w:rPr>
            <w:rStyle w:val="OperatorTok"/>
          </w:rPr>
          <w:t xml:space="preserve">)])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OperatorTok"/>
          </w:rPr>
          <w:t xml:space="preserve">(</w:t>
        </w:r>
      </w:ins>
      <w:ins w:id="444" w:author="PR Preview" w:date="2026-01-01T00:00:00Z">
        <w:r>
          <w:rPr>
            <w:rStyle w:val="KeywordTok"/>
          </w:rPr>
          <w:t xml:space="preserve">equal?</w:t>
        </w:r>
      </w:ins>
      <w:ins w:id="445" w:author="PR Preview" w:date="2026-01-01T00:00:00Z">
        <w:r>
          <w:rPr>
            <w:rStyle w:val="NormalTok"/>
          </w:rPr>
          <w:t xml:space="preserve"> </w:t>
        </w:r>
      </w:ins>
      <w:ins w:id="446" w:author="PR Preview" w:date="2026-01-01T00:00:00Z">
        <w:r>
          <w:rPr>
            <w:rStyle w:val="OperatorTok"/>
          </w:rPr>
          <w:t xml:space="preserve">(</w:t>
        </w:r>
      </w:ins>
      <w:ins w:id="447" w:author="PR Preview" w:date="2026-01-01T00:00:00Z">
        <w:r>
          <w:rPr>
            <w:rStyle w:val="KeywordTok"/>
          </w:rPr>
          <w:t xml:space="preserve">or</w:t>
        </w:r>
      </w:ins>
      <w:ins w:id="448" w:author="PR Preview" w:date="2026-01-01T00:00:00Z">
        <w:r>
          <w:rPr>
            <w:rStyle w:val="NormalTok"/>
          </w:rPr>
          <w:t xml:space="preserve"> p </w:t>
        </w:r>
      </w:ins>
      <w:ins w:id="449" w:author="PR Preview" w:date="2026-01-01T00:00:00Z">
        <w:r>
          <w:rPr>
            <w:rStyle w:val="OperatorTok"/>
          </w:rPr>
          <w:t xml:space="preserve">(</w:t>
        </w:r>
      </w:ins>
      <w:ins w:id="450" w:author="PR Preview" w:date="2026-01-01T00:00:00Z">
        <w:r>
          <w:rPr>
            <w:rStyle w:val="KeywordTok"/>
          </w:rPr>
          <w:t xml:space="preserve">and</w:t>
        </w:r>
      </w:ins>
      <w:ins w:id="451" w:author="PR Preview" w:date="2026-01-01T00:00:00Z">
        <w:r>
          <w:rPr>
            <w:rStyle w:val="NormalTok"/>
          </w:rPr>
          <w:t xml:space="preserve"> p q</w:t>
        </w:r>
      </w:ins>
      <w:ins w:id="452" w:author="PR Preview" w:date="2026-01-01T00:00:00Z">
        <w:r>
          <w:rPr>
            <w:rStyle w:val="OperatorTok"/>
          </w:rPr>
          <w:t xml:space="preserve">))</w:t>
        </w:r>
      </w:ins>
      <w:ins w:id="453" w:author="PR Preview" w:date="2026-01-01T00:00:00Z">
        <w:r>
          <w:rPr>
            <w:rStyle w:val="NormalTok"/>
          </w:rPr>
          <w:t xml:space="preserve"> p</w:t>
        </w:r>
      </w:ins>
      <w:ins w:id="454" w:author="PR Preview" w:date="2026-01-01T00:00:00Z">
        <w:r>
          <w:rPr>
            <w:rStyle w:val="OperatorTok"/>
          </w:rPr>
          <w:t xml:space="preserve">))</w:t>
        </w:r>
      </w:ins>
    </w:p>
    <w:p>
      <w:pPr>
        <w:pStyle w:val="FirstParagraph"/>
      </w:pPr>
      <w:ins w:id="455" w:author="PR Preview" w:date="2026-01-01T00:00:00Z">
        <w:r>
          <w:t xml:space="preserve">This returns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rPr>
            <w:rStyle w:val="VerbatimChar"/>
          </w:rPr>
          <w:t xml:space="preserve">#t</w:t>
        </w:r>
      </w:ins>
      <w:ins w:id="458" w:author="PR Preview" w:date="2026-01-01T00:00:00Z">
        <w:r>
          <w:t xml:space="preserve">, as</w:t>
        </w:r>
      </w:ins>
      <w:ins w:id="459" w:author="PR Preview" w:date="2026-01-01T00:00:00Z">
        <w:r>
          <w:t xml:space="preserve"> </w:t>
        </w:r>
      </w:ins>
      <w:hyperlink w:anchor="exr-absorption">
        <w:ins w:id="46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found.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Replacing the body with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rStyle w:val="VerbatimChar"/>
          </w:rPr>
          <w:t xml:space="preserve">(equal? (not (and p q)) (and (not p) (not q)))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returns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rPr>
            <w:rStyle w:val="VerbatimChar"/>
          </w:rPr>
          <w:t xml:space="preserve">#f</w:t>
        </w:r>
      </w:ins>
      <w:ins w:id="471" w:author="PR Preview" w:date="2026-01-01T00:00:00Z">
        <w:r>
          <w:t xml:space="preserve">, as</w:t>
        </w:r>
      </w:ins>
      <w:ins w:id="472" w:author="PR Preview" w:date="2026-01-01T00:00:00Z">
        <w:r>
          <w:t xml:space="preserve"> </w:t>
        </w:r>
      </w:ins>
      <w:hyperlink w:anchor="exr-not-and">
        <w:ins w:id="473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found.</w:t>
        </w:r>
      </w:ins>
    </w:p>
    <w:bookmarkEnd w:id="33"/>
    <w:bookmarkEnd w:id="34"/>
    <w:bookmarkStart w:id="50" w:name="sec-negation"/>
    <w:p>
      <w:pPr>
        <w:pStyle w:val="Heading1"/>
      </w:pPr>
      <w:ins w:id="476" w:author="PR Preview" w:date="2026-01-01T00:00:00Z">
        <w:r>
          <w:t xml:space="preserve">2. Negation</w:t>
        </w:r>
      </w:ins>
    </w:p>
    <w:bookmarkStart w:id="35" w:name="exr-badge-check"/>
    <w:p>
      <w:pPr>
        <w:pStyle w:val="FirstParagraph"/>
      </w:pPr>
      <w:ins w:id="477" w:author="PR Preview" w:date="2026-01-01T00:00:00Z">
        <w:r>
          <w:rPr>
            <w:b/>
            <w:bCs/>
          </w:rPr>
          <w:t xml:space="preserve">Exercise 4 (When is the door locked?)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 door opens when the badge is valid, the PIN is correct, and it is a weekday.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Let</w:t>
        </w:r>
      </w:ins>
      <w:ins w:id="482" w:author="PR Preview" w:date="2026-01-01T00:00:00Z">
        <w:r>
          <w:t xml:space="preserve"> </w:t>
        </w:r>
      </w:ins>
      <m:oMath>
        <m:r>
          <m:t>B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be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“the badge is valid”</w:t>
        </w:r>
      </w:ins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m:oMath>
        <m:r>
          <m:t>N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be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“the PIN is correct”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and</w:t>
        </w:r>
      </w:ins>
      <w:ins w:id="495" w:author="PR Preview" w:date="2026-01-01T00:00:00Z">
        <w:r>
          <w:t xml:space="preserve"> </w:t>
        </w:r>
      </w:ins>
      <m:oMath>
        <m:r>
          <m:t>W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be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“it is a weekday”</w:t>
        </w:r>
      </w:ins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so the door stays locked when</w:t>
        </w:r>
      </w:ins>
      <w:ins w:id="50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is true.</w:t>
        </w:r>
      </w:ins>
    </w:p>
    <w:p>
      <w:pPr>
        <w:pStyle w:val="BodyText"/>
      </w:pPr>
      <w:ins w:id="506" w:author="PR Preview" w:date="2026-01-01T00:00:00Z">
        <w:r>
          <w:t xml:space="preserve">Describe when the door stays locked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with a sentence that puts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“not”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only in front of</w:t>
        </w:r>
      </w:ins>
      <w:ins w:id="513" w:author="PR Preview" w:date="2026-01-01T00:00:00Z">
        <w:r>
          <w:t xml:space="preserve"> </w:t>
        </w:r>
      </w:ins>
      <m:oMath>
        <m:r>
          <m:t>B</m:t>
        </m:r>
      </m:oMath>
      <w:ins w:id="514" w:author="PR Preview" w:date="2026-01-01T00:00:00Z">
        <w:r>
          <w:t xml:space="preserve">,</w:t>
        </w:r>
      </w:ins>
      <w:ins w:id="515" w:author="PR Preview" w:date="2026-01-01T00:00:00Z">
        <w:r>
          <w:t xml:space="preserve"> </w:t>
        </w:r>
      </w:ins>
      <m:oMath>
        <m:r>
          <m:t>N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or</w:t>
        </w:r>
      </w:ins>
      <w:ins w:id="518" w:author="PR Preview" w:date="2026-01-01T00:00:00Z">
        <w:r>
          <w:t xml:space="preserve"> </w:t>
        </w:r>
      </w:ins>
      <m:oMath>
        <m:r>
          <m:t>W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never in front of a compound proposition.</w:t>
        </w:r>
      </w:ins>
    </w:p>
    <w:bookmarkEnd w:id="35"/>
    <w:bookmarkStart w:id="36" w:name="sol-badge-check"/>
    <w:p>
      <w:pPr>
        <w:pStyle w:val="BodyText"/>
      </w:pPr>
      <w:ins w:id="522" w:author="PR Preview" w:date="2026-01-01T00:00:00Z">
        <w:r>
          <w:rPr>
            <w:i/>
            <w:iCs/>
          </w:rPr>
          <w:t xml:space="preserve">Solution 4</w:t>
        </w:r>
      </w:ins>
      <w:ins w:id="523" w:author="PR Preview" w:date="2026-01-01T00:00:00Z">
        <w:r>
          <w:t xml:space="preserve">. </w:t>
        </w:r>
      </w:ins>
      <w:ins w:id="524" w:author="PR Preview" w:date="2026-01-01T00:00:00Z">
        <w:r>
          <w:t xml:space="preserve">The door stays locked when the badge is not valid,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 PIN is not correct,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or it is not a weekday:</w:t>
        </w:r>
      </w:ins>
      <w:ins w:id="52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ins w:id="530" w:author="PR Preview" w:date="2026-01-01T00:00:00Z">
        <w:r>
          <w:t xml:space="preserve">.</w:t>
        </w:r>
      </w:ins>
      <w:ins w:id="5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is false exactly when at least one of</w:t>
        </w:r>
      </w:ins>
      <w:ins w:id="534" w:author="PR Preview" w:date="2026-01-01T00:00:00Z">
        <w:r>
          <w:t xml:space="preserve"> </w:t>
        </w:r>
      </w:ins>
      <m:oMath>
        <m:r>
          <m:t>B</m:t>
        </m:r>
      </m:oMath>
      <w:ins w:id="535" w:author="PR Preview" w:date="2026-01-01T00:00:00Z">
        <w:r>
          <w:t xml:space="preserve">,</w:t>
        </w:r>
      </w:ins>
      <w:ins w:id="536" w:author="PR Preview" w:date="2026-01-01T00:00:00Z">
        <w:r>
          <w:t xml:space="preserve"> </w:t>
        </w:r>
      </w:ins>
      <m:oMath>
        <m:r>
          <m:t>N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</w:t>
        </w:r>
      </w:ins>
      <w:ins w:id="539" w:author="PR Preview" w:date="2026-01-01T00:00:00Z">
        <w:r>
          <w:t xml:space="preserve"> </w:t>
        </w:r>
      </w:ins>
      <m:oMath>
        <m:r>
          <m:t>W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is false.</w:t>
        </w:r>
      </w:ins>
    </w:p>
    <w:bookmarkEnd w:id="36"/>
    <w:bookmarkStart w:id="37" w:name="thm-double-negation"/>
    <w:p>
      <w:pPr>
        <w:pStyle w:val="BodyText"/>
      </w:pPr>
      <w:ins w:id="542" w:author="PR Preview" w:date="2026-01-01T00:00:00Z">
        <w:r>
          <w:rPr>
            <w:b/>
            <w:bCs/>
          </w:rPr>
          <w:t xml:space="preserve">Theorem 3 (Double negation)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For a proposition</w:t>
        </w:r>
      </w:ins>
      <w:ins w:id="545" w:author="PR Preview" w:date="2026-01-01T00:00:00Z">
        <w:r>
          <w:t xml:space="preserve"> </w:t>
        </w:r>
      </w:ins>
      <m:oMath>
        <m:r>
          <m:t>P</m:t>
        </m:r>
      </m:oMath>
      <w:ins w:id="546" w:author="PR Preview" w:date="2026-01-01T00:00:00Z">
        <w:r>
          <w:t xml:space="preserve">,</w:t>
        </w:r>
      </w:ins>
      <w:ins w:id="54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(</w:t>
        </w:r>
      </w:ins>
      <w:hyperlink w:anchor="def-logical-equivalence">
        <w:ins w:id="55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51" w:author="PR Preview" w:date="2026-01-01T00:00:00Z">
        <w:r>
          <w:t xml:space="preserve">).</w:t>
        </w:r>
      </w:ins>
    </w:p>
    <w:bookmarkEnd w:id="37"/>
    <w:p>
      <w:pPr>
        <w:pStyle w:val="BodyText"/>
      </w:pPr>
      <w:ins w:id="552" w:author="PR Preview" w:date="2026-01-01T00:00:00Z">
        <w:r>
          <w:rPr>
            <w:i/>
            <w:iCs/>
          </w:rPr>
          <w:t xml:space="preserve">Proof</w:t>
        </w:r>
      </w:ins>
      <w:ins w:id="553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554" w:author="PR Preview" w:date="2026-01-01T00:00:00Z">
        <w:r>
          <w:t xml:space="preserve">The first and last columns match in both rows.</w:t>
        </w:r>
      </w:ins>
    </w:p>
    <w:bookmarkStart w:id="38" w:name="exm-double-negation"/>
    <w:p>
      <w:pPr>
        <w:pStyle w:val="BodyText"/>
      </w:pPr>
      <w:ins w:id="555" w:author="PR Preview" w:date="2026-01-01T00:00:00Z">
        <w:r>
          <w:rPr>
            <w:b/>
            <w:bCs/>
          </w:rPr>
          <w:t xml:space="preserve">Example 6 (Not unreadable)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“It is not the case that the file is not readable”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means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“the file is readable”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(</w:t>
        </w:r>
      </w:ins>
      <w:hyperlink w:anchor="thm-double-negation">
        <w:ins w:id="56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65" w:author="PR Preview" w:date="2026-01-01T00:00:00Z">
        <w:r>
          <w:t xml:space="preserve">).</w:t>
        </w:r>
      </w:ins>
    </w:p>
    <w:bookmarkEnd w:id="38"/>
    <w:bookmarkStart w:id="39" w:name="thm-substitution"/>
    <w:p>
      <w:pPr>
        <w:pStyle w:val="BodyText"/>
      </w:pPr>
      <w:ins w:id="566" w:author="PR Preview" w:date="2026-01-01T00:00:00Z">
        <w:r>
          <w:rPr>
            <w:b/>
            <w:bCs/>
          </w:rPr>
          <w:t xml:space="preserve">Theorem 4 (Replacing a part by an equivalent part)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If</w:t>
        </w:r>
      </w:ins>
      <w:ins w:id="5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(</w:t>
        </w:r>
      </w:ins>
      <w:hyperlink w:anchor="def-logical-equivalence">
        <w:ins w:id="57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73" w:author="PR Preview" w:date="2026-01-01T00:00:00Z">
        <w:r>
          <w:t xml:space="preserve">),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then replacing</w:t>
        </w:r>
      </w:ins>
      <w:ins w:id="576" w:author="PR Preview" w:date="2026-01-01T00:00:00Z">
        <w:r>
          <w:t xml:space="preserve"> </w:t>
        </w:r>
      </w:ins>
      <m:oMath>
        <m:r>
          <m:t>A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by</w:t>
        </w:r>
      </w:ins>
      <w:ins w:id="579" w:author="PR Preview" w:date="2026-01-01T00:00:00Z">
        <w:r>
          <w:t xml:space="preserve"> </w:t>
        </w:r>
      </w:ins>
      <m:oMath>
        <m:r>
          <m:t>B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inside a larger proposition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gives a proposition logically equivalent to the larger one.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In particular,</w:t>
        </w:r>
      </w:ins>
      <w:ins w:id="58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ins w:id="587" w:author="PR Preview" w:date="2026-01-01T00:00:00Z">
        <w:r>
          <w:t xml:space="preserve">.</w:t>
        </w:r>
      </w:ins>
    </w:p>
    <w:bookmarkEnd w:id="39"/>
    <w:p>
      <w:pPr>
        <w:pStyle w:val="BodyText"/>
      </w:pPr>
      <w:ins w:id="588" w:author="PR Preview" w:date="2026-01-01T00:00:00Z">
        <w:r>
          <w:rPr>
            <w:i/>
            <w:iCs/>
          </w:rPr>
          <w:t xml:space="preserve">Proof</w:t>
        </w:r>
      </w:ins>
      <w:ins w:id="589" w:author="PR Preview" w:date="2026-01-01T00:00:00Z">
        <w:r>
          <w:t xml:space="preserve">. </w:t>
        </w:r>
      </w:ins>
      <w:ins w:id="590" w:author="PR Preview" w:date="2026-01-01T00:00:00Z">
        <w:r>
          <w:t xml:space="preserve">The truth value of the larger proposition in a row of its truth table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depends on the truth value of</w:t>
        </w:r>
      </w:ins>
      <w:ins w:id="593" w:author="PR Preview" w:date="2026-01-01T00:00:00Z">
        <w:r>
          <w:t xml:space="preserve"> </w:t>
        </w:r>
      </w:ins>
      <m:oMath>
        <m:r>
          <m:t>A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in that row, not on how</w:t>
        </w:r>
      </w:ins>
      <w:ins w:id="596" w:author="PR Preview" w:date="2026-01-01T00:00:00Z">
        <w:r>
          <w:t xml:space="preserve"> </w:t>
        </w:r>
      </w:ins>
      <m:oMath>
        <m:r>
          <m:t>A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is written.</w:t>
        </w:r>
      </w:ins>
      <w:ins w:id="599" w:author="PR Preview" w:date="2026-01-01T00:00:00Z">
        <w:r>
          <w:t xml:space="preserve"> </w:t>
        </w:r>
      </w:ins>
      <m:oMath>
        <m:r>
          <m:t>A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and</w:t>
        </w:r>
      </w:ins>
      <w:ins w:id="602" w:author="PR Preview" w:date="2026-01-01T00:00:00Z">
        <w:r>
          <w:t xml:space="preserve"> </w:t>
        </w:r>
      </w:ins>
      <m:oMath>
        <m:r>
          <m:t>B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have the same truth value in every row,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so the two larger propositions do too.</w:t>
        </w:r>
      </w:ins>
    </w:p>
    <w:bookmarkStart w:id="40" w:name="exm-substitution"/>
    <w:p>
      <w:pPr>
        <w:pStyle w:val="BodyText"/>
      </w:pPr>
      <w:ins w:id="607" w:author="PR Preview" w:date="2026-01-01T00:00:00Z">
        <w:r>
          <w:rPr>
            <w:b/>
            <w:bCs/>
          </w:rPr>
          <w:t xml:space="preserve">Example 7 (Replacing a part)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Since</w:t>
        </w:r>
      </w:ins>
      <w:ins w:id="6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(</w:t>
        </w:r>
      </w:ins>
      <w:hyperlink w:anchor="exm-logical-equivalence">
        <w:ins w:id="61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14" w:author="PR Preview" w:date="2026-01-01T00:00:00Z">
        <w:r>
          <w:t xml:space="preserve">),</w:t>
        </w:r>
      </w:ins>
      <w:ins w:id="615" w:author="PR Preview" w:date="2026-01-01T00:00:00Z">
        <w:r>
          <w:t xml:space="preserve"> </w:t>
        </w:r>
      </w:ins>
      <w:hyperlink w:anchor="thm-substitution">
        <w:ins w:id="61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gives</w:t>
        </w:r>
      </w:ins>
      <w:ins w:id="61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and</w:t>
        </w:r>
      </w:ins>
      <w:ins w:id="62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ins w:id="623" w:author="PR Preview" w:date="2026-01-01T00:00:00Z">
        <w:r>
          <w:t xml:space="preserve">.</w:t>
        </w:r>
      </w:ins>
    </w:p>
    <w:bookmarkEnd w:id="40"/>
    <w:bookmarkStart w:id="41" w:name="thm-de-morgan-logic"/>
    <w:p>
      <w:pPr>
        <w:pStyle w:val="BodyText"/>
      </w:pPr>
      <w:ins w:id="624" w:author="PR Preview" w:date="2026-01-01T00:00:00Z">
        <w:r>
          <w:rPr>
            <w:b/>
            <w:bCs/>
          </w:rPr>
          <w:t xml:space="preserve">Theorem 5 (De Morgan’s laws)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For propositions</w:t>
        </w:r>
      </w:ins>
      <w:ins w:id="627" w:author="PR Preview" w:date="2026-01-01T00:00:00Z">
        <w:r>
          <w:t xml:space="preserve"> </w:t>
        </w:r>
      </w:ins>
      <m:oMath>
        <m:r>
          <m:t>P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and</w:t>
        </w:r>
      </w:ins>
      <w:ins w:id="630" w:author="PR Preview" w:date="2026-01-01T00:00:00Z">
        <w:r>
          <w:t xml:space="preserve"> </w:t>
        </w:r>
      </w:ins>
      <m:oMath>
        <m:r>
          <m:t>Q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(Wikipedia contributors 2026)</w:t>
        </w:r>
      </w:ins>
      <w:ins w:id="63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ins w:id="63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635" w:author="PR Preview" w:date="2026-01-01T00:00:00Z">
        <w:r>
          <w:t xml:space="preserve">.</w:t>
        </w:r>
      </w:ins>
    </w:p>
    <w:bookmarkEnd w:id="41"/>
    <w:p>
      <w:pPr>
        <w:pStyle w:val="FirstParagraph"/>
      </w:pPr>
      <w:ins w:id="636" w:author="PR Preview" w:date="2026-01-01T00:00:00Z">
        <w:r>
          <w:rPr>
            <w:i/>
            <w:iCs/>
          </w:rPr>
          <w:t xml:space="preserve">Proof</w:t>
        </w:r>
      </w:ins>
      <w:ins w:id="637" w:author="PR Preview" w:date="2026-01-01T00:00:00Z">
        <w:r>
          <w:t xml:space="preserve">. </w:t>
        </w:r>
      </w:ins>
      <w:ins w:id="638" w:author="PR Preview" w:date="2026-01-01T00:00:00Z">
        <w:r>
          <w:t xml:space="preserve">For law 1, the fourth and last columns of this table match in every row: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ins w:id="639" w:author="PR Preview" w:date="2026-01-01T00:00:00Z">
        <w:r>
          <w:t xml:space="preserve">Law 2 follows from law 1.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Law 1 holds for any two propositions, so it holds for</w:t>
        </w:r>
      </w:ins>
      <w:ins w:id="64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and</w:t>
        </w:r>
      </w:ins>
      <w:ins w:id="64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6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47" w:author="PR Preview" w:date="2026-01-01T00:00:00Z">
        <w:r>
          <w:t xml:space="preserve">By double negation (</w:t>
        </w:r>
      </w:ins>
      <w:hyperlink w:anchor="thm-double-negation">
        <w:ins w:id="64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649" w:author="PR Preview" w:date="2026-01-01T00:00:00Z">
        <w:r>
          <w:t xml:space="preserve">) and</w:t>
        </w:r>
      </w:ins>
      <w:ins w:id="650" w:author="PR Preview" w:date="2026-01-01T00:00:00Z">
        <w:r>
          <w:t xml:space="preserve"> </w:t>
        </w:r>
      </w:ins>
      <w:hyperlink w:anchor="thm-substitution">
        <w:ins w:id="65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52" w:author="PR Preview" w:date="2026-01-01T00:00:00Z">
        <w:r>
          <w:t xml:space="preserve">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the right side is logically equivalent to</w:t>
        </w:r>
      </w:ins>
      <w:ins w:id="6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65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57" w:author="PR Preview" w:date="2026-01-01T00:00:00Z">
        <w:r>
          <w:t xml:space="preserve">Negating both sides (</w:t>
        </w:r>
      </w:ins>
      <w:hyperlink w:anchor="thm-substitution">
        <w:ins w:id="65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59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60" w:author="PR Preview" w:date="2026-01-01T00:00:00Z">
        <w:r>
          <w:t xml:space="preserve">and by double negation the left side is logically equivalent to</w:t>
        </w:r>
      </w:ins>
      <w:ins w:id="66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662" w:author="PR Preview" w:date="2026-01-01T00:00:00Z">
        <w:r>
          <w:t xml:space="preserve">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So</w:t>
        </w:r>
      </w:ins>
      <w:ins w:id="66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666" w:author="PR Preview" w:date="2026-01-01T00:00:00Z">
        <w:r>
          <w:t xml:space="preserve">.</w:t>
        </w:r>
      </w:ins>
    </w:p>
    <w:bookmarkStart w:id="42" w:name="exm-de-morgan-logic"/>
    <w:p>
      <w:pPr>
        <w:pStyle w:val="BodyText"/>
      </w:pPr>
      <w:ins w:id="667" w:author="PR Preview" w:date="2026-01-01T00:00:00Z">
        <w:r>
          <w:rPr>
            <w:b/>
            <w:bCs/>
          </w:rPr>
          <w:t xml:space="preserve">Example 8 (Neither coordinate positive)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For real numbers</w:t>
        </w:r>
      </w:ins>
      <w:ins w:id="670" w:author="PR Preview" w:date="2026-01-01T00:00:00Z">
        <w:r>
          <w:t xml:space="preserve"> </w:t>
        </w:r>
      </w:ins>
      <m:oMath>
        <m:r>
          <m:t>x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</w:t>
        </w:r>
      </w:ins>
      <w:ins w:id="673" w:author="PR Preview" w:date="2026-01-01T00:00:00Z">
        <w:r>
          <w:t xml:space="preserve"> </w:t>
        </w:r>
      </w:ins>
      <m:oMath>
        <m:r>
          <m:t>y</m:t>
        </m:r>
      </m:oMath>
      <w:ins w:id="674" w:author="PR Preview" w:date="2026-01-01T00:00:00Z">
        <w:r>
          <w:t xml:space="preserve">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by law 2 of</w:t>
        </w:r>
      </w:ins>
      <w:ins w:id="677" w:author="PR Preview" w:date="2026-01-01T00:00:00Z">
        <w:r>
          <w:t xml:space="preserve"> </w:t>
        </w:r>
      </w:ins>
      <w:hyperlink w:anchor="thm-de-morgan-logic">
        <w:ins w:id="67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79" w:author="PR Preview" w:date="2026-01-01T00:00:00Z">
        <w:r>
          <w:t xml:space="preserve">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“not (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or</w:t>
        </w:r>
      </w:ins>
      <w:ins w:id="68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&gt;</m:t>
        </m:r>
        <m:r>
          <m:t>0</m:t>
        </m:r>
      </m:oMath>
      <w:ins w:id="685" w:author="PR Preview" w:date="2026-01-01T00:00:00Z">
        <w:r>
          <w:t xml:space="preserve">)”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 logically equivalent to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≤</m:t>
        </m:r>
        <m:r>
          <m:t>0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and</w:t>
        </w:r>
      </w:ins>
      <w:ins w:id="69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0</m:t>
        </m:r>
      </m:oMath>
      <w:ins w:id="693" w:author="PR Preview" w:date="2026-01-01T00:00:00Z">
        <w:r>
          <w:t xml:space="preserve">”</w:t>
        </w:r>
      </w:ins>
      <w:ins w:id="694" w:author="PR Preview" w:date="2026-01-01T00:00:00Z">
        <w:r>
          <w:t xml:space="preserve">.</w:t>
        </w:r>
      </w:ins>
    </w:p>
    <w:bookmarkEnd w:id="42"/>
    <w:bookmarkStart w:id="43" w:name="exr-negate-conditional"/>
    <w:p>
      <w:pPr>
        <w:pStyle w:val="BodyText"/>
      </w:pPr>
      <w:ins w:id="695" w:author="PR Preview" w:date="2026-01-01T00:00:00Z">
        <w:r>
          <w:rPr>
            <w:b/>
            <w:bCs/>
          </w:rPr>
          <w:t xml:space="preserve">Exercise 5 (A broken deployment rule)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A team’s rule is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“if the tests pass, then the build is deployed”</w:t>
        </w:r>
      </w:ins>
      <w:ins w:id="700" w:author="PR Preview" w:date="2026-01-01T00:00:00Z">
        <w:r>
          <w:t xml:space="preserve">.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Let</w:t>
        </w:r>
      </w:ins>
      <w:ins w:id="703" w:author="PR Preview" w:date="2026-01-01T00:00:00Z">
        <w:r>
          <w:t xml:space="preserve"> </w:t>
        </w:r>
      </w:ins>
      <m:oMath>
        <m:r>
          <m:t>P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be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“the tests pass”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and</w:t>
        </w:r>
      </w:ins>
      <w:ins w:id="710" w:author="PR Preview" w:date="2026-01-01T00:00:00Z">
        <w:r>
          <w:t xml:space="preserve"> </w:t>
        </w:r>
      </w:ins>
      <m:oMath>
        <m:r>
          <m:t>Q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be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“the build is deployed”</w:t>
        </w:r>
      </w:ins>
      <w:ins w:id="715" w:author="PR Preview" w:date="2026-01-01T00:00:00Z">
        <w:r>
          <w:t xml:space="preserve">.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The rule is broken on the days when</w:t>
        </w:r>
      </w:ins>
      <w:ins w:id="71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is true.</w:t>
        </w:r>
      </w:ins>
    </w:p>
    <w:p>
      <w:pPr>
        <w:pStyle w:val="BodyText"/>
      </w:pPr>
      <w:ins w:id="721" w:author="PR Preview" w:date="2026-01-01T00:00:00Z">
        <w:r>
          <w:t xml:space="preserve">Write</w:t>
        </w:r>
      </w:ins>
      <w:ins w:id="72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without</w:t>
        </w:r>
      </w:ins>
      <w:ins w:id="725" w:author="PR Preview" w:date="2026-01-01T00:00:00Z">
        <w:r>
          <w:t xml:space="preserve"> </w:t>
        </w:r>
      </w:ins>
      <m:oMath>
        <m:r>
          <m:rPr>
            <m:sty m:val="p"/>
          </m:rPr>
          <m:t>⇒</m:t>
        </m:r>
      </m:oMath>
      <w:ins w:id="726" w:author="PR Preview" w:date="2026-01-01T00:00:00Z">
        <w:r>
          <w:t xml:space="preserve">, and in English.</w:t>
        </w:r>
      </w:ins>
    </w:p>
    <w:bookmarkEnd w:id="43"/>
    <w:bookmarkStart w:id="44" w:name="sol-negate-conditional"/>
    <w:p>
      <w:pPr>
        <w:pStyle w:val="BodyText"/>
      </w:pPr>
      <w:ins w:id="727" w:author="PR Preview" w:date="2026-01-01T00:00:00Z">
        <w:r>
          <w:rPr>
            <w:i/>
            <w:iCs/>
          </w:rPr>
          <w:t xml:space="preserve">Solution 5</w:t>
        </w:r>
      </w:ins>
      <w:ins w:id="728" w:author="PR Preview" w:date="2026-01-01T00:00:00Z">
        <w:r>
          <w:t xml:space="preserve">. </w:t>
        </w:r>
      </w:ins>
      <w:ins w:id="729" w:author="PR Preview" w:date="2026-01-01T00:00:00Z">
        <w:r>
          <w:t xml:space="preserve">The rule is broken on a day when the tests pass and the build is not deployed:</w:t>
        </w:r>
      </w:ins>
      <w:ins w:id="73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731" w:author="PR Preview" w:date="2026-01-01T00:00:00Z">
        <w:r>
          <w:t xml:space="preserve">.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On a day when the tests fail, the rule is not broken,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whether or not the build is deployed.</w:t>
        </w:r>
      </w:ins>
    </w:p>
    <w:p>
      <w:pPr>
        <w:pStyle w:val="BodyText"/>
      </w:pPr>
      <w:ins w:id="736" w:author="PR Preview" w:date="2026-01-01T00:00:00Z">
        <w:r>
          <w:t xml:space="preserve">“If the tests pass, then the build is not deployed”</w:t>
        </w:r>
      </w:ins>
      <w:ins w:id="737" w:author="PR Preview" w:date="2026-01-01T00:00:00Z">
        <w:r>
          <w:t xml:space="preserve">,</w:t>
        </w:r>
      </w:ins>
      <w:ins w:id="7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ins w:id="739" w:author="PR Preview" w:date="2026-01-01T00:00:00Z">
        <w:r>
          <w:t xml:space="preserve">,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is not the negation: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on a day when the tests fail,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it is true, and so is the rule.</w:t>
        </w:r>
      </w:ins>
    </w:p>
    <w:bookmarkEnd w:id="44"/>
    <w:bookmarkStart w:id="45" w:name="thm-negate-conditional"/>
    <w:p>
      <w:pPr>
        <w:pStyle w:val="BodyText"/>
      </w:pPr>
      <w:ins w:id="746" w:author="PR Preview" w:date="2026-01-01T00:00:00Z">
        <w:r>
          <w:rPr>
            <w:b/>
            <w:bCs/>
          </w:rPr>
          <w:t xml:space="preserve">Theorem 6 (Negating a conditional)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For propositions</w:t>
        </w:r>
      </w:ins>
      <w:ins w:id="749" w:author="PR Preview" w:date="2026-01-01T00:00:00Z">
        <w:r>
          <w:t xml:space="preserve"> </w:t>
        </w:r>
      </w:ins>
      <m:oMath>
        <m:r>
          <m:t>P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</w:t>
        </w:r>
      </w:ins>
      <w:ins w:id="752" w:author="PR Preview" w:date="2026-01-01T00:00:00Z">
        <w:r>
          <w:t xml:space="preserve"> </w:t>
        </w:r>
      </w:ins>
      <m:oMath>
        <m:r>
          <m:t>Q</m:t>
        </m:r>
      </m:oMath>
      <w:ins w:id="753" w:author="PR Preview" w:date="2026-01-01T00:00:00Z">
        <w:r>
          <w:t xml:space="preserve">,</w:t>
        </w:r>
      </w:ins>
      <w:ins w:id="75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755" w:author="PR Preview" w:date="2026-01-01T00:00:00Z">
        <w:r>
          <w:t xml:space="preserve">.</w:t>
        </w:r>
      </w:ins>
    </w:p>
    <w:bookmarkEnd w:id="45"/>
    <w:p>
      <w:pPr>
        <w:pStyle w:val="BodyText"/>
      </w:pPr>
      <w:ins w:id="756" w:author="PR Preview" w:date="2026-01-01T00:00:00Z">
        <w:r>
          <w:rPr>
            <w:i/>
            <w:iCs/>
          </w:rPr>
          <w:t xml:space="preserve">Proof</w:t>
        </w:r>
      </w:ins>
      <w:ins w:id="757" w:author="PR Preview" w:date="2026-01-01T00:00:00Z">
        <w:r>
          <w:t xml:space="preserve">. </w:t>
        </w:r>
      </w:ins>
      <w:ins w:id="758" w:author="PR Preview" w:date="2026-01-01T00:00:00Z">
        <w:r>
          <w:t xml:space="preserve">By</w:t>
        </w:r>
      </w:ins>
      <w:ins w:id="759" w:author="PR Preview" w:date="2026-01-01T00:00:00Z">
        <w:r>
          <w:t xml:space="preserve"> </w:t>
        </w:r>
      </w:ins>
      <w:hyperlink r:id="rId46">
        <w:ins w:id="760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761" w:author="PR Preview" w:date="2026-01-01T00:00:00Z">
        <w:r>
          <w:t xml:space="preserve">,</w:t>
        </w:r>
      </w:ins>
      <w:ins w:id="7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is false exactly when</w:t>
        </w:r>
      </w:ins>
      <w:ins w:id="765" w:author="PR Preview" w:date="2026-01-01T00:00:00Z">
        <w:r>
          <w:t xml:space="preserve"> </w:t>
        </w:r>
      </w:ins>
      <m:oMath>
        <m:r>
          <m:t>P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is true and</w:t>
        </w:r>
      </w:ins>
      <w:ins w:id="768" w:author="PR Preview" w:date="2026-01-01T00:00:00Z">
        <w:r>
          <w:t xml:space="preserve"> </w:t>
        </w:r>
      </w:ins>
      <m:oMath>
        <m:r>
          <m:t>Q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is false,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so</w:t>
        </w:r>
      </w:ins>
      <w:ins w:id="77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is true exactly in that row.</w:t>
        </w:r>
      </w:ins>
      <w:ins w:id="77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is true exactly when</w:t>
        </w:r>
      </w:ins>
      <w:ins w:id="779" w:author="PR Preview" w:date="2026-01-01T00:00:00Z">
        <w:r>
          <w:t xml:space="preserve"> </w:t>
        </w:r>
      </w:ins>
      <m:oMath>
        <m:r>
          <m:t>P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is true and</w:t>
        </w:r>
      </w:ins>
      <w:ins w:id="78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is true,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which is the same row.</w:t>
        </w:r>
      </w:ins>
    </w:p>
    <w:bookmarkStart w:id="47" w:name="exm-negate-conditional"/>
    <w:p>
      <w:pPr>
        <w:pStyle w:val="BodyText"/>
      </w:pPr>
      <w:ins w:id="787" w:author="PR Preview" w:date="2026-01-01T00:00:00Z">
        <w:r>
          <w:rPr>
            <w:b/>
            <w:bCs/>
          </w:rPr>
          <w:t xml:space="preserve">Example 9 (When a search claim fails)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The negation of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“if the list is sorted, then binary search finds the key”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is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“the list is sorted and binary search does not find the key”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(</w:t>
        </w:r>
      </w:ins>
      <w:hyperlink w:anchor="thm-negate-conditional">
        <w:ins w:id="79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799" w:author="PR Preview" w:date="2026-01-01T00:00:00Z">
        <w:r>
          <w:t xml:space="preserve">).</w:t>
        </w:r>
      </w:ins>
    </w:p>
    <w:bookmarkEnd w:id="47"/>
    <w:bookmarkStart w:id="48" w:name="cor-conditional-as-or"/>
    <w:p>
      <w:pPr>
        <w:pStyle w:val="BodyText"/>
      </w:pPr>
      <w:ins w:id="800" w:author="PR Preview" w:date="2026-01-01T00:00:00Z">
        <w:r>
          <w:rPr>
            <w:b/>
            <w:bCs/>
          </w:rPr>
          <w:t xml:space="preserve">Corollary 1 (A conditional without the arrow)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For propositions</w:t>
        </w:r>
      </w:ins>
      <w:ins w:id="803" w:author="PR Preview" w:date="2026-01-01T00:00:00Z">
        <w:r>
          <w:t xml:space="preserve"> </w:t>
        </w:r>
      </w:ins>
      <m:oMath>
        <m:r>
          <m:t>P</m:t>
        </m:r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and</w:t>
        </w:r>
      </w:ins>
      <w:ins w:id="806" w:author="PR Preview" w:date="2026-01-01T00:00:00Z">
        <w:r>
          <w:t xml:space="preserve"> </w:t>
        </w:r>
      </w:ins>
      <m:oMath>
        <m:r>
          <m:t>Q</m:t>
        </m:r>
      </m:oMath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ins w:id="809" w:author="PR Preview" w:date="2026-01-01T00:00:00Z">
        <w:r>
          <w:t xml:space="preserve">.</w:t>
        </w:r>
      </w:ins>
    </w:p>
    <w:bookmarkEnd w:id="48"/>
    <w:p>
      <w:pPr>
        <w:pStyle w:val="BodyText"/>
      </w:pPr>
      <w:ins w:id="810" w:author="PR Preview" w:date="2026-01-01T00:00:00Z">
        <w:r>
          <w:rPr>
            <w:i/>
            <w:iCs/>
          </w:rPr>
          <w:t xml:space="preserve">Proof</w:t>
        </w:r>
      </w:ins>
      <w:ins w:id="811" w:author="PR Preview" w:date="2026-01-01T00:00:00Z">
        <w:r>
          <w:t xml:space="preserve">. </w:t>
        </w:r>
      </w:ins>
      <w:ins w:id="812" w:author="PR Preview" w:date="2026-01-01T00:00:00Z">
        <w:r>
          <w:t xml:space="preserve">By double negation (</w:t>
        </w:r>
      </w:ins>
      <w:hyperlink w:anchor="thm-double-negation">
        <w:ins w:id="813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14" w:author="PR Preview" w:date="2026-01-01T00:00:00Z">
        <w:r>
          <w:t xml:space="preserve">),</w:t>
        </w:r>
      </w:ins>
      <w:ins w:id="8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ins w:id="816" w:author="PR Preview" w:date="2026-01-01T00:00:00Z">
        <w:r>
          <w:t xml:space="preserve">.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By</w:t>
        </w:r>
      </w:ins>
      <w:ins w:id="819" w:author="PR Preview" w:date="2026-01-01T00:00:00Z">
        <w:r>
          <w:t xml:space="preserve"> </w:t>
        </w:r>
      </w:ins>
      <w:hyperlink w:anchor="thm-negate-conditional">
        <w:ins w:id="82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and</w:t>
        </w:r>
      </w:ins>
      <w:ins w:id="823" w:author="PR Preview" w:date="2026-01-01T00:00:00Z">
        <w:r>
          <w:t xml:space="preserve"> </w:t>
        </w:r>
      </w:ins>
      <w:hyperlink w:anchor="thm-substitution">
        <w:ins w:id="82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825" w:author="PR Preview" w:date="2026-01-01T00:00:00Z">
        <w:r>
          <w:t xml:space="preserve">,</w:t>
        </w:r>
      </w:ins>
      <w:ins w:id="82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ins w:id="827" w:author="PR Preview" w:date="2026-01-01T00:00:00Z">
        <w:r>
          <w:t xml:space="preserve">.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By De Morgan’s law 1 (</w:t>
        </w:r>
      </w:ins>
      <w:hyperlink w:anchor="thm-de-morgan-logic">
        <w:ins w:id="83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831" w:author="PR Preview" w:date="2026-01-01T00:00:00Z">
        <w:r>
          <w:t xml:space="preserve">),</w:t>
        </w:r>
      </w:ins>
      <w:ins w:id="83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ins w:id="833" w:author="PR Preview" w:date="2026-01-01T00:00:00Z">
        <w:r>
          <w:t xml:space="preserve">,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and by double negation again, that is logically equivalent to</w:t>
        </w:r>
      </w:ins>
      <w:ins w:id="83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ins w:id="837" w:author="PR Preview" w:date="2026-01-01T00:00:00Z">
        <w:r>
          <w:t xml:space="preserve">.</w:t>
        </w:r>
      </w:ins>
    </w:p>
    <w:bookmarkStart w:id="49" w:name="exm-conditional-as-or"/>
    <w:p>
      <w:pPr>
        <w:pStyle w:val="BodyText"/>
      </w:pPr>
      <w:ins w:id="838" w:author="PR Preview" w:date="2026-01-01T00:00:00Z">
        <w:r>
          <w:rPr>
            <w:b/>
            <w:bCs/>
          </w:rPr>
          <w:t xml:space="preserve">Example 10 (A rule as an</w:t>
        </w:r>
      </w:ins>
      <w:ins w:id="839" w:author="PR Preview" w:date="2026-01-01T00:00:00Z">
        <w:r>
          <w:rPr>
            <w:b/>
            <w:bCs/>
          </w:rPr>
          <w:t xml:space="preserve"> </w:t>
        </w:r>
      </w:ins>
      <w:ins w:id="840" w:author="PR Preview" w:date="2026-01-01T00:00:00Z">
        <w:r>
          <w:rPr>
            <w:b/>
            <w:bCs/>
          </w:rPr>
          <w:t xml:space="preserve">“or”</w:t>
        </w:r>
      </w:ins>
      <w:ins w:id="841" w:author="PR Preview" w:date="2026-01-01T00:00:00Z">
        <w:r>
          <w:rPr>
            <w:b/>
            <w:bCs/>
          </w:rPr>
          <w:t xml:space="preserve">)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By</w:t>
        </w:r>
      </w:ins>
      <w:ins w:id="844" w:author="PR Preview" w:date="2026-01-01T00:00:00Z">
        <w:r>
          <w:t xml:space="preserve"> </w:t>
        </w:r>
      </w:ins>
      <w:hyperlink w:anchor="cor-conditional-as-or">
        <w:ins w:id="84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846" w:author="PR Preview" w:date="2026-01-01T00:00:00Z">
        <w:r>
          <w:t xml:space="preserve">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“if the tests pass, then the build is deployed”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is logically equivalent to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“the tests fail or the build is deployed”</w:t>
        </w:r>
      </w:ins>
      <w:ins w:id="853" w:author="PR Preview" w:date="2026-01-01T00:00:00Z">
        <w:r>
          <w:t xml:space="preserve">.</w:t>
        </w:r>
      </w:ins>
    </w:p>
    <w:bookmarkEnd w:id="49"/>
    <w:bookmarkEnd w:id="50"/>
    <w:bookmarkStart w:id="65" w:name="sec-negating-quantifiers"/>
    <w:p>
      <w:pPr>
        <w:pStyle w:val="Heading1"/>
      </w:pPr>
      <w:ins w:id="854" w:author="PR Preview" w:date="2026-01-01T00:00:00Z">
        <w:r>
          <w:t xml:space="preserve">3. Negating quantified propositions</w:t>
        </w:r>
      </w:ins>
    </w:p>
    <w:bookmarkStart w:id="51" w:name="exr-negate-forall"/>
    <w:p>
      <w:pPr>
        <w:pStyle w:val="FirstParagraph"/>
      </w:pPr>
      <w:ins w:id="855" w:author="PR Preview" w:date="2026-01-01T00:00:00Z">
        <w:r>
          <w:rPr>
            <w:b/>
            <w:bCs/>
          </w:rPr>
          <w:t xml:space="preserve">Exercise 6 (Not every test passes)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Let</w:t>
        </w:r>
      </w:ins>
      <w:ins w:id="858" w:author="PR Preview" w:date="2026-01-01T00:00:00Z">
        <w:r>
          <w:t xml:space="preserve"> </w:t>
        </w:r>
      </w:ins>
      <m:oMath>
        <m:r>
          <m:t>T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be the set of tests in a test suite,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and let</w:t>
        </w:r>
      </w:ins>
      <w:ins w:id="8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be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“test</w:t>
        </w:r>
      </w:ins>
      <w:ins w:id="868" w:author="PR Preview" w:date="2026-01-01T00:00:00Z">
        <w:r>
          <w:t xml:space="preserve"> </w:t>
        </w:r>
      </w:ins>
      <m:oMath>
        <m:r>
          <m:t>t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passes”</w:t>
        </w:r>
      </w:ins>
      <w:ins w:id="871" w:author="PR Preview" w:date="2026-01-01T00:00:00Z">
        <w:r>
          <w:t xml:space="preserve">.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The report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“every test passes”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is</w:t>
        </w:r>
      </w:ins>
      <w:ins w:id="878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79" w:author="PR Preview" w:date="2026-01-01T00:00:00Z">
        <w:r>
          <w:t xml:space="preserve">.</w:t>
        </w:r>
      </w:ins>
    </w:p>
    <w:p>
      <w:pPr>
        <w:pStyle w:val="BodyText"/>
      </w:pPr>
      <w:ins w:id="880" w:author="PR Preview" w:date="2026-01-01T00:00:00Z">
        <w:r>
          <w:t xml:space="preserve">Write the negation of this report in English and in symbols,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without putting</w:t>
        </w:r>
      </w:ins>
      <w:ins w:id="88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in front of a quantifier.</w:t>
        </w:r>
      </w:ins>
    </w:p>
    <w:bookmarkEnd w:id="51"/>
    <w:bookmarkStart w:id="52" w:name="sol-negate-forall"/>
    <w:p>
      <w:pPr>
        <w:pStyle w:val="BodyText"/>
      </w:pPr>
      <w:ins w:id="886" w:author="PR Preview" w:date="2026-01-01T00:00:00Z">
        <w:r>
          <w:rPr>
            <w:i/>
            <w:iCs/>
          </w:rPr>
          <w:t xml:space="preserve">Solution 6</w:t>
        </w:r>
      </w:ins>
      <w:ins w:id="887" w:author="PR Preview" w:date="2026-01-01T00:00:00Z">
        <w:r>
          <w:t xml:space="preserve">. </w:t>
        </w:r>
      </w:ins>
      <w:ins w:id="888" w:author="PR Preview" w:date="2026-01-01T00:00:00Z">
        <w:r>
          <w:t xml:space="preserve">“Some test fails”</w:t>
        </w:r>
      </w:ins>
      <w:ins w:id="889" w:author="PR Preview" w:date="2026-01-01T00:00:00Z">
        <w:r>
          <w:t xml:space="preserve">:</w:t>
        </w:r>
      </w:ins>
      <w:ins w:id="890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91" w:author="PR Preview" w:date="2026-01-01T00:00:00Z">
        <w:r>
          <w:t xml:space="preserve">.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“Every test passes”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is false exactly when at least one test does not pass.</w:t>
        </w:r>
      </w:ins>
    </w:p>
    <w:p>
      <w:pPr>
        <w:pStyle w:val="BodyText"/>
      </w:pPr>
      <w:ins w:id="896" w:author="PR Preview" w:date="2026-01-01T00:00:00Z">
        <w:r>
          <w:t xml:space="preserve">“Every test fails”</w:t>
        </w:r>
      </w:ins>
      <w:ins w:id="897" w:author="PR Preview" w:date="2026-01-01T00:00:00Z">
        <w:r>
          <w:t xml:space="preserve">,</w:t>
        </w:r>
      </w:ins>
      <w:ins w:id="898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99" w:author="PR Preview" w:date="2026-01-01T00:00:00Z">
        <w:r>
          <w:t xml:space="preserve">, is not the negation: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when some tests pass and some fail,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both it and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“every test passes”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are false.</w:t>
        </w:r>
      </w:ins>
    </w:p>
    <w:bookmarkEnd w:id="52"/>
    <w:bookmarkStart w:id="55" w:name="thm-negate-quantifiers"/>
    <w:p>
      <w:pPr>
        <w:pStyle w:val="BodyText"/>
      </w:pPr>
      <w:ins w:id="908" w:author="PR Preview" w:date="2026-01-01T00:00:00Z">
        <w:r>
          <w:rPr>
            <w:b/>
            <w:bCs/>
          </w:rPr>
          <w:t xml:space="preserve">Theorem 7 (Negating a quantifier)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For a set</w:t>
        </w:r>
      </w:ins>
      <w:ins w:id="911" w:author="PR Preview" w:date="2026-01-01T00:00:00Z">
        <w:r>
          <w:t xml:space="preserve"> </w:t>
        </w:r>
      </w:ins>
      <m:oMath>
        <m:r>
          <m:t>S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and a predicate</w:t>
        </w:r>
      </w:ins>
      <w:ins w:id="9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(</w:t>
        </w:r>
      </w:ins>
      <w:hyperlink r:id="rId53">
        <w:ins w:id="917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918" w:author="PR Preview" w:date="2026-01-01T00:00:00Z">
        <w:r>
          <w:t xml:space="preserve">) whose domain (</w:t>
        </w:r>
      </w:ins>
      <w:hyperlink r:id="rId54">
        <w:ins w:id="919" w:author="PR Preview" w:date="2026-01-01T00:00:00Z">
          <w:r>
            <w:rPr>
              <w:rStyle w:val="Hyperlink"/>
            </w:rPr>
            <w:t xml:space="preserve">Definition: Domain (domain of discourse, universe of discourse)</w:t>
          </w:r>
        </w:ins>
      </w:hyperlink>
      <w:ins w:id="920" w:author="PR Preview" w:date="2026-01-01T00:00:00Z">
        <w:r>
          <w:t xml:space="preserve">) is</w:t>
        </w:r>
      </w:ins>
      <w:ins w:id="921" w:author="PR Preview" w:date="2026-01-01T00:00:00Z">
        <w:r>
          <w:t xml:space="preserve"> </w:t>
        </w:r>
      </w:ins>
      <m:oMath>
        <m:r>
          <m:t>S</m:t>
        </m:r>
      </m:oMath>
      <w:ins w:id="92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and</w:t>
        </w:r>
      </w:ins>
      <w:ins w:id="925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have the same truth value;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and</w:t>
        </w:r>
      </w:ins>
      <w:ins w:id="930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have the same truth value.</w:t>
        </w:r>
      </w:ins>
    </w:p>
    <w:bookmarkEnd w:id="55"/>
    <w:p>
      <w:pPr>
        <w:pStyle w:val="FirstParagraph"/>
      </w:pPr>
      <w:ins w:id="933" w:author="PR Preview" w:date="2026-01-01T00:00:00Z">
        <w:r>
          <w:rPr>
            <w:i/>
            <w:iCs/>
          </w:rPr>
          <w:t xml:space="preserve">Proof</w:t>
        </w:r>
      </w:ins>
      <w:ins w:id="934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4"/>
        </w:numPr>
      </w:pPr>
      <w:ins w:id="935" w:author="PR Preview" w:date="2026-01-01T00:00:00Z">
        <w:r>
          <w:t xml:space="preserve">By</w:t>
        </w:r>
      </w:ins>
      <w:ins w:id="936" w:author="PR Preview" w:date="2026-01-01T00:00:00Z">
        <w:r>
          <w:t xml:space="preserve"> </w:t>
        </w:r>
      </w:ins>
      <w:hyperlink r:id="rId56">
        <w:ins w:id="937" w:author="PR Preview" w:date="2026-01-01T00:00:00Z">
          <w:r>
            <w:rPr>
              <w:rStyle w:val="Hyperlink"/>
            </w:rPr>
            <w:t xml:space="preserve">Definition: Universal quantifier</w:t>
          </w:r>
        </w:ins>
      </w:hyperlink>
      <w:ins w:id="938" w:author="PR Preview" w:date="2026-01-01T00:00:00Z">
        <w:r>
          <w:t xml:space="preserve">,</w:t>
        </w:r>
      </w:ins>
      <w:ins w:id="939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is false exactly when</w:t>
        </w:r>
      </w:ins>
      <w:ins w:id="94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false for at least one</w:t>
        </w:r>
      </w:ins>
      <w:ins w:id="945" w:author="PR Preview" w:date="2026-01-01T00:00:00Z">
        <w:r>
          <w:t xml:space="preserve"> </w:t>
        </w:r>
      </w:ins>
      <m:oMath>
        <m:r>
          <m:t>x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in</w:t>
        </w:r>
      </w:ins>
      <w:ins w:id="948" w:author="PR Preview" w:date="2026-01-01T00:00:00Z">
        <w:r>
          <w:t xml:space="preserve"> </w:t>
        </w:r>
      </w:ins>
      <m:oMath>
        <m:r>
          <m:t>S</m:t>
        </m:r>
      </m:oMath>
      <w:ins w:id="949" w:author="PR Preview" w:date="2026-01-01T00:00:00Z">
        <w:r>
          <w:t xml:space="preserve">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which by</w:t>
        </w:r>
      </w:ins>
      <w:ins w:id="952" w:author="PR Preview" w:date="2026-01-01T00:00:00Z">
        <w:r>
          <w:t xml:space="preserve"> </w:t>
        </w:r>
      </w:ins>
      <w:hyperlink r:id="rId57">
        <w:ins w:id="953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is when</w:t>
        </w:r>
      </w:ins>
      <w:ins w:id="956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w:ins w:id="959" w:author="PR Preview" w:date="2026-01-01T00:00:00Z">
        <w:r>
          <w:t xml:space="preserve">By</w:t>
        </w:r>
      </w:ins>
      <w:ins w:id="960" w:author="PR Preview" w:date="2026-01-01T00:00:00Z">
        <w:r>
          <w:t xml:space="preserve"> </w:t>
        </w:r>
      </w:ins>
      <w:hyperlink r:id="rId57">
        <w:ins w:id="961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962" w:author="PR Preview" w:date="2026-01-01T00:00:00Z">
        <w:r>
          <w:t xml:space="preserve">,</w:t>
        </w:r>
      </w:ins>
      <w:ins w:id="963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is false exactly when</w:t>
        </w:r>
      </w:ins>
      <w:ins w:id="9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is false for every</w:t>
        </w:r>
      </w:ins>
      <w:ins w:id="969" w:author="PR Preview" w:date="2026-01-01T00:00:00Z">
        <w:r>
          <w:t xml:space="preserve"> </w:t>
        </w:r>
      </w:ins>
      <m:oMath>
        <m:r>
          <m:t>x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in</w:t>
        </w:r>
      </w:ins>
      <w:ins w:id="972" w:author="PR Preview" w:date="2026-01-01T00:00:00Z">
        <w:r>
          <w:t xml:space="preserve"> </w:t>
        </w:r>
      </w:ins>
      <m:oMath>
        <m:r>
          <m:t>S</m:t>
        </m:r>
      </m:oMath>
      <w:ins w:id="973" w:author="PR Preview" w:date="2026-01-01T00:00:00Z">
        <w:r>
          <w:t xml:space="preserve">,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which by</w:t>
        </w:r>
      </w:ins>
      <w:ins w:id="976" w:author="PR Preview" w:date="2026-01-01T00:00:00Z">
        <w:r>
          <w:t xml:space="preserve"> </w:t>
        </w:r>
      </w:ins>
      <w:hyperlink r:id="rId56">
        <w:ins w:id="977" w:author="PR Preview" w:date="2026-01-01T00:00:00Z">
          <w:r>
            <w:rPr>
              <w:rStyle w:val="Hyperlink"/>
            </w:rPr>
            <w:t xml:space="preserve">Definition: Universal quantifier</w:t>
          </w:r>
        </w:ins>
      </w:hyperlink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is when</w:t>
        </w:r>
      </w:ins>
      <w:ins w:id="980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is true.</w:t>
        </w:r>
      </w:ins>
    </w:p>
    <w:bookmarkStart w:id="58" w:name="exm-negate-quantifiers"/>
    <w:p>
      <w:pPr>
        <w:pStyle w:val="FirstParagraph"/>
      </w:pPr>
      <w:ins w:id="983" w:author="PR Preview" w:date="2026-01-01T00:00:00Z">
        <w:r>
          <w:rPr>
            <w:b/>
            <w:bCs/>
          </w:rPr>
          <w:t xml:space="preserve">Example 11 (No natural square root of 2)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By part 2 of</w:t>
        </w:r>
      </w:ins>
      <w:ins w:id="986" w:author="PR Preview" w:date="2026-01-01T00:00:00Z">
        <w:r>
          <w:t xml:space="preserve"> </w:t>
        </w:r>
      </w:ins>
      <w:hyperlink w:anchor="thm-negate-quantifiers">
        <w:ins w:id="987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988" w:author="PR Preview" w:date="2026-01-01T00:00:00Z">
        <w:r>
          <w:t xml:space="preserve">,</w:t>
        </w:r>
      </w:ins>
      <w:ins w:id="98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has the same truth value as</w:t>
        </w:r>
      </w:ins>
      <w:ins w:id="992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ins w:id="993" w:author="PR Preview" w:date="2026-01-01T00:00:00Z">
        <w:r>
          <w:t xml:space="preserve">.</w:t>
        </w:r>
      </w:ins>
    </w:p>
    <w:bookmarkEnd w:id="58"/>
    <w:bookmarkStart w:id="59" w:name="rem-quantifier-de-morgan"/>
    <w:p>
      <w:pPr>
        <w:pStyle w:val="BodyText"/>
      </w:pPr>
      <w:ins w:id="994" w:author="PR Preview" w:date="2026-01-01T00:00:00Z">
        <w:r>
          <w:rPr>
            <w:i/>
            <w:iCs/>
          </w:rPr>
          <w:t xml:space="preserve">Remark 4</w:t>
        </w:r>
      </w:ins>
      <w:ins w:id="995" w:author="PR Preview" w:date="2026-01-01T00:00:00Z">
        <w:r>
          <w:t xml:space="preserve"> (De Morgan’s laws for quantifiers). </w:t>
        </w:r>
      </w:ins>
      <w:hyperlink w:anchor="thm-negate-quantifiers">
        <w:ins w:id="99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is often written</w:t>
        </w:r>
      </w:ins>
      <w:ins w:id="99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and</w:t>
        </w:r>
      </w:ins>
      <w:ins w:id="100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03" w:author="PR Preview" w:date="2026-01-01T00:00:00Z">
        <w:r>
          <w:t xml:space="preserve">.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These notes say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“has the same truth value”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instead,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because</w:t>
        </w:r>
      </w:ins>
      <w:ins w:id="10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is a predicate, not a proposition,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so</w:t>
        </w:r>
      </w:ins>
      <w:ins w:id="1017" w:author="PR Preview" w:date="2026-01-01T00:00:00Z">
        <w:r>
          <w:t xml:space="preserve"> </w:t>
        </w:r>
      </w:ins>
      <w:hyperlink w:anchor="def-logical-equivalence">
        <w:ins w:id="101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19" w:author="PR Preview" w:date="2026-01-01T00:00:00Z">
        <w:r>
          <w:t xml:space="preserve">, which compares truth tables, does not apply.</w:t>
        </w:r>
      </w:ins>
    </w:p>
    <w:p>
      <w:pPr>
        <w:pStyle w:val="BodyText"/>
      </w:pPr>
      <w:ins w:id="1020" w:author="PR Preview" w:date="2026-01-01T00:00:00Z">
        <w:r>
          <w:t xml:space="preserve">On a finite set</w:t>
        </w:r>
      </w:ins>
      <w:ins w:id="102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ins w:id="1022" w:author="PR Preview" w:date="2026-01-01T00:00:00Z">
        <w:r>
          <w:t xml:space="preserve">,</w:t>
        </w:r>
      </w:ins>
      <w:ins w:id="1023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has the same truth value as</w:t>
        </w:r>
      </w:ins>
      <w:ins w:id="10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1027" w:author="PR Preview" w:date="2026-01-01T00:00:00Z">
        <w:r>
          <w:t xml:space="preserve">,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and</w:t>
        </w:r>
      </w:ins>
      <w:ins w:id="1030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has the same truth value as</w:t>
        </w:r>
      </w:ins>
      <w:ins w:id="103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1034" w:author="PR Preview" w:date="2026-01-01T00:00:00Z">
        <w:r>
          <w:t xml:space="preserve">,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so</w:t>
        </w:r>
      </w:ins>
      <w:ins w:id="1037" w:author="PR Preview" w:date="2026-01-01T00:00:00Z">
        <w:r>
          <w:t xml:space="preserve"> </w:t>
        </w:r>
      </w:ins>
      <w:hyperlink w:anchor="thm-negate-quantifiers">
        <w:ins w:id="103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is De Morgan’s laws (</w:t>
        </w:r>
      </w:ins>
      <w:hyperlink w:anchor="thm-de-morgan-logic">
        <w:ins w:id="104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42" w:author="PR Preview" w:date="2026-01-01T00:00:00Z">
        <w:r>
          <w:t xml:space="preserve">)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applied to</w:t>
        </w:r>
      </w:ins>
      <w:ins w:id="10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and</w:t>
        </w:r>
      </w:ins>
      <w:ins w:id="10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1049" w:author="PR Preview" w:date="2026-01-01T00:00:00Z">
        <w:r>
          <w:t xml:space="preserve">.</w:t>
        </w:r>
      </w:ins>
    </w:p>
    <w:p>
      <w:pPr>
        <w:pStyle w:val="BodyText"/>
      </w:pPr>
      <w:ins w:id="1050" w:author="PR Preview" w:date="2026-01-01T00:00:00Z">
        <w:r>
          <w:t xml:space="preserve">Racket shows the same pattern on a list: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rPr>
            <w:rStyle w:val="VerbatimChar"/>
          </w:rPr>
          <w:t xml:space="preserve">(not (andmap even? (list 2 4 5)))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and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rPr>
            <w:rStyle w:val="VerbatimChar"/>
          </w:rPr>
          <w:t xml:space="preserve">(ormap odd? (list 2 4 5))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both return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rPr>
            <w:rStyle w:val="VerbatimChar"/>
          </w:rPr>
          <w:t xml:space="preserve">#t</w:t>
        </w:r>
      </w:ins>
      <w:ins w:id="1061" w:author="PR Preview" w:date="2026-01-01T00:00:00Z">
        <w:r>
          <w:t xml:space="preserve">.</w:t>
        </w:r>
      </w:ins>
    </w:p>
    <w:bookmarkEnd w:id="59"/>
    <w:bookmarkStart w:id="60" w:name="rem-negation-procedure"/>
    <w:p>
      <w:pPr>
        <w:pStyle w:val="BodyText"/>
      </w:pPr>
      <w:ins w:id="1062" w:author="PR Preview" w:date="2026-01-01T00:00:00Z">
        <w:r>
          <w:rPr>
            <w:i/>
            <w:iCs/>
          </w:rPr>
          <w:t xml:space="preserve">Remark 5</w:t>
        </w:r>
      </w:ins>
      <w:ins w:id="1063" w:author="PR Preview" w:date="2026-01-01T00:00:00Z">
        <w:r>
          <w:t xml:space="preserve"> (Pushing a negation inward). </w:t>
        </w:r>
      </w:ins>
      <w:ins w:id="1064" w:author="PR Preview" w:date="2026-01-01T00:00:00Z">
        <w:r>
          <w:t xml:space="preserve">To negate a proposition built with</w:t>
        </w:r>
      </w:ins>
      <w:ins w:id="106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066" w:author="PR Preview" w:date="2026-01-01T00:00:00Z">
        <w:r>
          <w:t xml:space="preserve">,</w:t>
        </w:r>
      </w:ins>
      <w:ins w:id="1067" w:author="PR Preview" w:date="2026-01-01T00:00:00Z">
        <w:r>
          <w:t xml:space="preserve"> </w:t>
        </w:r>
      </w:ins>
      <m:oMath>
        <m:r>
          <m:rPr>
            <m:sty m:val="p"/>
          </m:rPr>
          <m:t>∧</m:t>
        </m:r>
      </m:oMath>
      <w:ins w:id="1068" w:author="PR Preview" w:date="2026-01-01T00:00:00Z">
        <w:r>
          <w:t xml:space="preserve">,</w:t>
        </w:r>
      </w:ins>
      <w:ins w:id="1069" w:author="PR Preview" w:date="2026-01-01T00:00:00Z">
        <w:r>
          <w:t xml:space="preserve"> </w:t>
        </w:r>
      </w:ins>
      <m:oMath>
        <m:r>
          <m:rPr>
            <m:sty m:val="p"/>
          </m:rPr>
          <m:t>∨</m:t>
        </m:r>
      </m:oMath>
      <w:ins w:id="1070" w:author="PR Preview" w:date="2026-01-01T00:00:00Z">
        <w:r>
          <w:t xml:space="preserve">,</w:t>
        </w:r>
      </w:ins>
      <w:ins w:id="1071" w:author="PR Preview" w:date="2026-01-01T00:00:00Z">
        <w:r>
          <w:t xml:space="preserve"> </w:t>
        </w:r>
      </w:ins>
      <m:oMath>
        <m:r>
          <m:rPr>
            <m:sty m:val="p"/>
          </m:rPr>
          <m:t>⇒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and quantifiers,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move the</w:t>
        </w:r>
      </w:ins>
      <w:ins w:id="107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inward one step at a time:</w:t>
        </w:r>
      </w:ins>
    </w:p>
    <w:p>
      <w:pPr>
        <w:pStyle w:val="Compact"/>
        <w:numPr>
          <w:ilvl w:val="0"/>
          <w:numId w:val="1005"/>
        </w:numPr>
      </w:pPr>
      <w:ins w:id="1079" w:author="PR Preview" w:date="2026-01-01T00:00:00Z">
        <w:r>
          <w:t xml:space="preserve">across a quantifier, with</w:t>
        </w:r>
      </w:ins>
      <w:ins w:id="1080" w:author="PR Preview" w:date="2026-01-01T00:00:00Z">
        <w:r>
          <w:t xml:space="preserve"> </w:t>
        </w:r>
      </w:ins>
      <w:hyperlink w:anchor="thm-negate-quantifiers">
        <w:ins w:id="1081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082" w:author="PR Preview" w:date="2026-01-01T00:00:00Z">
        <w:r>
          <w:t xml:space="preserve">, which swaps</w:t>
        </w:r>
      </w:ins>
      <w:ins w:id="1083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and</w:t>
        </w:r>
      </w:ins>
      <w:ins w:id="1086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</m:oMath>
      <w:ins w:id="108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1088" w:author="PR Preview" w:date="2026-01-01T00:00:00Z">
        <w:r>
          <w:t xml:space="preserve">across</w:t>
        </w:r>
      </w:ins>
      <w:ins w:id="1089" w:author="PR Preview" w:date="2026-01-01T00:00:00Z">
        <w:r>
          <w:t xml:space="preserve"> </w:t>
        </w:r>
      </w:ins>
      <m:oMath>
        <m:r>
          <m:rPr>
            <m:sty m:val="p"/>
          </m:rPr>
          <m:t>∧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or</w:t>
        </w:r>
      </w:ins>
      <w:ins w:id="1092" w:author="PR Preview" w:date="2026-01-01T00:00:00Z">
        <w:r>
          <w:t xml:space="preserve"> </w:t>
        </w:r>
      </w:ins>
      <m:oMath>
        <m:r>
          <m:rPr>
            <m:sty m:val="p"/>
          </m:rPr>
          <m:t>∨</m:t>
        </m:r>
      </m:oMath>
      <w:ins w:id="1093" w:author="PR Preview" w:date="2026-01-01T00:00:00Z">
        <w:r>
          <w:t xml:space="preserve">, with De Morgan’s laws (</w:t>
        </w:r>
      </w:ins>
      <w:hyperlink w:anchor="thm-de-morgan-logic">
        <w:ins w:id="109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95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5"/>
        </w:numPr>
      </w:pPr>
      <w:ins w:id="1096" w:author="PR Preview" w:date="2026-01-01T00:00:00Z">
        <w:r>
          <w:t xml:space="preserve">across</w:t>
        </w:r>
      </w:ins>
      <w:ins w:id="1097" w:author="PR Preview" w:date="2026-01-01T00:00:00Z">
        <w:r>
          <w:t xml:space="preserve"> </w:t>
        </w:r>
      </w:ins>
      <m:oMath>
        <m:r>
          <m:rPr>
            <m:sty m:val="p"/>
          </m:rPr>
          <m:t>⇒</m:t>
        </m:r>
      </m:oMath>
      <w:ins w:id="1098" w:author="PR Preview" w:date="2026-01-01T00:00:00Z">
        <w:r>
          <w:t xml:space="preserve">, with</w:t>
        </w:r>
      </w:ins>
      <w:ins w:id="1099" w:author="PR Preview" w:date="2026-01-01T00:00:00Z">
        <w:r>
          <w:t xml:space="preserve"> </w:t>
        </w:r>
      </w:ins>
      <w:hyperlink w:anchor="thm-negate-conditional">
        <w:ins w:id="110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10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1102" w:author="PR Preview" w:date="2026-01-01T00:00:00Z">
        <w:r>
          <w:t xml:space="preserve">across another</w:t>
        </w:r>
      </w:ins>
      <w:ins w:id="110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104" w:author="PR Preview" w:date="2026-01-01T00:00:00Z">
        <w:r>
          <w:t xml:space="preserve">, with double negation (</w:t>
        </w:r>
      </w:ins>
      <w:hyperlink w:anchor="thm-double-negation">
        <w:ins w:id="110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106" w:author="PR Preview" w:date="2026-01-01T00:00:00Z">
        <w:r>
          <w:t xml:space="preserve">).</w:t>
        </w:r>
      </w:ins>
    </w:p>
    <w:p>
      <w:pPr>
        <w:pStyle w:val="FirstParagraph"/>
      </w:pPr>
      <w:ins w:id="1107" w:author="PR Preview" w:date="2026-01-01T00:00:00Z">
        <w:r>
          <w:t xml:space="preserve">Stop when every</w:t>
        </w:r>
      </w:ins>
      <w:ins w:id="110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sits in front of a proposition with no connective or quantifier inside it.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The result is easier to read and to check than a</w:t>
        </w:r>
      </w:ins>
      <w:ins w:id="111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in front of the whole proposition.</w:t>
        </w:r>
      </w:ins>
    </w:p>
    <w:bookmarkEnd w:id="60"/>
    <w:bookmarkStart w:id="61" w:name="exr-palindrome"/>
    <w:p>
      <w:pPr>
        <w:pStyle w:val="BodyText"/>
      </w:pPr>
      <w:ins w:id="1116" w:author="PR Preview" w:date="2026-01-01T00:00:00Z">
        <w:r>
          <w:rPr>
            <w:b/>
            <w:bCs/>
          </w:rPr>
          <w:t xml:space="preserve">Exercise 7 (Completing a palindrome)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Let</w:t>
        </w:r>
      </w:ins>
      <w:ins w:id="1119" w:author="PR Preview" w:date="2026-01-01T00:00:00Z">
        <w:r>
          <w:t xml:space="preserve"> </w:t>
        </w:r>
      </w:ins>
      <m:oMath>
        <m:r>
          <m:t>W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be the set of words made of the letters a and b,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including the empty word,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and write</w:t>
        </w:r>
      </w:ins>
      <w:ins w:id="1126" w:author="PR Preview" w:date="2026-01-01T00:00:00Z">
        <w:r>
          <w:t xml:space="preserve"> </w:t>
        </w:r>
      </w:ins>
      <m:oMath>
        <m:r>
          <m:t>s</m:t>
        </m:r>
        <m:r>
          <m:t>t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for word</w:t>
        </w:r>
      </w:ins>
      <w:ins w:id="1129" w:author="PR Preview" w:date="2026-01-01T00:00:00Z">
        <w:r>
          <w:t xml:space="preserve"> </w:t>
        </w:r>
      </w:ins>
      <m:oMath>
        <m:r>
          <m:t>s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followed by word</w:t>
        </w:r>
      </w:ins>
      <w:ins w:id="1132" w:author="PR Preview" w:date="2026-01-01T00:00:00Z">
        <w:r>
          <w:t xml:space="preserve"> </w:t>
        </w:r>
      </w:ins>
      <m:oMath>
        <m:r>
          <m:t>t</m:t>
        </m:r>
      </m:oMath>
      <w:ins w:id="1133" w:author="PR Preview" w:date="2026-01-01T00:00:00Z">
        <w:r>
          <w:t xml:space="preserve">.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A palindrome is a word that reads the same forwards and backwards,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such as abba.</w:t>
        </w:r>
      </w:ins>
    </w:p>
    <w:p>
      <w:pPr>
        <w:pStyle w:val="BodyText"/>
      </w:pPr>
      <w:ins w:id="1138" w:author="PR Preview" w:date="2026-01-01T00:00:00Z">
        <w:r>
          <w:t xml:space="preserve">Write the negation of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ins w:id="1139" w:author="PR Preview" w:date="2026-01-01T00:00:00Z">
        <w:r>
          <w:t xml:space="preserve">without putting</w:t>
        </w:r>
      </w:ins>
      <w:ins w:id="114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in front of a quantifier.</w:t>
        </w:r>
      </w:ins>
    </w:p>
    <w:bookmarkEnd w:id="61"/>
    <w:bookmarkStart w:id="62" w:name="sol-palindrome"/>
    <w:p>
      <w:pPr>
        <w:pStyle w:val="BodyText"/>
      </w:pPr>
      <w:ins w:id="1143" w:author="PR Preview" w:date="2026-01-01T00:00:00Z">
        <w:r>
          <w:rPr>
            <w:i/>
            <w:iCs/>
          </w:rPr>
          <w:t xml:space="preserve">Solution 7</w:t>
        </w:r>
      </w:ins>
      <w:ins w:id="1144" w:author="PR Preview" w:date="2026-01-01T00:00:00Z">
        <w:r>
          <w:t xml:space="preserve">. </w:t>
        </w:r>
      </w:ins>
      <w:ins w:id="1145" w:author="PR Preview" w:date="2026-01-01T00:00:00Z">
        <w:r>
          <w:t xml:space="preserve">Apply</w:t>
        </w:r>
      </w:ins>
      <w:ins w:id="1146" w:author="PR Preview" w:date="2026-01-01T00:00:00Z">
        <w:r>
          <w:t xml:space="preserve"> </w:t>
        </w:r>
      </w:ins>
      <w:hyperlink w:anchor="thm-negate-quantifiers">
        <w:ins w:id="1147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twice, from the outside in.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First, the negation has the truth value of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52" w:author="PR Preview" w:date="2026-01-01T00:00:00Z">
        <w:r>
          <w:t xml:space="preserve">For each word</w:t>
        </w:r>
      </w:ins>
      <w:ins w:id="1153" w:author="PR Preview" w:date="2026-01-01T00:00:00Z">
        <w:r>
          <w:t xml:space="preserve"> </w:t>
        </w:r>
      </w:ins>
      <m:oMath>
        <m:r>
          <m:t>s</m:t>
        </m:r>
      </m:oMath>
      <w:ins w:id="1154" w:author="PR Preview" w:date="2026-01-01T00:00:00Z">
        <w:r>
          <w:t xml:space="preserve">,</w:t>
        </w:r>
      </w:ins>
      <w:ins w:id="1155" w:author="PR Preview" w:date="2026-01-01T00:00:00Z">
        <w:r>
          <w:t xml:space="preserve"> </w:t>
        </w:r>
      </w:ins>
      <w:hyperlink w:anchor="thm-negate-quantifiers">
        <w:ins w:id="115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says that</w:t>
        </w:r>
      </w:ins>
      <w:ins w:id="115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has the truth value of</w:t>
        </w:r>
      </w:ins>
      <w:ins w:id="1162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ins w:id="1163" w:author="PR Preview" w:date="2026-01-01T00:00:00Z">
        <w:r>
          <w:t xml:space="preserve">.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These have the same truth value for every</w:t>
        </w:r>
      </w:ins>
      <w:ins w:id="1166" w:author="PR Preview" w:date="2026-01-01T00:00:00Z">
        <w:r>
          <w:t xml:space="preserve"> </w:t>
        </w:r>
      </w:ins>
      <m:oMath>
        <m:r>
          <m:t>s</m:t>
        </m:r>
      </m:oMath>
      <w:ins w:id="1167" w:author="PR Preview" w:date="2026-01-01T00:00:00Z">
        <w:r>
          <w:t xml:space="preserve">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so the</w:t>
        </w:r>
      </w:ins>
      <w:ins w:id="1170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s</m:t>
        </m:r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propositions built from them do too (</w:t>
        </w:r>
      </w:ins>
      <w:hyperlink r:id="rId57">
        <w:ins w:id="1173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1174" w:author="PR Preview" w:date="2026-01-01T00:00:00Z">
        <w:r>
          <w:t xml:space="preserve">),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and the negation has the truth value of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77" w:author="PR Preview" w:date="2026-01-01T00:00:00Z">
        <w:r>
          <w:t xml:space="preserve">In English: some word cannot be made into a palindrome by adding letters at its end.</w:t>
        </w:r>
      </w:ins>
    </w:p>
    <w:bookmarkEnd w:id="62"/>
    <w:bookmarkStart w:id="63" w:name="exr-palindrome-truth"/>
    <w:p>
      <w:pPr>
        <w:pStyle w:val="BodyText"/>
      </w:pPr>
      <w:ins w:id="1178" w:author="PR Preview" w:date="2026-01-01T00:00:00Z">
        <w:r>
          <w:rPr>
            <w:b/>
            <w:bCs/>
          </w:rPr>
          <w:t xml:space="preserve">Exercise 8 (Which one is true?)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Which is true:</w:t>
        </w:r>
      </w:ins>
      <w:ins w:id="1181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ins w:id="1182" w:author="PR Preview" w:date="2026-01-01T00:00:00Z">
        <w:r>
          <w:t xml:space="preserve">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from</w:t>
        </w:r>
      </w:ins>
      <w:ins w:id="1185" w:author="PR Preview" w:date="2026-01-01T00:00:00Z">
        <w:r>
          <w:t xml:space="preserve"> </w:t>
        </w:r>
      </w:ins>
      <w:hyperlink w:anchor="exr-palindrome">
        <w:ins w:id="118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87" w:author="PR Preview" w:date="2026-01-01T00:00:00Z">
        <w:r>
          <w:t xml:space="preserve">,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or its negation?</w:t>
        </w:r>
      </w:ins>
    </w:p>
    <w:bookmarkEnd w:id="63"/>
    <w:bookmarkStart w:id="64" w:name="sol-palindrome-truth"/>
    <w:p>
      <w:pPr>
        <w:pStyle w:val="BodyText"/>
      </w:pPr>
      <w:ins w:id="1190" w:author="PR Preview" w:date="2026-01-01T00:00:00Z">
        <w:r>
          <w:rPr>
            <w:i/>
            <w:iCs/>
          </w:rPr>
          <w:t xml:space="preserve">Solution 8</w:t>
        </w:r>
      </w:ins>
      <w:ins w:id="1191" w:author="PR Preview" w:date="2026-01-01T00:00:00Z">
        <w:r>
          <w:t xml:space="preserve">. </w:t>
        </w:r>
      </w:ins>
      <w:ins w:id="1192" w:author="PR Preview" w:date="2026-01-01T00:00:00Z">
        <w:r>
          <w:t xml:space="preserve">The original is true, so its negation is false.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For any word</w:t>
        </w:r>
      </w:ins>
      <w:ins w:id="1195" w:author="PR Preview" w:date="2026-01-01T00:00:00Z">
        <w:r>
          <w:t xml:space="preserve"> </w:t>
        </w:r>
      </w:ins>
      <m:oMath>
        <m:r>
          <m:t>s</m:t>
        </m:r>
      </m:oMath>
      <w:ins w:id="1196" w:author="PR Preview" w:date="2026-01-01T00:00:00Z">
        <w:r>
          <w:t xml:space="preserve">, let</w:t>
        </w:r>
      </w:ins>
      <w:ins w:id="1197" w:author="PR Preview" w:date="2026-01-01T00:00:00Z">
        <w:r>
          <w:t xml:space="preserve"> </w:t>
        </w:r>
      </w:ins>
      <m:oMath>
        <m:r>
          <m:t>t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be</w:t>
        </w:r>
      </w:ins>
      <w:ins w:id="1200" w:author="PR Preview" w:date="2026-01-01T00:00:00Z">
        <w:r>
          <w:t xml:space="preserve"> </w:t>
        </w:r>
      </w:ins>
      <m:oMath>
        <m:r>
          <m:t>s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written backwards;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then</w:t>
        </w:r>
      </w:ins>
      <w:ins w:id="1205" w:author="PR Preview" w:date="2026-01-01T00:00:00Z">
        <w:r>
          <w:t xml:space="preserve"> </w:t>
        </w:r>
      </w:ins>
      <m:oMath>
        <m:r>
          <m:t>s</m:t>
        </m:r>
        <m:r>
          <m:t>t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reads the same backwards.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For example, for</w:t>
        </w:r>
      </w:ins>
      <w:ins w:id="121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ins w:id="1211" w:author="PR Preview" w:date="2026-01-01T00:00:00Z">
        <w:r>
          <w:t xml:space="preserve">,</w:t>
        </w:r>
      </w:ins>
      <w:ins w:id="12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and</w:t>
        </w:r>
      </w:ins>
      <w:ins w:id="1215" w:author="PR Preview" w:date="2026-01-01T00:00:00Z">
        <w:r>
          <w:t xml:space="preserve"> </w:t>
        </w:r>
      </w:ins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ins w:id="1216" w:author="PR Preview" w:date="2026-01-01T00:00:00Z">
        <w:r>
          <w:t xml:space="preserve">.</w:t>
        </w:r>
      </w:ins>
    </w:p>
    <w:bookmarkEnd w:id="64"/>
    <w:bookmarkEnd w:id="65"/>
    <w:bookmarkStart w:id="69" w:name="references"/>
    <w:p>
      <w:pPr>
        <w:pStyle w:val="Heading1"/>
      </w:pPr>
      <w:ins w:id="1217" w:author="PR Preview" w:date="2026-01-01T00:00:00Z">
        <w:r>
          <w:t xml:space="preserve">References</w:t>
        </w:r>
      </w:ins>
    </w:p>
    <w:bookmarkStart w:id="68" w:name="refs"/>
    <w:bookmarkStart w:id="67" w:name="ref-wikipedia_de_morgans_laws"/>
    <w:p>
      <w:pPr>
        <w:pStyle w:val="Bibliography"/>
      </w:pPr>
      <w:ins w:id="1218" w:author="PR Preview" w:date="2026-01-01T00:00:00Z">
        <w:r>
          <w:t xml:space="preserve">Wikipedia contributors. 2026.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rPr>
            <w:i/>
            <w:iCs/>
          </w:rPr>
          <w:t xml:space="preserve">De Morgan’s Laws —</w:t>
        </w:r>
      </w:ins>
      <w:ins w:id="1221" w:author="PR Preview" w:date="2026-01-01T00:00:00Z">
        <w:r>
          <w:rPr>
            <w:i/>
            <w:iCs/>
          </w:rPr>
          <w:t xml:space="preserve"> </w:t>
        </w:r>
      </w:ins>
      <w:ins w:id="1222" w:author="PR Preview" w:date="2026-01-01T00:00:00Z">
        <w:r>
          <w:rPr>
            <w:i/>
            <w:iCs/>
          </w:rPr>
          <w:t xml:space="preserve">Wikipedia</w:t>
        </w:r>
      </w:ins>
      <w:ins w:id="1223" w:author="PR Preview" w:date="2026-01-01T00:00:00Z">
        <w:r>
          <w:rPr>
            <w:i/>
            <w:iCs/>
          </w:rPr>
          <w:t xml:space="preserve">,</w:t>
        </w:r>
      </w:ins>
      <w:ins w:id="1224" w:author="PR Preview" w:date="2026-01-01T00:00:00Z">
        <w:r>
          <w:rPr>
            <w:i/>
            <w:iCs/>
          </w:rPr>
          <w:t xml:space="preserve"> </w:t>
        </w:r>
      </w:ins>
      <w:ins w:id="1225" w:author="PR Preview" w:date="2026-01-01T00:00:00Z">
        <w:r>
          <w:rPr>
            <w:i/>
            <w:iCs/>
          </w:rPr>
          <w:t xml:space="preserve">the Free Encyclopedia</w:t>
        </w:r>
      </w:ins>
      <w:ins w:id="1226" w:author="PR Preview" w:date="2026-01-01T00:00:00Z">
        <w:r>
          <w:t xml:space="preserve">.</w:t>
        </w:r>
      </w:ins>
      <w:ins w:id="1227" w:author="PR Preview" w:date="2026-01-01T00:00:00Z">
        <w:r>
          <w:t xml:space="preserve"> </w:t>
        </w:r>
      </w:ins>
      <w:hyperlink r:id="rId66">
        <w:ins w:id="1228" w:author="PR Preview" w:date="2026-01-01T00:00:00Z">
          <w:r>
            <w:rPr>
              <w:rStyle w:val="Hyperlink"/>
            </w:rPr>
            <w:t xml:space="preserve">https://en.wikipedia.org/wiki/De_Morgan%27s_laws</w:t>
          </w:r>
        </w:ins>
      </w:hyperlink>
      <w:ins w:id="1229" w:author="PR Preview" w:date="2026-01-01T00:00:00Z">
        <w:r>
          <w:t xml:space="preserve">.</w:t>
        </w:r>
      </w:ins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2026-10-23T19:42:12Z</dcterms:created>
  <dcterms:modified xsi:type="dcterms:W3CDTF">2026-10-23T19:42:12Z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12:19:10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