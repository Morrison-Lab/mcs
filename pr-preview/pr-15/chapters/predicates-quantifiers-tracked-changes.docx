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Predicates and Quantifiers</w:t>
      </w:r>
    </w:p>
    <w:p>
      <w:pPr>
        <w:pStyle w:val="Subtitle"/>
      </w:pPr>
      <w:r>
        <w:t xml:space="preserve">For all, there exists, and the order they come in</w:t>
      </w:r>
    </w:p>
    <w:p>
      <w:pPr>
        <w:pStyle w:val="Date"/>
      </w:pPr>
      <w:del w:id="1" w:author="PR Preview" w:date="2026-01-01T00:00:00Z">
        <w:r>
          <w:delText xml:space="preserve">Last modified: 2026-10-23 14:42:37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14:53:20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2”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convention that a conditional about a variable means</w:t>
            </w:r>
            <w:r>
              <w:t xml:space="preserve"> </w:t>
            </w:r>
            <w:r>
              <w:t xml:space="preserve">“for all”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20" w:name="sec-predicates"/>
    <w:p>
      <w:pPr>
        <w:pStyle w:val="Heading1"/>
      </w:pPr>
      <w:r>
        <w:t xml:space="preserve">1. Predicates</w:t>
      </w:r>
    </w:p>
    <w:bookmarkStart w:id="13" w:name="exr-predicate-values"/>
    <w:p>
      <w:pPr>
        <w:pStyle w:val="FirstParagraph"/>
      </w:pPr>
      <w:r>
        <w:rPr>
          <w:b/>
          <w:bCs/>
        </w:rPr>
        <w:t xml:space="preserve">Exercise 1 (Plug in a value)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the sentence</w:t>
      </w:r>
      <w:r>
        <w:t xml:space="preserve"> </w:t>
      </w:r>
      <w:r>
        <w:t xml:space="preserve">“the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true or false?</w:t>
      </w:r>
    </w:p>
    <w:p>
      <w:pPr>
        <w:pStyle w:val="Compact"/>
        <w:numPr>
          <w:ilvl w:val="0"/>
          <w:numId w:val="1001"/>
        </w:numPr>
      </w:pPr>
      <w:r>
        <w:t xml:space="preserve">What are the truth values of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?</w:t>
      </w:r>
    </w:p>
    <w:bookmarkEnd w:id="13"/>
    <w:bookmarkStart w:id="16" w:name="sol-predicate-valu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Neither: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has no truth value until we know which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It 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 not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</w:p>
    <w:p>
      <w:pPr>
        <w:numPr>
          <w:ilvl w:val="0"/>
          <w:numId w:val="1002"/>
        </w:numPr>
      </w:pPr>
      <w:r>
        <w:t xml:space="preserve">Each value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turns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into a proposition: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</w:t>
      </w:r>
      <w:r>
        <w:t xml:space="preserve"> </w:t>
      </w:r>
      <w:r>
        <w:rPr>
          <w:rStyle w:val="VerbatimChar"/>
        </w:rPr>
        <w:t xml:space="preserve">"cat"</w:t>
      </w:r>
      <w:r>
        <w:t xml:space="preserve"> </w:t>
      </w:r>
      <w:r>
        <w:t xml:space="preserve">has 3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 since</w:t>
      </w:r>
      <w:r>
        <w:t xml:space="preserve"> </w:t>
      </w:r>
      <w:r>
        <w:rPr>
          <w:rStyle w:val="VerbatimChar"/>
        </w:rPr>
        <w:t xml:space="preserve">"logic"</w:t>
      </w:r>
      <w:r>
        <w:t xml:space="preserve"> </w:t>
      </w:r>
      <w:r>
        <w:t xml:space="preserve">has 5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 the empty string has 0 characters.</w:t>
      </w:r>
    </w:p>
    <w:bookmarkEnd w:id="16"/>
    <w:bookmarkStart w:id="17" w:name="def-domain"/>
    <w:p>
      <w:pPr>
        <w:pStyle w:val="FirstParagraph"/>
      </w:pPr>
      <w:r>
        <w:rPr>
          <w:b/>
          <w:bCs/>
        </w:rPr>
        <w:t xml:space="preserve">Definition 1 (Domain (domain of discourse, universe of discourse))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domain of discourse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universe of discourse</w:t>
      </w:r>
      <w:r>
        <w:t xml:space="preserve">,</w:t>
      </w:r>
      <w:r>
        <w:t xml:space="preserve"> </w:t>
      </w:r>
      <w:r>
        <w:t xml:space="preserve">is the set of values its variable may take.</w:t>
      </w:r>
    </w:p>
    <w:bookmarkEnd w:id="17"/>
    <w:bookmarkStart w:id="18" w:name="rem-domain"/>
    <w:p>
      <w:pPr>
        <w:pStyle w:val="BodyText"/>
      </w:pPr>
      <w:r>
        <w:rPr>
          <w:i/>
          <w:iCs/>
        </w:rPr>
        <w:t xml:space="preserve">Remark 1</w:t>
      </w:r>
      <w:r>
        <w:t xml:space="preserve"> (Predicates with more than one variable). </w:t>
      </w:r>
      <w:r>
        <w:t xml:space="preserve">A predicate can have more than one variable: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”</w:t>
      </w:r>
      <w:r>
        <w:t xml:space="preserve"> </w:t>
      </w:r>
      <w:r>
        <w:t xml:space="preserve">is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two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Its domain (</w:t>
      </w:r>
      <w:hyperlink w:anchor="def-domain">
        <w:r>
          <w:rPr>
            <w:rStyle w:val="Hyperlink"/>
          </w:rPr>
          <w:t xml:space="preserve">Definition 1</w:t>
        </w:r>
      </w:hyperlink>
      <w:r>
        <w:t xml:space="preserve">) is a set of pairs,</w:t>
      </w:r>
      <w:r>
        <w:t xml:space="preserve"> </w:t>
      </w:r>
      <w:r>
        <w:t xml:space="preserve">such as the pairs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numbers.</w:t>
      </w:r>
    </w:p>
    <w:bookmarkEnd w:id="18"/>
    <w:bookmarkStart w:id="19" w:name="rem-racket-predicates"/>
    <w:p>
      <w:pPr>
        <w:pStyle w:val="BodyText"/>
      </w:pPr>
      <w:r>
        <w:rPr>
          <w:i/>
          <w:iCs/>
        </w:rPr>
        <w:t xml:space="preserve">Remark 2</w:t>
      </w:r>
      <w:r>
        <w:t xml:space="preserve"> (Predicates in Racket). </w:t>
      </w:r>
      <w:r>
        <w:t xml:space="preserve">A Racket procedure that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is also called a predicate,</w:t>
      </w:r>
      <w:r>
        <w:t xml:space="preserve"> </w:t>
      </w:r>
      <w:r>
        <w:t xml:space="preserve">and by convention its name ends in</w:t>
      </w:r>
      <w:r>
        <w:t xml:space="preserve"> </w:t>
      </w:r>
      <w:r>
        <w:rPr>
          <w:rStyle w:val="VerbatimChar"/>
        </w:rPr>
        <w:t xml:space="preserve">?</w:t>
      </w:r>
      <w:r>
        <w:t xml:space="preserve">, as in</w:t>
      </w:r>
      <w:r>
        <w:t xml:space="preserve"> </w:t>
      </w:r>
      <w:r>
        <w:rPr>
          <w:rStyle w:val="VerbatimChar"/>
        </w:rPr>
        <w:t xml:space="preserve">even?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string?</w:t>
      </w:r>
      <w:r>
        <w:t xml:space="preserve">.</w:t>
      </w:r>
      <w:r>
        <w:t xml:space="preserve"> </w:t>
      </w:r>
      <w:r>
        <w:t xml:space="preserve">The predicate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predicate-valu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long?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string-length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and</w:t>
      </w:r>
      <w:r>
        <w:t xml:space="preserve"> </w:t>
      </w:r>
      <w:r>
        <w:rPr>
          <w:rStyle w:val="VerbatimChar"/>
        </w:rPr>
        <w:t xml:space="preserve">(long? "logic")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19"/>
    <w:bookmarkEnd w:id="20"/>
    <w:bookmarkStart w:id="34" w:name="sec-quantifiers"/>
    <w:p>
      <w:pPr>
        <w:pStyle w:val="Heading1"/>
      </w:pPr>
      <w:r>
        <w:t xml:space="preserve">2. Quantifiers</w:t>
      </w:r>
    </w:p>
    <w:bookmarkStart w:id="21" w:name="exr-finite-quantifiers"/>
    <w:p>
      <w:pPr>
        <w:pStyle w:val="FirstParagraph"/>
      </w:pPr>
      <w:r>
        <w:rPr>
          <w:b/>
          <w:bCs/>
        </w:rPr>
        <w:t xml:space="preserve">Exercise 2 (All or some)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Which of these four sentences are true?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odd.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greater than 10.</w:t>
      </w:r>
    </w:p>
    <w:bookmarkEnd w:id="21"/>
    <w:bookmarkStart w:id="22" w:name="sol-finite-quantifier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are all prime.</w:t>
      </w:r>
    </w:p>
    <w:p>
      <w:pPr>
        <w:pStyle w:val="Compact"/>
        <w:numPr>
          <w:ilvl w:val="0"/>
          <w:numId w:val="1005"/>
        </w:numPr>
      </w:pPr>
      <w:r>
        <w:t xml:space="preserve">False: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odd.</w:t>
      </w:r>
      <w:r>
        <w:t xml:space="preserve"> </w:t>
      </w:r>
      <w:r>
        <w:t xml:space="preserve">One element that fails is enough.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One element that works is enough.</w:t>
      </w:r>
    </w:p>
    <w:p>
      <w:pPr>
        <w:pStyle w:val="Compact"/>
        <w:numPr>
          <w:ilvl w:val="0"/>
          <w:numId w:val="1005"/>
        </w:numPr>
      </w:pPr>
      <w:r>
        <w:t xml:space="preserve">False: none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10</m:t>
        </m:r>
      </m:oMath>
      <w:r>
        <w:t xml:space="preserve">.</w:t>
      </w:r>
    </w:p>
    <w:bookmarkEnd w:id="22"/>
    <w:bookmarkStart w:id="23" w:name="def-quantifier"/>
    <w:p>
      <w:pPr>
        <w:pStyle w:val="FirstParagraph"/>
      </w:pPr>
      <w:r>
        <w:rPr>
          <w:b/>
          <w:bCs/>
        </w:rPr>
        <w:t xml:space="preserve">Definition 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  <w:r>
        <w:t xml:space="preserve"> </w:t>
      </w:r>
      <w:r>
        <w:t xml:space="preserve">There are two, each defined next:</w:t>
      </w:r>
      <w:r>
        <w:t xml:space="preserve"> </w:t>
      </w:r>
      <w:r>
        <w:t xml:space="preserve">the universal quantifier and the existential quantifier.</w:t>
      </w:r>
      <w:r>
        <w:t xml:space="preserve"> </w:t>
      </w:r>
    </w:p>
    <w:bookmarkEnd w:id="23"/>
    <w:bookmarkStart w:id="24" w:name="def-universal-quantifier"/>
    <w:p>
      <w:pPr>
        <w:pStyle w:val="BodyText"/>
      </w:pPr>
      <w:r>
        <w:rPr>
          <w:b/>
          <w:bCs/>
        </w:rPr>
        <w:t xml:space="preserve">Definition 3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4"/>
    <w:bookmarkStart w:id="25" w:name="def-existential-quantifier"/>
    <w:p>
      <w:pPr>
        <w:pStyle w:val="BodyText"/>
      </w:pPr>
      <w:r>
        <w:rPr>
          <w:b/>
          <w:bCs/>
        </w:rPr>
        <w:t xml:space="preserve">Definition 4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5"/>
    <w:bookmarkStart w:id="26" w:name="rem-quantifier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 and writing quantifiers). </w:t>
      </w:r>
      <w:r>
        <w:t xml:space="preserve">English has many phrasings of each quantifier: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∀</m:t>
        </m:r>
      </m:oMath>
      <w:r>
        <w:t xml:space="preserve">:</w:t>
      </w:r>
      <w:r>
        <w:t xml:space="preserve"> </w:t>
      </w:r>
      <w:r>
        <w:t xml:space="preserve">“for all”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,</w:t>
      </w:r>
      <w:r>
        <w:t xml:space="preserve"> </w:t>
      </w:r>
      <w:r>
        <w:t xml:space="preserve">“for each”</w:t>
      </w:r>
      <w:r>
        <w:t xml:space="preserve">,</w:t>
      </w:r>
      <w:r>
        <w:t xml:space="preserve"> </w:t>
      </w:r>
      <w:r>
        <w:t xml:space="preserve">“for any”</w:t>
      </w:r>
      <w:r>
        <w:t xml:space="preserve">,</w:t>
      </w:r>
      <w:r>
        <w:t xml:space="preserve"> </w:t>
      </w:r>
      <w:r>
        <w:t xml:space="preserve">“every”</w:t>
      </w:r>
      <w:r>
        <w:t xml:space="preserve">,</w:t>
      </w:r>
      <w:r>
        <w:t xml:space="preserve"> </w:t>
      </w:r>
      <w:r>
        <w:t xml:space="preserve">“all”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∃</m:t>
        </m:r>
      </m:oMath>
      <w:r>
        <w:t xml:space="preserve">: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“there is”</w:t>
      </w:r>
      <w:r>
        <w:t xml:space="preserve">,</w:t>
      </w:r>
      <w:r>
        <w:t xml:space="preserve"> </w:t>
      </w:r>
      <w:r>
        <w:t xml:space="preserve">“for some”</w:t>
      </w:r>
      <w:r>
        <w:t xml:space="preserve">,</w:t>
      </w:r>
      <w:r>
        <w:t xml:space="preserve"> </w:t>
      </w:r>
      <w:r>
        <w:t xml:space="preserve">“some”</w:t>
      </w:r>
      <w:r>
        <w:t xml:space="preserve">,</w:t>
      </w:r>
      <w:r>
        <w:t xml:space="preserve"> </w:t>
      </w:r>
      <w:r>
        <w:t xml:space="preserve">“at least one”</w:t>
      </w:r>
      <w:r>
        <w:t xml:space="preserve">.</w:t>
      </w:r>
    </w:p>
    <w:p>
      <w:pPr>
        <w:pStyle w:val="FirstParagraph"/>
      </w:pPr>
      <w:r>
        <w:t xml:space="preserve">Books also differ in punctuation: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: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.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 domain is clear, it is often left out, as in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rem-racket-quantifiers"/>
    <w:p>
      <w:pPr>
        <w:pStyle w:val="BodyText"/>
      </w:pPr>
      <w:r>
        <w:rPr>
          <w:i/>
          <w:iCs/>
        </w:rPr>
        <w:t xml:space="preserve">Remark 4</w:t>
      </w:r>
      <w:r>
        <w:t xml:space="preserve"> (Quantifiers in Racket). </w:t>
      </w:r>
      <w:r>
        <w:t xml:space="preserve">On a finite list, Racket computes the two quantifiers with</w:t>
      </w:r>
      <w:r>
        <w:t xml:space="preserve"> </w:t>
      </w:r>
      <w:r>
        <w:rPr>
          <w:rStyle w:val="VerbatimChar"/>
        </w:rPr>
        <w:t xml:space="preserve">andmap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ormap</w:t>
      </w:r>
      <w:r>
        <w:t xml:space="preserve">.</w:t>
      </w:r>
      <w:r>
        <w:t xml:space="preserve"> </w:t>
      </w:r>
      <w:r>
        <w:rPr>
          <w:rStyle w:val="VerbatimChar"/>
        </w:rPr>
        <w:t xml:space="preserve">(andmap odd?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 part 2 of</w:t>
      </w:r>
      <w:r>
        <w:t xml:space="preserve"> </w:t>
      </w:r>
      <w:hyperlink w:anchor="exr-finite-quantifiers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even?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as in part 3.</w:t>
      </w:r>
    </w:p>
    <w:bookmarkEnd w:id="27"/>
    <w:bookmarkStart w:id="31" w:name="exr-empty-domain"/>
    <w:p>
      <w:pPr>
        <w:pStyle w:val="BodyText"/>
      </w:pPr>
      <w:r>
        <w:rPr>
          <w:b/>
          <w:bCs/>
        </w:rPr>
        <w:t xml:space="preserve">Exercise 3 (Nothing to check)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be the empty set, the set with no elements.</w:t>
      </w:r>
      <w:r>
        <w:t xml:space="preserve"> </w:t>
      </w:r>
      <w:r>
        <w:t xml:space="preserve">What are the truth values of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would make each one false?</w:t>
            </w:r>
          </w:p>
          <w:p/>
        </w:tc>
      </w:tr>
    </w:tbl>
    <w:bookmarkEnd w:id="31"/>
    <w:bookmarkStart w:id="32" w:name="sol-empty-domai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It would be false only if 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were not greater than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elements.</w:t>
      </w:r>
    </w:p>
    <w:p>
      <w:pPr>
        <w:pStyle w:val="BodyText"/>
      </w:pP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 at all, let alone one greater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BodyText"/>
      </w:pPr>
      <w:r>
        <w:t xml:space="preserve">Racket agrees:</w:t>
      </w:r>
      <w:r>
        <w:t xml:space="preserve"> </w:t>
      </w:r>
      <w:r>
        <w:rPr>
          <w:rStyle w:val="VerbatimChar"/>
        </w:rPr>
        <w:t xml:space="preserve">(andmap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</w:p>
    <w:bookmarkEnd w:id="32"/>
    <w:bookmarkStart w:id="33" w:name="def-vacuous-truth"/>
    <w:p>
      <w:pPr>
        <w:pStyle w:val="BodyText"/>
      </w:pPr>
      <w:r>
        <w:rPr>
          <w:b/>
          <w:bCs/>
        </w:rPr>
        <w:t xml:space="preserve">Definition 5 (Vacuous truth)</w:t>
      </w:r>
      <w:r>
        <w:t xml:space="preserve"> </w:t>
      </w:r>
      <w:r>
        <w:t xml:space="preserve">A universally quantified proposition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whose domain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empty 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:</w:t>
      </w:r>
      <w:r>
        <w:t xml:space="preserve"> </w:t>
      </w:r>
      <w:r>
        <w:t xml:space="preserve">it is true, because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no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could be false.</w:t>
      </w:r>
    </w:p>
    <w:bookmarkEnd w:id="33"/>
    <w:bookmarkEnd w:id="34"/>
    <w:bookmarkStart w:id="41" w:name="sec-counterexamples"/>
    <w:p>
      <w:pPr>
        <w:pStyle w:val="Heading1"/>
      </w:pPr>
      <w:r>
        <w:t xml:space="preserve">3. Counterexamples</w:t>
      </w:r>
    </w:p>
    <w:bookmarkStart w:id="37" w:name="exr-euler-polynomial"/>
    <w:p>
      <w:pPr>
        <w:pStyle w:val="FirstParagraph"/>
      </w:pPr>
      <w:r>
        <w:rPr>
          <w:b/>
          <w:bCs/>
        </w:rPr>
        <w:t xml:space="preserve">Exercise 4 (A pattern that breaks)</w:t>
      </w:r>
      <w:r>
        <w:t xml:space="preserve"> </w:t>
      </w:r>
      <w:r>
        <w:t xml:space="preserve">Consider the claim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t>41</m:t>
        </m:r>
      </m:oMath>
      <w:r>
        <w:t xml:space="preserve"> </w:t>
      </w:r>
      <w:r>
        <w:t xml:space="preserve">is prime”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Check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Find 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which the claim fails.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Look for an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that makes every term of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41</m:t>
              </m:r>
            </m:oMath>
            <w:r>
              <w:t xml:space="preserve"> </w:t>
            </w:r>
            <w:r>
              <w:t xml:space="preserve">a multiple of</w:t>
            </w:r>
            <w:r>
              <w:t xml:space="preserve"> </w:t>
            </w:r>
            <m:oMath>
              <m:r>
                <m:t>41</m:t>
              </m:r>
            </m:oMath>
            <w:r>
              <w:t xml:space="preserve">.</w:t>
            </w:r>
          </w:p>
          <w:p/>
        </w:tc>
      </w:tr>
    </w:tbl>
    <w:bookmarkEnd w:id="37"/>
    <w:bookmarkStart w:id="38" w:name="sol-euler-polynomial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The values are</w:t>
      </w:r>
      <w:r>
        <w:t xml:space="preserve"> </w:t>
      </w:r>
      <m:oMath>
        <m:r>
          <m:t>41</m:t>
        </m:r>
      </m:oMath>
      <w:r>
        <w:t xml:space="preserve">,</w:t>
      </w:r>
      <w:r>
        <w:t xml:space="preserve"> </w:t>
      </w:r>
      <m:oMath>
        <m:r>
          <m:t>43</m:t>
        </m:r>
      </m:oMath>
      <w:r>
        <w:t xml:space="preserve">,</w:t>
      </w:r>
      <w:r>
        <w:t xml:space="preserve"> </w:t>
      </w:r>
      <m:oMath>
        <m:r>
          <m:t>47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, which are all prime.</w:t>
      </w:r>
    </w:p>
    <w:p>
      <w:pPr>
        <w:pStyle w:val="Compact"/>
        <w:numPr>
          <w:ilvl w:val="0"/>
          <w:numId w:val="1008"/>
        </w:numPr>
      </w:pPr>
      <w:r>
        <w:t xml:space="preserve">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41</m:t>
        </m:r>
      </m:oMath>
      <w:r>
        <w:t xml:space="preserve">:</w:t>
      </w:r>
      <w:r>
        <w:t xml:space="preserve"> </w:t>
      </w:r>
      <m:oMath>
        <m:sSup>
          <m:e>
            <m:r>
              <m:t>41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41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41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t>43</m:t>
        </m:r>
      </m:oMath>
      <w:r>
        <w:t xml:space="preserve">,</w:t>
      </w:r>
      <w:r>
        <w:t xml:space="preserve"> </w:t>
      </w:r>
      <w:r>
        <w:t xml:space="preserve">which is not prime.</w:t>
      </w:r>
      <w:r>
        <w:t xml:space="preserve"> </w:t>
      </w:r>
      <w:r>
        <w:t xml:space="preserve">The value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also fails:</w:t>
      </w:r>
      <w:r>
        <w:t xml:space="preserve"> </w:t>
      </w:r>
      <m:oMath>
        <m:sSup>
          <m:e>
            <m:r>
              <m:t>40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1681</m:t>
        </m:r>
        <m:r>
          <m:rPr>
            <m:sty m:val="p"/>
          </m:rPr>
          <m:t>=</m:t>
        </m:r>
        <m:sSup>
          <m:e>
            <m:r>
              <m:t>41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claim held for every value we checked in part 1,</w:t>
      </w:r>
      <w:r>
        <w:t xml:space="preserve"> </w:t>
      </w:r>
      <w:r>
        <w:t xml:space="preserve">and it is still false:</w:t>
      </w:r>
      <w:r>
        <w:t xml:space="preserve"> </w:t>
      </w:r>
      <w:r>
        <w:t xml:space="preserve">checking some cases cannot prove a universal claim.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6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rem-one-or-all"/>
    <w:p>
      <w:pPr>
        <w:pStyle w:val="BodyText"/>
      </w:pPr>
      <w:r>
        <w:rPr>
          <w:i/>
          <w:iCs/>
        </w:rPr>
        <w:t xml:space="preserve">Remark 5</w:t>
      </w:r>
      <w:r>
        <w:t xml:space="preserve"> (One example, or every element). </w:t>
      </w:r>
      <w:r>
        <w:t xml:space="preserve">Settling a quantified proposition takes one element in two cases,</w:t>
      </w:r>
      <w:r>
        <w:t xml:space="preserve"> </w:t>
      </w:r>
      <w:r>
        <w:t xml:space="preserve">and every element of the domain in the other two: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true.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false.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show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show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infinite, the last two need a proof rather than a check of each element.</w:t>
      </w:r>
    </w:p>
    <w:bookmarkEnd w:id="40"/>
    <w:bookmarkEnd w:id="41"/>
    <w:bookmarkStart w:id="46" w:name="sec-quantified-conditionals"/>
    <w:p>
      <w:pPr>
        <w:pStyle w:val="Heading1"/>
      </w:pPr>
      <w:r>
        <w:t xml:space="preserve">4. Quantified conditionals</w:t>
      </w:r>
    </w:p>
    <w:bookmarkStart w:id="43" w:name="exr-implied-for-all"/>
    <w:p>
      <w:pPr>
        <w:pStyle w:val="FirstParagraph"/>
      </w:pPr>
      <w:r>
        <w:rPr>
          <w:b/>
          <w:bCs/>
        </w:rPr>
        <w:t xml:space="preserve">Exercise 5 (A hidden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)</w:t>
      </w:r>
      <w:r>
        <w:t xml:space="preserve"> </w:t>
      </w:r>
      <w:r>
        <w:t xml:space="preserve">Consider the sentence</w:t>
      </w:r>
      <w:r>
        <w:t xml:space="preserve"> </w:t>
      </w:r>
      <w:r>
        <w:t xml:space="preserve">“if a string has more than 3 characters, then it is not empty”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is not empty”</w:t>
      </w:r>
      <w:r>
        <w:t xml:space="preserve">,</w:t>
      </w:r>
      <w:r>
        <w:t xml:space="preserve"> </w:t>
      </w:r>
      <w:r>
        <w:t xml:space="preserve">for strings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Write the sentence in symbols, with its quantifier.</w:t>
      </w:r>
    </w:p>
    <w:p>
      <w:pPr>
        <w:pStyle w:val="Compact"/>
        <w:numPr>
          <w:ilvl w:val="0"/>
          <w:numId w:val="1010"/>
        </w:numPr>
      </w:pPr>
      <w:r>
        <w:t xml:space="preserve">Is it true?</w:t>
      </w:r>
    </w:p>
    <w:p>
      <w:pPr>
        <w:pStyle w:val="Compact"/>
        <w:numPr>
          <w:ilvl w:val="0"/>
          <w:numId w:val="1010"/>
        </w:numPr>
      </w:pPr>
      <w:r>
        <w:t xml:space="preserve">Is its converse (</w:t>
      </w:r>
      <w:hyperlink r:id="rId42">
        <w:r>
          <w:rPr>
            <w:rStyle w:val="Hyperlink"/>
          </w:rPr>
          <w:t xml:space="preserve">Definition: Converse</w:t>
        </w:r>
      </w:hyperlink>
      <w:r>
        <w:t xml:space="preserve">) true?</w:t>
      </w:r>
    </w:p>
    <w:bookmarkEnd w:id="43"/>
    <w:bookmarkStart w:id="44" w:name="sol-implied-for-all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w:r>
        <w:t xml:space="preserve">The sentence is about every string, so it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True: a string with more than 3 characters has at least 1 character, so it is not empty.</w:t>
      </w:r>
    </w:p>
    <w:p>
      <w:pPr>
        <w:pStyle w:val="Compact"/>
        <w:numPr>
          <w:ilvl w:val="0"/>
          <w:numId w:val="1011"/>
        </w:numPr>
      </w:pPr>
      <w:r>
        <w:t xml:space="preserve">The converse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“if a string is not empty, then it has more than 3 characters”</w:t>
      </w:r>
      <w:r>
        <w:t xml:space="preserve">.</w:t>
      </w:r>
      <w:r>
        <w:t xml:space="preserve"> </w:t>
      </w:r>
      <w:r>
        <w:t xml:space="preserve">It is false.</w:t>
      </w:r>
      <w:r>
        <w:t xml:space="preserve"> </w:t>
      </w:r>
      <w:r>
        <w:t xml:space="preserve">The string</w:t>
      </w:r>
      <w:r>
        <w:t xml:space="preserve"> </w:t>
      </w:r>
      <w:r>
        <w:rPr>
          <w:rStyle w:val="VerbatimChar"/>
        </w:rPr>
        <w:t xml:space="preserve">"ab"</w:t>
      </w:r>
      <w:r>
        <w:t xml:space="preserve"> </w:t>
      </w:r>
      <w:r>
        <w:t xml:space="preserve">is a counterexample:</w:t>
      </w:r>
      <w:r>
        <w:t xml:space="preserve"> </w:t>
      </w:r>
      <w:r>
        <w:t xml:space="preserve">it is not empty, but it has only 2 characters.</w:t>
      </w:r>
    </w:p>
    <w:bookmarkEnd w:id="44"/>
    <w:bookmarkStart w:id="45" w:name="rem-implied-for-all"/>
    <w:p>
      <w:pPr>
        <w:pStyle w:val="FirstParagraph"/>
      </w:pPr>
      <w:r>
        <w:rPr>
          <w:i/>
          <w:iCs/>
        </w:rPr>
        <w:t xml:space="preserve">Remark 6</w:t>
      </w:r>
      <w:r>
        <w:t xml:space="preserve"> (A conditional about a variable means</w:t>
      </w:r>
      <w:r>
        <w:t xml:space="preserve"> </w:t>
      </w:r>
      <w:r>
        <w:t xml:space="preserve">“for all”</w:t>
      </w:r>
      <w:r>
        <w:t xml:space="preserve">). </w:t>
      </w:r>
      <w:r>
        <w:t xml:space="preserve">By convention, a conditional whose parts are predicates,</w:t>
      </w:r>
      <w:r>
        <w:t xml:space="preserve"> </w:t>
      </w:r>
      <w:r>
        <w:t xml:space="preserve">such as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means the universal statement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even though no quantifier is written.</w:t>
      </w:r>
      <w:r>
        <w:t xml:space="preserve"> </w:t>
      </w:r>
      <w:r>
        <w:t xml:space="preserve">Mathematical statements leave out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in this way all the time,</w:t>
      </w:r>
      <w:r>
        <w:t xml:space="preserve"> </w:t>
      </w:r>
      <w:r>
        <w:t xml:space="preserve">so put it back before deciding whether the statement is true.</w:t>
      </w:r>
    </w:p>
    <w:bookmarkEnd w:id="45"/>
    <w:bookmarkEnd w:id="46"/>
    <w:bookmarkStart w:id="52" w:name="sec-nested-quantifiers"/>
    <w:p>
      <w:pPr>
        <w:pStyle w:val="Heading1"/>
      </w:pPr>
      <w:r>
        <w:t xml:space="preserve">5. Nested quantifiers</w:t>
      </w:r>
    </w:p>
    <w:bookmarkStart w:id="47" w:name="exr-enrollment"/>
    <w:p>
      <w:pPr>
        <w:pStyle w:val="FirstParagraph"/>
      </w:pPr>
      <w:r>
        <w:rPr>
          <w:b/>
          <w:bCs/>
        </w:rPr>
        <w:t xml:space="preserve">Exercise 6 (Who takes what)</w:t>
      </w:r>
      <w:r>
        <w:t xml:space="preserve"> </w:t>
      </w:r>
      <w:r>
        <w:t xml:space="preserve">Three students take courses as follows.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Courses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</w:t>
            </w:r>
          </w:p>
        </w:tc>
        <w:tc>
          <w:tcPr/>
          <w:p>
            <w:pPr>
              <w:pStyle w:val="Compact"/>
            </w:pPr>
            <w:r>
              <w:t xml:space="preserve">201, 241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</w:t>
            </w:r>
          </w:p>
        </w:tc>
        <w:tc>
          <w:tcPr/>
          <w:p>
            <w:pPr>
              <w:pStyle w:val="Compact"/>
            </w:pPr>
            <w:r>
              <w:t xml:space="preserve">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</w:t>
            </w:r>
          </w:p>
        </w:tc>
        <w:tc>
          <w:tcPr/>
          <w:p>
            <w:pPr>
              <w:pStyle w:val="Compact"/>
            </w:pPr>
            <w:r>
              <w:t xml:space="preserve">201, 247</w:t>
            </w:r>
          </w:p>
        </w:tc>
      </w:tr>
    </w:tbl>
    <w:p>
      <w:pPr>
        <w:pStyle w:val="BodyText"/>
      </w:pPr>
      <w:r>
        <w:t xml:space="preserve">Let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“student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course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ranges over the students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over the courses 201, 241 and 247.</w:t>
      </w:r>
      <w:r>
        <w:t xml:space="preserve"> </w:t>
      </w:r>
      <w:r>
        <w:t xml:space="preserve">Which of these are true?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bookmarkEnd w:id="47"/>
    <w:bookmarkStart w:id="48" w:name="sol-enrollment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student takes some course”</w:t>
      </w:r>
      <w:r>
        <w:t xml:space="preserve">.</w:t>
      </w:r>
      <w:r>
        <w:t xml:space="preserve"> </w:t>
      </w:r>
      <w:r>
        <w:t xml:space="preserve">Ana takes 201, Ben takes 241, and Cy takes 201.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course is taken by every student”</w:t>
      </w:r>
      <w:r>
        <w:t xml:space="preserve">.</w:t>
      </w:r>
      <w:r>
        <w:t xml:space="preserve"> </w:t>
      </w:r>
      <w:r>
        <w:t xml:space="preserve">Ben does not take 201, Cy does not take 241, and Ana does not take 247.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course has some student”</w:t>
      </w:r>
      <w:r>
        <w:t xml:space="preserve">.</w:t>
      </w:r>
      <w:r>
        <w:t xml:space="preserve"> </w:t>
      </w:r>
      <w:r>
        <w:t xml:space="preserve">Ana takes 201 and 241, and Cy takes 247.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student takes every course”</w:t>
      </w:r>
      <w:r>
        <w:t xml:space="preserve">.</w:t>
      </w:r>
      <w:r>
        <w:t xml:space="preserve"> </w:t>
      </w:r>
      <w:r>
        <w:t xml:space="preserve">Ana does not take 247, Ben does not take 201, and Cy does not take 241.</w:t>
      </w:r>
    </w:p>
    <w:p>
      <w:pPr>
        <w:pStyle w:val="FirstParagraph"/>
      </w:pPr>
      <w:r>
        <w:t xml:space="preserve">Parts 1 and 2 use the same quantifiers and the same predicate in a different order,</w:t>
      </w:r>
      <w:r>
        <w:t xml:space="preserve"> </w:t>
      </w:r>
      <w:r>
        <w:t xml:space="preserve">and they have different truth values.</w:t>
      </w:r>
    </w:p>
    <w:bookmarkEnd w:id="48"/>
    <w:bookmarkStart w:id="49" w:name="rem-quantifier-order"/>
    <w:p>
      <w:pPr>
        <w:pStyle w:val="BodyText"/>
      </w:pPr>
      <w:r>
        <w:rPr>
          <w:i/>
          <w:iCs/>
        </w:rPr>
        <w:t xml:space="preserve">Remark 7</w:t>
      </w:r>
      <w:r>
        <w:t xml:space="preserve"> (Order of quantifiers). </w:t>
      </w:r>
      <w:r>
        <w:t xml:space="preserve">Read nested quantifiers from left to right.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chosen after the student</w:t>
      </w:r>
      <w:r>
        <w:t xml:space="preserve"> </w:t>
      </w:r>
      <m:oMath>
        <m:r>
          <m:t>s</m:t>
        </m:r>
      </m:oMath>
      <w:r>
        <w:t xml:space="preserve">, so it may depend 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work for every student.</w:t>
      </w:r>
    </w:p>
    <w:p>
      <w:pPr>
        <w:pStyle w:val="BodyText"/>
      </w:pPr>
      <w:r>
        <w:t xml:space="preserve">Swapping two quantifiers of the same kind does not change the meaning: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as</w:t>
      </w:r>
      <w:r>
        <w:t xml:space="preserve"> </w:t>
      </w:r>
      <m:oMath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for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Swapping a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can change it,</w:t>
      </w:r>
      <w:r>
        <w:t xml:space="preserve"> </w:t>
      </w:r>
      <w:r>
        <w:t xml:space="preserve">as parts 1 and 2 of</w:t>
      </w:r>
      <w:r>
        <w:t xml:space="preserve"> </w:t>
      </w:r>
      <w:hyperlink w:anchor="exr-enrollmen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show.</w:t>
      </w:r>
    </w:p>
    <w:bookmarkEnd w:id="49"/>
    <w:bookmarkStart w:id="50" w:name="exr-translate"/>
    <w:p>
      <w:pPr>
        <w:pStyle w:val="BodyText"/>
      </w:pPr>
      <w:r>
        <w:rPr>
          <w:b/>
          <w:bCs/>
        </w:rPr>
        <w:t xml:space="preserve">Exercise 7 (English to symbols)</w:t>
      </w:r>
      <w:r>
        <w:t xml:space="preserve"> </w:t>
      </w:r>
      <w:r>
        <w:t xml:space="preserve">Write each sentence in symbols, and say whether it is true.</w:t>
      </w:r>
    </w:p>
    <w:p>
      <w:pPr>
        <w:pStyle w:val="Compact"/>
        <w:numPr>
          <w:ilvl w:val="0"/>
          <w:numId w:val="1014"/>
        </w:numPr>
      </w:pPr>
      <w:r>
        <w:t xml:space="preserve">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No integer is both positive and negative.</w:t>
      </w:r>
    </w:p>
    <w:p>
      <w:pPr>
        <w:pStyle w:val="Compact"/>
        <w:numPr>
          <w:ilvl w:val="0"/>
          <w:numId w:val="1014"/>
        </w:numPr>
      </w:pPr>
      <w:r>
        <w:t xml:space="preserve">Every list of integers has a largest element.</w:t>
      </w:r>
    </w:p>
    <w:bookmarkEnd w:id="50"/>
    <w:bookmarkStart w:id="51" w:name="sol-translat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True: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True: an integer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less than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be the set of lists of integers.</w:t>
      </w:r>
      <w:r>
        <w:t xml:space="preserve"> </w:t>
      </w:r>
      <w:r>
        <w:t xml:space="preserve">The sentence says that each list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has an element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that is at least as large as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ℓ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ℓ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m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t>x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Here</w:t>
      </w:r>
      <w:r>
        <w:t xml:space="preserve"> </w:t>
      </w:r>
      <w:r>
        <w:t xml:space="preserve">“</w:t>
      </w:r>
      <m:oMath>
        <m:r>
          <m:t>m</m:t>
        </m:r>
        <m:r>
          <m:rPr>
            <m:sty m:val="p"/>
          </m:rPr>
          <m:t>∈</m:t>
        </m:r>
        <m:r>
          <m:t>ℓ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m:oMath>
        <m:r>
          <m:t>m</m:t>
        </m:r>
      </m:oMath>
      <w:r>
        <w:t xml:space="preserve"> </w:t>
      </w:r>
      <w:r>
        <w:t xml:space="preserve">is an element of the list</w:t>
      </w:r>
      <w:r>
        <w:t xml:space="preserve"> </w:t>
      </w:r>
      <m:oMath>
        <m:r>
          <m:t>ℓ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False: the empty list has no elements, so it has no largest element.</w:t>
      </w:r>
      <w:r>
        <w:t xml:space="preserve"> </w:t>
      </w:r>
      <w:r>
        <w:t xml:space="preserve">The sentence is true for every nonempty list.</w:t>
      </w:r>
    </w:p>
    <w:bookmarkEnd w:id="51"/>
    <w:bookmarkEnd w:id="52"/>
    <w:bookmarkStart w:id="62" w:name="references"/>
    <w:p>
      <w:pPr>
        <w:pStyle w:val="Heading1"/>
      </w:pPr>
      <w:r>
        <w:t xml:space="preserve">References</w:t>
      </w:r>
    </w:p>
    <w:bookmarkStart w:id="61" w:name="refs"/>
    <w:bookmarkStart w:id="54" w:name="ref-wikipedia_counterexampl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Counterexample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https://en.wikipedia.org/wiki/Counterexample</w:t>
        </w:r>
      </w:hyperlink>
      <w:r>
        <w:t xml:space="preserve">.</w:t>
      </w:r>
    </w:p>
    <w:bookmarkEnd w:id="54"/>
    <w:bookmarkStart w:id="56" w:name="ref-wikipedia_existential_quantifica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Existential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5">
        <w:r>
          <w:rPr>
            <w:rStyle w:val="Hyperlink"/>
          </w:rPr>
          <w:t xml:space="preserve">https://en.wikipedia.org/wiki/Existential_quantification</w:t>
        </w:r>
      </w:hyperlink>
      <w:r>
        <w:t xml:space="preserve">.</w:t>
      </w:r>
    </w:p>
    <w:bookmarkEnd w:id="56"/>
    <w:bookmarkStart w:id="58" w:name="ref-wikipedia_quantifier_logic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Quantifier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https://en.wikipedia.org/wiki/Quantifier_(logic)</w:t>
        </w:r>
      </w:hyperlink>
      <w:r>
        <w:t xml:space="preserve">.</w:t>
      </w:r>
    </w:p>
    <w:bookmarkEnd w:id="58"/>
    <w:bookmarkStart w:id="60" w:name="ref-wikipedia_universal_quantifica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Universal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9">
        <w:r>
          <w:rPr>
            <w:rStyle w:val="Hyperlink"/>
          </w:rPr>
          <w:t xml:space="preserve">https://en.wikipedia.org/wiki/Universal_quantification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8" Type="http://schemas.openxmlformats.org/officeDocument/2006/relationships/image" Target="media/rId28.png"/><Relationship Id="rId53" Type="http://schemas.openxmlformats.org/officeDocument/2006/relationships/hyperlink" Target="https://en.wikipedia.org/wiki/Counterexample" TargetMode="External"/><Relationship Id="rId55" Type="http://schemas.openxmlformats.org/officeDocument/2006/relationships/hyperlink" Target="https://en.wikipedia.org/wiki/Existential_quantification" TargetMode="External"/><Relationship Id="rId57" Type="http://schemas.openxmlformats.org/officeDocument/2006/relationships/hyperlink" Target="https://en.wikipedia.org/wiki/Quantifier_(logic)" TargetMode="External"/><Relationship Id="rId59" Type="http://schemas.openxmlformats.org/officeDocument/2006/relationships/hyperlink" Target="https://en.wikipedia.org/wiki/Universal_quantification" TargetMode="External"/><Relationship Id="rId42" Type="http://schemas.openxmlformats.org/officeDocument/2006/relationships/hyperlink" Target="https://morrison-lab.github.io/mcs/chapters/propositional-logic.html#def-converse" TargetMode="External"/><Relationship Id="rId14" Type="http://schemas.openxmlformats.org/officeDocument/2006/relationships/hyperlink" Target="https://morrison-lab.github.io/mcs/chapters/propositional-logic.html#def-predicate" TargetMode="External"/><Relationship Id="rId15" Type="http://schemas.openxmlformats.org/officeDocument/2006/relationships/hyperlink" Target="https://morrison-lab.github.io/mcs/chapters/propositional-logic.html#def-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en.wikipedia.org/wiki/Counterexample" TargetMode="External"/><Relationship Id="rId55" Type="http://schemas.openxmlformats.org/officeDocument/2006/relationships/hyperlink" Target="https://en.wikipedia.org/wiki/Existential_quantification" TargetMode="External"/><Relationship Id="rId57" Type="http://schemas.openxmlformats.org/officeDocument/2006/relationships/hyperlink" Target="https://en.wikipedia.org/wiki/Quantifier_(logic)" TargetMode="External"/><Relationship Id="rId59" Type="http://schemas.openxmlformats.org/officeDocument/2006/relationships/hyperlink" Target="https://en.wikipedia.org/wiki/Universal_quantification" TargetMode="External"/><Relationship Id="rId42" Type="http://schemas.openxmlformats.org/officeDocument/2006/relationships/hyperlink" Target="https://morrison-lab.github.io/mcs/chapters/propositional-logic.html#def-converse" TargetMode="External"/><Relationship Id="rId14" Type="http://schemas.openxmlformats.org/officeDocument/2006/relationships/hyperlink" Target="https://morrison-lab.github.io/mcs/chapters/propositional-logic.html#def-predicate" TargetMode="External"/><Relationship Id="rId15" Type="http://schemas.openxmlformats.org/officeDocument/2006/relationships/hyperlink" Target="https://morrison-lab.github.io/mcs/chapters/propositional-logic.html#def-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Predicates and Quantifiers</dc:title>
  <dc:creator/>
  <cp:keywords/>
  <dcterms:created xsi:type="dcterms:W3CDTF">2026-10-23T21:58:03Z</dcterms:created>
  <dcterms:modified xsi:type="dcterms:W3CDTF">2026-10-23T21:58:03Z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14:53:20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For all, there exists, and the order they come in</vt:lpwstr>
  </property>
  <property fmtid="{D5CDD505-2E9C-101B-9397-08002B2CF9AE}" pid="17" name="toc-title">
    <vt:lpwstr>Table of contents</vt:lpwstr>
  </property>
</Properties>
</file>