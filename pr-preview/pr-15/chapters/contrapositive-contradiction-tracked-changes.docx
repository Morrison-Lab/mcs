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Contrapositive and Contradiction</w:t>
      </w:r>
    </w:p>
    <w:p>
      <w:pPr>
        <w:pStyle w:val="Subtitle"/>
      </w:pPr>
      <w:r>
        <w:t xml:space="preserve">Proving a statement by way of its negation</w:t>
      </w:r>
    </w:p>
    <w:p>
      <w:pPr>
        <w:pStyle w:val="Date"/>
      </w:pPr>
      <w:del w:id="1" w:author="PR Preview" w:date="2026-01-01T00:00:00Z">
        <w:r>
          <w:delText xml:space="preserve">Last modified: 2026-10-23 14:42:37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14:53:20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“Contrapositive Proof”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“Proof by Contradiction”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of congruence modulo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and the point that it is not the mod operator;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human and mammal illustration of a contrapositive;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example of a product not divisible by</w:t>
            </w:r>
            <w:r>
              <w:t xml:space="preserve"> </w:t>
            </w:r>
            <m:oMath>
              <m:r>
                <m:t>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truth table showing why a proof by contradiction works;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outlines of a proof by contrapositive, a proof by contradiction,</w:t>
            </w:r>
            <w:r>
              <w:t xml:space="preserve"> </w:t>
            </w:r>
            <w:r>
              <w:t xml:space="preserve">and a proof of a conditional by contradiction;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and examples of a prime number, and the fact that every integer above one has a prime divisor;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statement that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is irrational (the proof here is different);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Euclid’s proof that there are infinitely many primes.</w:t>
            </w:r>
          </w:p>
          <w:p>
            <w:pPr>
              <w:pStyle w:val="FirstParagraph"/>
            </w:pP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the contrapositive, proof by contrapositive, proof by contradiction,</w:t>
            </w:r>
            <w:r>
              <w:t xml:space="preserve"> </w:t>
            </w:r>
            <w:r>
              <w:t xml:space="preserve">and rational and irrational numbers,</w:t>
            </w:r>
            <w:r>
              <w:t xml:space="preserve"> </w:t>
            </w:r>
            <w:r>
              <w:t xml:space="preserve">their examples of a proof by contradiction and of rational and irrational numbers,</w:t>
            </w:r>
            <w:r>
              <w:t xml:space="preserve"> </w:t>
            </w:r>
            <w:r>
              <w:t xml:space="preserve">and the theorem that a conditional is equivalent to its contrapositive,</w:t>
            </w:r>
            <w:r>
              <w:t xml:space="preserve"> </w:t>
            </w:r>
            <w:r>
              <w:t xml:space="preserve">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22" w:name="sec-congruence"/>
    <w:p>
      <w:pPr>
        <w:pStyle w:val="Heading1"/>
      </w:pPr>
      <w:r>
        <w:t xml:space="preserve">1. Congruence modulo</w:t>
      </w:r>
      <w:r>
        <w:t xml:space="preserve"> </w:t>
      </w:r>
      <m:oMath>
        <m:r>
          <m:t>n</m:t>
        </m:r>
      </m:oMath>
    </w:p>
    <w:bookmarkStart w:id="14" w:name="exr-minus-eight"/>
    <w:p>
      <w:pPr>
        <w:pStyle w:val="FirstParagraph"/>
      </w:pPr>
      <w:r>
        <w:rPr>
          <w:b/>
          <w:bCs/>
        </w:rPr>
        <w:t xml:space="preserve">Exercise 1 (Differences divisible by five)</w:t>
      </w:r>
      <w:r>
        <w:t xml:space="preserve"> </w:t>
      </w:r>
      <w:r>
        <w:t xml:space="preserve">For each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list</w:t>
      </w:r>
      <w:r>
        <w:t xml:space="preserve"> </w:t>
      </w:r>
      <m:oMath>
        <m:r>
          <m:t>23</m:t>
        </m:r>
      </m:oMath>
      <w:r>
        <w:t xml:space="preserve">,</w:t>
      </w:r>
      <w:r>
        <w:t xml:space="preserve"> </w:t>
      </w:r>
      <m:oMath>
        <m:r>
          <m:t>38</m:t>
        </m:r>
      </m:oMath>
      <w:r>
        <w:t xml:space="preserve">,</w:t>
      </w:r>
      <w:r>
        <w:t xml:space="preserve"> </w:t>
      </w:r>
      <m:oMath>
        <m:r>
          <m:t>50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w:r>
        <w:t xml:space="preserve">compute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8</m:t>
        </m:r>
      </m:oMath>
      <w:r>
        <w:t xml:space="preserve">,</w:t>
      </w:r>
      <w:r>
        <w:t xml:space="preserve"> </w:t>
      </w:r>
      <w:r>
        <w:t xml:space="preserve">and decide whether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bookmarkEnd w:id="14"/>
    <w:bookmarkStart w:id="15" w:name="sol-minus-eigh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3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6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&lt;</m:t>
        </m:r>
        <m:r>
          <m:t>42</m:t>
        </m:r>
        <m:r>
          <m:rPr>
            <m:sty m:val="p"/>
          </m:rPr>
          <m:t>&lt;</m:t>
        </m:r>
        <m:r>
          <m:t>45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9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5</m:t>
        </m:r>
        <m:r>
          <m:t>c</m:t>
        </m:r>
        <m:r>
          <m:rPr>
            <m:sty m:val="p"/>
          </m:rPr>
          <m:t>=</m:t>
        </m:r>
        <m:r>
          <m:t>42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rPr>
            <m:sty m:val="p"/>
          </m:rPr>
          <m:t>(</m:t>
        </m:r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congruence"/>
    <w:p>
      <w:pPr>
        <w:pStyle w:val="FirstParagraph"/>
      </w:pPr>
      <w:r>
        <w:rPr>
          <w:b/>
          <w:bCs/>
        </w:rPr>
        <w:t xml:space="preserve">Definition 1 (Congruence modulo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), and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positive integer.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congruent to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modulo</w:t>
      </w:r>
      <w:r>
        <w:rPr>
          <w:b/>
          <w:bCs/>
        </w:rP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</w:t>
      </w:r>
      <w:r>
        <w:t xml:space="preserve"> </w:t>
      </w:r>
      <w:r>
        <w:t xml:space="preserve">(Wikipedia contributors 2026d)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congruent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modulo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≢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Start w:id="18" w:name="exm-congruence"/>
    <w:p>
      <w:pPr>
        <w:pStyle w:val="BodyText"/>
      </w:pPr>
      <w:r>
        <w:rPr>
          <w:b/>
          <w:bCs/>
        </w:rPr>
        <w:t xml:space="preserve">Example 1 (Congruences)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By</w:t>
      </w:r>
      <w:r>
        <w:t xml:space="preserve"> </w:t>
      </w:r>
      <w:hyperlink w:anchor="sol-minus-eight">
        <w:r>
          <w:rPr>
            <w:rStyle w:val="Hyperlink"/>
          </w:rPr>
          <w:t xml:space="preserve">Solution 1</w:t>
        </w:r>
      </w:hyperlink>
      <w:r>
        <w:t xml:space="preserve">,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38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50</m:t>
        </m:r>
        <m:r>
          <m:rPr>
            <m:sty m:val="p"/>
          </m:rPr>
          <m:t>≢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24-hour clock that reads</w:t>
      </w:r>
      <w:r>
        <w:t xml:space="preserve"> </w:t>
      </w:r>
      <m:oMath>
        <m:r>
          <m:t>19</m:t>
        </m:r>
      </m:oMath>
      <w:r>
        <w:t xml:space="preserve"> </w:t>
      </w:r>
      <w:r>
        <w:t xml:space="preserve">shows the same hour as a 12-hour clock that reads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19</m:t>
        </m:r>
        <m:r>
          <m:rPr>
            <m:sty m:val="p"/>
          </m:rPr>
          <m:t>≡</m:t>
        </m:r>
        <m:r>
          <m:t>7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12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19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</w:p>
    <w:bookmarkEnd w:id="18"/>
    <w:bookmarkStart w:id="21" w:name="rem-congruenc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meanings of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, and the mod operator). </w:t>
      </w:r>
      <w:r>
        <w:t xml:space="preserve">The symbol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 </w:t>
      </w:r>
      <w:r>
        <w:t xml:space="preserve">also means logical equivalence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rPr>
            <m:sty m:val="p"/>
          </m:rPr>
          <m:t>mod</m:t>
        </m:r>
        <m:r>
          <m:t>n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after it says which meaning is in use: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statement about two integers,</w:t>
      </w:r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≡</m:t>
        </m:r>
        <m:r>
          <m:t>Q</m:t>
        </m:r>
      </m:oMath>
      <w:r>
        <w:t xml:space="preserve"> </w:t>
      </w:r>
      <w:r>
        <w:t xml:space="preserve">is a statement about two propositions.</w:t>
      </w:r>
    </w:p>
    <w:p>
      <w:pPr>
        <w:pStyle w:val="BodyText"/>
      </w:pPr>
      <w:r>
        <w:t xml:space="preserve">Congruence is related to the mod operator of a programming language,</w:t>
      </w:r>
      <w:r>
        <w:t xml:space="preserve"> </w:t>
      </w:r>
      <w:r>
        <w:t xml:space="preserve">but it is not the same thing.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(modulo 23 5)</w:t>
      </w:r>
      <w:r>
        <w:t xml:space="preserve"> </w:t>
      </w:r>
      <w:r>
        <w:t xml:space="preserve">is the number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proposition (</w:t>
      </w:r>
      <w:hyperlink r:id="rId20">
        <w:r>
          <w:rPr>
            <w:rStyle w:val="Hyperlink"/>
          </w:rPr>
          <w:t xml:space="preserve">Definition: Proposition (statement)</w:t>
        </w:r>
      </w:hyperlink>
      <w:r>
        <w:t xml:space="preserve">), which is true or false.</w:t>
      </w:r>
    </w:p>
    <w:bookmarkEnd w:id="21"/>
    <w:bookmarkEnd w:id="22"/>
    <w:bookmarkStart w:id="44" w:name="sec-proof-by-contrapositive"/>
    <w:p>
      <w:pPr>
        <w:pStyle w:val="Heading1"/>
      </w:pPr>
      <w:r>
        <w:t xml:space="preserve">2. Proof by contrapositive</w:t>
      </w:r>
    </w:p>
    <w:bookmarkStart w:id="24" w:name="exr-sum-odd"/>
    <w:p>
      <w:pPr>
        <w:pStyle w:val="FirstParagraph"/>
      </w:pPr>
      <w:r>
        <w:rPr>
          <w:b/>
          <w:bCs/>
        </w:rPr>
        <w:t xml:space="preserve">Exercise 2 (An odd sum)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Prove: if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First 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odd.”</w:t>
      </w:r>
      <w:r>
        <w:t xml:space="preserve"> </w:t>
      </w:r>
      <w:r>
        <w:t xml:space="preserve">Then try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.”</w:t>
      </w:r>
    </w:p>
    <w:bookmarkEnd w:id="24"/>
    <w:bookmarkStart w:id="28" w:name="sol-sum-od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direct start gives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which says little about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equal.</w:t>
      </w:r>
    </w:p>
    <w:p>
      <w:pPr>
        <w:pStyle w:val="BodyText"/>
      </w:pPr>
      <w:r>
        <w:t xml:space="preserve">The second start goes further.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even (</w:t>
      </w:r>
      <w:hyperlink r:id="rId26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No integer is both even and odd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odd.</w:t>
      </w:r>
    </w:p>
    <w:p>
      <w:pPr>
        <w:pStyle w:val="BodyText"/>
      </w:pPr>
      <w:r>
        <w:t xml:space="preserve">That proves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.</w:t>
      </w:r>
      <w:r>
        <w:t xml:space="preserve"> </w:t>
      </w:r>
      <w:r>
        <w:t xml:space="preserve">Why proving this proposition proves the one we were asked about</w:t>
      </w:r>
      <w:r>
        <w:t xml:space="preserve"> </w:t>
      </w:r>
      <w:r>
        <w:t xml:space="preserve">is the subject of this section.</w:t>
      </w:r>
    </w:p>
    <w:bookmarkEnd w:id="28"/>
    <w:bookmarkStart w:id="29" w:name="def-contrapositive"/>
    <w:p>
      <w:pPr>
        <w:pStyle w:val="BodyText"/>
      </w:pPr>
      <w:r>
        <w:rPr>
          <w:b/>
          <w:bCs/>
        </w:rPr>
        <w:t xml:space="preserve">Definition 2 (Contrapositive)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the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.</w:t>
      </w:r>
    </w:p>
    <w:bookmarkEnd w:id="29"/>
    <w:bookmarkStart w:id="31" w:name="exm-contrapositive"/>
    <w:p>
      <w:pPr>
        <w:pStyle w:val="BodyText"/>
      </w:pPr>
      <w:r>
        <w:rPr>
          <w:b/>
          <w:bCs/>
        </w:rPr>
        <w:t xml:space="preserve">Example 2 (Contrapositives)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contrapositive of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human,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mammal”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mammal,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human”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negation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the contrapositive 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,</w:t>
      </w:r>
      <w:r>
        <w:t xml:space="preserve"> </w:t>
      </w:r>
      <w:r>
        <w:t xml:space="preserve">which is what</w:t>
      </w:r>
      <w:r>
        <w:t xml:space="preserve"> </w:t>
      </w:r>
      <w:hyperlink w:anchor="sol-sum-odd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proved.</w:t>
      </w:r>
    </w:p>
    <w:bookmarkEnd w:id="31"/>
    <w:bookmarkStart w:id="32" w:name="thm-contrapositive"/>
    <w:p>
      <w:pPr>
        <w:pStyle w:val="FirstParagraph"/>
      </w:pPr>
      <w:r>
        <w:rPr>
          <w:b/>
          <w:bCs/>
        </w:rPr>
        <w:t xml:space="preserve">Theorem 1 (A conditional is equivalent to its contrapositive)</w:t>
      </w:r>
      <w:r>
        <w:t xml:space="preserve"> </w:t>
      </w:r>
      <w:r>
        <w:t xml:space="preserve">For any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⇒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⇒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</w:t>
      </w:r>
      <w:r>
        <w:t xml:space="preserve"> </w:t>
      </w:r>
      <w:hyperlink r:id="rId33">
        <w:r>
          <w:rPr>
            <w:rStyle w:val="Hyperlink"/>
          </w:rPr>
          <w:t xml:space="preserve">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 the same definition,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the two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are false in the same row of a</w:t>
      </w:r>
      <w:r>
        <w:t xml:space="preserve"> </w:t>
      </w:r>
      <w:hyperlink r:id="rId34">
        <w:r>
          <w:rPr>
            <w:rStyle w:val="Hyperlink"/>
          </w:rPr>
          <w:t xml:space="preserve">truth table</w:t>
        </w:r>
      </w:hyperlink>
      <w:r>
        <w:t xml:space="preserve"> </w:t>
      </w:r>
      <w:r>
        <w:t xml:space="preserve">and true in the other three,</w:t>
      </w:r>
      <w:r>
        <w:t xml:space="preserve"> </w:t>
      </w:r>
      <w:r>
        <w:t xml:space="preserve">which is</w:t>
      </w:r>
      <w:r>
        <w:t xml:space="preserve"> </w:t>
      </w:r>
      <w:hyperlink r:id="rId35">
        <w:r>
          <w:rPr>
            <w:rStyle w:val="Hyperlink"/>
          </w:rPr>
          <w:t xml:space="preserve">Definition: Logically equivalent</w:t>
        </w:r>
      </w:hyperlink>
      <w:r>
        <w:t xml:space="preserve">.</w:t>
      </w:r>
    </w:p>
    <w:bookmarkStart w:id="36" w:name="exm-contrapositive-not-converse"/>
    <w:p>
      <w:pPr>
        <w:pStyle w:val="BodyText"/>
      </w:pPr>
      <w:r>
        <w:rPr>
          <w:b/>
          <w:bCs/>
        </w:rPr>
        <w:t xml:space="preserve">Example 3 (A proposition and its contrapositive)</w:t>
      </w:r>
      <w:r>
        <w:t xml:space="preserve"> </w:t>
      </w:r>
      <w:r>
        <w:t xml:space="preserve">Take</w:t>
      </w:r>
      <w:r>
        <w:t xml:space="preserve"> </w:t>
      </w:r>
      <w:r>
        <w:t xml:space="preserve">“if today is Saturday, then today is a weekend day”</w:t>
      </w:r>
      <w:r>
        <w:t xml:space="preserve">, which is true.</w:t>
      </w:r>
    </w:p>
    <w:p>
      <w:pPr>
        <w:pStyle w:val="BodyText"/>
      </w:pPr>
      <w:r>
        <w:t xml:space="preserve">Its contrapositive is</w:t>
      </w:r>
      <w:r>
        <w:t xml:space="preserve"> </w:t>
      </w:r>
      <w:r>
        <w:t xml:space="preserve">“if today is not a weekend day, then today is not Saturday”</w:t>
      </w:r>
      <w:r>
        <w:t xml:space="preserve">.</w:t>
      </w:r>
      <w:r>
        <w:t xml:space="preserve"> </w:t>
      </w:r>
      <w:r>
        <w:t xml:space="preserve">It is also true, as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it must be:</w:t>
      </w:r>
      <w:r>
        <w:t xml:space="preserve"> </w:t>
      </w:r>
      <w:r>
        <w:t xml:space="preserve">Monday through Friday are the days that are not weekend days, and none of them is Saturday.</w:t>
      </w:r>
    </w:p>
    <w:bookmarkEnd w:id="36"/>
    <w:bookmarkStart w:id="37" w:name="def-proof-by-contrapositive"/>
    <w:p>
      <w:pPr>
        <w:pStyle w:val="BodyText"/>
      </w:pPr>
      <w:r>
        <w:rPr>
          <w:b/>
          <w:bCs/>
        </w:rPr>
        <w:t xml:space="preserve">Definition 3 (Proof by contrapositive)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a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a</w:t>
      </w:r>
      <w:r>
        <w:t xml:space="preserve"> </w:t>
      </w:r>
      <w:hyperlink r:id="rId23">
        <w:r>
          <w:rPr>
            <w:rStyle w:val="Hyperlink"/>
          </w:rPr>
          <w:t xml:space="preserve">direct proof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contrapositive">
        <w:r>
          <w:rPr>
            <w:rStyle w:val="Hyperlink"/>
          </w:rPr>
          <w:t xml:space="preserve">contrapositive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it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 reaches the conclusion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proving the contrapositive proves the original proposition.</w:t>
      </w:r>
    </w:p>
    <w:bookmarkEnd w:id="37"/>
    <w:bookmarkStart w:id="40" w:name="exm-five-product"/>
    <w:p>
      <w:pPr>
        <w:pStyle w:val="BodyText"/>
      </w:pPr>
      <w:r>
        <w:rPr>
          <w:b/>
          <w:bCs/>
        </w:rPr>
        <w:t xml:space="preserve">Example 4 (A product not divisible by</w:t>
      </w:r>
      <w:r>
        <w:rPr>
          <w:b/>
          <w:bCs/>
        </w:rPr>
        <w:t xml:space="preserve"> </w:t>
      </w:r>
      <m:oMath>
        <m:r>
          <m:t>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If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.</w:t>
      </w:r>
    </w:p>
    <w:p>
      <w:pPr>
        <w:pStyle w:val="BodyText"/>
      </w:pPr>
      <w:del w:id="3" w:author="PR Preview" w:date="2026-01-01T00:00:00Z">
        <w:r>
          <w:delText xml:space="preserve">A direct proof would start from</w:delText>
        </w:r>
      </w:del>
      <w:del w:id="4" w:author="PR Preview" w:date="2026-01-01T00:00:00Z">
        <w:r>
          <w:delText xml:space="preserve"> </w:delText>
        </w:r>
      </w:del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del w:id="5" w:author="PR Preview" w:date="2026-01-01T00:00:00Z">
        <w:r>
          <w:delText xml:space="preserve">,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which says only that</w:delText>
        </w:r>
      </w:del>
      <w:del w:id="8" w:author="PR Preview" w:date="2026-01-01T00:00:00Z">
        <w:r>
          <w:delText xml:space="preserve"> </w:delText>
        </w:r>
      </w:del>
      <m:oMath>
        <m:r>
          <m:t>x</m:t>
        </m:r>
        <m:r>
          <m:t>y</m:t>
        </m:r>
      </m:oMath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is not</w:delText>
        </w:r>
      </w:del>
      <w:del w:id="11" w:author="PR Preview" w:date="2026-01-01T00:00:00Z">
        <w:r>
          <w:delText xml:space="preserve"> </w:delText>
        </w:r>
      </w:del>
      <m:oMath>
        <m:r>
          <m:t>5</m:t>
        </m:r>
      </m:oMath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times an integer,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and gives no equation to work with.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By De Morgan’s laws (</w:delText>
        </w:r>
      </w:del>
      <w:hyperlink r:id="rId38">
        <w:del w:id="18" w:author="PR Preview" w:date="2026-01-01T00:00:00Z">
          <w:r>
            <w:rPr>
              <w:rStyle w:val="Hyperlink"/>
            </w:rPr>
            <w:delText xml:space="preserve">Theorem: De Morgan's laws</w:delText>
          </w:r>
        </w:del>
      </w:hyperlink>
      <w:del w:id="19" w:author="PR Preview" w:date="2026-01-01T00:00:00Z">
        <w:r>
          <w:delText xml:space="preserve">),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the negation of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“</w:delText>
        </w:r>
      </w:del>
      <m:oMath>
        <m:r>
          <m:t>5</m:t>
        </m:r>
        <m:r>
          <m:rPr>
            <m:sty m:val="p"/>
          </m:rPr>
          <m:t>∤</m:t>
        </m:r>
        <m:r>
          <m:t>x</m:t>
        </m:r>
      </m:oMath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and</w:delText>
        </w:r>
      </w:del>
      <w:del w:id="26" w:author="PR Preview" w:date="2026-01-01T00:00:00Z">
        <w:r>
          <w:delText xml:space="preserve"> </w:delText>
        </w:r>
      </w:del>
      <m:oMath>
        <m:r>
          <m:t>5</m:t>
        </m:r>
        <m:r>
          <m:rPr>
            <m:sty m:val="p"/>
          </m:rPr>
          <m:t>∤</m:t>
        </m:r>
        <m:r>
          <m:t>y</m:t>
        </m:r>
      </m:oMath>
      <w:del w:id="27" w:author="PR Preview" w:date="2026-01-01T00:00:00Z">
        <w:r>
          <w:delText xml:space="preserve">”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is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“</w:delText>
        </w:r>
      </w:del>
      <m:oMath>
        <m:r>
          <m:t>5</m:t>
        </m:r>
        <m:r>
          <m:rPr>
            <m:sty m:val="p"/>
          </m:rPr>
          <m:t>∣</m:t>
        </m:r>
        <m:r>
          <m:t>x</m:t>
        </m:r>
      </m:oMath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or</w:delText>
        </w:r>
      </w:del>
      <w:del w:id="34" w:author="PR Preview" w:date="2026-01-01T00:00:00Z">
        <w:r>
          <w:delText xml:space="preserve"> </w:delText>
        </w:r>
      </w:del>
      <m:oMath>
        <m:r>
          <m:t>5</m:t>
        </m:r>
        <m:r>
          <m:rPr>
            <m:sty m:val="p"/>
          </m:rPr>
          <m:t>∣</m:t>
        </m:r>
        <m:r>
          <m:t>y</m:t>
        </m:r>
      </m:oMath>
      <w:del w:id="35" w:author="PR Preview" w:date="2026-01-01T00:00:00Z">
        <w:r>
          <w:delText xml:space="preserve">”</w:delText>
        </w:r>
      </w:del>
      <w:del w:id="36" w:author="PR Preview" w:date="2026-01-01T00:00:00Z">
        <w:r>
          <w:delText xml:space="preserve">,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so the contrapositive (</w:delText>
        </w:r>
      </w:del>
      <w:hyperlink w:anchor="def-contrapositive">
        <w:del w:id="39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40" w:author="PR Preview" w:date="2026-01-01T00:00:00Z">
        <w:r>
          <w:delText xml:space="preserve">) is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“if</w:delText>
        </w:r>
      </w:del>
      <w:del w:id="43" w:author="PR Preview" w:date="2026-01-01T00:00:00Z">
        <w:r>
          <w:delText xml:space="preserve"> </w:delText>
        </w:r>
      </w:del>
      <m:oMath>
        <m:r>
          <m:t>5</m:t>
        </m:r>
        <m:r>
          <m:rPr>
            <m:sty m:val="p"/>
          </m:rPr>
          <m:t>∣</m:t>
        </m:r>
        <m:r>
          <m:t>x</m:t>
        </m:r>
      </m:oMath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or</w:delText>
        </w:r>
      </w:del>
      <w:del w:id="46" w:author="PR Preview" w:date="2026-01-01T00:00:00Z">
        <w:r>
          <w:delText xml:space="preserve"> </w:delText>
        </w:r>
      </w:del>
      <m:oMath>
        <m:r>
          <m:t>5</m:t>
        </m:r>
        <m:r>
          <m:rPr>
            <m:sty m:val="p"/>
          </m:rPr>
          <m:t>∣</m:t>
        </m:r>
        <m:r>
          <m:t>y</m:t>
        </m:r>
      </m:oMath>
      <w:del w:id="47" w:author="PR Preview" w:date="2026-01-01T00:00:00Z">
        <w:r>
          <w:delText xml:space="preserve">, then</w:delText>
        </w:r>
      </w:del>
      <w:del w:id="48" w:author="PR Preview" w:date="2026-01-01T00:00:00Z">
        <w:r>
          <w:delText xml:space="preserve"> </w:delText>
        </w:r>
      </w:del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del w:id="49" w:author="PR Preview" w:date="2026-01-01T00:00:00Z">
        <w:r>
          <w:delText xml:space="preserve">”</w:delText>
        </w:r>
      </w:del>
      <w:del w:id="50" w:author="PR Preview" w:date="2026-01-01T00:00:00Z">
        <w:r>
          <w:delText xml:space="preserve">.</w:delText>
        </w:r>
      </w:del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We prove it by cases (</w:delText>
        </w:r>
      </w:del>
      <w:hyperlink r:id="rId39">
        <w:del w:id="53" w:author="PR Preview" w:date="2026-01-01T00:00:00Z">
          <w:r>
            <w:rPr>
              <w:rStyle w:val="Hyperlink"/>
            </w:rPr>
            <w:delText xml:space="preserve">Definition: Proof by cases</w:delText>
          </w:r>
        </w:del>
      </w:hyperlink>
      <w:del w:id="54" w:author="PR Preview" w:date="2026-01-01T00:00:00Z">
        <w:r>
          <w:delText xml:space="preserve">).</w:delText>
        </w:r>
      </w:del>
    </w:p>
    <w:p>
      <w:pPr>
        <w:pStyle w:val="BodyText"/>
      </w:pPr>
      <w:ins w:id="55" w:author="PR Preview" w:date="2026-01-01T00:00:00Z">
        <w:r>
          <w:t xml:space="preserve">A direct proof would start from</w:t>
        </w:r>
      </w:ins>
      <w:ins w:id="56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ins w:id="57" w:author="PR Preview" w:date="2026-01-01T00:00:00Z">
        <w:r>
          <w:t xml:space="preserve">,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which says only that</w:t>
        </w:r>
      </w:ins>
      <w:ins w:id="60" w:author="PR Preview" w:date="2026-01-01T00:00:00Z">
        <w:r>
          <w:t xml:space="preserve"> </w:t>
        </w:r>
      </w:ins>
      <m:oMath>
        <m:r>
          <m:t>x</m:t>
        </m:r>
        <m:r>
          <m:t>y</m:t>
        </m:r>
      </m:oMath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is not</w:t>
        </w:r>
      </w:ins>
      <w:ins w:id="63" w:author="PR Preview" w:date="2026-01-01T00:00:00Z">
        <w:r>
          <w:t xml:space="preserve"> </w:t>
        </w:r>
      </w:ins>
      <m:oMath>
        <m:r>
          <m:t>5</m:t>
        </m:r>
      </m:oMath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times an integer,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and gives no equation to work with.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By De Morgan’s laws (</w:t>
        </w:r>
      </w:ins>
      <w:hyperlink r:id="rId38">
        <w:ins w:id="70" w:author="PR Preview" w:date="2026-01-01T00:00:00Z">
          <w:r>
            <w:rPr>
              <w:rStyle w:val="Hyperlink"/>
            </w:rPr>
            <w:t xml:space="preserve">Theorem: De Morgan’s laws</w:t>
          </w:r>
        </w:ins>
      </w:hyperlink>
      <w:ins w:id="71" w:author="PR Preview" w:date="2026-01-01T00:00:00Z">
        <w:r>
          <w:t xml:space="preserve">),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the negation of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“</w:t>
        </w:r>
      </w:ins>
      <m:oMath>
        <m:r>
          <m:t>5</m:t>
        </m:r>
        <m:r>
          <m:rPr>
            <m:sty m:val="p"/>
          </m:rPr>
          <m:t>∤</m:t>
        </m:r>
        <m:r>
          <m:t>x</m:t>
        </m:r>
      </m:oMath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and</w:t>
        </w:r>
      </w:ins>
      <w:ins w:id="78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∤</m:t>
        </m:r>
        <m:r>
          <m:t>y</m:t>
        </m:r>
      </m:oMath>
      <w:ins w:id="79" w:author="PR Preview" w:date="2026-01-01T00:00:00Z">
        <w:r>
          <w:t xml:space="preserve">”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is</w:t>
        </w:r>
      </w:ins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“</w:t>
        </w:r>
      </w:ins>
      <m:oMath>
        <m:r>
          <m:t>5</m:t>
        </m:r>
        <m:r>
          <m:rPr>
            <m:sty m:val="p"/>
          </m:rPr>
          <m:t>∣</m:t>
        </m:r>
        <m:r>
          <m:t>x</m:t>
        </m:r>
      </m:oMath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or</w:t>
        </w:r>
      </w:ins>
      <w:ins w:id="86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∣</m:t>
        </m:r>
        <m:r>
          <m:t>y</m:t>
        </m:r>
      </m:oMath>
      <w:ins w:id="87" w:author="PR Preview" w:date="2026-01-01T00:00:00Z">
        <w:r>
          <w:t xml:space="preserve">”</w:t>
        </w:r>
      </w:ins>
      <w:ins w:id="88" w:author="PR Preview" w:date="2026-01-01T00:00:00Z">
        <w:r>
          <w:t xml:space="preserve">,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so the contrapositive (</w:t>
        </w:r>
      </w:ins>
      <w:hyperlink w:anchor="def-contrapositive">
        <w:ins w:id="91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92" w:author="PR Preview" w:date="2026-01-01T00:00:00Z">
        <w:r>
          <w:t xml:space="preserve">) is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“if</w:t>
        </w:r>
      </w:ins>
      <w:ins w:id="95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∣</m:t>
        </m:r>
        <m:r>
          <m:t>x</m:t>
        </m:r>
      </m:oMath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or</w:t>
        </w:r>
      </w:ins>
      <w:ins w:id="98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∣</m:t>
        </m:r>
        <m:r>
          <m:t>y</m:t>
        </m:r>
      </m:oMath>
      <w:ins w:id="99" w:author="PR Preview" w:date="2026-01-01T00:00:00Z">
        <w:r>
          <w:t xml:space="preserve">, then</w:t>
        </w:r>
      </w:ins>
      <w:ins w:id="100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ins w:id="101" w:author="PR Preview" w:date="2026-01-01T00:00:00Z">
        <w:r>
          <w:t xml:space="preserve">”</w:t>
        </w:r>
      </w:ins>
      <w:ins w:id="102" w:author="PR Preview" w:date="2026-01-01T00:00:00Z">
        <w:r>
          <w:t xml:space="preserve">.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We prove it by cases (</w:t>
        </w:r>
      </w:ins>
      <w:hyperlink r:id="rId39">
        <w:ins w:id="105" w:author="PR Preview" w:date="2026-01-01T00:00:00Z">
          <w:r>
            <w:rPr>
              <w:rStyle w:val="Hyperlink"/>
            </w:rPr>
            <w:t xml:space="preserve">Definition: Proof by cases</w:t>
          </w:r>
        </w:ins>
      </w:hyperlink>
      <w:ins w:id="106" w:author="PR Preview" w:date="2026-01-01T00:00:00Z">
        <w:r>
          <w:t xml:space="preserve">).</w:t>
        </w:r>
      </w:ins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c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  <m:r>
          <m:t>d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d</m:t>
        </m:r>
      </m:oMath>
      <w:r>
        <w:t xml:space="preserve">, so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5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(</m:t>
        </m:r>
        <m:r>
          <m:t>x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t>d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In both cases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proves the contrapositive and so the claim (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21</m:t>
        </m:r>
      </m:oMath>
      <w:r>
        <w:t xml:space="preserve">, which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does not divide,</w:t>
      </w:r>
      <w:r>
        <w:t xml:space="preserve"> </w:t>
      </w:r>
      <w:r>
        <w:t xml:space="preserve">and indeed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divides neither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7</m:t>
        </m:r>
      </m:oMath>
      <w:r>
        <w:t xml:space="preserve">.</w:t>
      </w:r>
    </w:p>
    <w:bookmarkEnd w:id="40"/>
    <w:bookmarkStart w:id="41" w:name="rem-contrapositive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proof by contrapositive). </w:t>
      </w:r>
      <w:r>
        <w:t xml:space="preserve">A proof by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FirstParagraph"/>
      </w:pPr>
      <w:r>
        <w:t xml:space="preserve">Use it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gives you more to work with than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does.</w:t>
      </w:r>
      <w:r>
        <w:t xml:space="preserve"> </w:t>
      </w: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was the equation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said only that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</w:t>
      </w:r>
    </w:p>
    <w:bookmarkEnd w:id="41"/>
    <w:bookmarkStart w:id="42" w:name="exr-square-three"/>
    <w:p>
      <w:pPr>
        <w:pStyle w:val="BodyText"/>
      </w:pPr>
      <w:r>
        <w:rPr>
          <w:b/>
          <w:bCs/>
        </w:rPr>
        <w:t xml:space="preserve">Exercise 3 (A square not divisible by three)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Prove: if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n</m:t>
        </m:r>
      </m:oMath>
      <w:r>
        <w:t xml:space="preserve">.</w:t>
      </w:r>
    </w:p>
    <w:bookmarkEnd w:id="42"/>
    <w:bookmarkStart w:id="43" w:name="sol-square-thre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We prove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if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Suppose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c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3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 this proves the original proposition.</w:t>
      </w:r>
    </w:p>
    <w:bookmarkEnd w:id="43"/>
    <w:bookmarkEnd w:id="44"/>
    <w:bookmarkStart w:id="60" w:name="sec-proof-by-contradiction"/>
    <w:p>
      <w:pPr>
        <w:pStyle w:val="Heading1"/>
      </w:pPr>
      <w:r>
        <w:t xml:space="preserve">3. Proof by contradiction</w:t>
      </w:r>
    </w:p>
    <w:bookmarkStart w:id="45" w:name="exr-six-nine"/>
    <w:p>
      <w:pPr>
        <w:pStyle w:val="FirstParagraph"/>
      </w:pPr>
      <w:r>
        <w:rPr>
          <w:b/>
          <w:bCs/>
        </w:rPr>
        <w:t xml:space="preserve">Exercise 4 (No solution in integers)</w:t>
      </w:r>
      <w:r>
        <w:t xml:space="preserve"> </w:t>
      </w:r>
      <w:r>
        <w:t xml:space="preserve">Show that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Hint: suppose there were.</w:t>
      </w:r>
      <w:r>
        <w:t xml:space="preserve"> </w:t>
      </w:r>
      <w:r>
        <w:t xml:space="preserve">What would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say about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?</w:t>
      </w:r>
    </w:p>
    <w:bookmarkEnd w:id="45"/>
    <w:bookmarkStart w:id="46" w:name="sol-six-nin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3</m:t>
        </m:r>
        <m:r>
          <m:t>n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BodyText"/>
      </w:pP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, which is impossible.</w:t>
      </w:r>
      <w:r>
        <w:t xml:space="preserve"> </w:t>
      </w:r>
      <w:r>
        <w:t xml:space="preserve">The assumption must be false,</w:t>
      </w:r>
      <w:r>
        <w:t xml:space="preserve"> </w:t>
      </w:r>
      <w:r>
        <w:t xml:space="preserve">so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6"/>
    <w:bookmarkStart w:id="47" w:name="def-proof-by-contradiction"/>
    <w:p>
      <w:pPr>
        <w:pStyle w:val="BodyText"/>
      </w:pPr>
      <w:r>
        <w:rPr>
          <w:b/>
          <w:bCs/>
        </w:rPr>
        <w:t xml:space="preserve">Definition 4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7"/>
    <w:bookmarkStart w:id="49" w:name="exm-proof-by-contradiction"/>
    <w:p>
      <w:pPr>
        <w:pStyle w:val="BodyText"/>
      </w:pPr>
      <w:r>
        <w:rPr>
          <w:b/>
          <w:bCs/>
        </w:rPr>
        <w:t xml:space="preserve">Example 5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26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8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9"/>
    <w:bookmarkStart w:id="50" w:name="thm-contradiction-works"/>
    <w:p>
      <w:pPr>
        <w:pStyle w:val="BodyText"/>
      </w:pPr>
      <w:r>
        <w:rPr>
          <w:b/>
          <w:bCs/>
        </w:rPr>
        <w:t xml:space="preserve">Theorem 2 (Why a proof by contradiction works)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is false in every row (</w:t>
      </w:r>
      <w:hyperlink r:id="rId51">
        <w:r>
          <w:rPr>
            <w:rStyle w:val="Hyperlink"/>
          </w:rPr>
          <w:t xml:space="preserve">Definition: And</w:t>
        </w:r>
      </w:hyperlink>
      <w:r>
        <w:t xml:space="preserve">,</w:t>
      </w:r>
      <w:r>
        <w:t xml:space="preserve"> 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it is a contradiction (</w:t>
      </w:r>
      <w:hyperlink r:id="rId52">
        <w:r>
          <w:rPr>
            <w:rStyle w:val="Hyperlink"/>
          </w:rPr>
          <w:t xml:space="preserve">Definition: Contradiction</w:t>
        </w:r>
      </w:hyperlink>
      <w:r>
        <w:t xml:space="preserve">).</w:t>
      </w:r>
      <w:r>
        <w:t xml:space="preserve"> </w:t>
      </w:r>
      <w:r>
        <w:t xml:space="preserve">So, by</w:t>
      </w:r>
      <w:r>
        <w:t xml:space="preserve"> </w:t>
      </w:r>
      <w:hyperlink r:id="rId33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which are the rows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every row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53" w:name="exm-contradiction-works"/>
    <w:p>
      <w:pPr>
        <w:pStyle w:val="BodyText"/>
      </w:pPr>
      <w:r>
        <w:rPr>
          <w:b/>
          <w:bCs/>
        </w:rPr>
        <w:t xml:space="preserve">Example 6 (The six and nine proof, read through the theorem)</w:t>
      </w:r>
      <w:r>
        <w:t xml:space="preserve"> </w:t>
      </w:r>
      <w:r>
        <w:t xml:space="preserve">In</w:t>
      </w:r>
      <w:r>
        <w:t xml:space="preserve"> </w:t>
      </w:r>
      <w:hyperlink w:anchor="sol-six-nine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solution assumed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, that such integers exist,</w:t>
      </w:r>
      <w:r>
        <w:t xml:space="preserve"> </w:t>
      </w:r>
      <w:r>
        <w:t xml:space="preserve">and derived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proves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so, by</w:t>
      </w:r>
      <w:r>
        <w:t xml:space="preserve"> </w:t>
      </w:r>
      <w:hyperlink w:anchor="thm-contradiction-works">
        <w:r>
          <w:rPr>
            <w:rStyle w:val="Hyperlink"/>
          </w:rPr>
          <w:t xml:space="preserve">Theorem 2</w:t>
        </w:r>
      </w:hyperlink>
      <w:r>
        <w:t xml:space="preserve">, it proves</w:t>
      </w:r>
      <w:r>
        <w:t xml:space="preserve"> </w:t>
      </w:r>
      <m:oMath>
        <m:r>
          <m:t>P</m:t>
        </m:r>
      </m:oMath>
      <w:r>
        <w:t xml:space="preserve">.</w:t>
      </w:r>
    </w:p>
    <w:bookmarkEnd w:id="53"/>
    <w:bookmarkStart w:id="54" w:name="rem-contradiction-template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proof by contradiction). </w:t>
      </w:r>
      <w:r>
        <w:t xml:space="preserve">A proof by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Two things differ from 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need not be a conditional.</w:t>
      </w:r>
      <w:r>
        <w:t xml:space="preserve"> </w:t>
      </w:r>
      <w:r>
        <w:t xml:space="preserve">And the proof does not know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in advance:</w:t>
      </w:r>
      <w:r>
        <w:t xml:space="preserve"> </w:t>
      </w:r>
      <w:r>
        <w:t xml:space="preserve">any proposition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argument derives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will do.</w:t>
      </w:r>
    </w:p>
    <w:bookmarkEnd w:id="54"/>
    <w:bookmarkStart w:id="56" w:name="rem-conditional-contradiction"/>
    <w:p>
      <w:pPr>
        <w:pStyle w:val="BodyText"/>
      </w:pPr>
      <w:r>
        <w:rPr>
          <w:i/>
          <w:iCs/>
        </w:rPr>
        <w:t xml:space="preserve">Remark 4</w:t>
      </w:r>
      <w:r>
        <w:t xml:space="preserve"> (Proving a conditional by contradiction). </w:t>
      </w:r>
      <w:r>
        <w:t xml:space="preserve">To prove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by contradiction,</w:t>
      </w:r>
      <w:r>
        <w:t xml:space="preserve"> </w:t>
      </w:r>
      <w:r>
        <w:t xml:space="preserve">suppose its negation, which is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”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Theorem: Negating a conditional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 assumes only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has the fixed goal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A proof by contradiction assumes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any contradiction will do.</w:t>
      </w:r>
    </w:p>
    <w:bookmarkEnd w:id="56"/>
    <w:bookmarkStart w:id="57" w:name="exm-number-plus-reciprocal"/>
    <w:p>
      <w:pPr>
        <w:pStyle w:val="BodyText"/>
      </w:pPr>
      <w:r>
        <w:rPr>
          <w:b/>
          <w:bCs/>
        </w:rPr>
        <w:t xml:space="preserve">Example 7 (A number plus its reciprocal)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Suppose, for contradiction, that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multiplying both sides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keeps the inequality,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.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true, because a square of a real number is never negative,</w:t>
      </w:r>
      <w:r>
        <w:t xml:space="preserve"> </w:t>
      </w:r>
      <w:r>
        <w:t xml:space="preserve">and the last line says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is a contradiction, so the claim holds.</w:t>
      </w:r>
      <w:r>
        <w:t xml:space="preserve"> </w:t>
      </w:r>
      <w:r>
        <w:t xml:space="preserve">The proof used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in the first step,</w:t>
      </w:r>
      <w:r>
        <w:t xml:space="preserve"> </w:t>
      </w:r>
      <w:r>
        <w:t xml:space="preserve">and the contradiction it reached is not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4.25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57"/>
    <w:bookmarkStart w:id="58" w:name="exr-difference-squares"/>
    <w:p>
      <w:pPr>
        <w:pStyle w:val="BodyText"/>
      </w:pPr>
      <w:r>
        <w:rPr>
          <w:b/>
          <w:bCs/>
        </w:rPr>
        <w:t xml:space="preserve">Exercise 5 (Squares one apart)</w:t>
      </w:r>
      <w:r>
        <w:t xml:space="preserve"> </w:t>
      </w:r>
      <w:r>
        <w:t xml:space="preserve">Prove that there are no positive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sol-difference-square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(difference of squares)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strictly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is not an integer.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no such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End w:id="60"/>
    <w:bookmarkStart w:id="72" w:name="sec-irrational"/>
    <w:p>
      <w:pPr>
        <w:pStyle w:val="Heading1"/>
      </w:pPr>
      <w:r>
        <w:t xml:space="preserve">4. Irrational numbers</w:t>
      </w:r>
    </w:p>
    <w:bookmarkStart w:id="61" w:name="exr-sqrt-bounds"/>
    <w:p>
      <w:pPr>
        <w:pStyle w:val="FirstParagraph"/>
      </w:pPr>
      <w:r>
        <w:rPr>
          <w:b/>
          <w:bCs/>
        </w:rPr>
        <w:t xml:space="preserve">Exercise 6 (Bounds on a fraction for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to show that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1"/>
    <w:bookmarkStart w:id="62" w:name="sol-sqrt-bound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Square roots keep the order of positive numbers,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&lt;</m:t>
        </m:r>
        <m:r>
          <m:t>2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Multiplying each part by</w:t>
      </w:r>
      <w:r>
        <w:t xml:space="preserve"> </w:t>
      </w:r>
      <m:oMath>
        <m:r>
          <m:t>b</m:t>
        </m:r>
      </m:oMath>
      <w:r>
        <w:t xml:space="preserve">, which is positive, keeps the order,</w:t>
      </w:r>
      <w:r>
        <w:t xml:space="preserve"> </w:t>
      </w:r>
      <w:r>
        <w:t xml:space="preserve">and gives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2"/>
    <w:bookmarkStart w:id="63" w:name="def-rational-numbers"/>
    <w:p>
      <w:pPr>
        <w:pStyle w:val="BodyText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63"/>
    <w:bookmarkStart w:id="64" w:name="exm-rational-numbers"/>
    <w:p>
      <w:pPr>
        <w:pStyle w:val="FirstParagraph"/>
      </w:pPr>
      <w:r>
        <w:rPr>
          <w:b/>
          <w:bCs/>
        </w:rPr>
        <w:t xml:space="preserve">Example 8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64"/>
    <w:bookmarkStart w:id="66" w:name="def-irrational-numbers"/>
    <w:p>
      <w:pPr>
        <w:pStyle w:val="FirstParagraph"/>
      </w:pPr>
      <w:r>
        <w:rPr>
          <w:b/>
          <w:bCs/>
        </w:rPr>
        <w:t xml:space="preserve">Definition 6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real number (</w:t>
      </w:r>
      <w:hyperlink r:id="rId65">
        <w:r>
          <w:rPr>
            <w:rStyle w:val="Hyperlink"/>
          </w:rPr>
          <w:t xml:space="preserve">Definition: Real numbers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66"/>
    <w:bookmarkStart w:id="68" w:name="exm-irrational-numbers"/>
    <w:p>
      <w:pPr>
        <w:pStyle w:val="BodyText"/>
      </w:pPr>
      <w:r>
        <w:rPr>
          <w:b/>
          <w:bCs/>
        </w:rPr>
        <w:t xml:space="preserve">Example 9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67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(Wikipedia contributors 2026i)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(Wikipedia contributors 2026g)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68"/>
    <w:bookmarkStart w:id="69" w:name="rem-well-ordering"/>
    <w:p>
      <w:pPr>
        <w:pStyle w:val="FirstParagraph"/>
      </w:pPr>
      <w:r>
        <w:rPr>
          <w:i/>
          <w:iCs/>
        </w:rPr>
        <w:t xml:space="preserve">Remark 5</w:t>
      </w:r>
      <w:r>
        <w:t xml:space="preserve"> (Smallest elements). </w:t>
      </w:r>
      <w:r>
        <w:t xml:space="preserve">These notes use one more fact about the integers without proving it</w:t>
      </w:r>
      <w:r>
        <w:t xml:space="preserve"> </w:t>
      </w:r>
      <w:r>
        <w:t xml:space="preserve">(Wikipedia contributors 2026j)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every set of positive integers that has at least one element has a smallest element.</w:t>
      </w:r>
    </w:p>
    <w:p>
      <w:pPr>
        <w:pStyle w:val="FirstParagraph"/>
      </w:pPr>
      <w:r>
        <w:t xml:space="preserve">For example,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t>b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has the elements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and so on,</w:t>
      </w:r>
      <w:r>
        <w:t xml:space="preserve"> </w:t>
      </w:r>
      <w:r>
        <w:t xml:space="preserve">and its smallest element is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thm-sqrt-two"/>
    <w:p>
      <w:pPr>
        <w:pStyle w:val="BodyText"/>
      </w:pPr>
      <w:r>
        <w:rPr>
          <w:b/>
          <w:bCs/>
        </w:rPr>
        <w:t xml:space="preserve">Theorem 3 (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irrational)</w:t>
      </w:r>
      <w:r>
        <w:t xml:space="preserve"> </w:t>
      </w:r>
      <w:r>
        <w:t xml:space="preserve">The square root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irrational (</w:t>
      </w:r>
      <w:hyperlink w:anchor="def-irration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&gt;</m:t>
        </m:r>
        <m:r>
          <m:t>0</m:t>
        </m:r>
      </m:oMath>
      <w:r>
        <w:t xml:space="preserve">, we can take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positive</w:t>
      </w:r>
      <w:r>
        <w:t xml:space="preserve"> </w:t>
      </w:r>
      <w:r>
        <w:t xml:space="preserve">(if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replace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).</w:t>
      </w:r>
      <w:r>
        <w:t xml:space="preserve"> </w:t>
      </w:r>
      <w:r>
        <w:t xml:space="preserve">So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 </w:t>
      </w:r>
      <w:r>
        <w:t xml:space="preserve">is an integer has an element,</w:t>
      </w:r>
      <w:r>
        <w:t xml:space="preserve"> </w:t>
      </w:r>
      <w:r>
        <w:t xml:space="preserve">and by</w:t>
      </w:r>
      <w:r>
        <w:t xml:space="preserve"> </w:t>
      </w:r>
      <w:hyperlink w:anchor="rem-well-ordering">
        <w:r>
          <w:rPr>
            <w:rStyle w:val="Hyperlink"/>
          </w:rPr>
          <w:t xml:space="preserve">Remark 5</w:t>
        </w:r>
      </w:hyperlink>
      <w:r>
        <w:t xml:space="preserve"> </w:t>
      </w:r>
      <w:r>
        <w:t xml:space="preserve">it has a smallest element.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that smallest element, 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, a positive integer.</w:t>
      </w:r>
    </w:p>
    <w:p>
      <w:pPr>
        <w:pStyle w:val="BodyText"/>
      </w:pPr>
      <w:r>
        <w:t xml:space="preserve">By</w:t>
      </w:r>
      <w:r>
        <w:t xml:space="preserve"> </w:t>
      </w:r>
      <w:hyperlink w:anchor="sol-sqrt-bounds">
        <w:r>
          <w:rPr>
            <w:rStyle w:val="Hyperlink"/>
          </w:rPr>
          <w:t xml:space="preserve">Solution 6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, also an integer.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a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nor/>
                  <m:sty m:val="p"/>
                </m:rPr>
                <m:t> in the first term, and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in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 positive integer 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an integer,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That contradicts the choice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smallest such integer.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not rational.</w:t>
      </w:r>
    </w:p>
    <w:bookmarkStart w:id="71" w:name="exm-sqrt-two-step"/>
    <w:p>
      <w:pPr>
        <w:pStyle w:val="BodyText"/>
      </w:pPr>
      <w:r>
        <w:rPr>
          <w:b/>
          <w:bCs/>
        </w:rPr>
        <w:t xml:space="preserve">Example 10 (The step in the proof, on a fraction near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The proof of</w:t>
      </w:r>
      <w:r>
        <w:t xml:space="preserve"> </w:t>
      </w:r>
      <w:hyperlink w:anchor="thm-sqrt-two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turns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into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Applied to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1.4</m:t>
        </m:r>
      </m:oMath>
      <w:r>
        <w:t xml:space="preserve">, whose square is</w:t>
      </w:r>
      <w:r>
        <w:t xml:space="preserve"> </w:t>
      </w:r>
      <m:oMath>
        <m:f>
          <m:fPr>
            <m:type m:val="bar"/>
          </m:fPr>
          <m:num>
            <m:r>
              <m:t>49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1.96</m:t>
        </m:r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  <m:r>
              <m:rPr>
                <m:sty m:val="p"/>
              </m:rPr>
              <m:t>−</m:t>
            </m:r>
            <m:r>
              <m:t>7</m:t>
            </m:r>
          </m:num>
          <m:den>
            <m:r>
              <m:t>7</m:t>
            </m:r>
            <m:r>
              <m:rPr>
                <m:sty m:val="p"/>
              </m:rPr>
              <m:t>−</m:t>
            </m:r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whose square is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2.25</m:t>
        </m:r>
      </m:oMath>
      <w:r>
        <w:t xml:space="preserve">.</w:t>
      </w:r>
      <w:r>
        <w:t xml:space="preserve"> </w:t>
      </w:r>
      <w:r>
        <w:t xml:space="preserve">Neither fraction is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 the step moved from denominator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to the smaller denominator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If some fraction were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the step would give another fraction exactly equal to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with a smaller positive denominator,</w:t>
      </w:r>
      <w:r>
        <w:t xml:space="preserve"> </w:t>
      </w:r>
      <w:r>
        <w:t xml:space="preserve">and a smallest positive denominator could not exist.</w:t>
      </w:r>
    </w:p>
    <w:bookmarkEnd w:id="71"/>
    <w:bookmarkEnd w:id="72"/>
    <w:bookmarkStart w:id="81" w:name="sec-primes"/>
    <w:p>
      <w:pPr>
        <w:pStyle w:val="Heading1"/>
      </w:pPr>
      <w:r>
        <w:t xml:space="preserve">5. Infinitely many primes</w:t>
      </w:r>
    </w:p>
    <w:bookmarkStart w:id="73" w:name="exr-which-prime"/>
    <w:p>
      <w:pPr>
        <w:pStyle w:val="FirstParagraph"/>
      </w:pPr>
      <w:r>
        <w:rPr>
          <w:b/>
          <w:bCs/>
        </w:rPr>
        <w:t xml:space="preserve">Exercise 7 (Which are prime?)</w:t>
      </w:r>
      <w:r>
        <w:t xml:space="preserve"> </w:t>
      </w:r>
      <w:r>
        <w:t xml:space="preserve">Which of</w:t>
      </w:r>
      <w:r>
        <w:t xml:space="preserve"> </w:t>
      </w:r>
      <m:oMath>
        <m:r>
          <m:t>51</m:t>
        </m:r>
      </m:oMath>
      <w:r>
        <w:t xml:space="preserve">,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57</m:t>
        </m:r>
      </m:oMath>
      <w:r>
        <w:t xml:space="preserve"> </w:t>
      </w:r>
      <w:r>
        <w:t xml:space="preserve">have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themselves?</w:t>
      </w:r>
      <w:r>
        <w:t xml:space="preserve"> </w:t>
      </w:r>
      <w:r>
        <w:t xml:space="preserve">Hint: try dividing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</w:p>
    <w:bookmarkEnd w:id="73"/>
    <w:bookmarkStart w:id="75" w:name="sol-which-pri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m:oMath>
        <m:r>
          <m:t>51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17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57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19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57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53</m:t>
        </m:r>
      </m:oMath>
      <w:r>
        <w:t xml:space="preserve"> </w:t>
      </w:r>
      <w:r>
        <w:t xml:space="preserve">is not divisible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7</m:t>
        </m:r>
      </m:oMath>
      <w:r>
        <w:t xml:space="preserve">, because it lies strictly between two multiples of each: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26</m:t>
        </m:r>
        <m:r>
          <m:rPr>
            <m:sty m:val="p"/>
          </m:rPr>
          <m:t>=</m:t>
        </m:r>
        <m:r>
          <m:t>52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27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17</m:t>
        </m:r>
        <m:r>
          <m:rPr>
            <m:sty m:val="p"/>
          </m:rPr>
          <m:t>=</m:t>
        </m:r>
        <m:r>
          <m:t>51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18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10</m:t>
        </m:r>
        <m:r>
          <m:rPr>
            <m:sty m:val="p"/>
          </m:rPr>
          <m:t>=</m:t>
        </m:r>
        <m:r>
          <m:t>50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11</m:t>
        </m:r>
      </m:oMath>
      <w:r>
        <w:t xml:space="preserve">, and</w:t>
      </w:r>
      <w:r>
        <w:t xml:space="preserve"> </w:t>
      </w:r>
      <m:oMath>
        <m:r>
          <m:t>7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49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56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8</m:t>
        </m:r>
      </m:oMath>
      <w:r>
        <w:t xml:space="preserve">.</w:t>
      </w:r>
      <w:r>
        <w:t xml:space="preserve"> </w:t>
      </w:r>
      <w:r>
        <w:t xml:space="preserve">A divisor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d</m:t>
        </m:r>
        <m:r>
          <m:rPr>
            <m:sty m:val="p"/>
          </m:rPr>
          <m:t>&lt;</m:t>
        </m:r>
        <m:r>
          <m:t>53</m:t>
        </m:r>
      </m:oMath>
      <w:r>
        <w:t xml:space="preserve"> </w:t>
      </w:r>
      <w:r>
        <w:t xml:space="preserve">would pair with</w:t>
      </w:r>
      <w:r>
        <w:t xml:space="preserve"> </w:t>
      </w:r>
      <m:oMath>
        <m:f>
          <m:fPr>
            <m:type m:val="bar"/>
          </m:fPr>
          <m:num>
            <m:r>
              <m:t>53</m:t>
            </m:r>
          </m:num>
          <m:den>
            <m:r>
              <m:t>d</m:t>
            </m:r>
          </m:den>
        </m:f>
      </m:oMath>
      <w:r>
        <w:t xml:space="preserve">,</w:t>
      </w:r>
      <w:r>
        <w:t xml:space="preserve"> </w:t>
      </w:r>
      <w:r>
        <w:t xml:space="preserve">and one of the two would be at most</w:t>
      </w:r>
      <w:r>
        <w:t xml:space="preserve"> </w:t>
      </w:r>
      <m:oMath>
        <m:r>
          <m:t>7</m:t>
        </m:r>
      </m:oMath>
      <w:r>
        <w:t xml:space="preserve">, because</w:t>
      </w:r>
      <w:r>
        <w:t xml:space="preserve"> </w:t>
      </w:r>
      <m:oMath>
        <m:r>
          <m:t>8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&gt;</m:t>
        </m:r>
        <m:r>
          <m:t>53</m:t>
        </m:r>
      </m:oMath>
      <w:r>
        <w:t xml:space="preserve">.</w:t>
      </w:r>
      <w:r>
        <w:t xml:space="preserve"> </w:t>
      </w:r>
      <w:r>
        <w:t xml:space="preserve">It would be one of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would make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 divisor too, since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divides both (</w:t>
      </w:r>
      <w:hyperlink r:id="rId74">
        <w:r>
          <w:rPr>
            <w:rStyle w:val="Hyperlink"/>
          </w:rPr>
          <w:t xml:space="preserve">Exercise: Divisors of divisors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has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.</w:t>
      </w:r>
    </w:p>
    <w:bookmarkEnd w:id="75"/>
    <w:bookmarkStart w:id="76" w:name="def-prime"/>
    <w:p>
      <w:pPr>
        <w:pStyle w:val="FirstParagraph"/>
      </w:pPr>
      <w:r>
        <w:rPr>
          <w:b/>
          <w:bCs/>
        </w:rPr>
        <w:t xml:space="preserve">Definition 7 (Prime number)</w:t>
      </w:r>
      <w:r>
        <w:t xml:space="preserve"> </w:t>
      </w:r>
      <w:r>
        <w:t xml:space="preserve">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prime</w:t>
      </w:r>
      <w:r>
        <w:t xml:space="preserve"> </w:t>
      </w:r>
      <w:r>
        <w:t xml:space="preserve">if its only positive divisors 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(Wikipedia contributors 2026e)</w:t>
      </w:r>
      <w:r>
        <w:t xml:space="preserve">.</w:t>
      </w:r>
    </w:p>
    <w:bookmarkEnd w:id="76"/>
    <w:bookmarkStart w:id="77" w:name="exm-prime"/>
    <w:p>
      <w:pPr>
        <w:pStyle w:val="BodyText"/>
      </w:pPr>
      <w:r>
        <w:rPr>
          <w:b/>
          <w:bCs/>
        </w:rPr>
        <w:t xml:space="preserve">Example 11 (Prime and not prime)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are prime.</w:t>
      </w:r>
    </w:p>
    <w:p>
      <w:pPr>
        <w:pStyle w:val="Compact"/>
        <w:numPr>
          <w:ilvl w:val="0"/>
          <w:numId w:val="1009"/>
        </w:numPr>
      </w:pPr>
      <m:oMath>
        <m:r>
          <m:t>9</m:t>
        </m:r>
      </m:oMath>
      <w:r>
        <w:t xml:space="preserve"> </w:t>
      </w:r>
      <w:r>
        <w:t xml:space="preserve">is not prime, because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9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neither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not prime, because</w:t>
      </w:r>
      <w:r>
        <w:t xml:space="preserve"> 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applies only to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77"/>
    <w:bookmarkStart w:id="78" w:name="rem-prime-divisor"/>
    <w:p>
      <w:pPr>
        <w:pStyle w:val="FirstParagraph"/>
      </w:pPr>
      <w:r>
        <w:rPr>
          <w:i/>
          <w:iCs/>
        </w:rPr>
        <w:t xml:space="preserve">Remark 6</w:t>
      </w:r>
      <w:r>
        <w:t xml:space="preserve"> (Every integer above one has a prime divisor). </w:t>
      </w:r>
      <w:r>
        <w:t xml:space="preserve">These notes use one more fact without proving it:</w:t>
      </w:r>
    </w:p>
    <w:p>
      <w:pPr>
        <w:pStyle w:val="Compact"/>
        <w:numPr>
          <w:ilvl w:val="0"/>
          <w:numId w:val="1010"/>
        </w:numPr>
      </w:pPr>
      <w:r>
        <w:t xml:space="preserve">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 divisible by at least one prime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91</m:t>
        </m:r>
      </m:oMath>
      <w:r>
        <w:t xml:space="preserve"> </w:t>
      </w:r>
      <w:r>
        <w:t xml:space="preserve">is divisible by the primes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, since</w:t>
      </w:r>
      <w:r>
        <w:t xml:space="preserve"> </w:t>
      </w:r>
      <m:oMath>
        <m:r>
          <m:t>91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13</m:t>
        </m:r>
      </m:oMath>
      <w:r>
        <w:t xml:space="preserve">.</w:t>
      </w:r>
    </w:p>
    <w:bookmarkEnd w:id="78"/>
    <w:bookmarkStart w:id="79" w:name="thm-infinitely-many-primes"/>
    <w:p>
      <w:pPr>
        <w:pStyle w:val="BodyText"/>
      </w:pPr>
      <w:r>
        <w:rPr>
          <w:b/>
          <w:bCs/>
        </w:rPr>
        <w:t xml:space="preserve">Theorem 4 (There are infinitely many primes)</w:t>
      </w:r>
      <w:r>
        <w:t xml:space="preserve"> </w:t>
      </w:r>
      <w:r>
        <w:t xml:space="preserve">There are infinitely many prime numbers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(Wikipedia contributors 2026b)</w:t>
      </w:r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 there are only finitely many primes,</w:t>
      </w:r>
      <w:r>
        <w:t xml:space="preserve"> </w:t>
      </w:r>
      <w:r>
        <w:t xml:space="preserve">and list them all as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list is not empty, 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prime.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⋯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rem-prime-divisor">
        <w:r>
          <w:rPr>
            <w:rStyle w:val="Hyperlink"/>
          </w:rPr>
          <w:t xml:space="preserve">Remark 6</w:t>
        </w:r>
      </w:hyperlink>
      <w:r>
        <w:t xml:space="preserve"> </w:t>
      </w:r>
      <w:r>
        <w:t xml:space="preserve">some prime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t>s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list holds every prime,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also divides their product: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p</m:t>
        </m:r>
        <m:r>
          <m:t>t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s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∣</m:t>
        </m:r>
        <m:r>
          <m:t>1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∤</m:t>
        </m:r>
        <m:r>
          <m:t>1</m:t>
        </m:r>
      </m:oMath>
      <w:r>
        <w:t xml:space="preserve">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infinitely many primes.</w:t>
      </w:r>
    </w:p>
    <w:bookmarkStart w:id="80" w:name="exm-euclid-number"/>
    <w:p>
      <w:pPr>
        <w:pStyle w:val="BodyText"/>
      </w:pPr>
      <w:r>
        <w:rPr>
          <w:b/>
          <w:bCs/>
        </w:rPr>
        <w:t xml:space="preserve">Example 12 (The number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the proof)</w:t>
      </w:r>
      <w:r>
        <w:t xml:space="preserve"> </w:t>
      </w:r>
      <w:r>
        <w:t xml:space="preserve">The proof of</w:t>
      </w:r>
      <w:r>
        <w:t xml:space="preserve"> </w:t>
      </w:r>
      <w:hyperlink w:anchor="thm-infinitely-many-prime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does not claim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, which 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11</m:t>
        </m:r>
        <m:r>
          <m:rPr>
            <m:sty m:val="p"/>
          </m:rPr>
          <m:t>,</m:t>
        </m:r>
        <m:r>
          <m:t>13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30030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30031</m:t>
        </m:r>
        <m:r>
          <m:rPr>
            <m:sty m:val="p"/>
          </m:rPr>
          <m:t>=</m:t>
        </m:r>
        <m:r>
          <m:t>59</m:t>
        </m:r>
        <m:r>
          <m:rPr>
            <m:sty m:val="p"/>
          </m:rPr>
          <m:t>⋅</m:t>
        </m:r>
        <m:r>
          <m:t>509</m:t>
        </m:r>
      </m:oMath>
      <w:r>
        <w:t xml:space="preserve">, which is not prime.</w:t>
      </w:r>
      <w:r>
        <w:t xml:space="preserve"> </w:t>
      </w:r>
      <w:r>
        <w:t xml:space="preserve">Its prime divisors</w:t>
      </w:r>
      <w:r>
        <w:t xml:space="preserve"> </w:t>
      </w:r>
      <m:oMath>
        <m:r>
          <m:t>59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509</m:t>
        </m:r>
      </m:oMath>
      <w:r>
        <w:t xml:space="preserve"> </w:t>
      </w:r>
      <w:r>
        <w:t xml:space="preserve">are not in the list,</w:t>
      </w:r>
      <w:r>
        <w:t xml:space="preserve"> </w:t>
      </w:r>
      <w:r>
        <w:t xml:space="preserve">which is what the proof needs: every list of primes misses some prime.</w:t>
      </w:r>
    </w:p>
    <w:bookmarkEnd w:id="80"/>
    <w:bookmarkEnd w:id="81"/>
    <w:bookmarkStart w:id="83" w:name="sec-choosing-method"/>
    <w:p>
      <w:pPr>
        <w:pStyle w:val="Heading1"/>
      </w:pPr>
      <w:r>
        <w:t xml:space="preserve">6. Choosing a method</w:t>
      </w:r>
    </w:p>
    <w:bookmarkStart w:id="82" w:name="rem-choosing-method"/>
    <w:p>
      <w:pPr>
        <w:pStyle w:val="FirstParagraph"/>
      </w:pPr>
      <w:r>
        <w:rPr>
          <w:i/>
          <w:iCs/>
        </w:rPr>
        <w:t xml:space="preserve">Remark 7</w:t>
      </w:r>
      <w:r>
        <w:t xml:space="preserve"> (Which method to try). </w:t>
      </w:r>
    </w:p>
    <w:p>
      <w:pPr>
        <w:pStyle w:val="Compact"/>
        <w:numPr>
          <w:ilvl w:val="0"/>
          <w:numId w:val="1012"/>
        </w:numPr>
      </w:pPr>
      <w:r>
        <w:t xml:space="preserve">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 first.</w:t>
      </w:r>
    </w:p>
    <w:p>
      <w:pPr>
        <w:pStyle w:val="Compact"/>
        <w:numPr>
          <w:ilvl w:val="0"/>
          <w:numId w:val="1012"/>
        </w:numPr>
      </w:pPr>
      <w:r>
        <w:t xml:space="preserve">Try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the easier assumption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Try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when the proposition says that something does not exist or is not true,</w:t>
      </w:r>
      <w:r>
        <w:t xml:space="preserve"> </w:t>
      </w:r>
      <w:r>
        <w:t xml:space="preserve">as in</w:t>
      </w:r>
      <w:r>
        <w:t xml:space="preserve"> </w:t>
      </w:r>
      <w:r>
        <w:t xml:space="preserve">“no integers satisfy”</w:t>
      </w:r>
      <w:r>
        <w:t xml:space="preserve">,</w:t>
      </w:r>
      <w:r>
        <w:t xml:space="preserve"> </w:t>
      </w:r>
      <w:r>
        <w:t xml:space="preserve">“is irrational”</w:t>
      </w:r>
      <w:r>
        <w:t xml:space="preserve"> </w:t>
      </w:r>
      <w:r>
        <w:t xml:space="preserve">or</w:t>
      </w:r>
      <w:r>
        <w:t xml:space="preserve"> </w:t>
      </w:r>
      <w:r>
        <w:t xml:space="preserve">“infinitely many”</w:t>
      </w:r>
      <w:r>
        <w:t xml:space="preserve">:</w:t>
      </w:r>
      <w:r>
        <w:t xml:space="preserve"> </w:t>
      </w:r>
      <w:r>
        <w:t xml:space="preserve">its negation hands you an object to work with.</w:t>
      </w:r>
    </w:p>
    <w:bookmarkEnd w:id="82"/>
    <w:bookmarkEnd w:id="83"/>
    <w:bookmarkStart w:id="105" w:name="references"/>
    <w:p>
      <w:pPr>
        <w:pStyle w:val="Heading1"/>
      </w:pPr>
      <w:r>
        <w:t xml:space="preserve">References</w:t>
      </w:r>
    </w:p>
    <w:bookmarkStart w:id="104" w:name="refs"/>
    <w:bookmarkStart w:id="85" w:name="ref-wikipedia_contraposi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Contraposition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https://en.wikipedia.org/wiki/Contraposition</w:t>
        </w:r>
      </w:hyperlink>
      <w:r>
        <w:t xml:space="preserve">.</w:t>
      </w:r>
    </w:p>
    <w:bookmarkEnd w:id="85"/>
    <w:bookmarkStart w:id="87" w:name="ref-wikipedia_euclids_theorem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Euclid’s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https://en.wikipedia.org/wiki/Euclid%27s_theorem</w:t>
        </w:r>
      </w:hyperlink>
      <w:r>
        <w:t xml:space="preserve">.</w:t>
      </w:r>
    </w:p>
    <w:bookmarkEnd w:id="87"/>
    <w:bookmarkStart w:id="89" w:name="ref-wikipedia_irrational_number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Irrational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https://en.wikipedia.org/wiki/Irrational_number</w:t>
        </w:r>
      </w:hyperlink>
      <w:r>
        <w:t xml:space="preserve">.</w:t>
      </w:r>
    </w:p>
    <w:bookmarkEnd w:id="89"/>
    <w:bookmarkStart w:id="91" w:name="ref-wikipedia_modular_arithmetic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Modular Arithmetic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https://en.wikipedia.org/wiki/Modular_arithmetic</w:t>
        </w:r>
      </w:hyperlink>
      <w:r>
        <w:t xml:space="preserve">.</w:t>
      </w:r>
    </w:p>
    <w:bookmarkEnd w:id="91"/>
    <w:bookmarkStart w:id="93" w:name="ref-wikipedia_prime_number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Prime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2">
        <w:r>
          <w:rPr>
            <w:rStyle w:val="Hyperlink"/>
          </w:rPr>
          <w:t xml:space="preserve">https://en.wikipedia.org/wiki/Prime_number</w:t>
        </w:r>
      </w:hyperlink>
      <w:r>
        <w:t xml:space="preserve">.</w:t>
      </w:r>
    </w:p>
    <w:bookmarkEnd w:id="93"/>
    <w:bookmarkStart w:id="95" w:name="ref-wikipedia_proof_by_contradi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Proof by Contradiction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4">
        <w:r>
          <w:rPr>
            <w:rStyle w:val="Hyperlink"/>
          </w:rPr>
          <w:t xml:space="preserve">https://en.wikipedia.org/wiki/Proof_by_contradiction</w:t>
        </w:r>
      </w:hyperlink>
      <w:r>
        <w:t xml:space="preserve">.</w:t>
      </w:r>
    </w:p>
    <w:bookmarkEnd w:id="95"/>
    <w:bookmarkStart w:id="97" w:name="X2c662dceb8d7725560ab90b673a0a1289c21e20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Proof That Pi Is Irrational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6">
        <w:r>
          <w:rPr>
            <w:rStyle w:val="Hyperlink"/>
          </w:rPr>
          <w:t xml:space="preserve">https://en.wikipedia.org/wiki/Proof_that_%CF%80_is_irrational</w:t>
        </w:r>
      </w:hyperlink>
      <w:r>
        <w:t xml:space="preserve">.</w:t>
      </w:r>
    </w:p>
    <w:bookmarkEnd w:id="97"/>
    <w:bookmarkStart w:id="99" w:name="ref-wikipedia_rational_number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8">
        <w:r>
          <w:rPr>
            <w:rStyle w:val="Hyperlink"/>
          </w:rPr>
          <w:t xml:space="preserve">https://en.wikipedia.org/wiki/Rational_number</w:t>
        </w:r>
      </w:hyperlink>
      <w:r>
        <w:t xml:space="preserve">.</w:t>
      </w:r>
    </w:p>
    <w:bookmarkEnd w:id="99"/>
    <w:bookmarkStart w:id="101" w:name="ref-wikipedia_square_root_of_2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Square Root of 2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https://en.wikipedia.org/wiki/Square_root_of_2</w:t>
        </w:r>
      </w:hyperlink>
      <w:r>
        <w:t xml:space="preserve">.</w:t>
      </w:r>
    </w:p>
    <w:bookmarkEnd w:id="101"/>
    <w:bookmarkStart w:id="103" w:name="ref-wikipedia_well_ordering_principle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Well-Ordering Principle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https://en.wikipedia.org/wiki/Well-ordering_principle</w:t>
        </w:r>
      </w:hyperlink>
      <w:r>
        <w:t xml:space="preserve">.</w:t>
      </w:r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84" Type="http://schemas.openxmlformats.org/officeDocument/2006/relationships/hyperlink" Target="https://en.wikipedia.org/wiki/Contraposition" TargetMode="External"/><Relationship Id="rId86" Type="http://schemas.openxmlformats.org/officeDocument/2006/relationships/hyperlink" Target="https://en.wikipedia.org/wiki/Euclid%27s_theorem" TargetMode="External"/><Relationship Id="rId88" Type="http://schemas.openxmlformats.org/officeDocument/2006/relationships/hyperlink" Target="https://en.wikipedia.org/wiki/Irrational_number" TargetMode="External"/><Relationship Id="rId90" Type="http://schemas.openxmlformats.org/officeDocument/2006/relationships/hyperlink" Target="https://en.wikipedia.org/wiki/Modular_arithmetic" TargetMode="External"/><Relationship Id="rId92" Type="http://schemas.openxmlformats.org/officeDocument/2006/relationships/hyperlink" Target="https://en.wikipedia.org/wiki/Prime_number" TargetMode="External"/><Relationship Id="rId94" Type="http://schemas.openxmlformats.org/officeDocument/2006/relationships/hyperlink" Target="https://en.wikipedia.org/wiki/Proof_by_contradiction" TargetMode="External"/><Relationship Id="rId96" Type="http://schemas.openxmlformats.org/officeDocument/2006/relationships/hyperlink" Target="https://en.wikipedia.org/wiki/Proof_that_%CF%80_is_irrational" TargetMode="External"/><Relationship Id="rId98" Type="http://schemas.openxmlformats.org/officeDocument/2006/relationships/hyperlink" Target="https://en.wikipedia.org/wiki/Rational_number" TargetMode="External"/><Relationship Id="rId100" Type="http://schemas.openxmlformats.org/officeDocument/2006/relationships/hyperlink" Target="https://en.wikipedia.org/wiki/Square_root_of_2" TargetMode="External"/><Relationship Id="rId102" Type="http://schemas.openxmlformats.org/officeDocument/2006/relationships/hyperlink" Target="https://en.wikipedia.org/wiki/Well-ordering_principle" TargetMode="External"/><Relationship Id="rId23" Type="http://schemas.openxmlformats.org/officeDocument/2006/relationships/hyperlink" Target="https://morrison-lab.github.io/mcs/chapters/direct-proof.html#def-direct-proof" TargetMode="External"/><Relationship Id="rId13" Type="http://schemas.openxmlformats.org/officeDocument/2006/relationships/hyperlink" Target="https://morrison-lab.github.io/mcs/chapters/direct-proof.html#def-divides" TargetMode="External"/><Relationship Id="rId26" Type="http://schemas.openxmlformats.org/officeDocument/2006/relationships/hyperlink" Target="https://morrison-lab.github.io/mcs/chapters/direct-proof.html#def-even-odd" TargetMode="External"/><Relationship Id="rId16" Type="http://schemas.openxmlformats.org/officeDocument/2006/relationships/hyperlink" Target="https://morrison-lab.github.io/mcs/chapters/direct-proof.html#def-integers" TargetMode="External"/><Relationship Id="rId25" Type="http://schemas.openxmlformats.org/officeDocument/2006/relationships/hyperlink" Target="https://morrison-lab.github.io/mcs/chapters/direct-proof.html#def-odd" TargetMode="External"/><Relationship Id="rId39" Type="http://schemas.openxmlformats.org/officeDocument/2006/relationships/hyperlink" Target="https://morrison-lab.github.io/mcs/chapters/direct-proof.html#def-proof-by-cases" TargetMode="External"/><Relationship Id="rId74" Type="http://schemas.openxmlformats.org/officeDocument/2006/relationships/hyperlink" Target="https://morrison-lab.github.io/mcs/chapters/direct-proof.html#exr-divides-transitive" TargetMode="External"/><Relationship Id="rId27" Type="http://schemas.openxmlformats.org/officeDocument/2006/relationships/hyperlink" Target="https://morrison-lab.github.io/mcs/chapters/direct-proof.html#rem-integer-closure" TargetMode="External"/><Relationship Id="rId52" Type="http://schemas.openxmlformats.org/officeDocument/2006/relationships/hyperlink" Target="https://morrison-lab.github.io/mcs/chapters/equivalence-negation.html#def-contradiction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38" Type="http://schemas.openxmlformats.org/officeDocument/2006/relationships/hyperlink" Target="https://morrison-lab.github.io/mcs/chapters/equivalence-negation.html#thm-de-morgan-logic" TargetMode="External"/><Relationship Id="rId55" Type="http://schemas.openxmlformats.org/officeDocument/2006/relationships/hyperlink" Target="https://morrison-lab.github.io/mcs/chapters/equivalence-negation.html#thm-negate-conditional" TargetMode="External"/><Relationship Id="rId51" Type="http://schemas.openxmlformats.org/officeDocument/2006/relationships/hyperlink" Target="https://morrison-lab.github.io/mcs/chapters/propositional-logic.html#def-and" TargetMode="External"/><Relationship Id="rId33" Type="http://schemas.openxmlformats.org/officeDocument/2006/relationships/hyperlink" Target="https://morrison-lab.github.io/mcs/chapters/propositional-logic.html#def-implies" TargetMode="External"/><Relationship Id="rId30" Type="http://schemas.openxmlformats.org/officeDocument/2006/relationships/hyperlink" Target="https://morrison-lab.github.io/mcs/chapters/propositional-logic.html#def-not" TargetMode="External"/><Relationship Id="rId20" Type="http://schemas.openxmlformats.org/officeDocument/2006/relationships/hyperlink" Target="https://morrison-lab.github.io/mcs/chapters/propositional-logic.html#def-proposition" TargetMode="External"/><Relationship Id="rId34" Type="http://schemas.openxmlformats.org/officeDocument/2006/relationships/hyperlink" Target="https://morrison-lab.github.io/mcs/chapters/propositional-logic.html#def-truth-table" TargetMode="External"/><Relationship Id="rId65" Type="http://schemas.openxmlformats.org/officeDocument/2006/relationships/hyperlink" Target="https://morrison-lab.github.io/mcs/chapters/sets.html#def-real-numbers" TargetMode="External"/><Relationship Id="rId12" Type="http://schemas.openxmlformats.org/officeDocument/2006/relationships/hyperlink" Target="https://morrison-lab.github.io/mds/" TargetMode="External"/><Relationship Id="rId48" Type="http://schemas.openxmlformats.org/officeDocument/2006/relationships/hyperlink" Target="https://morrison-lab.github.io/mds/algebra.html#def-distributive" TargetMode="External"/><Relationship Id="rId67" Type="http://schemas.openxmlformats.org/officeDocument/2006/relationships/hyperlink" Target="https://morrison-lab.github.io/mds/algebra.html#def-square-root" TargetMode="External"/><Relationship Id="rId35" Type="http://schemas.openxmlformats.org/officeDocument/2006/relationships/hyperlink" Target="https://morrison-lab.github.io/mds/proof-writing.html#def-logically-equivalent" TargetMode="External"/></Relationships>
</file>

<file path=word/_rels/footnotes.xml.rels><?xml version='1.0' encoding='UTF-8' standalone='yes'?>
<Relationships xmlns="http://schemas.openxmlformats.org/package/2006/relationships"><Relationship Id="rId84" Type="http://schemas.openxmlformats.org/officeDocument/2006/relationships/hyperlink" Target="https://en.wikipedia.org/wiki/Contraposition" TargetMode="External"/><Relationship Id="rId86" Type="http://schemas.openxmlformats.org/officeDocument/2006/relationships/hyperlink" Target="https://en.wikipedia.org/wiki/Euclid%27s_theorem" TargetMode="External"/><Relationship Id="rId88" Type="http://schemas.openxmlformats.org/officeDocument/2006/relationships/hyperlink" Target="https://en.wikipedia.org/wiki/Irrational_number" TargetMode="External"/><Relationship Id="rId90" Type="http://schemas.openxmlformats.org/officeDocument/2006/relationships/hyperlink" Target="https://en.wikipedia.org/wiki/Modular_arithmetic" TargetMode="External"/><Relationship Id="rId92" Type="http://schemas.openxmlformats.org/officeDocument/2006/relationships/hyperlink" Target="https://en.wikipedia.org/wiki/Prime_number" TargetMode="External"/><Relationship Id="rId94" Type="http://schemas.openxmlformats.org/officeDocument/2006/relationships/hyperlink" Target="https://en.wikipedia.org/wiki/Proof_by_contradiction" TargetMode="External"/><Relationship Id="rId96" Type="http://schemas.openxmlformats.org/officeDocument/2006/relationships/hyperlink" Target="https://en.wikipedia.org/wiki/Proof_that_%CF%80_is_irrational" TargetMode="External"/><Relationship Id="rId98" Type="http://schemas.openxmlformats.org/officeDocument/2006/relationships/hyperlink" Target="https://en.wikipedia.org/wiki/Rational_number" TargetMode="External"/><Relationship Id="rId100" Type="http://schemas.openxmlformats.org/officeDocument/2006/relationships/hyperlink" Target="https://en.wikipedia.org/wiki/Square_root_of_2" TargetMode="External"/><Relationship Id="rId102" Type="http://schemas.openxmlformats.org/officeDocument/2006/relationships/hyperlink" Target="https://en.wikipedia.org/wiki/Well-ordering_principle" TargetMode="External"/><Relationship Id="rId23" Type="http://schemas.openxmlformats.org/officeDocument/2006/relationships/hyperlink" Target="https://morrison-lab.github.io/mcs/chapters/direct-proof.html#def-direct-proof" TargetMode="External"/><Relationship Id="rId13" Type="http://schemas.openxmlformats.org/officeDocument/2006/relationships/hyperlink" Target="https://morrison-lab.github.io/mcs/chapters/direct-proof.html#def-divides" TargetMode="External"/><Relationship Id="rId26" Type="http://schemas.openxmlformats.org/officeDocument/2006/relationships/hyperlink" Target="https://morrison-lab.github.io/mcs/chapters/direct-proof.html#def-even-odd" TargetMode="External"/><Relationship Id="rId16" Type="http://schemas.openxmlformats.org/officeDocument/2006/relationships/hyperlink" Target="https://morrison-lab.github.io/mcs/chapters/direct-proof.html#def-integers" TargetMode="External"/><Relationship Id="rId25" Type="http://schemas.openxmlformats.org/officeDocument/2006/relationships/hyperlink" Target="https://morrison-lab.github.io/mcs/chapters/direct-proof.html#def-odd" TargetMode="External"/><Relationship Id="rId39" Type="http://schemas.openxmlformats.org/officeDocument/2006/relationships/hyperlink" Target="https://morrison-lab.github.io/mcs/chapters/direct-proof.html#def-proof-by-cases" TargetMode="External"/><Relationship Id="rId74" Type="http://schemas.openxmlformats.org/officeDocument/2006/relationships/hyperlink" Target="https://morrison-lab.github.io/mcs/chapters/direct-proof.html#exr-divides-transitive" TargetMode="External"/><Relationship Id="rId27" Type="http://schemas.openxmlformats.org/officeDocument/2006/relationships/hyperlink" Target="https://morrison-lab.github.io/mcs/chapters/direct-proof.html#rem-integer-closure" TargetMode="External"/><Relationship Id="rId52" Type="http://schemas.openxmlformats.org/officeDocument/2006/relationships/hyperlink" Target="https://morrison-lab.github.io/mcs/chapters/equivalence-negation.html#def-contradiction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38" Type="http://schemas.openxmlformats.org/officeDocument/2006/relationships/hyperlink" Target="https://morrison-lab.github.io/mcs/chapters/equivalence-negation.html#thm-de-morgan-logic" TargetMode="External"/><Relationship Id="rId55" Type="http://schemas.openxmlformats.org/officeDocument/2006/relationships/hyperlink" Target="https://morrison-lab.github.io/mcs/chapters/equivalence-negation.html#thm-negate-conditional" TargetMode="External"/><Relationship Id="rId51" Type="http://schemas.openxmlformats.org/officeDocument/2006/relationships/hyperlink" Target="https://morrison-lab.github.io/mcs/chapters/propositional-logic.html#def-and" TargetMode="External"/><Relationship Id="rId33" Type="http://schemas.openxmlformats.org/officeDocument/2006/relationships/hyperlink" Target="https://morrison-lab.github.io/mcs/chapters/propositional-logic.html#def-implies" TargetMode="External"/><Relationship Id="rId30" Type="http://schemas.openxmlformats.org/officeDocument/2006/relationships/hyperlink" Target="https://morrison-lab.github.io/mcs/chapters/propositional-logic.html#def-not" TargetMode="External"/><Relationship Id="rId20" Type="http://schemas.openxmlformats.org/officeDocument/2006/relationships/hyperlink" Target="https://morrison-lab.github.io/mcs/chapters/propositional-logic.html#def-proposition" TargetMode="External"/><Relationship Id="rId34" Type="http://schemas.openxmlformats.org/officeDocument/2006/relationships/hyperlink" Target="https://morrison-lab.github.io/mcs/chapters/propositional-logic.html#def-truth-table" TargetMode="External"/><Relationship Id="rId65" Type="http://schemas.openxmlformats.org/officeDocument/2006/relationships/hyperlink" Target="https://morrison-lab.github.io/mcs/chapters/sets.html#def-real-numbers" TargetMode="External"/><Relationship Id="rId12" Type="http://schemas.openxmlformats.org/officeDocument/2006/relationships/hyperlink" Target="https://morrison-lab.github.io/mds/" TargetMode="External"/><Relationship Id="rId48" Type="http://schemas.openxmlformats.org/officeDocument/2006/relationships/hyperlink" Target="https://morrison-lab.github.io/mds/algebra.html#def-distributive" TargetMode="External"/><Relationship Id="rId67" Type="http://schemas.openxmlformats.org/officeDocument/2006/relationships/hyperlink" Target="https://morrison-lab.github.io/mds/algebra.html#def-square-root" TargetMode="External"/><Relationship Id="rId35" Type="http://schemas.openxmlformats.org/officeDocument/2006/relationships/hyperlink" Target="https://morrison-lab.github.io/mds/proof-writing.html#def-logically-equival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Contrapositive and Contradiction</dc:title>
  <dc:creator/>
  <cp:keywords/>
  <dcterms:created xsi:type="dcterms:W3CDTF">2026-10-23T21:57:08Z</dcterms:created>
  <dcterms:modified xsi:type="dcterms:W3CDTF">2026-10-23T21:57:08Z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14:53:20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Proving a statement by way of its negation</vt:lpwstr>
  </property>
  <property fmtid="{D5CDD505-2E9C-101B-9397-08002B2CF9AE}" pid="17" name="toc-title">
    <vt:lpwstr>Table of contents</vt:lpwstr>
  </property>
</Properties>
</file>