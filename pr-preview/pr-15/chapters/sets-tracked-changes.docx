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Sets</w:t>
        </w:r>
      </w:ins>
    </w:p>
    <w:p>
      <w:pPr>
        <w:pStyle w:val="Subtitle"/>
      </w:pPr>
      <w:ins w:id="2" w:author="PR Preview" w:date="2026-01-01T00:00:00Z">
        <w:r>
          <w:t xml:space="preserve">Elements, subsets, products and operations</w:t>
        </w:r>
      </w:ins>
    </w:p>
    <w:p>
      <w:pPr>
        <w:pStyle w:val="Date"/>
      </w:pPr>
      <w:ins w:id="3" w:author="PR Preview" w:date="2026-01-01T00:00:00Z">
        <w:r>
          <w:t xml:space="preserve">Last modified: 2026-10-23 14:53:20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ins w:id="4" w:author="PR Preview" w:date="2026-01-01T00:00:00Z">
        <w:r>
          <w:t xml:space="preserve">1. Sets and their elements</w:t>
        </w:r>
      </w:ins>
    </w:p>
    <w:bookmarkStart w:id="12" w:name="exr-weekday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(Days that begin with T)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W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the set of days of the week whose English names begin with the letter T.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List the elements of</w:t>
        </w:r>
      </w:ins>
      <w:ins w:id="13" w:author="PR Preview" w:date="2026-01-01T00:00:00Z">
        <w:r>
          <w:t xml:space="preserve"> </w:t>
        </w:r>
      </w:ins>
      <m:oMath>
        <m:r>
          <m:t>W</m:t>
        </m:r>
      </m:oMath>
      <w:ins w:id="14" w:author="PR Preview" w:date="2026-01-01T00:00:00Z">
        <w:r>
          <w:t xml:space="preserve">.</w:t>
        </w:r>
      </w:ins>
    </w:p>
    <w:bookmarkEnd w:id="12"/>
    <w:bookmarkStart w:id="13" w:name="sol-weekdays"/>
    <w:p>
      <w:pPr>
        <w:pStyle w:val="BodyText"/>
      </w:pPr>
      <w:ins w:id="15" w:author="PR Preview" w:date="2026-01-01T00:00:00Z">
        <w:r>
          <w:rPr>
            <w:i/>
            <w:iCs/>
          </w:rPr>
          <w:t xml:space="preserve">Solution 1</w:t>
        </w:r>
      </w:ins>
      <w:ins w:id="16" w:author="PR Preview" w:date="2026-01-01T00:00:00Z">
        <w:r>
          <w:t xml:space="preserve">. </w:t>
        </w:r>
      </w:ins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ins w:id="17" w:author="PR Preview" w:date="2026-01-01T00:00:00Z">
        <w:r>
          <w:t xml:space="preserve">.</w:t>
        </w:r>
      </w:ins>
    </w:p>
    <w:bookmarkEnd w:id="13"/>
    <w:bookmarkStart w:id="14" w:name="def-set"/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1 (Set)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set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(Wikipedia contributors 2026n)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 a collection of distinct objects,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called its elements.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We write</w:t>
        </w:r>
      </w:ins>
      <w:ins w:id="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when</w:t>
        </w:r>
      </w:ins>
      <w:ins w:id="34" w:author="PR Preview" w:date="2026-01-01T00:00:00Z">
        <w:r>
          <w:t xml:space="preserve"> </w:t>
        </w:r>
      </w:ins>
      <m:oMath>
        <m:r>
          <m:t>a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an element of the set</w:t>
        </w:r>
      </w:ins>
      <w:ins w:id="37" w:author="PR Preview" w:date="2026-01-01T00:00:00Z">
        <w:r>
          <w:t xml:space="preserve"> </w:t>
        </w:r>
      </w:ins>
      <m:oMath>
        <m:r>
          <m:t>A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</w:t>
        </w:r>
      </w:ins>
      <w:ins w:id="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A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when it is not.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Two sets are equal when they have exactly the same elements.</w:t>
        </w:r>
      </w:ins>
    </w:p>
    <w:bookmarkEnd w:id="14"/>
    <w:bookmarkStart w:id="15" w:name="rem-naive-set"/>
    <w:p>
      <w:pPr>
        <w:pStyle w:val="BodyText"/>
      </w:pPr>
      <w:ins w:id="46" w:author="PR Preview" w:date="2026-01-01T00:00:00Z">
        <w:r>
          <w:rPr>
            <w:i/>
            <w:iCs/>
          </w:rPr>
          <w:t xml:space="preserve">Remark 1</w:t>
        </w:r>
      </w:ins>
      <w:ins w:id="47" w:author="PR Preview" w:date="2026-01-01T00:00:00Z">
        <w:r>
          <w:t xml:space="preserve"> (Naive and formal set theory). </w:t>
        </w:r>
      </w:ins>
      <w:hyperlink w:anchor="def-set">
        <w:ins w:id="4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the informal (</w:t>
        </w:r>
      </w:ins>
      <w:ins w:id="51" w:author="PR Preview" w:date="2026-01-01T00:00:00Z">
        <w:r>
          <w:t xml:space="preserve">“naive”</w:t>
        </w:r>
      </w:ins>
      <w:ins w:id="52" w:author="PR Preview" w:date="2026-01-01T00:00:00Z">
        <w:r>
          <w:t xml:space="preserve">) notion of a set,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which is all these notes need.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Formal set theory states axioms for sets instead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(Wikipedia contributors 2026n)</w:t>
        </w:r>
      </w:ins>
      <w:ins w:id="59" w:author="PR Preview" w:date="2026-01-01T00:00:00Z">
        <w:r>
          <w:t xml:space="preserve">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For example, the last sentence of</w:t>
        </w:r>
      </w:ins>
      <w:ins w:id="62" w:author="PR Preview" w:date="2026-01-01T00:00:00Z">
        <w:r>
          <w:t xml:space="preserve"> </w:t>
        </w:r>
      </w:ins>
      <w:hyperlink w:anchor="def-set">
        <w:ins w:id="6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that two sets are equal when they have exactly the same elements,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one of those axioms, the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rPr>
            <w:i/>
            <w:iCs/>
          </w:rPr>
          <w:t xml:space="preserve">axiom of extensionality</w:t>
        </w:r>
      </w:ins>
      <w:ins w:id="71" w:author="PR Preview" w:date="2026-01-01T00:00:00Z">
        <w:r>
          <w:t xml:space="preserve">.</w:t>
        </w:r>
      </w:ins>
    </w:p>
    <w:bookmarkEnd w:id="15"/>
    <w:bookmarkStart w:id="16" w:name="exm-set"/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Example 1 (Sets of die rolls)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possible results of rolling a six-sided die form the set</w:t>
        </w:r>
      </w:ins>
      <w:ins w:id="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with</w:t>
        </w:r>
      </w:ins>
      <w:ins w:id="7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</w:t>
        </w:r>
      </w:ins>
      <w:ins w:id="82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3" w:author="PR Preview" w:date="2026-01-01T00:00:00Z">
        <w:r>
          <w:t xml:space="preserve">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sets</w:t>
        </w:r>
      </w:ins>
      <w:ins w:id="8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</w:t>
        </w:r>
      </w:ins>
      <w:ins w:id="8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are equal,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because they have the same elements;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 order in which the elements are listed does not matter.</w:t>
        </w:r>
      </w:ins>
    </w:p>
    <w:bookmarkEnd w:id="16"/>
    <w:bookmarkStart w:id="17" w:name="def-roster-notation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Definition 2 (Roster notation)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Writing a set (</w:t>
        </w:r>
      </w:ins>
      <w:hyperlink w:anchor="def-set">
        <w:ins w:id="9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0" w:author="PR Preview" w:date="2026-01-01T00:00:00Z">
        <w:r>
          <w:t xml:space="preserve">) by listing its elements between braces,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as in</w:t>
        </w:r>
      </w:ins>
      <w:ins w:id="10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called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roster notation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(Wikipedia contributors 2026n)</w:t>
        </w:r>
      </w:ins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 ellipsis,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“</w:t>
        </w:r>
      </w:ins>
      <m:oMath>
        <m:r>
          <m:rPr>
            <m:sty m:val="p"/>
          </m:rPr>
          <m:t>…</m:t>
        </m:r>
      </m:oMath>
      <w:ins w:id="116" w:author="PR Preview" w:date="2026-01-01T00:00:00Z">
        <w:r>
          <w:t xml:space="preserve">”</w:t>
        </w:r>
      </w:ins>
      <w:ins w:id="117" w:author="PR Preview" w:date="2026-01-01T00:00:00Z">
        <w:r>
          <w:t xml:space="preserve">, can stand for elements that follow a clear pattern,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as in</w:t>
        </w:r>
      </w:ins>
      <w:ins w:id="1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ins w:id="121" w:author="PR Preview" w:date="2026-01-01T00:00:00Z">
        <w:r>
          <w:t xml:space="preserve">.</w:t>
        </w:r>
      </w:ins>
    </w:p>
    <w:bookmarkEnd w:id="17"/>
    <w:bookmarkStart w:id="18" w:name="exm-roster-notation"/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Example 2 (Order and repetition do not matter)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The sets</w:t>
        </w:r>
      </w:ins>
      <w:ins w:id="12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are equal,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because each has exactly the elements</w:t>
        </w:r>
      </w:ins>
      <w:ins w:id="135" w:author="PR Preview" w:date="2026-01-01T00:00:00Z">
        <w:r>
          <w:t xml:space="preserve"> </w:t>
        </w:r>
      </w:ins>
      <m:oMath>
        <m:r>
          <m:t>1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m:oMath>
        <m:r>
          <m:t>2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</w:t>
        </w:r>
      </w:ins>
      <w:ins w:id="140" w:author="PR Preview" w:date="2026-01-01T00:00:00Z">
        <w:r>
          <w:t xml:space="preserve"> </w:t>
        </w:r>
      </w:ins>
      <m:oMath>
        <m:r>
          <m:t>3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(</w:t>
        </w:r>
      </w:ins>
      <w:hyperlink w:anchor="def-set">
        <w:ins w:id="14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4" w:author="PR Preview" w:date="2026-01-01T00:00:00Z">
        <w:r>
          <w:t xml:space="preserve">).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 roster can list any objects, not only numbers:</w:t>
        </w:r>
      </w:ins>
      <w:ins w:id="1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a set with three elements.</w:t>
        </w:r>
      </w:ins>
    </w:p>
    <w:bookmarkEnd w:id="18"/>
    <w:bookmarkStart w:id="20" w:name="def-natural-numbers"/>
    <w:p>
      <w:pPr>
        <w:pStyle w:val="BodyText"/>
      </w:pPr>
      <w:ins w:id="150" w:author="PR Preview" w:date="2026-01-01T00:00:00Z">
        <w:r>
          <w:rPr>
            <w:b/>
            <w:bCs/>
          </w:rPr>
          <w:t xml:space="preserve">Definition 3 (Natural numbers (our convention))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In these notes, 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natural numbers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(Wikipedia contributors 2026j)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are the positive integers (</w:t>
        </w:r>
      </w:ins>
      <w:hyperlink r:id="rId19">
        <w:ins w:id="159" w:author="PR Preview" w:date="2026-01-01T00:00:00Z">
          <w:r>
            <w:rPr>
              <w:rStyle w:val="Hyperlink"/>
            </w:rPr>
            <w:t xml:space="preserve">Definition: Positive integers</w:t>
          </w:r>
        </w:ins>
      </w:hyperlink>
      <w:ins w:id="16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Definition 4 (Real numbers)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b/>
            <w:bCs/>
          </w:rPr>
          <w:t xml:space="preserve">real number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(Wikipedia contributors 2026m)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a number that can be written as a decimal expansion: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 integer part, followed by a decimal point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 a finite or infinite list of decimal places after it.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Equivalently, the real numbers are the points on the number line.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 set of real numbers is written</w:t>
        </w:r>
      </w:ins>
      <w:ins w:id="17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79" w:author="PR Preview" w:date="2026-01-01T00:00:00Z">
        <w:r>
          <w:t xml:space="preserve">.</w:t>
        </w:r>
      </w:ins>
    </w:p>
    <w:bookmarkEnd w:id="24"/>
    <w:bookmarkStart w:id="25" w:name="rem-real-numbers-working-definition"/>
    <w:p>
      <w:pPr>
        <w:pStyle w:val="BodyText"/>
      </w:pPr>
      <w:ins w:id="180" w:author="PR Preview" w:date="2026-01-01T00:00:00Z">
        <w:r>
          <w:rPr>
            <w:i/>
            <w:iCs/>
          </w:rPr>
          <w:t xml:space="preserve">Remark 2</w:t>
        </w:r>
      </w:ins>
      <w:ins w:id="181" w:author="PR Preview" w:date="2026-01-01T00:00:00Z">
        <w:r>
          <w:t xml:space="preserve"> (A working definition). </w:t>
        </w:r>
      </w:ins>
      <w:hyperlink w:anchor="def-real-numbers">
        <w:ins w:id="18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a working definition, not a construction: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it does not say what an infinite decimal expansion is,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or how to add or multiply two of them.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Rudin (1976, Appendix to Chapter 1)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constructs the real numbers rigorously.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Some real numbers have two decimal expansions: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example,</w:t>
        </w:r>
      </w:ins>
      <w:ins w:id="197" w:author="PR Preview" w:date="2026-01-01T00:00:00Z">
        <w:r>
          <w:t xml:space="preserve"> </w:t>
        </w:r>
      </w:ins>
      <m:oMath>
        <m:r>
          <m:t>0.999</m:t>
        </m:r>
        <m:r>
          <m:rPr>
            <m:sty m:val="p"/>
          </m:rPr>
          <m:t>…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</w:t>
        </w:r>
      </w:ins>
      <w:ins w:id="200" w:author="PR Preview" w:date="2026-01-01T00:00:00Z">
        <w:r>
          <w:t xml:space="preserve"> </w:t>
        </w:r>
      </w:ins>
      <m:oMath>
        <m:r>
          <m:t>1.000</m:t>
        </m:r>
        <m:r>
          <m:rPr>
            <m:sty m:val="p"/>
          </m:rPr>
          <m:t>…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are the same real number,</w:t>
        </w:r>
      </w:ins>
      <w:ins w:id="203" w:author="PR Preview" w:date="2026-01-01T00:00:00Z">
        <w:r>
          <w:t xml:space="preserve"> </w:t>
        </w:r>
      </w:ins>
      <m:oMath>
        <m:r>
          <m:t>1</m:t>
        </m:r>
      </m:oMath>
      <w:ins w:id="204" w:author="PR Preview" w:date="2026-01-01T00:00:00Z">
        <w:r>
          <w:t xml:space="preserve">.</w:t>
        </w:r>
      </w:ins>
    </w:p>
    <w:bookmarkEnd w:id="25"/>
    <w:bookmarkStart w:id="28" w:name="rem-number-sets"/>
    <w:p>
      <w:pPr>
        <w:pStyle w:val="BodyText"/>
      </w:pPr>
      <w:ins w:id="205" w:author="PR Preview" w:date="2026-01-01T00:00:00Z">
        <w:r>
          <w:rPr>
            <w:i/>
            <w:iCs/>
          </w:rPr>
          <w:t xml:space="preserve">Remark 3</w:t>
        </w:r>
      </w:ins>
      <w:ins w:id="206" w:author="PR Preview" w:date="2026-01-01T00:00:00Z">
        <w:r>
          <w:t xml:space="preserve"> (Sets of numbers). </w:t>
        </w:r>
      </w:ins>
      <w:ins w:id="207" w:author="PR Preview" w:date="2026-01-01T00:00:00Z">
        <w:r>
          <w:t xml:space="preserve">These notes use these sets of numbers: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ins w:id="208" w:author="PR Preview" w:date="2026-01-01T00:00:00Z">
        <w:r>
          <w:t xml:space="preserve">2. Set-builder notation</w:t>
        </w:r>
      </w:ins>
    </w:p>
    <w:bookmarkStart w:id="30" w:name="exr-small-cubes"/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Exercise 2 (Natural numbers with small cubes)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List the natural numbers (</w:t>
        </w:r>
      </w:ins>
      <w:hyperlink w:anchor="def-natural-numbers">
        <w:ins w:id="21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13" w:author="PR Preview" w:date="2026-01-01T00:00:00Z">
        <w:r>
          <w:t xml:space="preserve">)</w:t>
        </w:r>
      </w:ins>
      <w:ins w:id="214" w:author="PR Preview" w:date="2026-01-01T00:00:00Z">
        <w:r>
          <w:t xml:space="preserve"> </w:t>
        </w:r>
      </w:ins>
      <m:oMath>
        <m:r>
          <m:t>n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with</w:t>
        </w:r>
      </w:ins>
      <w:ins w:id="217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ins w:id="218" w:author="PR Preview" w:date="2026-01-01T00:00:00Z">
        <w:r>
          <w:t xml:space="preserve">.</w:t>
        </w:r>
      </w:ins>
    </w:p>
    <w:bookmarkEnd w:id="30"/>
    <w:bookmarkStart w:id="31" w:name="sol-small-cubes"/>
    <w:p>
      <w:pPr>
        <w:pStyle w:val="BodyText"/>
      </w:pPr>
      <w:ins w:id="219" w:author="PR Preview" w:date="2026-01-01T00:00:00Z">
        <w:r>
          <w:rPr>
            <w:i/>
            <w:iCs/>
          </w:rPr>
          <w:t xml:space="preserve">Solution 2</w:t>
        </w:r>
      </w:ins>
      <w:ins w:id="220" w:author="PR Preview" w:date="2026-01-01T00:00:00Z">
        <w:r>
          <w:t xml:space="preserve">. </w:t>
        </w:r>
      </w:ins>
      <m:oMath>
        <m:r>
          <m:t>1</m:t>
        </m:r>
      </m:oMath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m:oMath>
        <m:r>
          <m:t>2</m:t>
        </m:r>
      </m:oMath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m:oMath>
        <m:r>
          <m:t>3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</w:t>
        </w:r>
      </w:ins>
      <w:ins w:id="227" w:author="PR Preview" w:date="2026-01-01T00:00:00Z">
        <w:r>
          <w:t xml:space="preserve"> </w:t>
        </w:r>
      </w:ins>
      <m:oMath>
        <m:r>
          <m:t>4</m:t>
        </m:r>
      </m:oMath>
      <w:ins w:id="228" w:author="PR Preview" w:date="2026-01-01T00:00:00Z">
        <w:r>
          <w:t xml:space="preserve">, whose cubes are</w:t>
        </w:r>
      </w:ins>
      <w:ins w:id="229" w:author="PR Preview" w:date="2026-01-01T00:00:00Z">
        <w:r>
          <w:t xml:space="preserve"> </w:t>
        </w:r>
      </w:ins>
      <m:oMath>
        <m:r>
          <m:t>1</m:t>
        </m:r>
      </m:oMath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m:oMath>
        <m:r>
          <m:t>8</m:t>
        </m:r>
      </m:oMath>
      <w:ins w:id="232" w:author="PR Preview" w:date="2026-01-01T00:00:00Z">
        <w:r>
          <w:t xml:space="preserve">,</w:t>
        </w:r>
      </w:ins>
      <w:ins w:id="233" w:author="PR Preview" w:date="2026-01-01T00:00:00Z">
        <w:r>
          <w:t xml:space="preserve"> </w:t>
        </w:r>
      </w:ins>
      <m:oMath>
        <m:r>
          <m:t>27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</w:t>
        </w:r>
      </w:ins>
      <w:ins w:id="236" w:author="PR Preview" w:date="2026-01-01T00:00:00Z">
        <w:r>
          <w:t xml:space="preserve"> </w:t>
        </w:r>
      </w:ins>
      <m:oMath>
        <m:r>
          <m:t>64</m:t>
        </m:r>
      </m:oMath>
      <w:ins w:id="237" w:author="PR Preview" w:date="2026-01-01T00:00:00Z">
        <w:r>
          <w:t xml:space="preserve">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Every other natural number</w:t>
        </w:r>
      </w:ins>
      <w:ins w:id="240" w:author="PR Preview" w:date="2026-01-01T00:00:00Z">
        <w:r>
          <w:t xml:space="preserve"> </w:t>
        </w:r>
      </w:ins>
      <m:oMath>
        <m:r>
          <m:t>n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has</w:t>
        </w:r>
      </w:ins>
      <w:ins w:id="2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5</m:t>
        </m:r>
      </m:oMath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so</w:t>
        </w:r>
      </w:ins>
      <w:ins w:id="247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ins w:id="248" w:author="PR Preview" w:date="2026-01-01T00:00:00Z">
        <w:r>
          <w:t xml:space="preserve">, which is not less than</w:t>
        </w:r>
      </w:ins>
      <w:ins w:id="249" w:author="PR Preview" w:date="2026-01-01T00:00:00Z">
        <w:r>
          <w:t xml:space="preserve"> </w:t>
        </w:r>
      </w:ins>
      <m:oMath>
        <m:r>
          <m:t>100</m:t>
        </m:r>
      </m:oMath>
      <w:ins w:id="250" w:author="PR Preview" w:date="2026-01-01T00:00:00Z">
        <w:r>
          <w:t xml:space="preserve">.</w:t>
        </w:r>
      </w:ins>
    </w:p>
    <w:bookmarkEnd w:id="31"/>
    <w:bookmarkStart w:id="32" w:name="def-set-builder"/>
    <w:p>
      <w:pPr>
        <w:pStyle w:val="BodyText"/>
      </w:pPr>
      <w:ins w:id="251" w:author="PR Preview" w:date="2026-01-01T00:00:00Z">
        <w:r>
          <w:rPr>
            <w:b/>
            <w:bCs/>
          </w:rPr>
          <w:t xml:space="preserve">Definition 5 (Set-builder notation)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For a set</w:t>
        </w:r>
      </w:ins>
      <w:ins w:id="254" w:author="PR Preview" w:date="2026-01-01T00:00:00Z">
        <w:r>
          <w:t xml:space="preserve"> </w:t>
        </w:r>
      </w:ins>
      <m:oMath>
        <m:r>
          <m:t>A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a statement</w:t>
        </w:r>
      </w:ins>
      <w:ins w:id="2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about an element</w:t>
        </w:r>
      </w:ins>
      <w:ins w:id="260" w:author="PR Preview" w:date="2026-01-01T00:00:00Z">
        <w:r>
          <w:t xml:space="preserve"> </w:t>
        </w:r>
      </w:ins>
      <m:oMath>
        <m:r>
          <m:t>x</m:t>
        </m:r>
      </m:oMath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set-builder notation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(Wikipedia contributors 2026o)</w:t>
        </w:r>
      </w:ins>
      <w:ins w:id="26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denotes the set of elements</w:t>
        </w:r>
      </w:ins>
      <w:ins w:id="269" w:author="PR Preview" w:date="2026-01-01T00:00:00Z">
        <w:r>
          <w:t xml:space="preserve"> </w:t>
        </w:r>
      </w:ins>
      <m:oMath>
        <m:r>
          <m:t>x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of</w:t>
        </w:r>
      </w:ins>
      <w:ins w:id="272" w:author="PR Preview" w:date="2026-01-01T00:00:00Z">
        <w:r>
          <w:t xml:space="preserve"> </w:t>
        </w:r>
      </w:ins>
      <m:oMath>
        <m:r>
          <m:t>A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for which</w:t>
        </w:r>
      </w:ins>
      <w:ins w:id="2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true.</w:t>
        </w:r>
      </w:ins>
    </w:p>
    <w:bookmarkEnd w:id="32"/>
    <w:bookmarkStart w:id="35" w:name="exm-set-builder"/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Example 3 (Even die rolls in set-builder notation)</w:t>
        </w:r>
      </w:ins>
      <w:ins w:id="2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the set of</w:t>
        </w:r>
      </w:ins>
      <w:ins w:id="282" w:author="PR Preview" w:date="2026-01-01T00:00:00Z">
        <w:r>
          <w:t xml:space="preserve"> </w:t>
        </w:r>
      </w:ins>
      <w:hyperlink r:id="rId33">
        <w:ins w:id="283" w:author="PR Preview" w:date="2026-01-01T00:00:00Z">
          <w:r>
            <w:rPr>
              <w:rStyle w:val="Hyperlink"/>
            </w:rPr>
            <w:t xml:space="preserve">even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rolls,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and</w:t>
        </w:r>
      </w:ins>
      <w:ins w:id="28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the set of positive</w:t>
        </w:r>
      </w:ins>
      <w:ins w:id="291" w:author="PR Preview" w:date="2026-01-01T00:00:00Z">
        <w:r>
          <w:t xml:space="preserve"> </w:t>
        </w:r>
      </w:ins>
      <w:hyperlink r:id="rId34">
        <w:ins w:id="29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293" w:author="PR Preview" w:date="2026-01-01T00:00:00Z">
        <w:r>
          <w:t xml:space="preserve">.</w:t>
        </w:r>
      </w:ins>
    </w:p>
    <w:bookmarkEnd w:id="35"/>
    <w:bookmarkStart w:id="36" w:name="def-empty-set"/>
    <w:p>
      <w:pPr>
        <w:pStyle w:val="BodyText"/>
      </w:pPr>
      <w:ins w:id="294" w:author="PR Preview" w:date="2026-01-01T00:00:00Z">
        <w:r>
          <w:rPr>
            <w:b/>
            <w:bCs/>
          </w:rPr>
          <w:t xml:space="preserve">Definition 6 (Empty set)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b/>
            <w:bCs/>
          </w:rPr>
          <w:t xml:space="preserve">empty set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(Wikipedia contributors 2026f)</w:t>
        </w:r>
      </w:ins>
      <w:ins w:id="301" w:author="PR Preview" w:date="2026-01-01T00:00:00Z">
        <w:r>
          <w:t xml:space="preserve">, denoted</w:t>
        </w:r>
      </w:ins>
      <w:ins w:id="302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is the set that has no elements.</w:t>
        </w:r>
      </w:ins>
    </w:p>
    <w:bookmarkEnd w:id="36"/>
    <w:bookmarkStart w:id="38" w:name="rem-empty-set-notation"/>
    <w:p>
      <w:pPr>
        <w:pStyle w:val="BodyText"/>
      </w:pPr>
      <w:ins w:id="306" w:author="PR Preview" w:date="2026-01-01T00:00:00Z">
        <w:r>
          <w:rPr>
            <w:i/>
            <w:iCs/>
          </w:rPr>
          <w:t xml:space="preserve">Remark 4</w:t>
        </w:r>
      </w:ins>
      <w:ins w:id="307" w:author="PR Preview" w:date="2026-01-01T00:00:00Z">
        <w:r>
          <w:t xml:space="preserve"> (Other notation for the empty set). </w:t>
        </w:r>
      </w:ins>
      <w:ins w:id="308" w:author="PR Preview" w:date="2026-01-01T00:00:00Z">
        <w:r>
          <w:t xml:space="preserve">Other sources write</w:t>
        </w:r>
      </w:ins>
      <w:ins w:id="30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for</w:t>
        </w:r>
      </w:ins>
      <w:ins w:id="312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(Wikipedia contributors 2026f)</w:t>
        </w:r>
      </w:ins>
      <w:ins w:id="315" w:author="PR Preview" w:date="2026-01-01T00:00:00Z">
        <w:r>
          <w:t xml:space="preserve">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Some sources call it the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null set</w:t>
        </w:r>
      </w:ins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but in measure theory a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“null set”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usually means a set of</w:t>
        </w:r>
      </w:ins>
      <w:ins w:id="327" w:author="PR Preview" w:date="2026-01-01T00:00:00Z">
        <w:r>
          <w:t xml:space="preserve"> </w:t>
        </w:r>
      </w:ins>
      <w:hyperlink r:id="rId37">
        <w:ins w:id="328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329" w:author="PR Preview" w:date="2026-01-01T00:00:00Z">
        <w:r>
          <w:t xml:space="preserve">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which need not be empty.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For example, the interval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has length</w:t>
        </w:r>
      </w:ins>
      <w:ins w:id="33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338" w:author="PR Preview" w:date="2026-01-01T00:00:00Z">
        <w:r>
          <w:t xml:space="preserve">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so it is a null set in that sense,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but it is not empty, because</w:t>
        </w:r>
      </w:ins>
      <w:ins w:id="34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344" w:author="PR Preview" w:date="2026-01-01T00:00:00Z">
        <w:r>
          <w:t xml:space="preserve">.</w:t>
        </w:r>
      </w:ins>
    </w:p>
    <w:bookmarkEnd w:id="38"/>
    <w:bookmarkStart w:id="39" w:name="exm-empty-set"/>
    <w:p>
      <w:pPr>
        <w:pStyle w:val="BodyText"/>
      </w:pPr>
      <w:ins w:id="345" w:author="PR Preview" w:date="2026-01-01T00:00:00Z">
        <w:r>
          <w:rPr>
            <w:b/>
            <w:bCs/>
          </w:rPr>
          <w:t xml:space="preserve">Example 4 (Impossible die rolls)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No roll of a six-sided die is greater than 6,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so</w:t>
        </w:r>
      </w:ins>
      <w:ins w:id="35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351" w:author="PR Preview" w:date="2026-01-01T00:00:00Z">
        <w:r>
          <w:t xml:space="preserve">.</w:t>
        </w:r>
      </w:ins>
    </w:p>
    <w:bookmarkEnd w:id="39"/>
    <w:bookmarkStart w:id="40" w:name="def-set-builder-expression"/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Definition 7 (Set-builder notation with an expression)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a set</w:t>
        </w:r>
      </w:ins>
      <w:ins w:id="355" w:author="PR Preview" w:date="2026-01-01T00:00:00Z">
        <w:r>
          <w:t xml:space="preserve"> </w:t>
        </w:r>
      </w:ins>
      <m:oMath>
        <m:r>
          <m:t>A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and an expression</w:t>
        </w:r>
      </w:ins>
      <w:ins w:id="3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that has a value for each element</w:t>
        </w:r>
      </w:ins>
      <w:ins w:id="361" w:author="PR Preview" w:date="2026-01-01T00:00:00Z">
        <w:r>
          <w:t xml:space="preserve"> </w:t>
        </w:r>
      </w:ins>
      <m:oMath>
        <m:r>
          <m:t>x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of</w:t>
        </w:r>
      </w:ins>
      <w:ins w:id="364" w:author="PR Preview" w:date="2026-01-01T00:00:00Z">
        <w:r>
          <w:t xml:space="preserve"> </w:t>
        </w:r>
      </w:ins>
      <m:oMath>
        <m:r>
          <m:t>A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the notation</w:t>
        </w:r>
      </w:ins>
      <w:ins w:id="3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denotes the set of the values</w:t>
        </w:r>
      </w:ins>
      <w:ins w:id="3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for</w:t>
        </w:r>
      </w:ins>
      <w:ins w:id="3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(Wikipedia contributors 2026o)</w:t>
        </w:r>
      </w:ins>
      <w:ins w:id="377" w:author="PR Preview" w:date="2026-01-01T00:00:00Z">
        <w:r>
          <w:t xml:space="preserve">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That is, an object</w:t>
        </w:r>
      </w:ins>
      <w:ins w:id="380" w:author="PR Preview" w:date="2026-01-01T00:00:00Z">
        <w:r>
          <w:t xml:space="preserve"> </w:t>
        </w:r>
      </w:ins>
      <m:oMath>
        <m:r>
          <m:t>y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is an element of</w:t>
        </w:r>
      </w:ins>
      <w:ins w:id="3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when</w:t>
        </w:r>
      </w:ins>
      <w:ins w:id="38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for some</w:t>
        </w:r>
      </w:ins>
      <w:ins w:id="3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390" w:author="PR Preview" w:date="2026-01-01T00:00:00Z">
        <w:r>
          <w:t xml:space="preserve">.</w:t>
        </w:r>
      </w:ins>
    </w:p>
    <w:bookmarkEnd w:id="40"/>
    <w:bookmarkStart w:id="41" w:name="exm-set-builder-expression"/>
    <w:p>
      <w:pPr>
        <w:pStyle w:val="BodyText"/>
      </w:pPr>
      <w:ins w:id="391" w:author="PR Preview" w:date="2026-01-01T00:00:00Z">
        <w:r>
          <w:rPr>
            <w:b/>
            <w:bCs/>
          </w:rPr>
          <w:t xml:space="preserve">Example 5 (Two ways to build a set)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ins w:id="394" w:author="PR Preview" w:date="2026-01-01T00:00:00Z">
        <w:r>
          <w:t xml:space="preserve">The numbers of</w:t>
        </w:r>
      </w:ins>
      <w:ins w:id="395" w:author="PR Preview" w:date="2026-01-01T00:00:00Z">
        <w:r>
          <w:t xml:space="preserve"> </w:t>
        </w:r>
      </w:ins>
      <w:hyperlink w:anchor="exr-small-cubes">
        <w:ins w:id="396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form the set</w:t>
        </w:r>
      </w:ins>
      <w:ins w:id="39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(</w:t>
        </w:r>
      </w:ins>
      <w:hyperlink w:anchor="def-set-builder">
        <w:ins w:id="40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0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404" w:author="PR Preview" w:date="2026-01-01T00:00:00Z">
        <w:r>
          <w:t xml:space="preserve">Their cubes form the set</w:t>
        </w:r>
      </w:ins>
      <w:ins w:id="4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(</w:t>
        </w:r>
      </w:ins>
      <w:hyperlink w:anchor="def-set-builder-expression">
        <w:ins w:id="40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0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410" w:author="PR Preview" w:date="2026-01-01T00:00:00Z">
        <w:r>
          <w:t xml:space="preserve">, the powers of</w:t>
        </w:r>
      </w:ins>
      <w:ins w:id="411" w:author="PR Preview" w:date="2026-01-01T00:00:00Z">
        <w:r>
          <w:t xml:space="preserve"> </w:t>
        </w:r>
      </w:ins>
      <m:oMath>
        <m:r>
          <m:t>2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after</w:t>
        </w:r>
      </w:ins>
      <w:ins w:id="41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0</m:t>
            </m:r>
          </m:sup>
        </m:sSup>
      </m:oMath>
      <w:ins w:id="41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16" w:author="PR Preview" w:date="2026-01-01T00:00:00Z">
        <w:r>
          <w:t xml:space="preserve">: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many values of</w:t>
        </w:r>
      </w:ins>
      <w:ins w:id="419" w:author="PR Preview" w:date="2026-01-01T00:00:00Z">
        <w:r>
          <w:t xml:space="preserve"> </w:t>
        </w:r>
      </w:ins>
      <m:oMath>
        <m:r>
          <m:t>k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give the same value, and each value is one element of the set.</w:t>
        </w:r>
      </w:ins>
    </w:p>
    <w:bookmarkEnd w:id="41"/>
    <w:bookmarkEnd w:id="42"/>
    <w:bookmarkStart w:id="63" w:name="sec-cardinality"/>
    <w:p>
      <w:pPr>
        <w:pStyle w:val="Heading1"/>
      </w:pPr>
      <w:ins w:id="422" w:author="PR Preview" w:date="2026-01-01T00:00:00Z">
        <w:r>
          <w:t xml:space="preserve">3. Cardinality</w:t>
        </w:r>
      </w:ins>
    </w:p>
    <w:bookmarkStart w:id="43" w:name="exr-letters"/>
    <w:p>
      <w:pPr>
        <w:pStyle w:val="FirstParagraph"/>
      </w:pPr>
      <w:ins w:id="423" w:author="PR Preview" w:date="2026-01-01T00:00:00Z">
        <w:r>
          <w:rPr>
            <w:b/>
            <w:bCs/>
          </w:rPr>
          <w:t xml:space="preserve">Exercise 3 (Letters in a word)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How many different letters does the word MISSISSIPPI use?</w:t>
        </w:r>
      </w:ins>
    </w:p>
    <w:bookmarkEnd w:id="43"/>
    <w:bookmarkStart w:id="44" w:name="sol-letters"/>
    <w:p>
      <w:pPr>
        <w:pStyle w:val="BodyText"/>
      </w:pPr>
      <w:ins w:id="426" w:author="PR Preview" w:date="2026-01-01T00:00:00Z">
        <w:r>
          <w:rPr>
            <w:i/>
            <w:iCs/>
          </w:rPr>
          <w:t xml:space="preserve">Solution 3</w:t>
        </w:r>
      </w:ins>
      <w:ins w:id="427" w:author="PR Preview" w:date="2026-01-01T00:00:00Z">
        <w:r>
          <w:t xml:space="preserve">. </w:t>
        </w:r>
      </w:ins>
      <w:ins w:id="428" w:author="PR Preview" w:date="2026-01-01T00:00:00Z">
        <w:r>
          <w:t xml:space="preserve">Four: M, I, S and P.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The set of its letters is</w:t>
        </w:r>
      </w:ins>
      <w:ins w:id="4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and listing a letter again, as the word does, does not add an element (</w:t>
        </w:r>
      </w:ins>
      <w:hyperlink w:anchor="exm-roster-notation">
        <w:ins w:id="43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36" w:author="PR Preview" w:date="2026-01-01T00:00:00Z">
        <w:r>
          <w:t xml:space="preserve">).</w:t>
        </w:r>
      </w:ins>
    </w:p>
    <w:bookmarkEnd w:id="44"/>
    <w:bookmarkStart w:id="46" w:name="def-finite-set"/>
    <w:p>
      <w:pPr>
        <w:pStyle w:val="BodyText"/>
      </w:pPr>
      <w:ins w:id="437" w:author="PR Preview" w:date="2026-01-01T00:00:00Z">
        <w:r>
          <w:rPr>
            <w:b/>
            <w:bCs/>
          </w:rPr>
          <w:t xml:space="preserve">Definition 8 (Finite set)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 set</w:t>
        </w:r>
      </w:ins>
      <w:ins w:id="440" w:author="PR Preview" w:date="2026-01-01T00:00:00Z">
        <w:r>
          <w:t xml:space="preserve"> </w:t>
        </w:r>
      </w:ins>
      <m:oMath>
        <m:r>
          <m:t>A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finite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(Wikipedia contributors 2026g)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if it is empty,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or if, for some natural number</w:t>
        </w:r>
      </w:ins>
      <w:ins w:id="451" w:author="PR Preview" w:date="2026-01-01T00:00:00Z">
        <w:r>
          <w:t xml:space="preserve"> </w:t>
        </w:r>
      </w:ins>
      <m:oMath>
        <m:r>
          <m:t>n</m:t>
        </m:r>
      </m:oMath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its elements can be listed as a finite sequence (</w:t>
        </w:r>
      </w:ins>
      <w:hyperlink r:id="rId45">
        <w:ins w:id="455" w:author="PR Preview" w:date="2026-01-01T00:00:00Z">
          <w:r>
            <w:rPr>
              <w:rStyle w:val="Hyperlink"/>
            </w:rPr>
            <w:t xml:space="preserve">Definition: Finite sequence</w:t>
          </w:r>
        </w:ins>
      </w:hyperlink>
      <w:ins w:id="456" w:author="PR Preview" w:date="2026-01-01T00:00:00Z">
        <w:r>
          <w:t xml:space="preserve">)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in which each element of</w:t>
        </w:r>
      </w:ins>
      <w:ins w:id="460" w:author="PR Preview" w:date="2026-01-01T00:00:00Z">
        <w:r>
          <w:t xml:space="preserve"> </w:t>
        </w:r>
      </w:ins>
      <m:oMath>
        <m:r>
          <m:t>A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appears exactly once.</w:t>
        </w:r>
      </w:ins>
    </w:p>
    <w:bookmarkEnd w:id="46"/>
    <w:bookmarkStart w:id="47" w:name="def-cardinality"/>
    <w:p>
      <w:pPr>
        <w:pStyle w:val="BodyText"/>
      </w:pPr>
      <w:ins w:id="463" w:author="PR Preview" w:date="2026-01-01T00:00:00Z">
        <w:r>
          <w:rPr>
            <w:b/>
            <w:bCs/>
          </w:rPr>
          <w:t xml:space="preserve">Definition 9 (Cardinality)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For a finite set</w:t>
        </w:r>
      </w:ins>
      <w:ins w:id="466" w:author="PR Preview" w:date="2026-01-01T00:00:00Z">
        <w:r>
          <w:t xml:space="preserve"> </w:t>
        </w:r>
      </w:ins>
      <m:oMath>
        <m:r>
          <m:t>A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(</w:t>
        </w:r>
      </w:ins>
      <w:hyperlink w:anchor="def-finite-set">
        <w:ins w:id="46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70" w:author="PR Preview" w:date="2026-01-01T00:00:00Z">
        <w:r>
          <w:t xml:space="preserve">), the number</w:t>
        </w:r>
      </w:ins>
      <w:ins w:id="471" w:author="PR Preview" w:date="2026-01-01T00:00:00Z">
        <w:r>
          <w:t xml:space="preserve"> </w:t>
        </w:r>
      </w:ins>
      <m:oMath>
        <m:r>
          <m:t>n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in such a list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 the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rPr>
            <w:b/>
            <w:bCs/>
          </w:rPr>
          <w:t xml:space="preserve">cardinality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(Wikipedia contributors 2026b)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of</w:t>
        </w:r>
      </w:ins>
      <w:ins w:id="482" w:author="PR Preview" w:date="2026-01-01T00:00:00Z">
        <w:r>
          <w:t xml:space="preserve"> </w:t>
        </w:r>
      </w:ins>
      <m:oMath>
        <m:r>
          <m:t>A</m:t>
        </m:r>
      </m:oMath>
      <w:ins w:id="483" w:author="PR Preview" w:date="2026-01-01T00:00:00Z">
        <w:r>
          <w:t xml:space="preserve">, its number of elements,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written</w:t>
        </w:r>
      </w:ins>
      <w:ins w:id="48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487" w:author="PR Preview" w:date="2026-01-01T00:00:00Z">
        <w:r>
          <w:t xml:space="preserve">;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the empty set has cardinality</w:t>
        </w:r>
      </w:ins>
      <w:ins w:id="49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91" w:author="PR Preview" w:date="2026-01-01T00:00:00Z">
        <w:r>
          <w:t xml:space="preserve">.</w:t>
        </w:r>
      </w:ins>
    </w:p>
    <w:bookmarkEnd w:id="47"/>
    <w:bookmarkStart w:id="50" w:name="rem-cardinality-bars"/>
    <w:p>
      <w:pPr>
        <w:pStyle w:val="BodyText"/>
      </w:pPr>
      <w:ins w:id="492" w:author="PR Preview" w:date="2026-01-01T00:00:00Z">
        <w:r>
          <w:rPr>
            <w:i/>
            <w:iCs/>
          </w:rPr>
          <w:t xml:space="preserve">Remark 5</w:t>
        </w:r>
      </w:ins>
      <w:ins w:id="493" w:author="PR Preview" w:date="2026-01-01T00:00:00Z">
        <w:r>
          <w:t xml:space="preserve"> (Two meanings of</w:t>
        </w:r>
      </w:ins>
      <w:ins w:id="49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95" w:author="PR Preview" w:date="2026-01-01T00:00:00Z">
        <w:r>
          <w:t xml:space="preserve">). </w:t>
        </w:r>
      </w:ins>
      <w:ins w:id="496" w:author="PR Preview" w:date="2026-01-01T00:00:00Z">
        <w:r>
          <w:t xml:space="preserve">Applied to a set, the bars</w:t>
        </w:r>
      </w:ins>
      <w:ins w:id="4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mean the cardinality of</w:t>
        </w:r>
      </w:ins>
      <w:ins w:id="500" w:author="PR Preview" w:date="2026-01-01T00:00:00Z">
        <w:r>
          <w:t xml:space="preserve"> </w:t>
        </w:r>
      </w:ins>
      <m:oMath>
        <m:r>
          <m:t>A</m:t>
        </m:r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Applied to a number,</w:t>
        </w:r>
      </w:ins>
      <w:ins w:id="50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means its</w:t>
        </w:r>
      </w:ins>
      <w:ins w:id="507" w:author="PR Preview" w:date="2026-01-01T00:00:00Z">
        <w:r>
          <w:t xml:space="preserve"> </w:t>
        </w:r>
      </w:ins>
      <w:hyperlink r:id="rId48">
        <w:ins w:id="508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509" w:author="PR Preview" w:date="2026-01-01T00:00:00Z">
        <w:r>
          <w:t xml:space="preserve">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or its</w:t>
        </w:r>
      </w:ins>
      <w:ins w:id="512" w:author="PR Preview" w:date="2026-01-01T00:00:00Z">
        <w:r>
          <w:t xml:space="preserve"> </w:t>
        </w:r>
      </w:ins>
      <w:hyperlink r:id="rId49">
        <w:ins w:id="513" w:author="PR Preview" w:date="2026-01-01T00:00:00Z">
          <w:r>
            <w:rPr>
              <w:rStyle w:val="Hyperlink"/>
            </w:rPr>
            <w:t xml:space="preserve">modulus</w:t>
          </w:r>
        </w:ins>
      </w:hyperlink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when</w:t>
        </w:r>
      </w:ins>
      <w:ins w:id="516" w:author="PR Preview" w:date="2026-01-01T00:00:00Z">
        <w:r>
          <w:t xml:space="preserve"> </w:t>
        </w:r>
      </w:ins>
      <m:oMath>
        <m:r>
          <m:t>x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 complex.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For example,</w:t>
        </w:r>
      </w:ins>
      <w:ins w:id="52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22" w:author="PR Preview" w:date="2026-01-01T00:00:00Z">
        <w:r>
          <w:t xml:space="preserve">, but</w:t>
        </w:r>
      </w:ins>
      <w:ins w:id="5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524" w:author="PR Preview" w:date="2026-01-01T00:00:00Z">
        <w:r>
          <w:t xml:space="preserve">.</w:t>
        </w:r>
      </w:ins>
    </w:p>
    <w:bookmarkEnd w:id="50"/>
    <w:bookmarkStart w:id="51" w:name="def-infinite-set"/>
    <w:p>
      <w:pPr>
        <w:pStyle w:val="BodyText"/>
      </w:pPr>
      <w:ins w:id="525" w:author="PR Preview" w:date="2026-01-01T00:00:00Z">
        <w:r>
          <w:rPr>
            <w:b/>
            <w:bCs/>
          </w:rPr>
          <w:t xml:space="preserve">Definition 10 (Infinite set)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 set that is not finite (</w:t>
        </w:r>
      </w:ins>
      <w:hyperlink w:anchor="def-finite-set">
        <w:ins w:id="52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29" w:author="PR Preview" w:date="2026-01-01T00:00:00Z">
        <w:r>
          <w:t xml:space="preserve">) is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b/>
            <w:bCs/>
          </w:rPr>
          <w:t xml:space="preserve">infinite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(Wikipedia contributors 2026h)</w:t>
        </w:r>
      </w:ins>
      <w:ins w:id="534" w:author="PR Preview" w:date="2026-01-01T00:00:00Z">
        <w:r>
          <w:t xml:space="preserve">.</w:t>
        </w:r>
      </w:ins>
    </w:p>
    <w:bookmarkEnd w:id="51"/>
    <w:bookmarkStart w:id="52" w:name="exm-finite-set"/>
    <w:p>
      <w:pPr>
        <w:pStyle w:val="BodyText"/>
      </w:pPr>
      <w:ins w:id="535" w:author="PR Preview" w:date="2026-01-01T00:00:00Z">
        <w:r>
          <w:rPr>
            <w:b/>
            <w:bCs/>
          </w:rPr>
          <w:t xml:space="preserve">Example 6 (Finite and infinite sets)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 finite, with</w:t>
        </w:r>
      </w:ins>
      <w:ins w:id="54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54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42" w:author="PR Preview" w:date="2026-01-01T00:00:00Z">
        <w:r>
          <w:t xml:space="preserve">, so</w:t>
        </w:r>
      </w:ins>
      <w:ins w:id="54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544" w:author="PR Preview" w:date="2026-01-01T00:00:00Z">
        <w:r>
          <w:t xml:space="preserve">: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 repeated listing does not count twice.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is finite, with</w:t>
        </w:r>
      </w:ins>
      <w:ins w:id="54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551" w:author="PR Preview" w:date="2026-01-01T00:00:00Z">
        <w:r>
          <w:t xml:space="preserve">The natural numbers</w:t>
        </w:r>
      </w:ins>
      <w:ins w:id="5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are infinite: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for any</w:t>
        </w:r>
      </w:ins>
      <w:ins w:id="557" w:author="PR Preview" w:date="2026-01-01T00:00:00Z">
        <w:r>
          <w:t xml:space="preserve"> </w:t>
        </w:r>
      </w:ins>
      <m:oMath>
        <m:r>
          <m:t>n</m:t>
        </m:r>
      </m:oMath>
      <w:ins w:id="558" w:author="PR Preview" w:date="2026-01-01T00:00:00Z">
        <w:r>
          <w:t xml:space="preserve">, a list</w:t>
        </w:r>
      </w:ins>
      <w:ins w:id="5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of natural numbers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misses the natural number</w:t>
        </w:r>
      </w:ins>
      <w:ins w:id="56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ins w:id="565" w:author="PR Preview" w:date="2026-01-01T00:00:00Z">
        <w:r>
          <w:t xml:space="preserve">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which is larger than every number in the list.</w:t>
        </w:r>
      </w:ins>
    </w:p>
    <w:bookmarkEnd w:id="52"/>
    <w:bookmarkStart w:id="53" w:name="rem-sets-of-sets"/>
    <w:p>
      <w:pPr>
        <w:pStyle w:val="FirstParagraph"/>
      </w:pPr>
      <w:ins w:id="568" w:author="PR Preview" w:date="2026-01-01T00:00:00Z">
        <w:r>
          <w:rPr>
            <w:i/>
            <w:iCs/>
          </w:rPr>
          <w:t xml:space="preserve">Remark 6</w:t>
        </w:r>
      </w:ins>
      <w:ins w:id="569" w:author="PR Preview" w:date="2026-01-01T00:00:00Z">
        <w:r>
          <w:t xml:space="preserve"> (Sets can be elements of sets). </w:t>
        </w:r>
      </w:ins>
      <w:ins w:id="570" w:author="PR Preview" w:date="2026-01-01T00:00:00Z">
        <w:r>
          <w:t xml:space="preserve">The elements of a set can themselves be sets.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For example,</w:t>
        </w:r>
      </w:ins>
      <w:ins w:id="57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has three elements: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the set</w:t>
        </w:r>
      </w:ins>
      <w:ins w:id="57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79" w:author="PR Preview" w:date="2026-01-01T00:00:00Z">
        <w:r>
          <w:t xml:space="preserve">, the number</w:t>
        </w:r>
      </w:ins>
      <w:ins w:id="580" w:author="PR Preview" w:date="2026-01-01T00:00:00Z">
        <w:r>
          <w:t xml:space="preserve"> </w:t>
        </w:r>
      </w:ins>
      <m:oMath>
        <m:r>
          <m:t>3</m:t>
        </m:r>
      </m:oMath>
      <w:ins w:id="581" w:author="PR Preview" w:date="2026-01-01T00:00:00Z">
        <w:r>
          <w:t xml:space="preserve">, and the set</w:t>
        </w:r>
      </w:ins>
      <w:ins w:id="58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ins w:id="583" w:author="PR Preview" w:date="2026-01-01T00:00:00Z">
        <w:r>
          <w:t xml:space="preserve">.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So</w:t>
        </w:r>
      </w:ins>
      <w:ins w:id="58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ins w:id="587" w:author="PR Preview" w:date="2026-01-01T00:00:00Z">
        <w:r>
          <w:t xml:space="preserve">, but</w:t>
        </w:r>
      </w:ins>
      <w:ins w:id="58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∉</m:t>
        </m:r>
        <m:r>
          <m:t>S</m:t>
        </m:r>
      </m:oMath>
      <w:ins w:id="589" w:author="PR Preview" w:date="2026-01-01T00:00:00Z">
        <w:r>
          <w:t xml:space="preserve">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because</w:t>
        </w:r>
      </w:ins>
      <w:ins w:id="592" w:author="PR Preview" w:date="2026-01-01T00:00:00Z">
        <w:r>
          <w:t xml:space="preserve"> </w:t>
        </w:r>
      </w:ins>
      <m:oMath>
        <m:r>
          <m:t>1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an element of an element of</w:t>
        </w:r>
      </w:ins>
      <w:ins w:id="595" w:author="PR Preview" w:date="2026-01-01T00:00:00Z">
        <w:r>
          <w:t xml:space="preserve"> </w:t>
        </w:r>
      </w:ins>
      <m:oMath>
        <m:r>
          <m:t>S</m:t>
        </m:r>
      </m:oMath>
      <w:ins w:id="596" w:author="PR Preview" w:date="2026-01-01T00:00:00Z">
        <w:r>
          <w:t xml:space="preserve">, not an element of</w:t>
        </w:r>
      </w:ins>
      <w:ins w:id="597" w:author="PR Preview" w:date="2026-01-01T00:00:00Z">
        <w:r>
          <w:t xml:space="preserve"> </w:t>
        </w:r>
      </w:ins>
      <m:oMath>
        <m:r>
          <m:t>S</m:t>
        </m:r>
      </m:oMath>
      <w:ins w:id="598" w:author="PR Preview" w:date="2026-01-01T00:00:00Z">
        <w:r>
          <w:t xml:space="preserve">.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And</w:t>
        </w:r>
      </w:ins>
      <w:ins w:id="60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ins w:id="602" w:author="PR Preview" w:date="2026-01-01T00:00:00Z">
        <w:r>
          <w:t xml:space="preserve">: one is a number, and the other is a set with one element.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So</w:t>
        </w:r>
      </w:ins>
      <w:ins w:id="60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(</w:t>
        </w:r>
      </w:ins>
      <w:hyperlink w:anchor="def-cardinality">
        <w:ins w:id="60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09" w:author="PR Preview" w:date="2026-01-01T00:00:00Z">
        <w:r>
          <w:t xml:space="preserve">).</w:t>
        </w:r>
      </w:ins>
    </w:p>
    <w:bookmarkEnd w:id="53"/>
    <w:bookmarkStart w:id="55" w:name="def-countable-set"/>
    <w:p>
      <w:pPr>
        <w:pStyle w:val="BodyText"/>
      </w:pPr>
      <w:ins w:id="610" w:author="PR Preview" w:date="2026-01-01T00:00:00Z">
        <w:r>
          <w:rPr>
            <w:b/>
            <w:bCs/>
          </w:rPr>
          <w:t xml:space="preserve">Definition 11 (Countable set)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 set is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rPr>
            <w:b/>
            <w:bCs/>
          </w:rPr>
          <w:t xml:space="preserve">countable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(Wikipedia contributors 2026e)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if it is finite (</w:t>
        </w:r>
      </w:ins>
      <w:hyperlink w:anchor="def-finite-set">
        <w:ins w:id="61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20" w:author="PR Preview" w:date="2026-01-01T00:00:00Z">
        <w:r>
          <w:t xml:space="preserve">),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or if its elements can be listed as a sequence (</w:t>
        </w:r>
      </w:ins>
      <w:hyperlink r:id="rId54">
        <w:ins w:id="623" w:author="PR Preview" w:date="2026-01-01T00:00:00Z">
          <w:r>
            <w:rPr>
              <w:rStyle w:val="Hyperlink"/>
            </w:rPr>
            <w:t xml:space="preserve">Definition: Sequence</w:t>
          </w:r>
        </w:ins>
      </w:hyperlink>
      <w:ins w:id="624" w:author="PR Preview" w:date="2026-01-01T00:00:00Z">
        <w:r>
          <w:t xml:space="preserve">)</w:t>
        </w:r>
      </w:ins>
      <w:ins w:id="62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in which every element appears.</w:t>
        </w:r>
      </w:ins>
    </w:p>
    <w:bookmarkEnd w:id="55"/>
    <w:bookmarkStart w:id="56" w:name="def-countably-infinite"/>
    <w:p>
      <w:pPr>
        <w:pStyle w:val="BodyText"/>
      </w:pPr>
      <w:ins w:id="628" w:author="PR Preview" w:date="2026-01-01T00:00:00Z">
        <w:r>
          <w:rPr>
            <w:b/>
            <w:bCs/>
          </w:rPr>
          <w:t xml:space="preserve">Definition 12 (Countably infinite set)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 set is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rPr>
            <w:b/>
            <w:bCs/>
          </w:rPr>
          <w:t xml:space="preserve">countably infinite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if it is</w:t>
        </w:r>
      </w:ins>
      <w:ins w:id="635" w:author="PR Preview" w:date="2026-01-01T00:00:00Z">
        <w:r>
          <w:t xml:space="preserve"> </w:t>
        </w:r>
      </w:ins>
      <w:hyperlink w:anchor="def-countable-set">
        <w:ins w:id="636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and not finite.</w:t>
        </w:r>
      </w:ins>
    </w:p>
    <w:bookmarkEnd w:id="56"/>
    <w:bookmarkStart w:id="58" w:name="exm-countable-set"/>
    <w:p>
      <w:pPr>
        <w:pStyle w:val="BodyText"/>
      </w:pPr>
      <w:ins w:id="639" w:author="PR Preview" w:date="2026-01-01T00:00:00Z">
        <w:r>
          <w:rPr>
            <w:b/>
            <w:bCs/>
          </w:rPr>
          <w:t xml:space="preserve">Example 7 (Countable and uncountable sets)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countable, because it is finite.</w:t>
        </w:r>
      </w:ins>
    </w:p>
    <w:p>
      <w:pPr>
        <w:pStyle w:val="Compact"/>
        <w:numPr>
          <w:ilvl w:val="0"/>
          <w:numId w:val="1005"/>
        </w:numPr>
      </w:pPr>
      <w:ins w:id="644" w:author="PR Preview" w:date="2026-01-01T00:00:00Z">
        <w:r>
          <w:t xml:space="preserve">The</w:t>
        </w:r>
      </w:ins>
      <w:ins w:id="645" w:author="PR Preview" w:date="2026-01-01T00:00:00Z">
        <w:r>
          <w:t xml:space="preserve"> </w:t>
        </w:r>
      </w:ins>
      <w:hyperlink r:id="rId57">
        <w:ins w:id="646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6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are countably infinite: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the sequence</w:t>
        </w:r>
      </w:ins>
      <w:ins w:id="65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lists them.</w:t>
        </w:r>
      </w:ins>
    </w:p>
    <w:p>
      <w:pPr>
        <w:pStyle w:val="Compact"/>
        <w:numPr>
          <w:ilvl w:val="0"/>
          <w:numId w:val="1005"/>
        </w:numPr>
      </w:pPr>
      <w:ins w:id="655" w:author="PR Preview" w:date="2026-01-01T00:00:00Z">
        <w:r>
          <w:t xml:space="preserve">The</w:t>
        </w:r>
      </w:ins>
      <w:ins w:id="656" w:author="PR Preview" w:date="2026-01-01T00:00:00Z">
        <w:r>
          <w:t xml:space="preserve"> </w:t>
        </w:r>
      </w:ins>
      <w:hyperlink r:id="rId26">
        <w:ins w:id="657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are countably infinite too: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 sequence</w:t>
        </w:r>
      </w:ins>
      <w:ins w:id="66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lists every one of them.</w:t>
        </w:r>
      </w:ins>
    </w:p>
    <w:bookmarkEnd w:id="58"/>
    <w:bookmarkStart w:id="59" w:name="rem-unique-expansion"/>
    <w:p>
      <w:pPr>
        <w:pStyle w:val="FirstParagraph"/>
      </w:pPr>
      <w:ins w:id="665" w:author="PR Preview" w:date="2026-01-01T00:00:00Z">
        <w:r>
          <w:rPr>
            <w:i/>
            <w:iCs/>
          </w:rPr>
          <w:t xml:space="preserve">Remark 7</w:t>
        </w:r>
      </w:ins>
      <w:ins w:id="666" w:author="PR Preview" w:date="2026-01-01T00:00:00Z">
        <w:r>
          <w:t xml:space="preserve"> (Numbers with only one decimal expansion). </w:t>
        </w:r>
      </w:ins>
      <w:ins w:id="667" w:author="PR Preview" w:date="2026-01-01T00:00:00Z">
        <w:r>
          <w:t xml:space="preserve">These notes use one more fact about the real numbers without proving it.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 real number has two decimal expansions only if one of them ends in repeating</w:t>
        </w:r>
      </w:ins>
      <w:ins w:id="670" w:author="PR Preview" w:date="2026-01-01T00:00:00Z">
        <w:r>
          <w:t xml:space="preserve"> </w:t>
        </w:r>
      </w:ins>
      <m:oMath>
        <m:r>
          <m:t>9</m:t>
        </m:r>
      </m:oMath>
      <w:ins w:id="671" w:author="PR Preview" w:date="2026-01-01T00:00:00Z">
        <w:r>
          <w:t xml:space="preserve">s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and the other in repeating</w:t>
        </w:r>
      </w:ins>
      <w:ins w:id="674" w:author="PR Preview" w:date="2026-01-01T00:00:00Z">
        <w:r>
          <w:t xml:space="preserve"> </w:t>
        </w:r>
      </w:ins>
      <m:oMath>
        <m:r>
          <m:t>0</m:t>
        </m:r>
      </m:oMath>
      <w:ins w:id="675" w:author="PR Preview" w:date="2026-01-01T00:00:00Z">
        <w:r>
          <w:t xml:space="preserve">s,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as</w:t>
        </w:r>
      </w:ins>
      <w:ins w:id="678" w:author="PR Preview" w:date="2026-01-01T00:00:00Z">
        <w:r>
          <w:t xml:space="preserve"> </w:t>
        </w:r>
      </w:ins>
      <m:oMath>
        <m:r>
          <m:t>0.999</m:t>
        </m:r>
        <m:r>
          <m:rPr>
            <m:sty m:val="p"/>
          </m:rPr>
          <m:t>…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and</w:t>
        </w:r>
      </w:ins>
      <w:ins w:id="681" w:author="PR Preview" w:date="2026-01-01T00:00:00Z">
        <w:r>
          <w:t xml:space="preserve"> </w:t>
        </w:r>
      </w:ins>
      <m:oMath>
        <m:r>
          <m:t>1.000</m:t>
        </m:r>
        <m:r>
          <m:rPr>
            <m:sty m:val="p"/>
          </m:rPr>
          <m:t>…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do (</w:t>
        </w:r>
      </w:ins>
      <w:hyperlink w:anchor="rem-real-numbers-working-definition">
        <w:ins w:id="684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685" w:author="PR Preview" w:date="2026-01-01T00:00:00Z">
        <w:r>
          <w:t xml:space="preserve">).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So a number whose decimal places are all</w:t>
        </w:r>
      </w:ins>
      <w:ins w:id="688" w:author="PR Preview" w:date="2026-01-01T00:00:00Z">
        <w:r>
          <w:t xml:space="preserve"> </w:t>
        </w:r>
      </w:ins>
      <m:oMath>
        <m:r>
          <m:t>4</m:t>
        </m:r>
      </m:oMath>
      <w:ins w:id="689" w:author="PR Preview" w:date="2026-01-01T00:00:00Z">
        <w:r>
          <w:t xml:space="preserve">s and</w:t>
        </w:r>
      </w:ins>
      <w:ins w:id="690" w:author="PR Preview" w:date="2026-01-01T00:00:00Z">
        <w:r>
          <w:t xml:space="preserve"> </w:t>
        </w:r>
      </w:ins>
      <m:oMath>
        <m:r>
          <m:t>5</m:t>
        </m:r>
      </m:oMath>
      <w:ins w:id="691" w:author="PR Preview" w:date="2026-01-01T00:00:00Z">
        <w:r>
          <w:t xml:space="preserve">s,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such as</w:t>
        </w:r>
      </w:ins>
      <w:ins w:id="694" w:author="PR Preview" w:date="2026-01-01T00:00:00Z">
        <w:r>
          <w:t xml:space="preserve"> </w:t>
        </w:r>
      </w:ins>
      <m:oMath>
        <m:r>
          <m:t>0.545454</m:t>
        </m:r>
        <m:r>
          <m:rPr>
            <m:sty m:val="p"/>
          </m:rPr>
          <m:t>…</m:t>
        </m:r>
      </m:oMath>
      <w:ins w:id="695" w:author="PR Preview" w:date="2026-01-01T00:00:00Z">
        <w:r>
          <w:t xml:space="preserve">, has only one decimal expansion.</w:t>
        </w:r>
      </w:ins>
    </w:p>
    <w:bookmarkEnd w:id="59"/>
    <w:bookmarkStart w:id="60" w:name="thm-reals-uncountable"/>
    <w:p>
      <w:pPr>
        <w:pStyle w:val="BodyText"/>
      </w:pPr>
      <w:ins w:id="696" w:author="PR Preview" w:date="2026-01-01T00:00:00Z">
        <w:r>
          <w:rPr>
            <w:b/>
            <w:bCs/>
          </w:rPr>
          <w:t xml:space="preserve">Theorem 1 (The real numbers are not countable)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The set of real numbers</w:t>
        </w:r>
      </w:ins>
      <w:ins w:id="69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(</w:t>
        </w:r>
      </w:ins>
      <w:hyperlink w:anchor="def-real-numbers">
        <w:ins w:id="70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03" w:author="PR Preview" w:date="2026-01-01T00:00:00Z">
        <w:r>
          <w:t xml:space="preserve">) is not countable (</w:t>
        </w:r>
      </w:ins>
      <w:hyperlink w:anchor="def-countable-set">
        <w:ins w:id="70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05" w:author="PR Preview" w:date="2026-01-01T00:00:00Z">
        <w:r>
          <w:t xml:space="preserve">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(Wikipedia contributors 2026a)</w:t>
        </w:r>
      </w:ins>
      <w:ins w:id="708" w:author="PR Preview" w:date="2026-01-01T00:00:00Z">
        <w:r>
          <w:t xml:space="preserve">.</w:t>
        </w:r>
      </w:ins>
    </w:p>
    <w:bookmarkEnd w:id="60"/>
    <w:p>
      <w:pPr>
        <w:pStyle w:val="BodyText"/>
      </w:pPr>
      <w:ins w:id="709" w:author="PR Preview" w:date="2026-01-01T00:00:00Z">
        <w:r>
          <w:rPr>
            <w:i/>
            <w:iCs/>
          </w:rPr>
          <w:t xml:space="preserve">Proof</w:t>
        </w:r>
      </w:ins>
      <w:ins w:id="710" w:author="PR Preview" w:date="2026-01-01T00:00:00Z">
        <w:r>
          <w:t xml:space="preserve">. </w:t>
        </w:r>
      </w:ins>
      <w:ins w:id="711" w:author="PR Preview" w:date="2026-01-01T00:00:00Z">
        <w:r>
          <w:t xml:space="preserve">Suppose, for contradiction (</w:t>
        </w:r>
      </w:ins>
      <w:hyperlink r:id="rId61">
        <w:ins w:id="712" w:author="PR Preview" w:date="2026-01-01T00:00:00Z">
          <w:r>
            <w:rPr>
              <w:rStyle w:val="Hyperlink"/>
            </w:rPr>
            <w:t xml:space="preserve">Definition: Proof by contradiction</w:t>
          </w:r>
        </w:ins>
      </w:hyperlink>
      <w:ins w:id="713" w:author="PR Preview" w:date="2026-01-01T00:00:00Z">
        <w:r>
          <w:t xml:space="preserve">), that</w:t>
        </w:r>
      </w:ins>
      <w:ins w:id="71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countable.</w:t>
        </w:r>
      </w:ins>
      <w:ins w:id="71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is not finite, because it contains the natural numbers,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 a list of every real number would include a list of every natural number,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which cannot be finite (</w:t>
        </w:r>
      </w:ins>
      <w:hyperlink w:anchor="exm-finite-set">
        <w:ins w:id="72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725" w:author="PR Preview" w:date="2026-01-01T00:00:00Z">
        <w:r>
          <w:t xml:space="preserve">).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So the elements of</w:t>
        </w:r>
      </w:ins>
      <w:ins w:id="72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can be listed as a sequence</w:t>
        </w:r>
      </w:ins>
      <w:ins w:id="731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in which every real number appears.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Write each</w:t>
        </w:r>
      </w:ins>
      <w:ins w:id="736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n</m:t>
            </m:r>
          </m:sub>
        </m:sSub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as a decimal expansion,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choosing one if</w:t>
        </w:r>
      </w:ins>
      <w:ins w:id="741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n</m:t>
            </m:r>
          </m:sub>
        </m:sSub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has two.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Let</w:t>
        </w:r>
      </w:ins>
      <w:ins w:id="746" w:author="PR Preview" w:date="2026-01-01T00:00:00Z">
        <w:r>
          <w:t xml:space="preserve"> </w:t>
        </w:r>
      </w:ins>
      <m:oMath>
        <m:r>
          <m:t>d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be the number between</w:t>
        </w:r>
      </w:ins>
      <w:ins w:id="749" w:author="PR Preview" w:date="2026-01-01T00:00:00Z">
        <w:r>
          <w:t xml:space="preserve"> </w:t>
        </w:r>
      </w:ins>
      <m:oMath>
        <m:r>
          <m:t>0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m:oMath>
        <m:r>
          <m:t>1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whose</w:t>
        </w:r>
      </w:ins>
      <w:ins w:id="755" w:author="PR Preview" w:date="2026-01-01T00:00:00Z">
        <w:r>
          <w:t xml:space="preserve"> </w:t>
        </w:r>
      </w:ins>
      <m:oMath>
        <m:r>
          <m:t>n</m:t>
        </m:r>
      </m:oMath>
      <w:ins w:id="756" w:author="PR Preview" w:date="2026-01-01T00:00:00Z">
        <w:r>
          <w:t xml:space="preserve">th decimal place is</w:t>
        </w:r>
      </w:ins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ins w:id="757" w:author="PR Preview" w:date="2026-01-01T00:00:00Z">
        <w:r>
          <w:t xml:space="preserve">, if the</w:t>
        </w:r>
      </w:ins>
      <w:ins w:id="758" w:author="PR Preview" w:date="2026-01-01T00:00:00Z">
        <w:r>
          <w:t xml:space="preserve"> </w:t>
        </w:r>
      </w:ins>
      <m:oMath>
        <m:r>
          <m:t>n</m:t>
        </m:r>
      </m:oMath>
      <w:ins w:id="759" w:author="PR Preview" w:date="2026-01-01T00:00:00Z">
        <w:r>
          <w:t xml:space="preserve">th decimal place of</w:t>
        </w:r>
      </w:ins>
      <w:ins w:id="760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n</m:t>
            </m:r>
          </m:sub>
        </m:sSub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not</w:t>
        </w:r>
      </w:ins>
      <w:ins w:id="763" w:author="PR Preview" w:date="2026-01-01T00:00:00Z">
        <w:r>
          <w:t xml:space="preserve"> </w:t>
        </w:r>
      </w:ins>
      <m:oMath>
        <m:r>
          <m:t>5</m:t>
        </m:r>
      </m:oMath>
      <w:ins w:id="76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ins w:id="765" w:author="PR Preview" w:date="2026-01-01T00:00:00Z">
        <w:r>
          <w:t xml:space="preserve">, if the</w:t>
        </w:r>
      </w:ins>
      <w:ins w:id="766" w:author="PR Preview" w:date="2026-01-01T00:00:00Z">
        <w:r>
          <w:t xml:space="preserve"> </w:t>
        </w:r>
      </w:ins>
      <m:oMath>
        <m:r>
          <m:t>n</m:t>
        </m:r>
      </m:oMath>
      <w:ins w:id="767" w:author="PR Preview" w:date="2026-01-01T00:00:00Z">
        <w:r>
          <w:t xml:space="preserve">th decimal place of</w:t>
        </w:r>
      </w:ins>
      <w:ins w:id="768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n</m:t>
            </m:r>
          </m:sub>
        </m:sSub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is</w:t>
        </w:r>
      </w:ins>
      <w:ins w:id="771" w:author="PR Preview" w:date="2026-01-01T00:00:00Z">
        <w:r>
          <w:t xml:space="preserve"> </w:t>
        </w:r>
      </w:ins>
      <m:oMath>
        <m:r>
          <m:t>5</m:t>
        </m:r>
      </m:oMath>
      <w:ins w:id="772" w:author="PR Preview" w:date="2026-01-01T00:00:00Z">
        <w:r>
          <w:t xml:space="preserve">.</w:t>
        </w:r>
      </w:ins>
    </w:p>
    <w:p>
      <w:pPr>
        <w:pStyle w:val="FirstParagraph"/>
      </w:pPr>
      <w:ins w:id="773" w:author="PR Preview" w:date="2026-01-01T00:00:00Z">
        <w:r>
          <w:t xml:space="preserve">Then</w:t>
        </w:r>
      </w:ins>
      <w:ins w:id="774" w:author="PR Preview" w:date="2026-01-01T00:00:00Z">
        <w:r>
          <w:t xml:space="preserve"> </w:t>
        </w:r>
      </w:ins>
      <m:oMath>
        <m:r>
          <m:t>d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is a real number, so</w:t>
        </w:r>
      </w:ins>
      <w:ins w:id="77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for some</w:t>
        </w:r>
      </w:ins>
      <w:ins w:id="780" w:author="PR Preview" w:date="2026-01-01T00:00:00Z">
        <w:r>
          <w:t xml:space="preserve"> </w:t>
        </w:r>
      </w:ins>
      <m:oMath>
        <m:r>
          <m:t>m</m:t>
        </m:r>
      </m:oMath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The decimal places of</w:t>
        </w:r>
      </w:ins>
      <w:ins w:id="784" w:author="PR Preview" w:date="2026-01-01T00:00:00Z">
        <w:r>
          <w:t xml:space="preserve"> </w:t>
        </w:r>
      </w:ins>
      <m:oMath>
        <m:r>
          <m:t>d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are all</w:t>
        </w:r>
      </w:ins>
      <w:ins w:id="787" w:author="PR Preview" w:date="2026-01-01T00:00:00Z">
        <w:r>
          <w:t xml:space="preserve"> </w:t>
        </w:r>
      </w:ins>
      <m:oMath>
        <m:r>
          <m:t>4</m:t>
        </m:r>
      </m:oMath>
      <w:ins w:id="788" w:author="PR Preview" w:date="2026-01-01T00:00:00Z">
        <w:r>
          <w:t xml:space="preserve">s and</w:t>
        </w:r>
      </w:ins>
      <w:ins w:id="789" w:author="PR Preview" w:date="2026-01-01T00:00:00Z">
        <w:r>
          <w:t xml:space="preserve"> </w:t>
        </w:r>
      </w:ins>
      <m:oMath>
        <m:r>
          <m:t>5</m:t>
        </m:r>
      </m:oMath>
      <w:ins w:id="790" w:author="PR Preview" w:date="2026-01-01T00:00:00Z">
        <w:r>
          <w:t xml:space="preserve">s,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</w:t>
        </w:r>
      </w:ins>
      <w:ins w:id="793" w:author="PR Preview" w:date="2026-01-01T00:00:00Z">
        <w:r>
          <w:t xml:space="preserve"> </w:t>
        </w:r>
      </w:ins>
      <m:oMath>
        <m:r>
          <m:t>d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has only one decimal expansion (</w:t>
        </w:r>
      </w:ins>
      <w:hyperlink w:anchor="rem-unique-expansion">
        <w:ins w:id="796" w:author="PR Preview" w:date="2026-01-01T00:00:00Z">
          <w:r>
            <w:rPr>
              <w:rStyle w:val="Hyperlink"/>
            </w:rPr>
            <w:t xml:space="preserve">Remark 7</w:t>
          </w:r>
        </w:ins>
      </w:hyperlink>
      <w:ins w:id="797" w:author="PR Preview" w:date="2026-01-01T00:00:00Z">
        <w:r>
          <w:t xml:space="preserve">),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and the expansion chosen for</w:t>
        </w:r>
      </w:ins>
      <w:ins w:id="800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m</m:t>
            </m:r>
          </m:sub>
        </m:sSub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must be that one.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But the two expansions differ in the</w:t>
        </w:r>
      </w:ins>
      <w:ins w:id="805" w:author="PR Preview" w:date="2026-01-01T00:00:00Z">
        <w:r>
          <w:t xml:space="preserve"> </w:t>
        </w:r>
      </w:ins>
      <m:oMath>
        <m:r>
          <m:t>m</m:t>
        </m:r>
      </m:oMath>
      <w:ins w:id="806" w:author="PR Preview" w:date="2026-01-01T00:00:00Z">
        <w:r>
          <w:t xml:space="preserve">th decimal place, by the choice of</w:t>
        </w:r>
      </w:ins>
      <w:ins w:id="807" w:author="PR Preview" w:date="2026-01-01T00:00:00Z">
        <w:r>
          <w:t xml:space="preserve"> </w:t>
        </w:r>
      </w:ins>
      <m:oMath>
        <m:r>
          <m:t>d</m:t>
        </m:r>
      </m:oMath>
      <w:ins w:id="808" w:author="PR Preview" w:date="2026-01-01T00:00:00Z">
        <w:r>
          <w:t xml:space="preserve">.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That is a contradiction, so</w:t>
        </w:r>
      </w:ins>
      <w:ins w:id="8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 not countable.</w:t>
        </w:r>
      </w:ins>
    </w:p>
    <w:bookmarkStart w:id="62" w:name="exm-reals-uncountable"/>
    <w:p>
      <w:pPr>
        <w:pStyle w:val="BodyText"/>
      </w:pPr>
      <w:ins w:id="814" w:author="PR Preview" w:date="2026-01-01T00:00:00Z">
        <w:r>
          <w:rPr>
            <w:b/>
            <w:bCs/>
          </w:rPr>
          <w:t xml:space="preserve">Example 8 (The diagonal number for a list)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Suppose a list of real numbers starts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ins w:id="817" w:author="PR Preview" w:date="2026-01-01T00:00:00Z">
        <w:r>
          <w:t xml:space="preserve">The bold digits are the</w:t>
        </w:r>
      </w:ins>
      <w:ins w:id="818" w:author="PR Preview" w:date="2026-01-01T00:00:00Z">
        <w:r>
          <w:t xml:space="preserve"> </w:t>
        </w:r>
      </w:ins>
      <m:oMath>
        <m:r>
          <m:t>n</m:t>
        </m:r>
      </m:oMath>
      <w:ins w:id="819" w:author="PR Preview" w:date="2026-01-01T00:00:00Z">
        <w:r>
          <w:t xml:space="preserve">th decimal places of the</w:t>
        </w:r>
      </w:ins>
      <w:ins w:id="820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n</m:t>
            </m:r>
          </m:sub>
        </m:sSub>
      </m:oMath>
      <w:ins w:id="821" w:author="PR Preview" w:date="2026-01-01T00:00:00Z">
        <w:r>
          <w:t xml:space="preserve">:</w:t>
        </w:r>
      </w:ins>
      <w:ins w:id="822" w:author="PR Preview" w:date="2026-01-01T00:00:00Z">
        <w:r>
          <w:t xml:space="preserve"> </w:t>
        </w:r>
      </w:ins>
      <m:oMath>
        <m:r>
          <m:t>7</m:t>
        </m:r>
      </m:oMath>
      <w:ins w:id="823" w:author="PR Preview" w:date="2026-01-01T00:00:00Z">
        <w:r>
          <w:t xml:space="preserve">,</w:t>
        </w:r>
      </w:ins>
      <w:ins w:id="824" w:author="PR Preview" w:date="2026-01-01T00:00:00Z">
        <w:r>
          <w:t xml:space="preserve"> </w:t>
        </w:r>
      </w:ins>
      <m:oMath>
        <m:r>
          <m:t>4</m:t>
        </m:r>
      </m:oMath>
      <w:ins w:id="825" w:author="PR Preview" w:date="2026-01-01T00:00:00Z">
        <w:r>
          <w:t xml:space="preserve">,</w:t>
        </w:r>
      </w:ins>
      <w:ins w:id="826" w:author="PR Preview" w:date="2026-01-01T00:00:00Z">
        <w:r>
          <w:t xml:space="preserve"> </w:t>
        </w:r>
      </w:ins>
      <m:oMath>
        <m:r>
          <m:t>8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5</m:t>
        </m:r>
      </m:oMath>
      <w:ins w:id="830" w:author="PR Preview" w:date="2026-01-01T00:00:00Z">
        <w:r>
          <w:t xml:space="preserve">.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The proof of</w:t>
        </w:r>
      </w:ins>
      <w:ins w:id="833" w:author="PR Preview" w:date="2026-01-01T00:00:00Z">
        <w:r>
          <w:t xml:space="preserve"> </w:t>
        </w:r>
      </w:ins>
      <w:hyperlink w:anchor="thm-reals-uncountable">
        <w:ins w:id="83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builds</w:t>
        </w:r>
      </w:ins>
      <w:ins w:id="83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ins w:id="838" w:author="PR Preview" w:date="2026-01-01T00:00:00Z">
        <w:r>
          <w:t xml:space="preserve">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which differs from</w:t>
        </w:r>
      </w:ins>
      <w:ins w:id="841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1</m:t>
            </m:r>
          </m:sub>
        </m:sSub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in the first decimal place, from</w:t>
        </w:r>
      </w:ins>
      <w:ins w:id="84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2</m:t>
            </m:r>
          </m:sub>
        </m:sSub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in the second,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from</w:t>
        </w:r>
      </w:ins>
      <w:ins w:id="84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3</m:t>
            </m:r>
          </m:sub>
        </m:sSub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in the third, and from</w:t>
        </w:r>
      </w:ins>
      <w:ins w:id="852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4</m:t>
            </m:r>
          </m:sub>
        </m:sSub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in the fourth.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However the list continues,</w:t>
        </w:r>
      </w:ins>
      <w:ins w:id="857" w:author="PR Preview" w:date="2026-01-01T00:00:00Z">
        <w:r>
          <w:t xml:space="preserve"> </w:t>
        </w:r>
      </w:ins>
      <m:oMath>
        <m:r>
          <m:t>d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not on it.</w:t>
        </w:r>
      </w:ins>
    </w:p>
    <w:bookmarkEnd w:id="62"/>
    <w:bookmarkEnd w:id="63"/>
    <w:bookmarkStart w:id="75" w:name="sec-subsets"/>
    <w:p>
      <w:pPr>
        <w:pStyle w:val="Heading1"/>
      </w:pPr>
      <w:ins w:id="860" w:author="PR Preview" w:date="2026-01-01T00:00:00Z">
        <w:r>
          <w:t xml:space="preserve">4. Subsets and power sets</w:t>
        </w:r>
      </w:ins>
    </w:p>
    <w:bookmarkStart w:id="64" w:name="exr-element-and-subset"/>
    <w:p>
      <w:pPr>
        <w:pStyle w:val="FirstParagraph"/>
      </w:pPr>
      <w:ins w:id="861" w:author="PR Preview" w:date="2026-01-01T00:00:00Z">
        <w:r>
          <w:rPr>
            <w:b/>
            <w:bCs/>
          </w:rPr>
          <w:t xml:space="preserve">Exercise 4 (An element that is also a subset)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Let</w:t>
        </w:r>
      </w:ins>
      <w:ins w:id="86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ins w:id="865" w:author="PR Preview" w:date="2026-01-01T00:00:00Z">
        <w:r>
          <w:t xml:space="preserve">.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 set</w:t>
        </w:r>
      </w:ins>
      <w:ins w:id="868" w:author="PR Preview" w:date="2026-01-01T00:00:00Z">
        <w:r>
          <w:t xml:space="preserve"> </w:t>
        </w:r>
      </w:ins>
      <m:oMath>
        <m:r>
          <m:t>A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is a subset of</w:t>
        </w:r>
      </w:ins>
      <w:ins w:id="871" w:author="PR Preview" w:date="2026-01-01T00:00:00Z">
        <w:r>
          <w:t xml:space="preserve"> </w:t>
        </w:r>
      </w:ins>
      <m:oMath>
        <m:r>
          <m:t>B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when every element of</w:t>
        </w:r>
      </w:ins>
      <w:ins w:id="874" w:author="PR Preview" w:date="2026-01-01T00:00:00Z">
        <w:r>
          <w:t xml:space="preserve"> </w:t>
        </w:r>
      </w:ins>
      <m:oMath>
        <m:r>
          <m:t>A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is an element of</w:t>
        </w:r>
      </w:ins>
      <w:ins w:id="877" w:author="PR Preview" w:date="2026-01-01T00:00:00Z">
        <w:r>
          <w:t xml:space="preserve"> </w:t>
        </w:r>
      </w:ins>
      <m:oMath>
        <m:r>
          <m:t>B</m:t>
        </m:r>
      </m:oMath>
      <w:ins w:id="878" w:author="PR Preview" w:date="2026-01-01T00:00:00Z">
        <w:r>
          <w:t xml:space="preserve">.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Find a set that is both an element of</w:t>
        </w:r>
      </w:ins>
      <w:ins w:id="881" w:author="PR Preview" w:date="2026-01-01T00:00:00Z">
        <w:r>
          <w:t xml:space="preserve"> </w:t>
        </w:r>
      </w:ins>
      <m:oMath>
        <m:r>
          <m:t>B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and a subset of</w:t>
        </w:r>
      </w:ins>
      <w:ins w:id="884" w:author="PR Preview" w:date="2026-01-01T00:00:00Z">
        <w:r>
          <w:t xml:space="preserve"> </w:t>
        </w:r>
      </w:ins>
      <m:oMath>
        <m:r>
          <m:t>B</m:t>
        </m:r>
      </m:oMath>
      <w:ins w:id="885" w:author="PR Preview" w:date="2026-01-01T00:00:00Z">
        <w:r>
          <w:t xml:space="preserve">.</w:t>
        </w:r>
      </w:ins>
    </w:p>
    <w:bookmarkEnd w:id="64"/>
    <w:bookmarkStart w:id="65" w:name="sol-element-and-subset"/>
    <w:p>
      <w:pPr>
        <w:pStyle w:val="BodyText"/>
      </w:pPr>
      <w:ins w:id="886" w:author="PR Preview" w:date="2026-01-01T00:00:00Z">
        <w:r>
          <w:rPr>
            <w:i/>
            <w:iCs/>
          </w:rPr>
          <w:t xml:space="preserve">Solution 4</w:t>
        </w:r>
      </w:ins>
      <w:ins w:id="887" w:author="PR Preview" w:date="2026-01-01T00:00:00Z">
        <w:r>
          <w:t xml:space="preserve">. </w:t>
        </w:r>
      </w:ins>
      <w:ins w:id="888" w:author="PR Preview" w:date="2026-01-01T00:00:00Z">
        <w:r>
          <w:t xml:space="preserve">The set</w:t>
        </w:r>
      </w:ins>
      <w:ins w:id="88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works.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It is listed in</w:t>
        </w:r>
      </w:ins>
      <w:ins w:id="894" w:author="PR Preview" w:date="2026-01-01T00:00:00Z">
        <w:r>
          <w:t xml:space="preserve"> </w:t>
        </w:r>
      </w:ins>
      <m:oMath>
        <m:r>
          <m:t>B</m:t>
        </m:r>
      </m:oMath>
      <w:ins w:id="895" w:author="PR Preview" w:date="2026-01-01T00:00:00Z">
        <w:r>
          <w:t xml:space="preserve">, so it is an element of</w:t>
        </w:r>
      </w:ins>
      <w:ins w:id="896" w:author="PR Preview" w:date="2026-01-01T00:00:00Z">
        <w:r>
          <w:t xml:space="preserve"> </w:t>
        </w:r>
      </w:ins>
      <m:oMath>
        <m:r>
          <m:t>B</m:t>
        </m:r>
      </m:oMath>
      <w:ins w:id="897" w:author="PR Preview" w:date="2026-01-01T00:00:00Z">
        <w:r>
          <w:t xml:space="preserve">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And</w:t>
        </w:r>
      </w:ins>
      <w:ins w:id="900" w:author="PR Preview" w:date="2026-01-01T00:00:00Z">
        <w:r>
          <w:t xml:space="preserve"> </w:t>
        </w:r>
      </w:ins>
      <m:oMath>
        <m:r>
          <m:t>1</m:t>
        </m:r>
      </m:oMath>
      <w:ins w:id="901" w:author="PR Preview" w:date="2026-01-01T00:00:00Z">
        <w:r>
          <w:t xml:space="preserve">, the one element of</w:t>
        </w:r>
      </w:ins>
      <w:ins w:id="90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903" w:author="PR Preview" w:date="2026-01-01T00:00:00Z">
        <w:r>
          <w:t xml:space="preserve">, is also listed in</w:t>
        </w:r>
      </w:ins>
      <w:ins w:id="904" w:author="PR Preview" w:date="2026-01-01T00:00:00Z">
        <w:r>
          <w:t xml:space="preserve"> </w:t>
        </w:r>
      </w:ins>
      <m:oMath>
        <m:r>
          <m:t>B</m:t>
        </m:r>
      </m:oMath>
      <w:ins w:id="905" w:author="PR Preview" w:date="2026-01-01T00:00:00Z">
        <w:r>
          <w:t xml:space="preserve">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so every element of</w:t>
        </w:r>
      </w:ins>
      <w:ins w:id="90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an element of</w:t>
        </w:r>
      </w:ins>
      <w:ins w:id="911" w:author="PR Preview" w:date="2026-01-01T00:00:00Z">
        <w:r>
          <w:t xml:space="preserve"> </w:t>
        </w:r>
      </w:ins>
      <m:oMath>
        <m:r>
          <m:t>B</m:t>
        </m:r>
      </m:oMath>
      <w:ins w:id="912" w:author="PR Preview" w:date="2026-01-01T00:00:00Z">
        <w:r>
          <w:t xml:space="preserve">.</w:t>
        </w:r>
      </w:ins>
    </w:p>
    <w:bookmarkEnd w:id="65"/>
    <w:bookmarkStart w:id="66" w:name="def-subset"/>
    <w:p>
      <w:pPr>
        <w:pStyle w:val="BodyText"/>
      </w:pPr>
      <w:ins w:id="913" w:author="PR Preview" w:date="2026-01-01T00:00:00Z">
        <w:r>
          <w:rPr>
            <w:b/>
            <w:bCs/>
          </w:rPr>
          <w:t xml:space="preserve">Definition 13 (Subset)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 set</w:t>
        </w:r>
      </w:ins>
      <w:ins w:id="916" w:author="PR Preview" w:date="2026-01-01T00:00:00Z">
        <w:r>
          <w:t xml:space="preserve"> </w:t>
        </w:r>
      </w:ins>
      <m:oMath>
        <m:r>
          <m:t>A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is a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rPr>
            <w:b/>
            <w:bCs/>
          </w:rPr>
          <w:t xml:space="preserve">subset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(Wikipedia contributors 2026p)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of a set</w:t>
        </w:r>
      </w:ins>
      <w:ins w:id="925" w:author="PR Preview" w:date="2026-01-01T00:00:00Z">
        <w:r>
          <w:t xml:space="preserve"> </w:t>
        </w:r>
      </w:ins>
      <m:oMath>
        <m:r>
          <m:t>B</m:t>
        </m:r>
      </m:oMath>
      <w:ins w:id="926" w:author="PR Preview" w:date="2026-01-01T00:00:00Z">
        <w:r>
          <w:t xml:space="preserve">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written</w:t>
        </w:r>
      </w:ins>
      <w:ins w:id="92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if every element of</w:t>
        </w:r>
      </w:ins>
      <w:ins w:id="933" w:author="PR Preview" w:date="2026-01-01T00:00:00Z">
        <w:r>
          <w:t xml:space="preserve"> </w:t>
        </w:r>
      </w:ins>
      <m:oMath>
        <m:r>
          <m:t>A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is an element of</w:t>
        </w:r>
      </w:ins>
      <w:ins w:id="936" w:author="PR Preview" w:date="2026-01-01T00:00:00Z">
        <w:r>
          <w:t xml:space="preserve"> </w:t>
        </w:r>
      </w:ins>
      <m:oMath>
        <m:r>
          <m:t>B</m:t>
        </m:r>
      </m:oMath>
      <w:ins w:id="937" w:author="PR Preview" w:date="2026-01-01T00:00:00Z">
        <w:r>
          <w:t xml:space="preserve">.</w:t>
        </w:r>
      </w:ins>
    </w:p>
    <w:bookmarkEnd w:id="66"/>
    <w:bookmarkStart w:id="67" w:name="exm-subset"/>
    <w:p>
      <w:pPr>
        <w:pStyle w:val="BodyText"/>
      </w:pPr>
      <w:ins w:id="938" w:author="PR Preview" w:date="2026-01-01T00:00:00Z">
        <w:r>
          <w:rPr>
            <w:b/>
            <w:bCs/>
          </w:rPr>
          <w:t xml:space="preserve">Example 9 (Even die rolls)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The even die rolls form a subset of the possible rolls:</w:t>
        </w:r>
      </w:ins>
      <w:ins w:id="9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because each of</w:t>
        </w:r>
      </w:ins>
      <w:ins w:id="945" w:author="PR Preview" w:date="2026-01-01T00:00:00Z">
        <w:r>
          <w:t xml:space="preserve"> </w:t>
        </w:r>
      </w:ins>
      <m:oMath>
        <m:r>
          <m:t>2</m:t>
        </m:r>
      </m:oMath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m:oMath>
        <m:r>
          <m:t>4</m:t>
        </m:r>
      </m:oMath>
      <w:ins w:id="948" w:author="PR Preview" w:date="2026-01-01T00:00:00Z">
        <w:r>
          <w:t xml:space="preserve">, and</w:t>
        </w:r>
      </w:ins>
      <w:ins w:id="949" w:author="PR Preview" w:date="2026-01-01T00:00:00Z">
        <w:r>
          <w:t xml:space="preserve"> </w:t>
        </w:r>
      </w:ins>
      <m:oMath>
        <m:r>
          <m:t>6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is a possible roll.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The set</w:t>
        </w:r>
      </w:ins>
      <w:ins w:id="95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is not a subset of</w:t>
        </w:r>
      </w:ins>
      <w:ins w:id="95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because</w:t>
        </w:r>
      </w:ins>
      <w:ins w:id="961" w:author="PR Preview" w:date="2026-01-01T00:00:00Z">
        <w:r>
          <w:t xml:space="preserve"> </w:t>
        </w:r>
      </w:ins>
      <m:oMath>
        <m:r>
          <m:t>7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is not a possible roll.</w:t>
        </w:r>
      </w:ins>
    </w:p>
    <w:bookmarkEnd w:id="67"/>
    <w:bookmarkStart w:id="68" w:name="def-strict-subset"/>
    <w:p>
      <w:pPr>
        <w:pStyle w:val="BodyText"/>
      </w:pPr>
      <w:ins w:id="964" w:author="PR Preview" w:date="2026-01-01T00:00:00Z">
        <w:r>
          <w:rPr>
            <w:b/>
            <w:bCs/>
          </w:rPr>
          <w:t xml:space="preserve">Definition 14 (Strict subset (proper subset))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A</w:t>
        </w:r>
      </w:ins>
      <w:ins w:id="967" w:author="PR Preview" w:date="2026-01-01T00:00:00Z">
        <w:r>
          <w:t xml:space="preserve"> </w:t>
        </w:r>
      </w:ins>
      <w:hyperlink w:anchor="def-set">
        <w:ins w:id="968" w:author="PR Preview" w:date="2026-01-01T00:00:00Z">
          <w:r>
            <w:rPr>
              <w:rStyle w:val="Hyperlink"/>
            </w:rPr>
            <w:t xml:space="preserve">set</w:t>
          </w:r>
        </w:ins>
      </w:hyperlink>
      <w:ins w:id="969" w:author="PR Preview" w:date="2026-01-01T00:00:00Z">
        <w:r>
          <w:t xml:space="preserve"> </w:t>
        </w:r>
      </w:ins>
      <m:oMath>
        <m:r>
          <m:t>A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 a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rPr>
            <w:b/>
            <w:bCs/>
          </w:rPr>
          <w:t xml:space="preserve">strict subset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(also called a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rPr>
            <w:b/>
            <w:bCs/>
          </w:rPr>
          <w:t xml:space="preserve">proper subset</w:t>
        </w:r>
      </w:ins>
      <w:ins w:id="978" w:author="PR Preview" w:date="2026-01-01T00:00:00Z">
        <w:r>
          <w:t xml:space="preserve">)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of a set</w:t>
        </w:r>
      </w:ins>
      <w:ins w:id="981" w:author="PR Preview" w:date="2026-01-01T00:00:00Z">
        <w:r>
          <w:t xml:space="preserve"> </w:t>
        </w:r>
      </w:ins>
      <m:oMath>
        <m:r>
          <m:t>B</m:t>
        </m:r>
      </m:oMath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written</w:t>
        </w:r>
      </w:ins>
      <w:ins w:id="9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986" w:author="PR Preview" w:date="2026-01-01T00:00:00Z">
        <w:r>
          <w:t xml:space="preserve">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if</w:t>
        </w:r>
      </w:ins>
      <w:ins w:id="989" w:author="PR Preview" w:date="2026-01-01T00:00:00Z">
        <w:r>
          <w:t xml:space="preserve"> </w:t>
        </w:r>
      </w:ins>
      <m:oMath>
        <m:r>
          <m:t>A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is a</w:t>
        </w:r>
      </w:ins>
      <w:ins w:id="992" w:author="PR Preview" w:date="2026-01-01T00:00:00Z">
        <w:r>
          <w:t xml:space="preserve"> </w:t>
        </w:r>
      </w:ins>
      <w:hyperlink w:anchor="def-subset">
        <w:ins w:id="993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of</w:t>
        </w:r>
      </w:ins>
      <w:ins w:id="996" w:author="PR Preview" w:date="2026-01-01T00:00:00Z">
        <w:r>
          <w:t xml:space="preserve"> </w:t>
        </w:r>
      </w:ins>
      <m:oMath>
        <m:r>
          <m:t>B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and</w:t>
        </w:r>
      </w:ins>
      <w:ins w:id="9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1000" w:author="PR Preview" w:date="2026-01-01T00:00:00Z">
        <w:r>
          <w:t xml:space="preserve">.</w:t>
        </w:r>
      </w:ins>
    </w:p>
    <w:bookmarkEnd w:id="68"/>
    <w:bookmarkStart w:id="69" w:name="rem-subset-symbol"/>
    <w:p>
      <w:pPr>
        <w:pStyle w:val="BodyText"/>
      </w:pPr>
      <w:ins w:id="1001" w:author="PR Preview" w:date="2026-01-01T00:00:00Z">
        <w:r>
          <w:rPr>
            <w:i/>
            <w:iCs/>
          </w:rPr>
          <w:t xml:space="preserve">Remark 8</w:t>
        </w:r>
      </w:ins>
      <w:ins w:id="1002" w:author="PR Preview" w:date="2026-01-01T00:00:00Z">
        <w:r>
          <w:t xml:space="preserve"> (The symbol</w:t>
        </w:r>
      </w:ins>
      <w:ins w:id="1003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004" w:author="PR Preview" w:date="2026-01-01T00:00:00Z">
        <w:r>
          <w:t xml:space="preserve">). </w:t>
        </w:r>
      </w:ins>
      <w:ins w:id="1005" w:author="PR Preview" w:date="2026-01-01T00:00:00Z">
        <w:r>
          <w:t xml:space="preserve">Sources disagree about the symbol</w:t>
        </w:r>
      </w:ins>
      <w:ins w:id="1006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007" w:author="PR Preview" w:date="2026-01-01T00:00:00Z">
        <w:r>
          <w:t xml:space="preserve">: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some use it for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“subset”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1014" w:author="PR Preview" w:date="2026-01-01T00:00:00Z">
        <w:r>
          <w:t xml:space="preserve">),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and others for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“strict subset”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1021" w:author="PR Preview" w:date="2026-01-01T00:00:00Z">
        <w:r>
          <w:t xml:space="preserve">)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(Wikipedia contributors 2026p)</w:t>
        </w:r>
      </w:ins>
      <w:ins w:id="1024" w:author="PR Preview" w:date="2026-01-01T00:00:00Z">
        <w:r>
          <w:t xml:space="preserve">.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For example,</w:t>
        </w:r>
      </w:ins>
      <w:ins w:id="10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is true in the first reading,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because</w:t>
        </w:r>
      </w:ins>
      <w:ins w:id="103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33" w:author="PR Preview" w:date="2026-01-01T00:00:00Z">
        <w:r>
          <w:t xml:space="preserve">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and false in the second,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because the two sets are equal.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These notes avoid</w:t>
        </w:r>
      </w:ins>
      <w:ins w:id="1040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and write</w:t>
        </w:r>
      </w:ins>
      <w:ins w:id="1043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or</w:t>
        </w:r>
      </w:ins>
      <w:ins w:id="1046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1047" w:author="PR Preview" w:date="2026-01-01T00:00:00Z">
        <w:r>
          <w:t xml:space="preserve">.</w:t>
        </w:r>
      </w:ins>
    </w:p>
    <w:bookmarkEnd w:id="69"/>
    <w:bookmarkStart w:id="70" w:name="exm-strict-subset"/>
    <w:p>
      <w:pPr>
        <w:pStyle w:val="BodyText"/>
      </w:pPr>
      <w:ins w:id="1048" w:author="PR Preview" w:date="2026-01-01T00:00:00Z">
        <w:r>
          <w:rPr>
            <w:b/>
            <w:bCs/>
          </w:rPr>
          <w:t xml:space="preserve">Example 10 (Strict subsets)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51" w:author="PR Preview" w:date="2026-01-01T00:00:00Z">
        <w:r>
          <w:t xml:space="preserve">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because</w:t>
        </w:r>
      </w:ins>
      <w:ins w:id="105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(</w:t>
        </w:r>
      </w:ins>
      <w:hyperlink w:anchor="exm-subset">
        <w:ins w:id="1057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058" w:author="PR Preview" w:date="2026-01-01T00:00:00Z">
        <w:r>
          <w:t xml:space="preserve">),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and</w:t>
        </w:r>
      </w:ins>
      <w:ins w:id="1061" w:author="PR Preview" w:date="2026-01-01T00:00:00Z">
        <w:r>
          <w:t xml:space="preserve"> </w:t>
        </w:r>
      </w:ins>
      <m:oMath>
        <m:r>
          <m:t>1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is in the second set but not the first.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ins w:id="1064" w:author="PR Preview" w:date="2026-01-01T00:00:00Z">
        <w:r>
          <w:t xml:space="preserve">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because every natural number is an integer,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and</w:t>
        </w:r>
      </w:ins>
      <w:ins w:id="10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is an integer that is not a natural number.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ins w:id="1072" w:author="PR Preview" w:date="2026-01-01T00:00:00Z">
        <w:r>
          <w:t xml:space="preserve">, because every integer is an integer,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but</w:t>
        </w:r>
      </w:ins>
      <w:ins w:id="107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is not a strict subset of itself.</w:t>
        </w:r>
      </w:ins>
    </w:p>
    <w:bookmarkEnd w:id="70"/>
    <w:bookmarkStart w:id="71" w:name="thm-empty-subset"/>
    <w:p>
      <w:pPr>
        <w:pStyle w:val="FirstParagraph"/>
      </w:pPr>
      <w:ins w:id="1078" w:author="PR Preview" w:date="2026-01-01T00:00:00Z">
        <w:r>
          <w:rPr>
            <w:b/>
            <w:bCs/>
          </w:rPr>
          <w:t xml:space="preserve">Theorem 2 (The empty set is a subset of every set)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For every set</w:t>
        </w:r>
      </w:ins>
      <w:ins w:id="1081" w:author="PR Preview" w:date="2026-01-01T00:00:00Z">
        <w:r>
          <w:t xml:space="preserve"> </w:t>
        </w:r>
      </w:ins>
      <m:oMath>
        <m:r>
          <m:t>A</m:t>
        </m:r>
      </m:oMath>
      <w:ins w:id="1082" w:author="PR Preview" w:date="2026-01-01T00:00:00Z">
        <w:r>
          <w:t xml:space="preserve">,</w:t>
        </w:r>
      </w:ins>
      <w:ins w:id="1083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1084" w:author="PR Preview" w:date="2026-01-01T00:00:00Z">
        <w:r>
          <w:t xml:space="preserve">.</w:t>
        </w:r>
      </w:ins>
    </w:p>
    <w:bookmarkEnd w:id="71"/>
    <w:p>
      <w:pPr>
        <w:pStyle w:val="BodyText"/>
      </w:pPr>
      <w:ins w:id="1085" w:author="PR Preview" w:date="2026-01-01T00:00:00Z">
        <w:r>
          <w:rPr>
            <w:i/>
            <w:iCs/>
          </w:rPr>
          <w:t xml:space="preserve">Proof</w:t>
        </w:r>
      </w:ins>
      <w:ins w:id="1086" w:author="PR Preview" w:date="2026-01-01T00:00:00Z">
        <w:r>
          <w:t xml:space="preserve">. </w:t>
        </w:r>
      </w:ins>
      <w:ins w:id="1087" w:author="PR Preview" w:date="2026-01-01T00:00:00Z">
        <w:r>
          <w:t xml:space="preserve">By</w:t>
        </w:r>
      </w:ins>
      <w:ins w:id="1088" w:author="PR Preview" w:date="2026-01-01T00:00:00Z">
        <w:r>
          <w:t xml:space="preserve"> </w:t>
        </w:r>
      </w:ins>
      <w:hyperlink w:anchor="def-subset">
        <w:ins w:id="108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fails only if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some element of</w:t>
        </w:r>
      </w:ins>
      <w:ins w:id="1096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is not in</w:t>
        </w:r>
      </w:ins>
      <w:ins w:id="1099" w:author="PR Preview" w:date="2026-01-01T00:00:00Z">
        <w:r>
          <w:t xml:space="preserve"> </w:t>
        </w:r>
      </w:ins>
      <m:oMath>
        <m:r>
          <m:t>A</m:t>
        </m:r>
      </m:oMath>
      <w:ins w:id="1100" w:author="PR Preview" w:date="2026-01-01T00:00:00Z">
        <w:r>
          <w:t xml:space="preserve">.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The</w:t>
        </w:r>
      </w:ins>
      <w:ins w:id="1103" w:author="PR Preview" w:date="2026-01-01T00:00:00Z">
        <w:r>
          <w:t xml:space="preserve"> </w:t>
        </w:r>
      </w:ins>
      <w:hyperlink w:anchor="def-empty-set">
        <w:ins w:id="1104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has no elements,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so no such element exists.</w:t>
        </w:r>
      </w:ins>
    </w:p>
    <w:bookmarkStart w:id="72" w:name="thm-subset-reflexive"/>
    <w:p>
      <w:pPr>
        <w:pStyle w:val="BodyText"/>
      </w:pPr>
      <w:ins w:id="1109" w:author="PR Preview" w:date="2026-01-01T00:00:00Z">
        <w:r>
          <w:rPr>
            <w:b/>
            <w:bCs/>
          </w:rPr>
          <w:t xml:space="preserve">Theorem 3 (Every set is a subset of itself)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For every set</w:t>
        </w:r>
      </w:ins>
      <w:ins w:id="1112" w:author="PR Preview" w:date="2026-01-01T00:00:00Z">
        <w:r>
          <w:t xml:space="preserve"> </w:t>
        </w:r>
      </w:ins>
      <m:oMath>
        <m:r>
          <m:t>A</m:t>
        </m:r>
      </m:oMath>
      <w:ins w:id="1113" w:author="PR Preview" w:date="2026-01-01T00:00:00Z">
        <w:r>
          <w:t xml:space="preserve">,</w:t>
        </w:r>
      </w:ins>
      <w:ins w:id="11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A</m:t>
        </m:r>
      </m:oMath>
      <w:ins w:id="1115" w:author="PR Preview" w:date="2026-01-01T00:00:00Z">
        <w:r>
          <w:t xml:space="preserve">.</w:t>
        </w:r>
      </w:ins>
    </w:p>
    <w:bookmarkEnd w:id="72"/>
    <w:p>
      <w:pPr>
        <w:pStyle w:val="BodyText"/>
      </w:pPr>
      <w:ins w:id="1116" w:author="PR Preview" w:date="2026-01-01T00:00:00Z">
        <w:r>
          <w:rPr>
            <w:i/>
            <w:iCs/>
          </w:rPr>
          <w:t xml:space="preserve">Proof</w:t>
        </w:r>
      </w:ins>
      <w:ins w:id="1117" w:author="PR Preview" w:date="2026-01-01T00:00:00Z">
        <w:r>
          <w:t xml:space="preserve">. </w:t>
        </w:r>
      </w:ins>
      <w:ins w:id="1118" w:author="PR Preview" w:date="2026-01-01T00:00:00Z">
        <w:r>
          <w:t xml:space="preserve">Every element of</w:t>
        </w:r>
      </w:ins>
      <w:ins w:id="1119" w:author="PR Preview" w:date="2026-01-01T00:00:00Z">
        <w:r>
          <w:t xml:space="preserve"> </w:t>
        </w:r>
      </w:ins>
      <m:oMath>
        <m:r>
          <m:t>A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is an element of</w:t>
        </w:r>
      </w:ins>
      <w:ins w:id="1122" w:author="PR Preview" w:date="2026-01-01T00:00:00Z">
        <w:r>
          <w:t xml:space="preserve"> </w:t>
        </w:r>
      </w:ins>
      <m:oMath>
        <m:r>
          <m:t>A</m:t>
        </m:r>
      </m:oMath>
      <w:ins w:id="1123" w:author="PR Preview" w:date="2026-01-01T00:00:00Z">
        <w:r>
          <w:t xml:space="preserve">,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which is</w:t>
        </w:r>
      </w:ins>
      <w:ins w:id="1126" w:author="PR Preview" w:date="2026-01-01T00:00:00Z">
        <w:r>
          <w:t xml:space="preserve"> </w:t>
        </w:r>
      </w:ins>
      <w:hyperlink w:anchor="def-subset">
        <w:ins w:id="112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with</w:t>
        </w:r>
      </w:ins>
      <w:ins w:id="11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</m:oMath>
      <w:ins w:id="1131" w:author="PR Preview" w:date="2026-01-01T00:00:00Z">
        <w:r>
          <w:t xml:space="preserve">.</w:t>
        </w:r>
      </w:ins>
    </w:p>
    <w:bookmarkStart w:id="73" w:name="def-power-set"/>
    <w:p>
      <w:pPr>
        <w:pStyle w:val="BodyText"/>
      </w:pPr>
      <w:ins w:id="1132" w:author="PR Preview" w:date="2026-01-01T00:00:00Z">
        <w:r>
          <w:rPr>
            <w:b/>
            <w:bCs/>
          </w:rPr>
          <w:t xml:space="preserve">Definition 15 (Power set)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The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rPr>
            <w:b/>
            <w:bCs/>
          </w:rPr>
          <w:t xml:space="preserve">power set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of a set</w:t>
        </w:r>
      </w:ins>
      <w:ins w:id="1139" w:author="PR Preview" w:date="2026-01-01T00:00:00Z">
        <w:r>
          <w:t xml:space="preserve"> </w:t>
        </w:r>
      </w:ins>
      <m:oMath>
        <m:r>
          <m:t>A</m:t>
        </m:r>
      </m:oMath>
      <w:ins w:id="1140" w:author="PR Preview" w:date="2026-01-01T00:00:00Z">
        <w:r>
          <w:t xml:space="preserve">, written</w:t>
        </w:r>
      </w:ins>
      <w:ins w:id="11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the set of all subsets (</w:t>
        </w:r>
      </w:ins>
      <w:hyperlink w:anchor="def-subset">
        <w:ins w:id="114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46" w:author="PR Preview" w:date="2026-01-01T00:00:00Z">
        <w:r>
          <w:t xml:space="preserve">) of</w:t>
        </w:r>
      </w:ins>
      <w:ins w:id="1147" w:author="PR Preview" w:date="2026-01-01T00:00:00Z">
        <w:r>
          <w:t xml:space="preserve"> </w:t>
        </w:r>
      </w:ins>
      <m:oMath>
        <m:r>
          <m:t>A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(Wikipedia contributors 2026l)</w:t>
        </w:r>
      </w:ins>
      <w:ins w:id="11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ins w:id="1151" w:author="PR Preview" w:date="2026-01-01T00:00:00Z">
        <w:r>
          <w:rPr>
            <w:b/>
            <w:bCs/>
          </w:rPr>
          <w:t xml:space="preserve">Example 11 (The subsets of a three-element set)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52" w:author="PR Preview" w:date="2026-01-01T00:00:00Z">
        <w:r>
          <w:t xml:space="preserve">Each element of</w:t>
        </w:r>
      </w:ins>
      <w:ins w:id="11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is a set.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For example,</w:t>
        </w:r>
      </w:ins>
      <w:ins w:id="115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ins w:id="1159" w:author="PR Preview" w:date="2026-01-01T00:00:00Z">
        <w:r>
          <w:t xml:space="preserve">, but</w:t>
        </w:r>
      </w:ins>
      <w:ins w:id="11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ins w:id="1161" w:author="PR Preview" w:date="2026-01-01T00:00:00Z">
        <w:r>
          <w:t xml:space="preserve">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 list includes</w:t>
        </w:r>
      </w:ins>
      <w:ins w:id="116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(</w:t>
        </w:r>
      </w:ins>
      <w:hyperlink w:anchor="thm-empty-subset">
        <w:ins w:id="116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68" w:author="PR Preview" w:date="2026-01-01T00:00:00Z">
        <w:r>
          <w:t xml:space="preserve">) and</w:t>
        </w:r>
      </w:ins>
      <w:ins w:id="116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itself (</w:t>
        </w:r>
      </w:ins>
      <w:hyperlink w:anchor="thm-subset-reflexive">
        <w:ins w:id="117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73" w:author="PR Preview" w:date="2026-01-01T00:00:00Z">
        <w:r>
          <w:t xml:space="preserve">).</w:t>
        </w:r>
      </w:ins>
    </w:p>
    <w:bookmarkEnd w:id="74"/>
    <w:bookmarkEnd w:id="75"/>
    <w:bookmarkStart w:id="84" w:name="sec-cartesian-products"/>
    <w:p>
      <w:pPr>
        <w:pStyle w:val="Heading1"/>
      </w:pPr>
      <w:ins w:id="1174" w:author="PR Preview" w:date="2026-01-01T00:00:00Z">
        <w:r>
          <w:t xml:space="preserve">5. Ordered pairs and Cartesian products</w:t>
        </w:r>
      </w:ins>
    </w:p>
    <w:bookmarkStart w:id="76" w:name="exr-menu"/>
    <w:p>
      <w:pPr>
        <w:pStyle w:val="FirstParagraph"/>
      </w:pPr>
      <w:ins w:id="1175" w:author="PR Preview" w:date="2026-01-01T00:00:00Z">
        <w:r>
          <w:rPr>
            <w:b/>
            <w:bCs/>
          </w:rPr>
          <w:t xml:space="preserve">Exercise 5 (Sandwich orders)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A sandwich shop makes sandwiches on rye or wheat bread,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with a filling of ham, cheese or tomato.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List every choice of one bread and one filling,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writing each choice as (bread, filling).</w:t>
        </w:r>
      </w:ins>
    </w:p>
    <w:bookmarkEnd w:id="76"/>
    <w:bookmarkStart w:id="77" w:name="sol-menu"/>
    <w:p>
      <w:pPr>
        <w:pStyle w:val="BodyText"/>
      </w:pPr>
      <w:ins w:id="1184" w:author="PR Preview" w:date="2026-01-01T00:00:00Z">
        <w:r>
          <w:rPr>
            <w:i/>
            <w:iCs/>
          </w:rPr>
          <w:t xml:space="preserve">Solution 5</w:t>
        </w:r>
      </w:ins>
      <w:ins w:id="1185" w:author="PR Preview" w:date="2026-01-01T00:00:00Z">
        <w:r>
          <w:t xml:space="preserve">. </w:t>
        </w:r>
      </w:ins>
      <w:ins w:id="1186" w:author="PR Preview" w:date="2026-01-01T00:00:00Z">
        <w:r>
          <w:t xml:space="preserve">(rye, ham), (rye, cheese), (rye, tomato),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(wheat, ham), (wheat, cheese) and (wheat, tomato).</w:t>
        </w:r>
      </w:ins>
    </w:p>
    <w:bookmarkEnd w:id="77"/>
    <w:bookmarkStart w:id="78" w:name="def-ordered-pair"/>
    <w:p>
      <w:pPr>
        <w:pStyle w:val="BodyText"/>
      </w:pPr>
      <w:ins w:id="1189" w:author="PR Preview" w:date="2026-01-01T00:00:00Z">
        <w:r>
          <w:rPr>
            <w:b/>
            <w:bCs/>
          </w:rPr>
          <w:t xml:space="preserve">Definition 16 (Ordered pair)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An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rPr>
            <w:b/>
            <w:bCs/>
          </w:rPr>
          <w:t xml:space="preserve">ordered pair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(Wikipedia contributors 2026k)</w:t>
        </w:r>
      </w:ins>
      <w:ins w:id="11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is a pair of objects listed in order,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with</w:t>
        </w:r>
      </w:ins>
      <w:ins w:id="1201" w:author="PR Preview" w:date="2026-01-01T00:00:00Z">
        <w:r>
          <w:t xml:space="preserve"> </w:t>
        </w:r>
      </w:ins>
      <m:oMath>
        <m:r>
          <m:t>a</m:t>
        </m:r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first and</w:t>
        </w:r>
      </w:ins>
      <w:ins w:id="1204" w:author="PR Preview" w:date="2026-01-01T00:00:00Z">
        <w:r>
          <w:t xml:space="preserve"> </w:t>
        </w:r>
      </w:ins>
      <m:oMath>
        <m:r>
          <m:t>b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second;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two ordered pairs are equal,</w:t>
        </w:r>
      </w:ins>
      <w:ins w:id="12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210" w:author="PR Preview" w:date="2026-01-01T00:00:00Z">
        <w:r>
          <w:t xml:space="preserve">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when</w:t>
        </w:r>
      </w:ins>
      <w:ins w:id="12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and</w:t>
        </w:r>
      </w:ins>
      <w:ins w:id="121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217" w:author="PR Preview" w:date="2026-01-01T00:00:00Z">
        <w:r>
          <w:t xml:space="preserve">.</w:t>
        </w:r>
      </w:ins>
    </w:p>
    <w:bookmarkEnd w:id="78"/>
    <w:bookmarkStart w:id="79" w:name="def-tuple"/>
    <w:p>
      <w:pPr>
        <w:pStyle w:val="BodyText"/>
      </w:pPr>
      <w:ins w:id="1218" w:author="PR Preview" w:date="2026-01-01T00:00:00Z">
        <w:r>
          <w:rPr>
            <w:b/>
            <w:bCs/>
          </w:rPr>
          <w:t xml:space="preserve">Definition 17 (Tuple)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For a natural number</w:t>
        </w:r>
      </w:ins>
      <w:ins w:id="1221" w:author="PR Preview" w:date="2026-01-01T00:00:00Z">
        <w:r>
          <w:t xml:space="preserve"> </w:t>
        </w:r>
      </w:ins>
      <m:oMath>
        <m:r>
          <m:t>n</m:t>
        </m:r>
      </m:oMath>
      <w:ins w:id="1222" w:author="PR Preview" w:date="2026-01-01T00:00:00Z">
        <w:r>
          <w:t xml:space="preserve">, an</w:t>
        </w:r>
      </w:ins>
      <w:ins w:id="1223" w:author="PR Preview" w:date="2026-01-01T00:00:00Z">
        <w:r>
          <w:t xml:space="preserve"> </w:t>
        </w:r>
      </w:ins>
      <m:oMath>
        <m:r>
          <m:t>n</m:t>
        </m:r>
      </m:oMath>
      <w:ins w:id="1224" w:author="PR Preview" w:date="2026-01-01T00:00:00Z">
        <w:r>
          <w:rPr>
            <w:b/>
            <w:bCs/>
          </w:rPr>
          <w:t xml:space="preserve">-tuple</w:t>
        </w:r>
      </w:ins>
      <w:ins w:id="12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is a list of</w:t>
        </w:r>
      </w:ins>
      <w:ins w:id="1228" w:author="PR Preview" w:date="2026-01-01T00:00:00Z">
        <w:r>
          <w:t xml:space="preserve"> </w:t>
        </w:r>
      </w:ins>
      <m:oMath>
        <m:r>
          <m:t>n</m:t>
        </m:r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objects in order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(Wikipedia contributors 2026q)</w:t>
        </w:r>
      </w:ins>
      <w:ins w:id="1233" w:author="PR Preview" w:date="2026-01-01T00:00:00Z">
        <w:r>
          <w:t xml:space="preserve">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Two</w:t>
        </w:r>
      </w:ins>
      <w:ins w:id="1236" w:author="PR Preview" w:date="2026-01-01T00:00:00Z">
        <w:r>
          <w:t xml:space="preserve"> </w:t>
        </w:r>
      </w:ins>
      <m:oMath>
        <m:r>
          <m:t>n</m:t>
        </m:r>
      </m:oMath>
      <w:ins w:id="1237" w:author="PR Preview" w:date="2026-01-01T00:00:00Z">
        <w:r>
          <w:t xml:space="preserve">-tuples are equal when their entries are equal in each position.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</w:t>
        </w:r>
      </w:ins>
      <w:ins w:id="1240" w:author="PR Preview" w:date="2026-01-01T00:00:00Z">
        <w:r>
          <w:t xml:space="preserve"> </w:t>
        </w:r>
      </w:ins>
      <m:oMath>
        <m:r>
          <m:t>2</m:t>
        </m:r>
      </m:oMath>
      <w:ins w:id="1241" w:author="PR Preview" w:date="2026-01-01T00:00:00Z">
        <w:r>
          <w:t xml:space="preserve">-tuple is an ordered pair (</w:t>
        </w:r>
      </w:ins>
      <w:hyperlink w:anchor="def-ordered-pair">
        <w:ins w:id="124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43" w:author="PR Preview" w:date="2026-01-01T00:00:00Z">
        <w:r>
          <w:t xml:space="preserve">).</w:t>
        </w:r>
      </w:ins>
    </w:p>
    <w:bookmarkEnd w:id="79"/>
    <w:bookmarkStart w:id="80" w:name="exm-tuple"/>
    <w:p>
      <w:pPr>
        <w:pStyle w:val="BodyText"/>
      </w:pPr>
      <w:ins w:id="1244" w:author="PR Preview" w:date="2026-01-01T00:00:00Z">
        <w:r>
          <w:rPr>
            <w:b/>
            <w:bCs/>
          </w:rPr>
          <w:t xml:space="preserve">Example 12 (Tuples are not sets)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47" w:author="PR Preview" w:date="2026-01-01T00:00:00Z">
        <w:r>
          <w:t xml:space="preserve">, because their first entries differ,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but</w:t>
        </w:r>
      </w:ins>
      <w:ins w:id="125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251" w:author="PR Preview" w:date="2026-01-01T00:00:00Z">
        <w:r>
          <w:t xml:space="preserve">, because order does not matter in a set (</w:t>
        </w:r>
      </w:ins>
      <w:hyperlink w:anchor="def-set">
        <w:ins w:id="125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5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is a</w:t>
        </w:r>
      </w:ins>
      <w:ins w:id="1256" w:author="PR Preview" w:date="2026-01-01T00:00:00Z">
        <w:r>
          <w:t xml:space="preserve"> </w:t>
        </w:r>
      </w:ins>
      <m:oMath>
        <m:r>
          <m:t>3</m:t>
        </m:r>
      </m:oMath>
      <w:ins w:id="1257" w:author="PR Preview" w:date="2026-01-01T00:00:00Z">
        <w:r>
          <w:t xml:space="preserve">-tuple whose first two entries are equal,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but</w:t>
        </w:r>
      </w:ins>
      <w:ins w:id="12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has two elements.</w:t>
        </w:r>
      </w:ins>
    </w:p>
    <w:bookmarkEnd w:id="80"/>
    <w:bookmarkStart w:id="81" w:name="def-cartesian-product"/>
    <w:p>
      <w:pPr>
        <w:pStyle w:val="FirstParagraph"/>
      </w:pPr>
      <w:ins w:id="1263" w:author="PR Preview" w:date="2026-01-01T00:00:00Z">
        <w:r>
          <w:rPr>
            <w:b/>
            <w:bCs/>
          </w:rPr>
          <w:t xml:space="preserve">Definition 18 (Cartesian product)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The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rPr>
            <w:b/>
            <w:bCs/>
          </w:rPr>
          <w:t xml:space="preserve">Cartesian product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(Wikipedia contributors 2026c)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of sets</w:t>
        </w:r>
      </w:ins>
      <w:ins w:id="1272" w:author="PR Preview" w:date="2026-01-01T00:00:00Z">
        <w:r>
          <w:t xml:space="preserve"> </w:t>
        </w:r>
      </w:ins>
      <m:oMath>
        <m:r>
          <m:t>A</m:t>
        </m:r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and</w:t>
        </w:r>
      </w:ins>
      <w:ins w:id="1275" w:author="PR Preview" w:date="2026-01-01T00:00:00Z">
        <w:r>
          <w:t xml:space="preserve"> </w:t>
        </w:r>
      </w:ins>
      <m:oMath>
        <m:r>
          <m:t>B</m:t>
        </m:r>
      </m:oMath>
      <w:ins w:id="1276" w:author="PR Preview" w:date="2026-01-01T00:00:00Z">
        <w:r>
          <w:t xml:space="preserve">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written</w:t>
        </w:r>
      </w:ins>
      <w:ins w:id="12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280" w:author="PR Preview" w:date="2026-01-01T00:00:00Z">
        <w:r>
          <w:t xml:space="preserve">,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is the set of ordered pairs whose first entry is in</w:t>
        </w:r>
      </w:ins>
      <w:ins w:id="1283" w:author="PR Preview" w:date="2026-01-01T00:00:00Z">
        <w:r>
          <w:t xml:space="preserve"> </w:t>
        </w:r>
      </w:ins>
      <m:oMath>
        <m:r>
          <m:t>A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and whose second entry is in</w:t>
        </w:r>
      </w:ins>
      <w:ins w:id="1286" w:author="PR Preview" w:date="2026-01-01T00:00:00Z">
        <w:r>
          <w:t xml:space="preserve"> </w:t>
        </w:r>
      </w:ins>
      <m:oMath>
        <m:r>
          <m:t>B</m:t>
        </m:r>
      </m:oMath>
      <w:ins w:id="12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ins w:id="1288" w:author="PR Preview" w:date="2026-01-01T00:00:00Z">
        <w:r>
          <w:rPr>
            <w:b/>
            <w:bCs/>
          </w:rPr>
          <w:t xml:space="preserve">Definition 19 (Cartesian product of several sets)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For a natural number</w:t>
        </w:r>
      </w:ins>
      <w:ins w:id="1291" w:author="PR Preview" w:date="2026-01-01T00:00:00Z">
        <w:r>
          <w:t xml:space="preserve"> </w:t>
        </w:r>
      </w:ins>
      <m:oMath>
        <m:r>
          <m:t>n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and sets</w:t>
        </w:r>
      </w:ins>
      <w:ins w:id="129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295" w:author="PR Preview" w:date="2026-01-01T00:00:00Z">
        <w:r>
          <w:t xml:space="preserve">,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the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rPr>
            <w:b/>
            <w:bCs/>
          </w:rPr>
          <w:t xml:space="preserve">Cartesian product</w:t>
        </w:r>
      </w:ins>
      <w:ins w:id="130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is the set of</w:t>
        </w:r>
      </w:ins>
      <w:ins w:id="1303" w:author="PR Preview" w:date="2026-01-01T00:00:00Z">
        <w:r>
          <w:t xml:space="preserve"> </w:t>
        </w:r>
      </w:ins>
      <m:oMath>
        <m:r>
          <m:t>n</m:t>
        </m:r>
      </m:oMath>
      <w:ins w:id="1304" w:author="PR Preview" w:date="2026-01-01T00:00:00Z">
        <w:r>
          <w:t xml:space="preserve">-tuples (</w:t>
        </w:r>
      </w:ins>
      <w:hyperlink w:anchor="def-tuple">
        <w:ins w:id="130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306" w:author="PR Preview" w:date="2026-01-01T00:00:00Z">
        <w:r>
          <w:t xml:space="preserve">) whose</w:t>
        </w:r>
      </w:ins>
      <w:ins w:id="1307" w:author="PR Preview" w:date="2026-01-01T00:00:00Z">
        <w:r>
          <w:t xml:space="preserve"> </w:t>
        </w:r>
      </w:ins>
      <m:oMath>
        <m:r>
          <m:t>i</m:t>
        </m:r>
      </m:oMath>
      <w:ins w:id="1308" w:author="PR Preview" w:date="2026-01-01T00:00:00Z">
        <w:r>
          <w:t xml:space="preserve">th entry is in</w:t>
        </w:r>
      </w:ins>
      <w:ins w:id="13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for each</w:t>
        </w:r>
      </w:ins>
      <w:ins w:id="1312" w:author="PR Preview" w:date="2026-01-01T00:00:00Z">
        <w:r>
          <w:t xml:space="preserve"> </w:t>
        </w:r>
      </w:ins>
      <m:oMath>
        <m:r>
          <m:t>i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(Wikipedia contributors 2026c)</w:t>
        </w:r>
      </w:ins>
      <w:ins w:id="13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316" w:author="PR Preview" w:date="2026-01-01T00:00:00Z">
        <w:r>
          <w:t xml:space="preserve">For</w:t>
        </w:r>
      </w:ins>
      <w:ins w:id="13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this is</w:t>
        </w:r>
      </w:ins>
      <w:ins w:id="1320" w:author="PR Preview" w:date="2026-01-01T00:00:00Z">
        <w:r>
          <w:t xml:space="preserve"> </w:t>
        </w:r>
      </w:ins>
      <w:hyperlink w:anchor="def-cartesian-product">
        <w:ins w:id="132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322" w:author="PR Preview" w:date="2026-01-01T00:00:00Z">
        <w:r>
          <w:t xml:space="preserve">.</w:t>
        </w:r>
      </w:ins>
    </w:p>
    <w:bookmarkEnd w:id="82"/>
    <w:bookmarkStart w:id="83" w:name="exm-cartesian-product-menu"/>
    <w:p>
      <w:pPr>
        <w:pStyle w:val="BodyText"/>
      </w:pPr>
      <w:ins w:id="1323" w:author="PR Preview" w:date="2026-01-01T00:00:00Z">
        <w:r>
          <w:rPr>
            <w:b/>
            <w:bCs/>
          </w:rPr>
          <w:t xml:space="preserve">Example 13 (Cartesian products)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w:ins w:id="1326" w:author="PR Preview" w:date="2026-01-01T00:00:00Z">
        <w:r>
          <w:t xml:space="preserve">The choices in</w:t>
        </w:r>
      </w:ins>
      <w:ins w:id="1327" w:author="PR Preview" w:date="2026-01-01T00:00:00Z">
        <w:r>
          <w:t xml:space="preserve"> </w:t>
        </w:r>
      </w:ins>
      <w:hyperlink w:anchor="exr-menu">
        <w:ins w:id="1328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are the Cartesian product</w:t>
        </w:r>
      </w:ins>
      <w:ins w:id="13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(</w:t>
        </w:r>
      </w:ins>
      <w:hyperlink w:anchor="def-cartesian-product">
        <w:ins w:id="133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33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is a different set: it holds</w:t>
        </w:r>
      </w:ins>
      <w:ins w:id="13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ins w:id="1339" w:author="PR Preview" w:date="2026-01-01T00:00:00Z">
        <w:r>
          <w:t xml:space="preserve">, which is not</w:t>
        </w:r>
      </w:ins>
      <w:ins w:id="13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(</w:t>
        </w:r>
      </w:ins>
      <w:hyperlink w:anchor="exm-tuple">
        <w:ins w:id="1343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34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is the set of points</w:t>
        </w:r>
      </w:ins>
      <w:ins w:id="13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in the plane.</w:t>
        </w:r>
      </w:ins>
    </w:p>
    <w:p>
      <w:pPr>
        <w:pStyle w:val="Compact"/>
        <w:numPr>
          <w:ilvl w:val="0"/>
          <w:numId w:val="1009"/>
        </w:numPr>
      </w:pPr>
      <w:ins w:id="1350" w:author="PR Preview" w:date="2026-01-01T00:00:00Z">
        <w:r>
          <w:t xml:space="preserve">Adding a choice of drink gives</w:t>
        </w:r>
      </w:ins>
      <w:ins w:id="1351" w:author="PR Preview" w:date="2026-01-01T00:00:00Z">
        <w:r>
          <w:t xml:space="preserve"> </w:t>
        </w:r>
      </w:ins>
      <m:oMath>
        <m:r>
          <m:t>3</m:t>
        </m:r>
      </m:oMath>
      <w:ins w:id="1352" w:author="PR Preview" w:date="2026-01-01T00:00:00Z">
        <w:r>
          <w:t xml:space="preserve">-tuples (</w:t>
        </w:r>
      </w:ins>
      <w:hyperlink w:anchor="def-cartesian-product-many">
        <w:ins w:id="135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354" w:author="PR Preview" w:date="2026-01-01T00:00:00Z">
        <w:r>
          <w:t xml:space="preserve">), such as</w:t>
        </w:r>
      </w:ins>
      <w:ins w:id="13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ins w:id="1356" w:author="PR Preview" w:date="2026-01-01T00:00:00Z">
        <w:r>
          <w:t xml:space="preserve">.</w:t>
        </w:r>
      </w:ins>
    </w:p>
    <w:bookmarkEnd w:id="83"/>
    <w:bookmarkEnd w:id="84"/>
    <w:bookmarkStart w:id="101" w:name="sec-set-operations"/>
    <w:p>
      <w:pPr>
        <w:pStyle w:val="Heading1"/>
      </w:pPr>
      <w:ins w:id="1357" w:author="PR Preview" w:date="2026-01-01T00:00:00Z">
        <w:r>
          <w:t xml:space="preserve">6. Set operations</w:t>
        </w:r>
      </w:ins>
    </w:p>
    <w:bookmarkStart w:id="85" w:name="exr-build-sets"/>
    <w:p>
      <w:pPr>
        <w:pStyle w:val="FirstParagraph"/>
      </w:pPr>
      <w:ins w:id="1358" w:author="PR Preview" w:date="2026-01-01T00:00:00Z">
        <w:r>
          <w:rPr>
            <w:b/>
            <w:bCs/>
          </w:rPr>
          <w:t xml:space="preserve">Exercise 6 (Two sets from their overlap)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Find sets</w:t>
        </w:r>
      </w:ins>
      <w:ins w:id="1361" w:author="PR Preview" w:date="2026-01-01T00:00:00Z">
        <w:r>
          <w:t xml:space="preserve"> </w:t>
        </w:r>
      </w:ins>
      <m:oMath>
        <m:r>
          <m:t>A</m:t>
        </m:r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and</w:t>
        </w:r>
      </w:ins>
      <w:ins w:id="1364" w:author="PR Preview" w:date="2026-01-01T00:00:00Z">
        <w:r>
          <w:t xml:space="preserve"> </w:t>
        </w:r>
      </w:ins>
      <m:oMath>
        <m:r>
          <m:t>B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whose common elements are exactly</w:t>
        </w:r>
      </w:ins>
      <w:ins w:id="1367" w:author="PR Preview" w:date="2026-01-01T00:00:00Z">
        <w:r>
          <w:t xml:space="preserve"> </w:t>
        </w:r>
      </w:ins>
      <m:oMath>
        <m:r>
          <m:t>2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and</w:t>
        </w:r>
      </w:ins>
      <w:ins w:id="1370" w:author="PR Preview" w:date="2026-01-01T00:00:00Z">
        <w:r>
          <w:t xml:space="preserve"> </w:t>
        </w:r>
      </w:ins>
      <m:oMath>
        <m:r>
          <m:t>3</m:t>
        </m:r>
      </m:oMath>
      <w:ins w:id="1371" w:author="PR Preview" w:date="2026-01-01T00:00:00Z">
        <w:r>
          <w:t xml:space="preserve">,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 whose elements together are exactly</w:t>
        </w:r>
      </w:ins>
      <w:ins w:id="1374" w:author="PR Preview" w:date="2026-01-01T00:00:00Z">
        <w:r>
          <w:t xml:space="preserve"> </w:t>
        </w:r>
      </w:ins>
      <m:oMath>
        <m:r>
          <m:t>1</m:t>
        </m:r>
      </m:oMath>
      <w:ins w:id="1375" w:author="PR Preview" w:date="2026-01-01T00:00:00Z">
        <w:r>
          <w:t xml:space="preserve">,</w:t>
        </w:r>
      </w:ins>
      <w:ins w:id="1376" w:author="PR Preview" w:date="2026-01-01T00:00:00Z">
        <w:r>
          <w:t xml:space="preserve"> </w:t>
        </w:r>
      </w:ins>
      <m:oMath>
        <m:r>
          <m:t>2</m:t>
        </m:r>
      </m:oMath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m:oMath>
        <m:r>
          <m:t>3</m:t>
        </m:r>
      </m:oMath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and</w:t>
        </w:r>
      </w:ins>
      <w:ins w:id="1381" w:author="PR Preview" w:date="2026-01-01T00:00:00Z">
        <w:r>
          <w:t xml:space="preserve"> </w:t>
        </w:r>
      </w:ins>
      <m:oMath>
        <m:r>
          <m:t>4</m:t>
        </m:r>
      </m:oMath>
      <w:ins w:id="1382" w:author="PR Preview" w:date="2026-01-01T00:00:00Z">
        <w:r>
          <w:t xml:space="preserve">.</w:t>
        </w:r>
      </w:ins>
    </w:p>
    <w:bookmarkEnd w:id="85"/>
    <w:bookmarkStart w:id="86" w:name="sol-build-sets"/>
    <w:p>
      <w:pPr>
        <w:pStyle w:val="BodyText"/>
      </w:pPr>
      <w:ins w:id="1383" w:author="PR Preview" w:date="2026-01-01T00:00:00Z">
        <w:r>
          <w:rPr>
            <w:i/>
            <w:iCs/>
          </w:rPr>
          <w:t xml:space="preserve">Solution 6</w:t>
        </w:r>
      </w:ins>
      <w:ins w:id="1384" w:author="PR Preview" w:date="2026-01-01T00:00:00Z">
        <w:r>
          <w:t xml:space="preserve">.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and</w:t>
        </w:r>
      </w:ins>
      <w:ins w:id="138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work: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the elements in both are</w:t>
        </w:r>
      </w:ins>
      <w:ins w:id="1392" w:author="PR Preview" w:date="2026-01-01T00:00:00Z">
        <w:r>
          <w:t xml:space="preserve"> </w:t>
        </w:r>
      </w:ins>
      <m:oMath>
        <m:r>
          <m:t>2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and</w:t>
        </w:r>
      </w:ins>
      <w:ins w:id="1395" w:author="PR Preview" w:date="2026-01-01T00:00:00Z">
        <w:r>
          <w:t xml:space="preserve"> </w:t>
        </w:r>
      </w:ins>
      <m:oMath>
        <m:r>
          <m:t>3</m:t>
        </m:r>
      </m:oMath>
      <w:ins w:id="1396" w:author="PR Preview" w:date="2026-01-01T00:00:00Z">
        <w:r>
          <w:t xml:space="preserve">,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and the elements in one or the other are</w:t>
        </w:r>
      </w:ins>
      <w:ins w:id="1399" w:author="PR Preview" w:date="2026-01-01T00:00:00Z">
        <w:r>
          <w:t xml:space="preserve"> </w:t>
        </w:r>
      </w:ins>
      <m:oMath>
        <m:r>
          <m:t>1</m:t>
        </m:r>
      </m:oMath>
      <w:ins w:id="1400" w:author="PR Preview" w:date="2026-01-01T00:00:00Z">
        <w:r>
          <w:t xml:space="preserve">,</w:t>
        </w:r>
      </w:ins>
      <w:ins w:id="1401" w:author="PR Preview" w:date="2026-01-01T00:00:00Z">
        <w:r>
          <w:t xml:space="preserve"> </w:t>
        </w:r>
      </w:ins>
      <m:oMath>
        <m:r>
          <m:t>2</m:t>
        </m:r>
      </m:oMath>
      <w:ins w:id="1402" w:author="PR Preview" w:date="2026-01-01T00:00:00Z">
        <w:r>
          <w:t xml:space="preserve">,</w:t>
        </w:r>
      </w:ins>
      <w:ins w:id="1403" w:author="PR Preview" w:date="2026-01-01T00:00:00Z">
        <w:r>
          <w:t xml:space="preserve"> </w:t>
        </w:r>
      </w:ins>
      <m:oMath>
        <m:r>
          <m:t>3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and</w:t>
        </w:r>
      </w:ins>
      <w:ins w:id="1406" w:author="PR Preview" w:date="2026-01-01T00:00:00Z">
        <w:r>
          <w:t xml:space="preserve"> </w:t>
        </w:r>
      </w:ins>
      <m:oMath>
        <m:r>
          <m:t>4</m:t>
        </m:r>
      </m:oMath>
      <w:ins w:id="1407" w:author="PR Preview" w:date="2026-01-01T00:00:00Z">
        <w:r>
          <w:t xml:space="preserve">.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So do</w:t>
        </w:r>
      </w:ins>
      <w:ins w:id="14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</w:t>
        </w:r>
      </w:ins>
      <w:ins w:id="141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414" w:author="PR Preview" w:date="2026-01-01T00:00:00Z">
        <w:r>
          <w:t xml:space="preserve">.</w:t>
        </w:r>
      </w:ins>
    </w:p>
    <w:bookmarkEnd w:id="86"/>
    <w:bookmarkStart w:id="87" w:name="def-union"/>
    <w:p>
      <w:pPr>
        <w:pStyle w:val="BodyText"/>
      </w:pPr>
      <w:ins w:id="1415" w:author="PR Preview" w:date="2026-01-01T00:00:00Z">
        <w:r>
          <w:rPr>
            <w:b/>
            <w:bCs/>
          </w:rPr>
          <w:t xml:space="preserve">Definition 20 (Union)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The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rPr>
            <w:b/>
            <w:bCs/>
          </w:rPr>
          <w:t xml:space="preserve">union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(Wikipedia contributors 2026r)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of sets</w:t>
        </w:r>
      </w:ins>
      <w:ins w:id="1424" w:author="PR Preview" w:date="2026-01-01T00:00:00Z">
        <w:r>
          <w:t xml:space="preserve"> </w:t>
        </w:r>
      </w:ins>
      <m:oMath>
        <m:r>
          <m:t>A</m:t>
        </m:r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and</w:t>
        </w:r>
      </w:ins>
      <w:ins w:id="1427" w:author="PR Preview" w:date="2026-01-01T00:00:00Z">
        <w:r>
          <w:t xml:space="preserve"> </w:t>
        </w:r>
      </w:ins>
      <m:oMath>
        <m:r>
          <m:t>B</m:t>
        </m:r>
      </m:oMath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written</w:t>
        </w:r>
      </w:ins>
      <w:ins w:id="14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</m:oMath>
      <w:ins w:id="1432" w:author="PR Preview" w:date="2026-01-01T00:00:00Z">
        <w:r>
          <w:t xml:space="preserve">,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is the set of elements that are in</w:t>
        </w:r>
      </w:ins>
      <w:ins w:id="1435" w:author="PR Preview" w:date="2026-01-01T00:00:00Z">
        <w:r>
          <w:t xml:space="preserve"> </w:t>
        </w:r>
      </w:ins>
      <m:oMath>
        <m:r>
          <m:t>A</m:t>
        </m:r>
      </m:oMath>
      <w:ins w:id="1436" w:author="PR Preview" w:date="2026-01-01T00:00:00Z">
        <w:r>
          <w:t xml:space="preserve">, in</w:t>
        </w:r>
      </w:ins>
      <w:ins w:id="1437" w:author="PR Preview" w:date="2026-01-01T00:00:00Z">
        <w:r>
          <w:t xml:space="preserve"> </w:t>
        </w:r>
      </w:ins>
      <m:oMath>
        <m:r>
          <m:t>B</m:t>
        </m:r>
      </m:oMath>
      <w:ins w:id="1438" w:author="PR Preview" w:date="2026-01-01T00:00:00Z">
        <w:r>
          <w:t xml:space="preserve">, or in both: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ins w:id="1439" w:author="PR Preview" w:date="2026-01-01T00:00:00Z">
        <w:r>
          <w:rPr>
            <w:b/>
            <w:bCs/>
          </w:rPr>
          <w:t xml:space="preserve">Definition 21 (Intersection)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The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rPr>
            <w:b/>
            <w:bCs/>
          </w:rPr>
          <w:t xml:space="preserve">intersection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(Wikipedia contributors 2026i)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of sets</w:t>
        </w:r>
      </w:ins>
      <w:ins w:id="1448" w:author="PR Preview" w:date="2026-01-01T00:00:00Z">
        <w:r>
          <w:t xml:space="preserve"> </w:t>
        </w:r>
      </w:ins>
      <m:oMath>
        <m:r>
          <m:t>A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and</w:t>
        </w:r>
      </w:ins>
      <w:ins w:id="1451" w:author="PR Preview" w:date="2026-01-01T00:00:00Z">
        <w:r>
          <w:t xml:space="preserve"> </w:t>
        </w:r>
      </w:ins>
      <m:oMath>
        <m:r>
          <m:t>B</m:t>
        </m:r>
      </m:oMath>
      <w:ins w:id="1452" w:author="PR Preview" w:date="2026-01-01T00:00:00Z">
        <w:r>
          <w:t xml:space="preserve">,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written</w:t>
        </w:r>
      </w:ins>
      <w:ins w:id="14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1456" w:author="PR Preview" w:date="2026-01-01T00:00:00Z">
        <w:r>
          <w:t xml:space="preserve">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is the set of elements that are in both</w:t>
        </w:r>
      </w:ins>
      <w:ins w:id="1459" w:author="PR Preview" w:date="2026-01-01T00:00:00Z">
        <w:r>
          <w:t xml:space="preserve"> </w:t>
        </w:r>
      </w:ins>
      <m:oMath>
        <m:r>
          <m:t>A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and</w:t>
        </w:r>
      </w:ins>
      <w:ins w:id="1462" w:author="PR Preview" w:date="2026-01-01T00:00:00Z">
        <w:r>
          <w:t xml:space="preserve"> </w:t>
        </w:r>
      </w:ins>
      <m:oMath>
        <m:r>
          <m:t>B</m:t>
        </m:r>
      </m:oMath>
      <w:ins w:id="14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ins w:id="1464" w:author="PR Preview" w:date="2026-01-01T00:00:00Z">
        <w:r>
          <w:rPr>
            <w:b/>
            <w:bCs/>
          </w:rPr>
          <w:t xml:space="preserve">Definition 22 (Set difference)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The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rPr>
            <w:b/>
            <w:bCs/>
          </w:rPr>
          <w:t xml:space="preserve">set difference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(Wikipedia contributors 2026d)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of sets</w:t>
        </w:r>
      </w:ins>
      <w:ins w:id="1473" w:author="PR Preview" w:date="2026-01-01T00:00:00Z">
        <w:r>
          <w:t xml:space="preserve"> </w:t>
        </w:r>
      </w:ins>
      <m:oMath>
        <m:r>
          <m:t>A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</w:t>
        </w:r>
      </w:ins>
      <w:ins w:id="1476" w:author="PR Preview" w:date="2026-01-01T00:00:00Z">
        <w:r>
          <w:t xml:space="preserve"> </w:t>
        </w:r>
      </w:ins>
      <m:oMath>
        <m:r>
          <m:t>B</m:t>
        </m:r>
      </m:oMath>
      <w:ins w:id="1477" w:author="PR Preview" w:date="2026-01-01T00:00:00Z">
        <w:r>
          <w:t xml:space="preserve">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written</w:t>
        </w:r>
      </w:ins>
      <w:ins w:id="14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1481" w:author="PR Preview" w:date="2026-01-01T00:00:00Z">
        <w:r>
          <w:t xml:space="preserve">,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is the set of elements of</w:t>
        </w:r>
      </w:ins>
      <w:ins w:id="1484" w:author="PR Preview" w:date="2026-01-01T00:00:00Z">
        <w:r>
          <w:t xml:space="preserve"> </w:t>
        </w:r>
      </w:ins>
      <m:oMath>
        <m:r>
          <m:t>A</m:t>
        </m:r>
      </m:oMath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that are not in</w:t>
        </w:r>
      </w:ins>
      <w:ins w:id="1487" w:author="PR Preview" w:date="2026-01-01T00:00:00Z">
        <w:r>
          <w:t xml:space="preserve"> </w:t>
        </w:r>
      </w:ins>
      <m:oMath>
        <m:r>
          <m:t>B</m:t>
        </m:r>
      </m:oMath>
      <w:ins w:id="14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ins w:id="1489" w:author="PR Preview" w:date="2026-01-01T00:00:00Z">
        <w:r>
          <w:rPr>
            <w:i/>
            <w:iCs/>
          </w:rPr>
          <w:t xml:space="preserve">Remark 9</w:t>
        </w:r>
      </w:ins>
      <w:ins w:id="1490" w:author="PR Preview" w:date="2026-01-01T00:00:00Z">
        <w:r>
          <w:t xml:space="preserve"> (Other notation for the set difference). </w:t>
        </w:r>
      </w:ins>
      <w:ins w:id="1491" w:author="PR Preview" w:date="2026-01-01T00:00:00Z">
        <w:r>
          <w:t xml:space="preserve">Some sources write</w:t>
        </w:r>
      </w:ins>
      <w:ins w:id="14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t>B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for</w:t>
        </w:r>
      </w:ins>
      <w:ins w:id="14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(Wikipedia contributors 2026d)</w:t>
        </w:r>
      </w:ins>
      <w:ins w:id="1498" w:author="PR Preview" w:date="2026-01-01T00:00:00Z">
        <w:r>
          <w:t xml:space="preserve">.</w:t>
        </w:r>
      </w:ins>
    </w:p>
    <w:bookmarkEnd w:id="90"/>
    <w:bookmarkStart w:id="91" w:name="exm-set-operations"/>
    <w:p>
      <w:pPr>
        <w:pStyle w:val="BodyText"/>
      </w:pPr>
      <w:ins w:id="1499" w:author="PR Preview" w:date="2026-01-01T00:00:00Z">
        <w:r>
          <w:rPr>
            <w:b/>
            <w:bCs/>
          </w:rPr>
          <w:t xml:space="preserve">Example 14 (Combining sets of die rolls)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Let</w:t>
        </w:r>
      </w:ins>
      <w:ins w:id="15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(the even rolls) and</w:t>
        </w:r>
      </w:ins>
      <w:ins w:id="15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(the rolls of at most 3).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510" w:author="PR Preview" w:date="2026-01-01T00:00:00Z">
        <w:r>
          <w:t xml:space="preserve">, the rolls that are even or at most 3;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1511" w:author="PR Preview" w:date="2026-01-01T00:00:00Z">
        <w:r>
          <w:t xml:space="preserve">, the only roll that is both;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512" w:author="PR Preview" w:date="2026-01-01T00:00:00Z">
        <w:r>
          <w:t xml:space="preserve">, the even rolls greater than 3;</w:t>
        </w:r>
      </w:ins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513" w:author="PR Preview" w:date="2026-01-01T00:00:00Z">
        <w:r>
          <w:t xml:space="preserve">: no roll is both even and odd.</w:t>
        </w:r>
      </w:ins>
    </w:p>
    <w:bookmarkEnd w:id="91"/>
    <w:bookmarkStart w:id="92" w:name="def-complement"/>
    <w:p>
      <w:pPr>
        <w:pStyle w:val="FirstParagraph"/>
      </w:pPr>
      <w:ins w:id="1514" w:author="PR Preview" w:date="2026-01-01T00:00:00Z">
        <w:r>
          <w:rPr>
            <w:b/>
            <w:bCs/>
          </w:rPr>
          <w:t xml:space="preserve">Definition 23 (Complement)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Let</w:t>
        </w:r>
      </w:ins>
      <w:ins w:id="1517" w:author="PR Preview" w:date="2026-01-01T00:00:00Z">
        <w:r>
          <w:t xml:space="preserve"> </w:t>
        </w:r>
      </w:ins>
      <m:oMath>
        <m:r>
          <m:t>A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be a</w:t>
        </w:r>
      </w:ins>
      <w:ins w:id="1520" w:author="PR Preview" w:date="2026-01-01T00:00:00Z">
        <w:r>
          <w:t xml:space="preserve"> </w:t>
        </w:r>
      </w:ins>
      <w:hyperlink w:anchor="def-subset">
        <w:ins w:id="1521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of a set</w:t>
        </w:r>
      </w:ins>
      <w:ins w:id="1524" w:author="PR Preview" w:date="2026-01-01T00:00:00Z">
        <w:r>
          <w:t xml:space="preserve"> </w:t>
        </w:r>
      </w:ins>
      <m:oMath>
        <m:r>
          <m:t>S</m:t>
        </m:r>
      </m:oMath>
      <w:ins w:id="1525" w:author="PR Preview" w:date="2026-01-01T00:00:00Z">
        <w:r>
          <w:t xml:space="preserve">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The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rPr>
            <w:b/>
            <w:bCs/>
          </w:rPr>
          <w:t xml:space="preserve">complement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(Wikipedia contributors 2026d)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of</w:t>
        </w:r>
      </w:ins>
      <w:ins w:id="1534" w:author="PR Preview" w:date="2026-01-01T00:00:00Z">
        <w:r>
          <w:t xml:space="preserve"> </w:t>
        </w:r>
      </w:ins>
      <m:oMath>
        <m:r>
          <m:t>A</m:t>
        </m:r>
      </m:oMath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in</w:t>
        </w:r>
      </w:ins>
      <w:ins w:id="1537" w:author="PR Preview" w:date="2026-01-01T00:00:00Z">
        <w:r>
          <w:t xml:space="preserve"> </w:t>
        </w:r>
      </w:ins>
      <m:oMath>
        <m:r>
          <m:t>S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is the set difference (</w:t>
        </w:r>
      </w:ins>
      <w:hyperlink w:anchor="def-set-difference">
        <w:ins w:id="154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541" w:author="PR Preview" w:date="2026-01-01T00:00:00Z">
        <w:r>
          <w:t xml:space="preserve">)</w:t>
        </w:r>
      </w:ins>
      <w:ins w:id="154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1543" w:author="PR Preview" w:date="2026-01-01T00:00:00Z">
        <w:r>
          <w:t xml:space="preserve">: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the elements of</w:t>
        </w:r>
      </w:ins>
      <w:ins w:id="1546" w:author="PR Preview" w:date="2026-01-01T00:00:00Z">
        <w:r>
          <w:t xml:space="preserve"> </w:t>
        </w:r>
      </w:ins>
      <m:oMath>
        <m:r>
          <m:t>S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that are not in</w:t>
        </w:r>
      </w:ins>
      <w:ins w:id="1549" w:author="PR Preview" w:date="2026-01-01T00:00:00Z">
        <w:r>
          <w:t xml:space="preserve"> </w:t>
        </w:r>
      </w:ins>
      <m:oMath>
        <m:r>
          <m:t>A</m:t>
        </m:r>
      </m:oMath>
      <w:ins w:id="1550" w:author="PR Preview" w:date="2026-01-01T00:00:00Z">
        <w:r>
          <w:t xml:space="preserve">.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When the set</w:t>
        </w:r>
      </w:ins>
      <w:ins w:id="1553" w:author="PR Preview" w:date="2026-01-01T00:00:00Z">
        <w:r>
          <w:t xml:space="preserve"> </w:t>
        </w:r>
      </w:ins>
      <m:oMath>
        <m:r>
          <m:t>S</m:t>
        </m:r>
      </m:oMath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is clear from context,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complement of</w:t>
        </w:r>
      </w:ins>
      <w:ins w:id="1558" w:author="PR Preview" w:date="2026-01-01T00:00:00Z">
        <w:r>
          <w:t xml:space="preserve"> </w:t>
        </w:r>
      </w:ins>
      <m:oMath>
        <m:r>
          <m:t>A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is written</w:t>
        </w:r>
      </w:ins>
      <w:ins w:id="1561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15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ins w:id="1563" w:author="PR Preview" w:date="2026-01-01T00:00:00Z">
        <w:r>
          <w:rPr>
            <w:i/>
            <w:iCs/>
          </w:rPr>
          <w:t xml:space="preserve">Remark 10</w:t>
        </w:r>
      </w:ins>
      <w:ins w:id="1564" w:author="PR Preview" w:date="2026-01-01T00:00:00Z">
        <w:r>
          <w:t xml:space="preserve"> (The universal set, and other notation for the complement). </w:t>
        </w:r>
      </w:ins>
      <w:ins w:id="1565" w:author="PR Preview" w:date="2026-01-01T00:00:00Z">
        <w:r>
          <w:t xml:space="preserve">The set</w:t>
        </w:r>
      </w:ins>
      <w:ins w:id="1566" w:author="PR Preview" w:date="2026-01-01T00:00:00Z">
        <w:r>
          <w:t xml:space="preserve"> </w:t>
        </w:r>
      </w:ins>
      <m:oMath>
        <m:r>
          <m:t>S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in</w:t>
        </w:r>
      </w:ins>
      <w:ins w:id="1569" w:author="PR Preview" w:date="2026-01-01T00:00:00Z">
        <w:r>
          <w:t xml:space="preserve"> </w:t>
        </w:r>
      </w:ins>
      <w:hyperlink w:anchor="def-complement">
        <w:ins w:id="157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is sometimes called the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rPr>
            <w:i/>
            <w:iCs/>
          </w:rPr>
          <w:t xml:space="preserve">universal set</w:t>
        </w:r>
      </w:ins>
      <w:ins w:id="1575" w:author="PR Preview" w:date="2026-01-01T00:00:00Z">
        <w:r>
          <w:t xml:space="preserve">.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Which universal set to use depends on the context: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for a set of even integers it might be</w:t>
        </w:r>
      </w:ins>
      <w:ins w:id="158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1581" w:author="PR Preview" w:date="2026-01-01T00:00:00Z">
        <w:r>
          <w:t xml:space="preserve">,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and for a set of letters it might be the 26 letters of the alphabet.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Some sources write</w:t>
        </w:r>
      </w:ins>
      <w:ins w:id="158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A</m:t>
            </m:r>
          </m:e>
        </m:ba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for</w:t>
        </w:r>
      </w:ins>
      <w:ins w:id="158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(Wikipedia contributors 2026d)</w:t>
        </w:r>
      </w:ins>
      <w:ins w:id="1592" w:author="PR Preview" w:date="2026-01-01T00:00:00Z">
        <w:r>
          <w:t xml:space="preserve">.</w:t>
        </w:r>
      </w:ins>
    </w:p>
    <w:bookmarkEnd w:id="93"/>
    <w:bookmarkStart w:id="94" w:name="exm-complement"/>
    <w:p>
      <w:pPr>
        <w:pStyle w:val="BodyText"/>
      </w:pPr>
      <w:ins w:id="1593" w:author="PR Preview" w:date="2026-01-01T00:00:00Z">
        <w:r>
          <w:rPr>
            <w:b/>
            <w:bCs/>
          </w:rPr>
          <w:t xml:space="preserve">Example 15 (Complements of sets of die rolls)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Let</w:t>
        </w:r>
      </w:ins>
      <w:ins w:id="159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be the possible rolls of a die.</w:t>
        </w:r>
      </w:ins>
    </w:p>
    <w:p>
      <w:pPr>
        <w:pStyle w:val="Compact"/>
        <w:numPr>
          <w:ilvl w:val="0"/>
          <w:numId w:val="1011"/>
        </w:numPr>
      </w:pPr>
      <w:ins w:id="1599" w:author="PR Preview" w:date="2026-01-01T00:00:00Z">
        <w:r>
          <w:t xml:space="preserve">The complement of the even rolls</w:t>
        </w:r>
      </w:ins>
      <w:ins w:id="16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is</w:t>
        </w:r>
      </w:ins>
      <w:ins w:id="1603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604" w:author="PR Preview" w:date="2026-01-01T00:00:00Z">
        <w:r>
          <w:t xml:space="preserve">, the odd rolls.</w:t>
        </w:r>
      </w:ins>
    </w:p>
    <w:p>
      <w:pPr>
        <w:pStyle w:val="Compact"/>
        <w:numPr>
          <w:ilvl w:val="0"/>
          <w:numId w:val="1011"/>
        </w:numPr>
      </w:pPr>
      <w:ins w:id="1605" w:author="PR Preview" w:date="2026-01-01T00:00:00Z">
        <w:r>
          <w:t xml:space="preserve">The complement of</w:t>
        </w:r>
      </w:ins>
      <w:ins w:id="1606" w:author="PR Preview" w:date="2026-01-01T00:00:00Z">
        <w:r>
          <w:t xml:space="preserve"> </w:t>
        </w:r>
      </w:ins>
      <m:oMath>
        <m:r>
          <m:t>S</m:t>
        </m:r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itself is</w:t>
        </w:r>
      </w:ins>
      <w:ins w:id="1609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610" w:author="PR Preview" w:date="2026-01-01T00:00:00Z">
        <w:r>
          <w:t xml:space="preserve">,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and the complement of</w:t>
        </w:r>
      </w:ins>
      <w:ins w:id="1613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is</w:t>
        </w:r>
      </w:ins>
      <w:ins w:id="161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ins w:id="1617" w:author="PR Preview" w:date="2026-01-01T00:00:00Z">
        <w:r>
          <w:t xml:space="preserve">.</w:t>
        </w:r>
      </w:ins>
    </w:p>
    <w:p>
      <w:pPr>
        <w:pStyle w:val="FirstParagraph"/>
      </w:pPr>
      <w:ins w:id="1618" w:author="PR Preview" w:date="2026-01-01T00:00:00Z">
        <w:r>
          <w:t xml:space="preserve">The complement depends on</w:t>
        </w:r>
      </w:ins>
      <w:ins w:id="1619" w:author="PR Preview" w:date="2026-01-01T00:00:00Z">
        <w:r>
          <w:t xml:space="preserve"> </w:t>
        </w:r>
      </w:ins>
      <m:oMath>
        <m:r>
          <m:t>S</m:t>
        </m:r>
      </m:oMath>
      <w:ins w:id="1620" w:author="PR Preview" w:date="2026-01-01T00:00:00Z">
        <w:r>
          <w:t xml:space="preserve">: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in</w:t>
        </w:r>
      </w:ins>
      <w:ins w:id="162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624" w:author="PR Preview" w:date="2026-01-01T00:00:00Z">
        <w:r>
          <w:t xml:space="preserve">, the complement of</w:t>
        </w:r>
      </w:ins>
      <w:ins w:id="162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is</w:t>
        </w:r>
      </w:ins>
      <w:ins w:id="162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but in</w:t>
        </w:r>
      </w:ins>
      <w:ins w:id="163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ins w:id="1633" w:author="PR Preview" w:date="2026-01-01T00:00:00Z">
        <w:r>
          <w:t xml:space="preserve">, it is</w:t>
        </w:r>
      </w:ins>
      <w:ins w:id="16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ins w:id="1635" w:author="PR Preview" w:date="2026-01-01T00:00:00Z">
        <w:r>
          <w:t xml:space="preserve">.</w:t>
        </w:r>
      </w:ins>
    </w:p>
    <w:bookmarkEnd w:id="94"/>
    <w:bookmarkStart w:id="95" w:name="def-venn-diagram"/>
    <w:p>
      <w:pPr>
        <w:pStyle w:val="BodyText"/>
      </w:pPr>
      <w:ins w:id="1636" w:author="PR Preview" w:date="2026-01-01T00:00:00Z">
        <w:r>
          <w:rPr>
            <w:b/>
            <w:bCs/>
          </w:rPr>
          <w:t xml:space="preserve">Definition 24 (Venn diagram)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A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rPr>
            <w:b/>
            <w:bCs/>
          </w:rPr>
          <w:t xml:space="preserve">Venn diagram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draws sets as overlapping circles inside a rectangle,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which stands for the set</w:t>
        </w:r>
      </w:ins>
      <w:ins w:id="1645" w:author="PR Preview" w:date="2026-01-01T00:00:00Z">
        <w:r>
          <w:t xml:space="preserve"> </w:t>
        </w:r>
      </w:ins>
      <m:oMath>
        <m:r>
          <m:t>S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that the sets are subsets of, as in</w:t>
        </w:r>
      </w:ins>
      <w:ins w:id="1648" w:author="PR Preview" w:date="2026-01-01T00:00:00Z">
        <w:r>
          <w:t xml:space="preserve"> </w:t>
        </w:r>
      </w:ins>
      <w:hyperlink w:anchor="def-complement">
        <w:ins w:id="164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650" w:author="PR Preview" w:date="2026-01-01T00:00:00Z">
        <w:r>
          <w:t xml:space="preserve">.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Each region of the picture stands for the elements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that are in some of the sets and not in the others.</w:t>
        </w:r>
      </w:ins>
    </w:p>
    <w:bookmarkEnd w:id="95"/>
    <w:bookmarkStart w:id="100" w:name="exm-venn-diagram"/>
    <w:p>
      <w:pPr>
        <w:pStyle w:val="BodyText"/>
      </w:pPr>
      <w:ins w:id="1655" w:author="PR Preview" w:date="2026-01-01T00:00:00Z">
        <w:r>
          <w:rPr>
            <w:b/>
            <w:bCs/>
          </w:rPr>
          <w:t xml:space="preserve">Example 16 (Letters of two words)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Let</w:t>
        </w:r>
      </w:ins>
      <w:ins w:id="1658" w:author="PR Preview" w:date="2026-01-01T00:00:00Z">
        <w:r>
          <w:t xml:space="preserve"> </w:t>
        </w:r>
      </w:ins>
      <m:oMath>
        <m:r>
          <m:t>L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be the set of letters in the word LOGIC,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and</w:t>
        </w:r>
      </w:ins>
      <w:ins w:id="1663" w:author="PR Preview" w:date="2026-01-01T00:00:00Z">
        <w:r>
          <w:t xml:space="preserve"> </w:t>
        </w:r>
      </w:ins>
      <m:oMath>
        <m:r>
          <m:t>M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the set of letters in the word MAGIC,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inside the set</w:t>
        </w:r>
      </w:ins>
      <w:ins w:id="1668" w:author="PR Preview" w:date="2026-01-01T00:00:00Z">
        <w:r>
          <w:t xml:space="preserve"> </w:t>
        </w:r>
      </w:ins>
      <m:oMath>
        <m:r>
          <m:t>S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of the 26 letters of the alphabet.</w:t>
        </w:r>
      </w:ins>
      <w:ins w:id="1671" w:author="PR Preview" w:date="2026-01-01T00:00:00Z">
        <w:r>
          <w:t xml:space="preserve"> </w:t>
        </w:r>
      </w:ins>
      <w:hyperlink w:anchor="fig-venn-letters">
        <w:ins w:id="1672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draws them.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ins w:id="1675" w:author="PR Preview" w:date="2026-01-01T00:00:00Z">
        <w:r>
          <w:t xml:space="preserve">The shaded region, inside both circles, is</w:t>
        </w:r>
      </w:ins>
      <w:ins w:id="1676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ins w:id="16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1678" w:author="PR Preview" w:date="2026-01-01T00:00:00Z">
        <w:r>
          <w:t xml:space="preserve">The part of circle</w:t>
        </w:r>
      </w:ins>
      <w:ins w:id="1679" w:author="PR Preview" w:date="2026-01-01T00:00:00Z">
        <w:r>
          <w:t xml:space="preserve"> </w:t>
        </w:r>
      </w:ins>
      <m:oMath>
        <m:r>
          <m:t>L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outside circle</w:t>
        </w:r>
      </w:ins>
      <w:ins w:id="1682" w:author="PR Preview" w:date="2026-01-01T00:00:00Z">
        <w:r>
          <w:t xml:space="preserve"> </w:t>
        </w:r>
      </w:ins>
      <m:oMath>
        <m:r>
          <m:t>M</m:t>
        </m:r>
      </m:oMath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is</w:t>
        </w:r>
      </w:ins>
      <w:ins w:id="168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ins w:id="16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1687" w:author="PR Preview" w:date="2026-01-01T00:00:00Z">
        <w:r>
          <w:t xml:space="preserve">Everything inside either circle is</w:t>
        </w:r>
      </w:ins>
      <w:ins w:id="168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ins w:id="168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1690" w:author="PR Preview" w:date="2026-01-01T00:00:00Z">
        <w:r>
          <w:t xml:space="preserve">Everything in the rectangle outside circle</w:t>
        </w:r>
      </w:ins>
      <w:ins w:id="1691" w:author="PR Preview" w:date="2026-01-01T00:00:00Z">
        <w:r>
          <w:t xml:space="preserve"> </w:t>
        </w:r>
      </w:ins>
      <m:oMath>
        <m:r>
          <m:t>L</m:t>
        </m:r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is</w:t>
        </w:r>
      </w:ins>
      <w:ins w:id="169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c</m:t>
            </m:r>
          </m:sup>
        </m:sSup>
      </m:oMath>
      <w:ins w:id="1695" w:author="PR Preview" w:date="2026-01-01T00:00:00Z">
        <w:r>
          <w:t xml:space="preserve">, the 21 letters not in LOGIC.</w:t>
        </w:r>
      </w:ins>
    </w:p>
    <w:bookmarkEnd w:id="100"/>
    <w:bookmarkEnd w:id="101"/>
    <w:bookmarkStart w:id="140" w:name="references"/>
    <w:p>
      <w:pPr>
        <w:pStyle w:val="Heading1"/>
      </w:pPr>
      <w:ins w:id="1696" w:author="PR Preview" w:date="2026-01-01T00:00:00Z">
        <w:r>
          <w:t xml:space="preserve">References</w:t>
        </w:r>
      </w:ins>
    </w:p>
    <w:bookmarkStart w:id="139" w:name="refs"/>
    <w:bookmarkStart w:id="102" w:name="ref-rudin1976principles"/>
    <w:p>
      <w:pPr>
        <w:pStyle w:val="Bibliography"/>
      </w:pPr>
      <w:ins w:id="1697" w:author="PR Preview" w:date="2026-01-01T00:00:00Z">
        <w:r>
          <w:t xml:space="preserve">Rudin, Walter. 1976.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rPr>
            <w:i/>
            <w:iCs/>
          </w:rPr>
          <w:t xml:space="preserve">Principles of Mathematical Analysis</w:t>
        </w:r>
      </w:ins>
      <w:ins w:id="1700" w:author="PR Preview" w:date="2026-01-01T00:00:00Z">
        <w:r>
          <w:t xml:space="preserve">. 3rd ed. International Series in Pure and Applied Mathematics. McGraw-Hill.</w:t>
        </w:r>
      </w:ins>
    </w:p>
    <w:bookmarkEnd w:id="102"/>
    <w:bookmarkStart w:id="104" w:name="ref-wikipedia_cantors_diagonal_argument"/>
    <w:p>
      <w:pPr>
        <w:pStyle w:val="Bibliography"/>
      </w:pPr>
      <w:ins w:id="1701" w:author="PR Preview" w:date="2026-01-01T00:00:00Z">
        <w:r>
          <w:t xml:space="preserve">Wikipedia contributors. 2026a.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rPr>
            <w:i/>
            <w:iCs/>
          </w:rPr>
          <w:t xml:space="preserve">Cantor’s Diagonal Argument —</w:t>
        </w:r>
      </w:ins>
      <w:ins w:id="1704" w:author="PR Preview" w:date="2026-01-01T00:00:00Z">
        <w:r>
          <w:rPr>
            <w:i/>
            <w:iCs/>
          </w:rPr>
          <w:t xml:space="preserve"> </w:t>
        </w:r>
      </w:ins>
      <w:ins w:id="1705" w:author="PR Preview" w:date="2026-01-01T00:00:00Z">
        <w:r>
          <w:rPr>
            <w:i/>
            <w:iCs/>
          </w:rPr>
          <w:t xml:space="preserve">Wikipedia</w:t>
        </w:r>
      </w:ins>
      <w:ins w:id="1706" w:author="PR Preview" w:date="2026-01-01T00:00:00Z">
        <w:r>
          <w:rPr>
            <w:i/>
            <w:iCs/>
          </w:rPr>
          <w:t xml:space="preserve">,</w:t>
        </w:r>
      </w:ins>
      <w:ins w:id="1707" w:author="PR Preview" w:date="2026-01-01T00:00:00Z">
        <w:r>
          <w:rPr>
            <w:i/>
            <w:iCs/>
          </w:rPr>
          <w:t xml:space="preserve"> </w:t>
        </w:r>
      </w:ins>
      <w:ins w:id="1708" w:author="PR Preview" w:date="2026-01-01T00:00:00Z">
        <w:r>
          <w:rPr>
            <w:i/>
            <w:iCs/>
          </w:rPr>
          <w:t xml:space="preserve">the Free Encyclopedia</w:t>
        </w:r>
      </w:ins>
      <w:ins w:id="1709" w:author="PR Preview" w:date="2026-01-01T00:00:00Z">
        <w:r>
          <w:t xml:space="preserve">.</w:t>
        </w:r>
      </w:ins>
      <w:ins w:id="1710" w:author="PR Preview" w:date="2026-01-01T00:00:00Z">
        <w:r>
          <w:t xml:space="preserve"> </w:t>
        </w:r>
      </w:ins>
      <w:hyperlink r:id="rId103">
        <w:ins w:id="1711" w:author="PR Preview" w:date="2026-01-01T00:00:00Z">
          <w:r>
            <w:rPr>
              <w:rStyle w:val="Hyperlink"/>
            </w:rPr>
            <w:t xml:space="preserve">https://en.wikipedia.org/wiki/Cantor%27s_diagonal_argument</w:t>
          </w:r>
        </w:ins>
      </w:hyperlink>
      <w:ins w:id="1712" w:author="PR Preview" w:date="2026-01-01T00:00:00Z">
        <w:r>
          <w:t xml:space="preserve">.</w:t>
        </w:r>
      </w:ins>
    </w:p>
    <w:bookmarkEnd w:id="104"/>
    <w:bookmarkStart w:id="106" w:name="ref-wikipedia_cardinality"/>
    <w:p>
      <w:pPr>
        <w:pStyle w:val="Bibliography"/>
      </w:pPr>
      <w:ins w:id="1713" w:author="PR Preview" w:date="2026-01-01T00:00:00Z">
        <w:r>
          <w:t xml:space="preserve">Wikipedia contributors. 2026b.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rPr>
            <w:i/>
            <w:iCs/>
          </w:rPr>
          <w:t xml:space="preserve">Cardinality —</w:t>
        </w:r>
      </w:ins>
      <w:ins w:id="1716" w:author="PR Preview" w:date="2026-01-01T00:00:00Z">
        <w:r>
          <w:rPr>
            <w:i/>
            <w:iCs/>
          </w:rPr>
          <w:t xml:space="preserve"> </w:t>
        </w:r>
      </w:ins>
      <w:ins w:id="1717" w:author="PR Preview" w:date="2026-01-01T00:00:00Z">
        <w:r>
          <w:rPr>
            <w:i/>
            <w:iCs/>
          </w:rPr>
          <w:t xml:space="preserve">Wikipedia</w:t>
        </w:r>
      </w:ins>
      <w:ins w:id="1718" w:author="PR Preview" w:date="2026-01-01T00:00:00Z">
        <w:r>
          <w:rPr>
            <w:i/>
            <w:iCs/>
          </w:rPr>
          <w:t xml:space="preserve">,</w:t>
        </w:r>
      </w:ins>
      <w:ins w:id="1719" w:author="PR Preview" w:date="2026-01-01T00:00:00Z">
        <w:r>
          <w:rPr>
            <w:i/>
            <w:iCs/>
          </w:rPr>
          <w:t xml:space="preserve"> </w:t>
        </w:r>
      </w:ins>
      <w:ins w:id="1720" w:author="PR Preview" w:date="2026-01-01T00:00:00Z">
        <w:r>
          <w:rPr>
            <w:i/>
            <w:iCs/>
          </w:rPr>
          <w:t xml:space="preserve">the Free Encyclopedia</w:t>
        </w:r>
      </w:ins>
      <w:ins w:id="1721" w:author="PR Preview" w:date="2026-01-01T00:00:00Z">
        <w:r>
          <w:t xml:space="preserve">.</w:t>
        </w:r>
      </w:ins>
      <w:ins w:id="1722" w:author="PR Preview" w:date="2026-01-01T00:00:00Z">
        <w:r>
          <w:t xml:space="preserve"> </w:t>
        </w:r>
      </w:ins>
      <w:hyperlink r:id="rId105">
        <w:ins w:id="1723" w:author="PR Preview" w:date="2026-01-01T00:00:00Z">
          <w:r>
            <w:rPr>
              <w:rStyle w:val="Hyperlink"/>
            </w:rPr>
            <w:t xml:space="preserve">https://en.wikipedia.org/wiki/Cardinality</w:t>
          </w:r>
        </w:ins>
      </w:hyperlink>
      <w:ins w:id="1724" w:author="PR Preview" w:date="2026-01-01T00:00:00Z">
        <w:r>
          <w:t xml:space="preserve">.</w:t>
        </w:r>
      </w:ins>
    </w:p>
    <w:bookmarkEnd w:id="106"/>
    <w:bookmarkStart w:id="108" w:name="ref-wikipedia_cartesian_product"/>
    <w:p>
      <w:pPr>
        <w:pStyle w:val="Bibliography"/>
      </w:pPr>
      <w:ins w:id="1725" w:author="PR Preview" w:date="2026-01-01T00:00:00Z">
        <w:r>
          <w:t xml:space="preserve">Wikipedia contributors. 2026c.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rPr>
            <w:i/>
            <w:iCs/>
          </w:rPr>
          <w:t xml:space="preserve">Cartesian Product —</w:t>
        </w:r>
      </w:ins>
      <w:ins w:id="1728" w:author="PR Preview" w:date="2026-01-01T00:00:00Z">
        <w:r>
          <w:rPr>
            <w:i/>
            <w:iCs/>
          </w:rPr>
          <w:t xml:space="preserve"> </w:t>
        </w:r>
      </w:ins>
      <w:ins w:id="1729" w:author="PR Preview" w:date="2026-01-01T00:00:00Z">
        <w:r>
          <w:rPr>
            <w:i/>
            <w:iCs/>
          </w:rPr>
          <w:t xml:space="preserve">Wikipedia</w:t>
        </w:r>
      </w:ins>
      <w:ins w:id="1730" w:author="PR Preview" w:date="2026-01-01T00:00:00Z">
        <w:r>
          <w:rPr>
            <w:i/>
            <w:iCs/>
          </w:rPr>
          <w:t xml:space="preserve">,</w:t>
        </w:r>
      </w:ins>
      <w:ins w:id="1731" w:author="PR Preview" w:date="2026-01-01T00:00:00Z">
        <w:r>
          <w:rPr>
            <w:i/>
            <w:iCs/>
          </w:rPr>
          <w:t xml:space="preserve"> </w:t>
        </w:r>
      </w:ins>
      <w:ins w:id="1732" w:author="PR Preview" w:date="2026-01-01T00:00:00Z">
        <w:r>
          <w:rPr>
            <w:i/>
            <w:iCs/>
          </w:rPr>
          <w:t xml:space="preserve">the Free Encyclopedia</w:t>
        </w:r>
      </w:ins>
      <w:ins w:id="1733" w:author="PR Preview" w:date="2026-01-01T00:00:00Z">
        <w:r>
          <w:t xml:space="preserve">.</w:t>
        </w:r>
      </w:ins>
      <w:ins w:id="1734" w:author="PR Preview" w:date="2026-01-01T00:00:00Z">
        <w:r>
          <w:t xml:space="preserve"> </w:t>
        </w:r>
      </w:ins>
      <w:hyperlink r:id="rId107">
        <w:ins w:id="1735" w:author="PR Preview" w:date="2026-01-01T00:00:00Z">
          <w:r>
            <w:rPr>
              <w:rStyle w:val="Hyperlink"/>
            </w:rPr>
            <w:t xml:space="preserve">https://en.wikipedia.org/wiki/Cartesian_product</w:t>
          </w:r>
        </w:ins>
      </w:hyperlink>
      <w:ins w:id="1736" w:author="PR Preview" w:date="2026-01-01T00:00:00Z">
        <w:r>
          <w:t xml:space="preserve">.</w:t>
        </w:r>
      </w:ins>
    </w:p>
    <w:bookmarkEnd w:id="108"/>
    <w:bookmarkStart w:id="110" w:name="ref-wikipedia_complement_set_theory"/>
    <w:p>
      <w:pPr>
        <w:pStyle w:val="Bibliography"/>
      </w:pPr>
      <w:ins w:id="1737" w:author="PR Preview" w:date="2026-01-01T00:00:00Z">
        <w:r>
          <w:t xml:space="preserve">Wikipedia contributors. 2026d.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rPr>
            <w:i/>
            <w:iCs/>
          </w:rPr>
          <w:t xml:space="preserve">Complement (Set Theory) —</w:t>
        </w:r>
      </w:ins>
      <w:ins w:id="1740" w:author="PR Preview" w:date="2026-01-01T00:00:00Z">
        <w:r>
          <w:rPr>
            <w:i/>
            <w:iCs/>
          </w:rPr>
          <w:t xml:space="preserve"> </w:t>
        </w:r>
      </w:ins>
      <w:ins w:id="1741" w:author="PR Preview" w:date="2026-01-01T00:00:00Z">
        <w:r>
          <w:rPr>
            <w:i/>
            <w:iCs/>
          </w:rPr>
          <w:t xml:space="preserve">Wikipedia</w:t>
        </w:r>
      </w:ins>
      <w:ins w:id="1742" w:author="PR Preview" w:date="2026-01-01T00:00:00Z">
        <w:r>
          <w:rPr>
            <w:i/>
            <w:iCs/>
          </w:rPr>
          <w:t xml:space="preserve">,</w:t>
        </w:r>
      </w:ins>
      <w:ins w:id="1743" w:author="PR Preview" w:date="2026-01-01T00:00:00Z">
        <w:r>
          <w:rPr>
            <w:i/>
            <w:iCs/>
          </w:rPr>
          <w:t xml:space="preserve"> </w:t>
        </w:r>
      </w:ins>
      <w:ins w:id="1744" w:author="PR Preview" w:date="2026-01-01T00:00:00Z">
        <w:r>
          <w:rPr>
            <w:i/>
            <w:iCs/>
          </w:rPr>
          <w:t xml:space="preserve">the Free Encyclopedia</w:t>
        </w:r>
      </w:ins>
      <w:ins w:id="1745" w:author="PR Preview" w:date="2026-01-01T00:00:00Z">
        <w:r>
          <w:t xml:space="preserve">.</w:t>
        </w:r>
      </w:ins>
      <w:ins w:id="1746" w:author="PR Preview" w:date="2026-01-01T00:00:00Z">
        <w:r>
          <w:t xml:space="preserve"> </w:t>
        </w:r>
      </w:ins>
      <w:hyperlink r:id="rId109">
        <w:ins w:id="1747" w:author="PR Preview" w:date="2026-01-01T00:00:00Z">
          <w:r>
            <w:rPr>
              <w:rStyle w:val="Hyperlink"/>
            </w:rPr>
            <w:t xml:space="preserve">https://en.wikipedia.org/wiki/Complement_(set_theory)</w:t>
          </w:r>
        </w:ins>
      </w:hyperlink>
      <w:ins w:id="1748" w:author="PR Preview" w:date="2026-01-01T00:00:00Z">
        <w:r>
          <w:t xml:space="preserve">.</w:t>
        </w:r>
      </w:ins>
    </w:p>
    <w:bookmarkEnd w:id="110"/>
    <w:bookmarkStart w:id="112" w:name="ref-wikipedia_countable_set"/>
    <w:p>
      <w:pPr>
        <w:pStyle w:val="Bibliography"/>
      </w:pPr>
      <w:ins w:id="1749" w:author="PR Preview" w:date="2026-01-01T00:00:00Z">
        <w:r>
          <w:t xml:space="preserve">Wikipedia contributors. 2026e.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rPr>
            <w:i/>
            <w:iCs/>
          </w:rPr>
          <w:t xml:space="preserve">Countable Set —</w:t>
        </w:r>
      </w:ins>
      <w:ins w:id="1752" w:author="PR Preview" w:date="2026-01-01T00:00:00Z">
        <w:r>
          <w:rPr>
            <w:i/>
            <w:iCs/>
          </w:rPr>
          <w:t xml:space="preserve"> </w:t>
        </w:r>
      </w:ins>
      <w:ins w:id="1753" w:author="PR Preview" w:date="2026-01-01T00:00:00Z">
        <w:r>
          <w:rPr>
            <w:i/>
            <w:iCs/>
          </w:rPr>
          <w:t xml:space="preserve">Wikipedia</w:t>
        </w:r>
      </w:ins>
      <w:ins w:id="1754" w:author="PR Preview" w:date="2026-01-01T00:00:00Z">
        <w:r>
          <w:rPr>
            <w:i/>
            <w:iCs/>
          </w:rPr>
          <w:t xml:space="preserve">,</w:t>
        </w:r>
      </w:ins>
      <w:ins w:id="1755" w:author="PR Preview" w:date="2026-01-01T00:00:00Z">
        <w:r>
          <w:rPr>
            <w:i/>
            <w:iCs/>
          </w:rPr>
          <w:t xml:space="preserve"> </w:t>
        </w:r>
      </w:ins>
      <w:ins w:id="1756" w:author="PR Preview" w:date="2026-01-01T00:00:00Z">
        <w:r>
          <w:rPr>
            <w:i/>
            <w:iCs/>
          </w:rPr>
          <w:t xml:space="preserve">the Free Encyclopedia</w:t>
        </w:r>
      </w:ins>
      <w:ins w:id="1757" w:author="PR Preview" w:date="2026-01-01T00:00:00Z">
        <w:r>
          <w:t xml:space="preserve">.</w:t>
        </w:r>
      </w:ins>
      <w:ins w:id="1758" w:author="PR Preview" w:date="2026-01-01T00:00:00Z">
        <w:r>
          <w:t xml:space="preserve"> </w:t>
        </w:r>
      </w:ins>
      <w:hyperlink r:id="rId111">
        <w:ins w:id="1759" w:author="PR Preview" w:date="2026-01-01T00:00:00Z">
          <w:r>
            <w:rPr>
              <w:rStyle w:val="Hyperlink"/>
            </w:rPr>
            <w:t xml:space="preserve">https://en.wikipedia.org/wiki/Countable_set</w:t>
          </w:r>
        </w:ins>
      </w:hyperlink>
      <w:ins w:id="1760" w:author="PR Preview" w:date="2026-01-01T00:00:00Z">
        <w:r>
          <w:t xml:space="preserve">.</w:t>
        </w:r>
      </w:ins>
    </w:p>
    <w:bookmarkEnd w:id="112"/>
    <w:bookmarkStart w:id="114" w:name="ref-wikipedia_empty_set"/>
    <w:p>
      <w:pPr>
        <w:pStyle w:val="Bibliography"/>
      </w:pPr>
      <w:ins w:id="1761" w:author="PR Preview" w:date="2026-01-01T00:00:00Z">
        <w:r>
          <w:t xml:space="preserve">Wikipedia contributors. 2026f.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rPr>
            <w:i/>
            <w:iCs/>
          </w:rPr>
          <w:t xml:space="preserve">Empty Set —</w:t>
        </w:r>
      </w:ins>
      <w:ins w:id="1764" w:author="PR Preview" w:date="2026-01-01T00:00:00Z">
        <w:r>
          <w:rPr>
            <w:i/>
            <w:iCs/>
          </w:rPr>
          <w:t xml:space="preserve"> </w:t>
        </w:r>
      </w:ins>
      <w:ins w:id="1765" w:author="PR Preview" w:date="2026-01-01T00:00:00Z">
        <w:r>
          <w:rPr>
            <w:i/>
            <w:iCs/>
          </w:rPr>
          <w:t xml:space="preserve">Wikipedia</w:t>
        </w:r>
      </w:ins>
      <w:ins w:id="1766" w:author="PR Preview" w:date="2026-01-01T00:00:00Z">
        <w:r>
          <w:rPr>
            <w:i/>
            <w:iCs/>
          </w:rPr>
          <w:t xml:space="preserve">,</w:t>
        </w:r>
      </w:ins>
      <w:ins w:id="1767" w:author="PR Preview" w:date="2026-01-01T00:00:00Z">
        <w:r>
          <w:rPr>
            <w:i/>
            <w:iCs/>
          </w:rPr>
          <w:t xml:space="preserve"> </w:t>
        </w:r>
      </w:ins>
      <w:ins w:id="1768" w:author="PR Preview" w:date="2026-01-01T00:00:00Z">
        <w:r>
          <w:rPr>
            <w:i/>
            <w:iCs/>
          </w:rPr>
          <w:t xml:space="preserve">the Free Encyclopedia</w:t>
        </w:r>
      </w:ins>
      <w:ins w:id="1769" w:author="PR Preview" w:date="2026-01-01T00:00:00Z">
        <w:r>
          <w:t xml:space="preserve">.</w:t>
        </w:r>
      </w:ins>
      <w:ins w:id="1770" w:author="PR Preview" w:date="2026-01-01T00:00:00Z">
        <w:r>
          <w:t xml:space="preserve"> </w:t>
        </w:r>
      </w:ins>
      <w:hyperlink r:id="rId113">
        <w:ins w:id="1771" w:author="PR Preview" w:date="2026-01-01T00:00:00Z">
          <w:r>
            <w:rPr>
              <w:rStyle w:val="Hyperlink"/>
            </w:rPr>
            <w:t xml:space="preserve">https://en.wikipedia.org/wiki/Empty_set</w:t>
          </w:r>
        </w:ins>
      </w:hyperlink>
      <w:ins w:id="1772" w:author="PR Preview" w:date="2026-01-01T00:00:00Z">
        <w:r>
          <w:t xml:space="preserve">.</w:t>
        </w:r>
      </w:ins>
    </w:p>
    <w:bookmarkEnd w:id="114"/>
    <w:bookmarkStart w:id="116" w:name="ref-wikipedia_finite_set"/>
    <w:p>
      <w:pPr>
        <w:pStyle w:val="Bibliography"/>
      </w:pPr>
      <w:ins w:id="1773" w:author="PR Preview" w:date="2026-01-01T00:00:00Z">
        <w:r>
          <w:t xml:space="preserve">Wikipedia contributors. 2026g.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rPr>
            <w:i/>
            <w:iCs/>
          </w:rPr>
          <w:t xml:space="preserve">Finite Set —</w:t>
        </w:r>
      </w:ins>
      <w:ins w:id="1776" w:author="PR Preview" w:date="2026-01-01T00:00:00Z">
        <w:r>
          <w:rPr>
            <w:i/>
            <w:iCs/>
          </w:rPr>
          <w:t xml:space="preserve"> </w:t>
        </w:r>
      </w:ins>
      <w:ins w:id="1777" w:author="PR Preview" w:date="2026-01-01T00:00:00Z">
        <w:r>
          <w:rPr>
            <w:i/>
            <w:iCs/>
          </w:rPr>
          <w:t xml:space="preserve">Wikipedia</w:t>
        </w:r>
      </w:ins>
      <w:ins w:id="1778" w:author="PR Preview" w:date="2026-01-01T00:00:00Z">
        <w:r>
          <w:rPr>
            <w:i/>
            <w:iCs/>
          </w:rPr>
          <w:t xml:space="preserve">,</w:t>
        </w:r>
      </w:ins>
      <w:ins w:id="1779" w:author="PR Preview" w:date="2026-01-01T00:00:00Z">
        <w:r>
          <w:rPr>
            <w:i/>
            <w:iCs/>
          </w:rPr>
          <w:t xml:space="preserve"> </w:t>
        </w:r>
      </w:ins>
      <w:ins w:id="1780" w:author="PR Preview" w:date="2026-01-01T00:00:00Z">
        <w:r>
          <w:rPr>
            <w:i/>
            <w:iCs/>
          </w:rPr>
          <w:t xml:space="preserve">the Free Encyclopedia</w:t>
        </w:r>
      </w:ins>
      <w:ins w:id="1781" w:author="PR Preview" w:date="2026-01-01T00:00:00Z">
        <w:r>
          <w:t xml:space="preserve">.</w:t>
        </w:r>
      </w:ins>
      <w:ins w:id="1782" w:author="PR Preview" w:date="2026-01-01T00:00:00Z">
        <w:r>
          <w:t xml:space="preserve"> </w:t>
        </w:r>
      </w:ins>
      <w:hyperlink r:id="rId115">
        <w:ins w:id="1783" w:author="PR Preview" w:date="2026-01-01T00:00:00Z">
          <w:r>
            <w:rPr>
              <w:rStyle w:val="Hyperlink"/>
            </w:rPr>
            <w:t xml:space="preserve">https://en.wikipedia.org/wiki/Finite_set</w:t>
          </w:r>
        </w:ins>
      </w:hyperlink>
      <w:ins w:id="1784" w:author="PR Preview" w:date="2026-01-01T00:00:00Z">
        <w:r>
          <w:t xml:space="preserve">.</w:t>
        </w:r>
      </w:ins>
    </w:p>
    <w:bookmarkEnd w:id="116"/>
    <w:bookmarkStart w:id="118" w:name="ref-wikipedia_infinite_set"/>
    <w:p>
      <w:pPr>
        <w:pStyle w:val="Bibliography"/>
      </w:pPr>
      <w:ins w:id="1785" w:author="PR Preview" w:date="2026-01-01T00:00:00Z">
        <w:r>
          <w:t xml:space="preserve">Wikipedia contributors. 2026h.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rPr>
            <w:i/>
            <w:iCs/>
          </w:rPr>
          <w:t xml:space="preserve">Infinite Set —</w:t>
        </w:r>
      </w:ins>
      <w:ins w:id="1788" w:author="PR Preview" w:date="2026-01-01T00:00:00Z">
        <w:r>
          <w:rPr>
            <w:i/>
            <w:iCs/>
          </w:rPr>
          <w:t xml:space="preserve"> </w:t>
        </w:r>
      </w:ins>
      <w:ins w:id="1789" w:author="PR Preview" w:date="2026-01-01T00:00:00Z">
        <w:r>
          <w:rPr>
            <w:i/>
            <w:iCs/>
          </w:rPr>
          <w:t xml:space="preserve">Wikipedia</w:t>
        </w:r>
      </w:ins>
      <w:ins w:id="1790" w:author="PR Preview" w:date="2026-01-01T00:00:00Z">
        <w:r>
          <w:rPr>
            <w:i/>
            <w:iCs/>
          </w:rPr>
          <w:t xml:space="preserve">,</w:t>
        </w:r>
      </w:ins>
      <w:ins w:id="1791" w:author="PR Preview" w:date="2026-01-01T00:00:00Z">
        <w:r>
          <w:rPr>
            <w:i/>
            <w:iCs/>
          </w:rPr>
          <w:t xml:space="preserve"> </w:t>
        </w:r>
      </w:ins>
      <w:ins w:id="1792" w:author="PR Preview" w:date="2026-01-01T00:00:00Z">
        <w:r>
          <w:rPr>
            <w:i/>
            <w:iCs/>
          </w:rPr>
          <w:t xml:space="preserve">the Free Encyclopedia</w:t>
        </w:r>
      </w:ins>
      <w:ins w:id="1793" w:author="PR Preview" w:date="2026-01-01T00:00:00Z">
        <w:r>
          <w:t xml:space="preserve">.</w:t>
        </w:r>
      </w:ins>
      <w:ins w:id="1794" w:author="PR Preview" w:date="2026-01-01T00:00:00Z">
        <w:r>
          <w:t xml:space="preserve"> </w:t>
        </w:r>
      </w:ins>
      <w:hyperlink r:id="rId117">
        <w:ins w:id="1795" w:author="PR Preview" w:date="2026-01-01T00:00:00Z">
          <w:r>
            <w:rPr>
              <w:rStyle w:val="Hyperlink"/>
            </w:rPr>
            <w:t xml:space="preserve">https://en.wikipedia.org/wiki/Infinite_set</w:t>
          </w:r>
        </w:ins>
      </w:hyperlink>
      <w:ins w:id="1796" w:author="PR Preview" w:date="2026-01-01T00:00:00Z">
        <w:r>
          <w:t xml:space="preserve">.</w:t>
        </w:r>
      </w:ins>
    </w:p>
    <w:bookmarkEnd w:id="118"/>
    <w:bookmarkStart w:id="120" w:name="ref-wikipedia_intersection_set_theory"/>
    <w:p>
      <w:pPr>
        <w:pStyle w:val="Bibliography"/>
      </w:pPr>
      <w:ins w:id="1797" w:author="PR Preview" w:date="2026-01-01T00:00:00Z">
        <w:r>
          <w:t xml:space="preserve">Wikipedia contributors. 2026i.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rPr>
            <w:i/>
            <w:iCs/>
          </w:rPr>
          <w:t xml:space="preserve">Intersection (Set Theory) —</w:t>
        </w:r>
      </w:ins>
      <w:ins w:id="1800" w:author="PR Preview" w:date="2026-01-01T00:00:00Z">
        <w:r>
          <w:rPr>
            <w:i/>
            <w:iCs/>
          </w:rPr>
          <w:t xml:space="preserve"> </w:t>
        </w:r>
      </w:ins>
      <w:ins w:id="1801" w:author="PR Preview" w:date="2026-01-01T00:00:00Z">
        <w:r>
          <w:rPr>
            <w:i/>
            <w:iCs/>
          </w:rPr>
          <w:t xml:space="preserve">Wikipedia</w:t>
        </w:r>
      </w:ins>
      <w:ins w:id="1802" w:author="PR Preview" w:date="2026-01-01T00:00:00Z">
        <w:r>
          <w:rPr>
            <w:i/>
            <w:iCs/>
          </w:rPr>
          <w:t xml:space="preserve">,</w:t>
        </w:r>
      </w:ins>
      <w:ins w:id="1803" w:author="PR Preview" w:date="2026-01-01T00:00:00Z">
        <w:r>
          <w:rPr>
            <w:i/>
            <w:iCs/>
          </w:rPr>
          <w:t xml:space="preserve"> </w:t>
        </w:r>
      </w:ins>
      <w:ins w:id="1804" w:author="PR Preview" w:date="2026-01-01T00:00:00Z">
        <w:r>
          <w:rPr>
            <w:i/>
            <w:iCs/>
          </w:rPr>
          <w:t xml:space="preserve">the Free Encyclopedia</w:t>
        </w:r>
      </w:ins>
      <w:ins w:id="1805" w:author="PR Preview" w:date="2026-01-01T00:00:00Z">
        <w:r>
          <w:t xml:space="preserve">.</w:t>
        </w:r>
      </w:ins>
      <w:ins w:id="1806" w:author="PR Preview" w:date="2026-01-01T00:00:00Z">
        <w:r>
          <w:t xml:space="preserve"> </w:t>
        </w:r>
      </w:ins>
      <w:hyperlink r:id="rId119">
        <w:ins w:id="1807" w:author="PR Preview" w:date="2026-01-01T00:00:00Z">
          <w:r>
            <w:rPr>
              <w:rStyle w:val="Hyperlink"/>
            </w:rPr>
            <w:t xml:space="preserve">https://en.wikipedia.org/wiki/Intersection_(set_theory)</w:t>
          </w:r>
        </w:ins>
      </w:hyperlink>
      <w:ins w:id="1808" w:author="PR Preview" w:date="2026-01-01T00:00:00Z">
        <w:r>
          <w:t xml:space="preserve">.</w:t>
        </w:r>
      </w:ins>
    </w:p>
    <w:bookmarkEnd w:id="120"/>
    <w:bookmarkStart w:id="122" w:name="ref-wikipedia_natural_number"/>
    <w:p>
      <w:pPr>
        <w:pStyle w:val="Bibliography"/>
      </w:pPr>
      <w:ins w:id="1809" w:author="PR Preview" w:date="2026-01-01T00:00:00Z">
        <w:r>
          <w:t xml:space="preserve">Wikipedia contributors. 2026j.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rPr>
            <w:i/>
            <w:iCs/>
          </w:rPr>
          <w:t xml:space="preserve">Natural Number —</w:t>
        </w:r>
      </w:ins>
      <w:ins w:id="1812" w:author="PR Preview" w:date="2026-01-01T00:00:00Z">
        <w:r>
          <w:rPr>
            <w:i/>
            <w:iCs/>
          </w:rPr>
          <w:t xml:space="preserve"> </w:t>
        </w:r>
      </w:ins>
      <w:ins w:id="1813" w:author="PR Preview" w:date="2026-01-01T00:00:00Z">
        <w:r>
          <w:rPr>
            <w:i/>
            <w:iCs/>
          </w:rPr>
          <w:t xml:space="preserve">Wikipedia</w:t>
        </w:r>
      </w:ins>
      <w:ins w:id="1814" w:author="PR Preview" w:date="2026-01-01T00:00:00Z">
        <w:r>
          <w:rPr>
            <w:i/>
            <w:iCs/>
          </w:rPr>
          <w:t xml:space="preserve">,</w:t>
        </w:r>
      </w:ins>
      <w:ins w:id="1815" w:author="PR Preview" w:date="2026-01-01T00:00:00Z">
        <w:r>
          <w:rPr>
            <w:i/>
            <w:iCs/>
          </w:rPr>
          <w:t xml:space="preserve"> </w:t>
        </w:r>
      </w:ins>
      <w:ins w:id="1816" w:author="PR Preview" w:date="2026-01-01T00:00:00Z">
        <w:r>
          <w:rPr>
            <w:i/>
            <w:iCs/>
          </w:rPr>
          <w:t xml:space="preserve">the Free Encyclopedia</w:t>
        </w:r>
      </w:ins>
      <w:ins w:id="1817" w:author="PR Preview" w:date="2026-01-01T00:00:00Z">
        <w:r>
          <w:t xml:space="preserve">.</w:t>
        </w:r>
      </w:ins>
      <w:ins w:id="1818" w:author="PR Preview" w:date="2026-01-01T00:00:00Z">
        <w:r>
          <w:t xml:space="preserve"> </w:t>
        </w:r>
      </w:ins>
      <w:hyperlink r:id="rId121">
        <w:ins w:id="1819" w:author="PR Preview" w:date="2026-01-01T00:00:00Z">
          <w:r>
            <w:rPr>
              <w:rStyle w:val="Hyperlink"/>
            </w:rPr>
            <w:t xml:space="preserve">https://en.wikipedia.org/wiki/Natural_number</w:t>
          </w:r>
        </w:ins>
      </w:hyperlink>
      <w:ins w:id="1820" w:author="PR Preview" w:date="2026-01-01T00:00:00Z">
        <w:r>
          <w:t xml:space="preserve">.</w:t>
        </w:r>
      </w:ins>
    </w:p>
    <w:bookmarkEnd w:id="122"/>
    <w:bookmarkStart w:id="124" w:name="ref-wikipedia_ordered_pair"/>
    <w:p>
      <w:pPr>
        <w:pStyle w:val="Bibliography"/>
      </w:pPr>
      <w:ins w:id="1821" w:author="PR Preview" w:date="2026-01-01T00:00:00Z">
        <w:r>
          <w:t xml:space="preserve">Wikipedia contributors. 2026k.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rPr>
            <w:i/>
            <w:iCs/>
          </w:rPr>
          <w:t xml:space="preserve">Ordered Pair —</w:t>
        </w:r>
      </w:ins>
      <w:ins w:id="1824" w:author="PR Preview" w:date="2026-01-01T00:00:00Z">
        <w:r>
          <w:rPr>
            <w:i/>
            <w:iCs/>
          </w:rPr>
          <w:t xml:space="preserve"> </w:t>
        </w:r>
      </w:ins>
      <w:ins w:id="1825" w:author="PR Preview" w:date="2026-01-01T00:00:00Z">
        <w:r>
          <w:rPr>
            <w:i/>
            <w:iCs/>
          </w:rPr>
          <w:t xml:space="preserve">Wikipedia</w:t>
        </w:r>
      </w:ins>
      <w:ins w:id="1826" w:author="PR Preview" w:date="2026-01-01T00:00:00Z">
        <w:r>
          <w:rPr>
            <w:i/>
            <w:iCs/>
          </w:rPr>
          <w:t xml:space="preserve">,</w:t>
        </w:r>
      </w:ins>
      <w:ins w:id="1827" w:author="PR Preview" w:date="2026-01-01T00:00:00Z">
        <w:r>
          <w:rPr>
            <w:i/>
            <w:iCs/>
          </w:rPr>
          <w:t xml:space="preserve"> </w:t>
        </w:r>
      </w:ins>
      <w:ins w:id="1828" w:author="PR Preview" w:date="2026-01-01T00:00:00Z">
        <w:r>
          <w:rPr>
            <w:i/>
            <w:iCs/>
          </w:rPr>
          <w:t xml:space="preserve">the Free Encyclopedia</w:t>
        </w:r>
      </w:ins>
      <w:ins w:id="1829" w:author="PR Preview" w:date="2026-01-01T00:00:00Z">
        <w:r>
          <w:t xml:space="preserve">.</w:t>
        </w:r>
      </w:ins>
      <w:ins w:id="1830" w:author="PR Preview" w:date="2026-01-01T00:00:00Z">
        <w:r>
          <w:t xml:space="preserve"> </w:t>
        </w:r>
      </w:ins>
      <w:hyperlink r:id="rId123">
        <w:ins w:id="1831" w:author="PR Preview" w:date="2026-01-01T00:00:00Z">
          <w:r>
            <w:rPr>
              <w:rStyle w:val="Hyperlink"/>
            </w:rPr>
            <w:t xml:space="preserve">https://en.wikipedia.org/wiki/Ordered_pair</w:t>
          </w:r>
        </w:ins>
      </w:hyperlink>
      <w:ins w:id="1832" w:author="PR Preview" w:date="2026-01-01T00:00:00Z">
        <w:r>
          <w:t xml:space="preserve">.</w:t>
        </w:r>
      </w:ins>
    </w:p>
    <w:bookmarkEnd w:id="124"/>
    <w:bookmarkStart w:id="126" w:name="ref-wikipedia_power_set"/>
    <w:p>
      <w:pPr>
        <w:pStyle w:val="Bibliography"/>
      </w:pPr>
      <w:ins w:id="1833" w:author="PR Preview" w:date="2026-01-01T00:00:00Z">
        <w:r>
          <w:t xml:space="preserve">Wikipedia contributors. 2026l.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rPr>
            <w:i/>
            <w:iCs/>
          </w:rPr>
          <w:t xml:space="preserve">Power Set —</w:t>
        </w:r>
      </w:ins>
      <w:ins w:id="1836" w:author="PR Preview" w:date="2026-01-01T00:00:00Z">
        <w:r>
          <w:rPr>
            <w:i/>
            <w:iCs/>
          </w:rPr>
          <w:t xml:space="preserve"> </w:t>
        </w:r>
      </w:ins>
      <w:ins w:id="1837" w:author="PR Preview" w:date="2026-01-01T00:00:00Z">
        <w:r>
          <w:rPr>
            <w:i/>
            <w:iCs/>
          </w:rPr>
          <w:t xml:space="preserve">Wikipedia</w:t>
        </w:r>
      </w:ins>
      <w:ins w:id="1838" w:author="PR Preview" w:date="2026-01-01T00:00:00Z">
        <w:r>
          <w:rPr>
            <w:i/>
            <w:iCs/>
          </w:rPr>
          <w:t xml:space="preserve">,</w:t>
        </w:r>
      </w:ins>
      <w:ins w:id="1839" w:author="PR Preview" w:date="2026-01-01T00:00:00Z">
        <w:r>
          <w:rPr>
            <w:i/>
            <w:iCs/>
          </w:rPr>
          <w:t xml:space="preserve"> </w:t>
        </w:r>
      </w:ins>
      <w:ins w:id="1840" w:author="PR Preview" w:date="2026-01-01T00:00:00Z">
        <w:r>
          <w:rPr>
            <w:i/>
            <w:iCs/>
          </w:rPr>
          <w:t xml:space="preserve">the Free Encyclopedia</w:t>
        </w:r>
      </w:ins>
      <w:ins w:id="1841" w:author="PR Preview" w:date="2026-01-01T00:00:00Z">
        <w:r>
          <w:t xml:space="preserve">.</w:t>
        </w:r>
      </w:ins>
      <w:ins w:id="1842" w:author="PR Preview" w:date="2026-01-01T00:00:00Z">
        <w:r>
          <w:t xml:space="preserve"> </w:t>
        </w:r>
      </w:ins>
      <w:hyperlink r:id="rId125">
        <w:ins w:id="1843" w:author="PR Preview" w:date="2026-01-01T00:00:00Z">
          <w:r>
            <w:rPr>
              <w:rStyle w:val="Hyperlink"/>
            </w:rPr>
            <w:t xml:space="preserve">https://en.wikipedia.org/wiki/Power_set</w:t>
          </w:r>
        </w:ins>
      </w:hyperlink>
      <w:ins w:id="1844" w:author="PR Preview" w:date="2026-01-01T00:00:00Z">
        <w:r>
          <w:t xml:space="preserve">.</w:t>
        </w:r>
      </w:ins>
    </w:p>
    <w:bookmarkEnd w:id="126"/>
    <w:bookmarkStart w:id="128" w:name="ref-wikipedia_real_number"/>
    <w:p>
      <w:pPr>
        <w:pStyle w:val="Bibliography"/>
      </w:pPr>
      <w:ins w:id="1845" w:author="PR Preview" w:date="2026-01-01T00:00:00Z">
        <w:r>
          <w:t xml:space="preserve">Wikipedia contributors. 2026m.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rPr>
            <w:i/>
            <w:iCs/>
          </w:rPr>
          <w:t xml:space="preserve">Real Number —</w:t>
        </w:r>
      </w:ins>
      <w:ins w:id="1848" w:author="PR Preview" w:date="2026-01-01T00:00:00Z">
        <w:r>
          <w:rPr>
            <w:i/>
            <w:iCs/>
          </w:rPr>
          <w:t xml:space="preserve"> </w:t>
        </w:r>
      </w:ins>
      <w:ins w:id="1849" w:author="PR Preview" w:date="2026-01-01T00:00:00Z">
        <w:r>
          <w:rPr>
            <w:i/>
            <w:iCs/>
          </w:rPr>
          <w:t xml:space="preserve">Wikipedia</w:t>
        </w:r>
      </w:ins>
      <w:ins w:id="1850" w:author="PR Preview" w:date="2026-01-01T00:00:00Z">
        <w:r>
          <w:rPr>
            <w:i/>
            <w:iCs/>
          </w:rPr>
          <w:t xml:space="preserve">,</w:t>
        </w:r>
      </w:ins>
      <w:ins w:id="1851" w:author="PR Preview" w:date="2026-01-01T00:00:00Z">
        <w:r>
          <w:rPr>
            <w:i/>
            <w:iCs/>
          </w:rPr>
          <w:t xml:space="preserve"> </w:t>
        </w:r>
      </w:ins>
      <w:ins w:id="1852" w:author="PR Preview" w:date="2026-01-01T00:00:00Z">
        <w:r>
          <w:rPr>
            <w:i/>
            <w:iCs/>
          </w:rPr>
          <w:t xml:space="preserve">the Free Encyclopedia</w:t>
        </w:r>
      </w:ins>
      <w:ins w:id="1853" w:author="PR Preview" w:date="2026-01-01T00:00:00Z">
        <w:r>
          <w:t xml:space="preserve">.</w:t>
        </w:r>
      </w:ins>
      <w:ins w:id="1854" w:author="PR Preview" w:date="2026-01-01T00:00:00Z">
        <w:r>
          <w:t xml:space="preserve"> </w:t>
        </w:r>
      </w:ins>
      <w:hyperlink r:id="rId127">
        <w:ins w:id="1855" w:author="PR Preview" w:date="2026-01-01T00:00:00Z">
          <w:r>
            <w:rPr>
              <w:rStyle w:val="Hyperlink"/>
            </w:rPr>
            <w:t xml:space="preserve">https://en.wikipedia.org/wiki/Real_number</w:t>
          </w:r>
        </w:ins>
      </w:hyperlink>
      <w:ins w:id="1856" w:author="PR Preview" w:date="2026-01-01T00:00:00Z">
        <w:r>
          <w:t xml:space="preserve">.</w:t>
        </w:r>
      </w:ins>
    </w:p>
    <w:bookmarkEnd w:id="128"/>
    <w:bookmarkStart w:id="130" w:name="ref-wikipedia_set_mathematics"/>
    <w:p>
      <w:pPr>
        <w:pStyle w:val="Bibliography"/>
      </w:pPr>
      <w:ins w:id="1857" w:author="PR Preview" w:date="2026-01-01T00:00:00Z">
        <w:r>
          <w:t xml:space="preserve">Wikipedia contributors. 2026n.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rPr>
            <w:i/>
            <w:iCs/>
          </w:rPr>
          <w:t xml:space="preserve">Set (Mathematics) —</w:t>
        </w:r>
      </w:ins>
      <w:ins w:id="1860" w:author="PR Preview" w:date="2026-01-01T00:00:00Z">
        <w:r>
          <w:rPr>
            <w:i/>
            <w:iCs/>
          </w:rPr>
          <w:t xml:space="preserve"> </w:t>
        </w:r>
      </w:ins>
      <w:ins w:id="1861" w:author="PR Preview" w:date="2026-01-01T00:00:00Z">
        <w:r>
          <w:rPr>
            <w:i/>
            <w:iCs/>
          </w:rPr>
          <w:t xml:space="preserve">Wikipedia</w:t>
        </w:r>
      </w:ins>
      <w:ins w:id="1862" w:author="PR Preview" w:date="2026-01-01T00:00:00Z">
        <w:r>
          <w:rPr>
            <w:i/>
            <w:iCs/>
          </w:rPr>
          <w:t xml:space="preserve">,</w:t>
        </w:r>
      </w:ins>
      <w:ins w:id="1863" w:author="PR Preview" w:date="2026-01-01T00:00:00Z">
        <w:r>
          <w:rPr>
            <w:i/>
            <w:iCs/>
          </w:rPr>
          <w:t xml:space="preserve"> </w:t>
        </w:r>
      </w:ins>
      <w:ins w:id="1864" w:author="PR Preview" w:date="2026-01-01T00:00:00Z">
        <w:r>
          <w:rPr>
            <w:i/>
            <w:iCs/>
          </w:rPr>
          <w:t xml:space="preserve">the Free Encyclopedia</w:t>
        </w:r>
      </w:ins>
      <w:ins w:id="1865" w:author="PR Preview" w:date="2026-01-01T00:00:00Z">
        <w:r>
          <w:t xml:space="preserve">.</w:t>
        </w:r>
      </w:ins>
      <w:ins w:id="1866" w:author="PR Preview" w:date="2026-01-01T00:00:00Z">
        <w:r>
          <w:t xml:space="preserve"> </w:t>
        </w:r>
      </w:ins>
      <w:hyperlink r:id="rId129">
        <w:ins w:id="1867" w:author="PR Preview" w:date="2026-01-01T00:00:00Z">
          <w:r>
            <w:rPr>
              <w:rStyle w:val="Hyperlink"/>
            </w:rPr>
            <w:t xml:space="preserve">https://en.wikipedia.org/wiki/Set_(mathematics)</w:t>
          </w:r>
        </w:ins>
      </w:hyperlink>
      <w:ins w:id="1868" w:author="PR Preview" w:date="2026-01-01T00:00:00Z">
        <w:r>
          <w:t xml:space="preserve">.</w:t>
        </w:r>
      </w:ins>
    </w:p>
    <w:bookmarkEnd w:id="130"/>
    <w:bookmarkStart w:id="132" w:name="ref-wikipedia_set_builder_notation"/>
    <w:p>
      <w:pPr>
        <w:pStyle w:val="Bibliography"/>
      </w:pPr>
      <w:ins w:id="1869" w:author="PR Preview" w:date="2026-01-01T00:00:00Z">
        <w:r>
          <w:t xml:space="preserve">Wikipedia contributors. 2026o.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rPr>
            <w:i/>
            <w:iCs/>
          </w:rPr>
          <w:t xml:space="preserve">Set-Builder Notation —</w:t>
        </w:r>
      </w:ins>
      <w:ins w:id="1872" w:author="PR Preview" w:date="2026-01-01T00:00:00Z">
        <w:r>
          <w:rPr>
            <w:i/>
            <w:iCs/>
          </w:rPr>
          <w:t xml:space="preserve"> </w:t>
        </w:r>
      </w:ins>
      <w:ins w:id="1873" w:author="PR Preview" w:date="2026-01-01T00:00:00Z">
        <w:r>
          <w:rPr>
            <w:i/>
            <w:iCs/>
          </w:rPr>
          <w:t xml:space="preserve">Wikipedia</w:t>
        </w:r>
      </w:ins>
      <w:ins w:id="1874" w:author="PR Preview" w:date="2026-01-01T00:00:00Z">
        <w:r>
          <w:rPr>
            <w:i/>
            <w:iCs/>
          </w:rPr>
          <w:t xml:space="preserve">,</w:t>
        </w:r>
      </w:ins>
      <w:ins w:id="1875" w:author="PR Preview" w:date="2026-01-01T00:00:00Z">
        <w:r>
          <w:rPr>
            <w:i/>
            <w:iCs/>
          </w:rPr>
          <w:t xml:space="preserve"> </w:t>
        </w:r>
      </w:ins>
      <w:ins w:id="1876" w:author="PR Preview" w:date="2026-01-01T00:00:00Z">
        <w:r>
          <w:rPr>
            <w:i/>
            <w:iCs/>
          </w:rPr>
          <w:t xml:space="preserve">the Free Encyclopedia</w:t>
        </w:r>
      </w:ins>
      <w:ins w:id="1877" w:author="PR Preview" w:date="2026-01-01T00:00:00Z">
        <w:r>
          <w:t xml:space="preserve">.</w:t>
        </w:r>
      </w:ins>
      <w:ins w:id="1878" w:author="PR Preview" w:date="2026-01-01T00:00:00Z">
        <w:r>
          <w:t xml:space="preserve"> </w:t>
        </w:r>
      </w:ins>
      <w:hyperlink r:id="rId131">
        <w:ins w:id="1879" w:author="PR Preview" w:date="2026-01-01T00:00:00Z">
          <w:r>
            <w:rPr>
              <w:rStyle w:val="Hyperlink"/>
            </w:rPr>
            <w:t xml:space="preserve">https://en.wikipedia.org/wiki/Set-builder_notation</w:t>
          </w:r>
        </w:ins>
      </w:hyperlink>
      <w:ins w:id="1880" w:author="PR Preview" w:date="2026-01-01T00:00:00Z">
        <w:r>
          <w:t xml:space="preserve">.</w:t>
        </w:r>
      </w:ins>
    </w:p>
    <w:bookmarkEnd w:id="132"/>
    <w:bookmarkStart w:id="134" w:name="ref-wikipedia_subset"/>
    <w:p>
      <w:pPr>
        <w:pStyle w:val="Bibliography"/>
      </w:pPr>
      <w:ins w:id="1881" w:author="PR Preview" w:date="2026-01-01T00:00:00Z">
        <w:r>
          <w:t xml:space="preserve">Wikipedia contributors. 2026p.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rPr>
            <w:i/>
            <w:iCs/>
          </w:rPr>
          <w:t xml:space="preserve">Subset —</w:t>
        </w:r>
      </w:ins>
      <w:ins w:id="1884" w:author="PR Preview" w:date="2026-01-01T00:00:00Z">
        <w:r>
          <w:rPr>
            <w:i/>
            <w:iCs/>
          </w:rPr>
          <w:t xml:space="preserve"> </w:t>
        </w:r>
      </w:ins>
      <w:ins w:id="1885" w:author="PR Preview" w:date="2026-01-01T00:00:00Z">
        <w:r>
          <w:rPr>
            <w:i/>
            <w:iCs/>
          </w:rPr>
          <w:t xml:space="preserve">Wikipedia</w:t>
        </w:r>
      </w:ins>
      <w:ins w:id="1886" w:author="PR Preview" w:date="2026-01-01T00:00:00Z">
        <w:r>
          <w:rPr>
            <w:i/>
            <w:iCs/>
          </w:rPr>
          <w:t xml:space="preserve">,</w:t>
        </w:r>
      </w:ins>
      <w:ins w:id="1887" w:author="PR Preview" w:date="2026-01-01T00:00:00Z">
        <w:r>
          <w:rPr>
            <w:i/>
            <w:iCs/>
          </w:rPr>
          <w:t xml:space="preserve"> </w:t>
        </w:r>
      </w:ins>
      <w:ins w:id="1888" w:author="PR Preview" w:date="2026-01-01T00:00:00Z">
        <w:r>
          <w:rPr>
            <w:i/>
            <w:iCs/>
          </w:rPr>
          <w:t xml:space="preserve">the Free Encyclopedia</w:t>
        </w:r>
      </w:ins>
      <w:ins w:id="1889" w:author="PR Preview" w:date="2026-01-01T00:00:00Z">
        <w:r>
          <w:t xml:space="preserve">.</w:t>
        </w:r>
      </w:ins>
      <w:ins w:id="1890" w:author="PR Preview" w:date="2026-01-01T00:00:00Z">
        <w:r>
          <w:t xml:space="preserve"> </w:t>
        </w:r>
      </w:ins>
      <w:hyperlink r:id="rId133">
        <w:ins w:id="1891" w:author="PR Preview" w:date="2026-01-01T00:00:00Z">
          <w:r>
            <w:rPr>
              <w:rStyle w:val="Hyperlink"/>
            </w:rPr>
            <w:t xml:space="preserve">https://en.wikipedia.org/wiki/Subset</w:t>
          </w:r>
        </w:ins>
      </w:hyperlink>
      <w:ins w:id="1892" w:author="PR Preview" w:date="2026-01-01T00:00:00Z">
        <w:r>
          <w:t xml:space="preserve">.</w:t>
        </w:r>
      </w:ins>
    </w:p>
    <w:bookmarkEnd w:id="134"/>
    <w:bookmarkStart w:id="136" w:name="ref-wikipedia_tuple"/>
    <w:p>
      <w:pPr>
        <w:pStyle w:val="Bibliography"/>
      </w:pPr>
      <w:ins w:id="1893" w:author="PR Preview" w:date="2026-01-01T00:00:00Z">
        <w:r>
          <w:t xml:space="preserve">Wikipedia contributors. 2026q.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rPr>
            <w:i/>
            <w:iCs/>
          </w:rPr>
          <w:t xml:space="preserve">Tuple —</w:t>
        </w:r>
      </w:ins>
      <w:ins w:id="1896" w:author="PR Preview" w:date="2026-01-01T00:00:00Z">
        <w:r>
          <w:rPr>
            <w:i/>
            <w:iCs/>
          </w:rPr>
          <w:t xml:space="preserve"> </w:t>
        </w:r>
      </w:ins>
      <w:ins w:id="1897" w:author="PR Preview" w:date="2026-01-01T00:00:00Z">
        <w:r>
          <w:rPr>
            <w:i/>
            <w:iCs/>
          </w:rPr>
          <w:t xml:space="preserve">Wikipedia</w:t>
        </w:r>
      </w:ins>
      <w:ins w:id="1898" w:author="PR Preview" w:date="2026-01-01T00:00:00Z">
        <w:r>
          <w:rPr>
            <w:i/>
            <w:iCs/>
          </w:rPr>
          <w:t xml:space="preserve">,</w:t>
        </w:r>
      </w:ins>
      <w:ins w:id="1899" w:author="PR Preview" w:date="2026-01-01T00:00:00Z">
        <w:r>
          <w:rPr>
            <w:i/>
            <w:iCs/>
          </w:rPr>
          <w:t xml:space="preserve"> </w:t>
        </w:r>
      </w:ins>
      <w:ins w:id="1900" w:author="PR Preview" w:date="2026-01-01T00:00:00Z">
        <w:r>
          <w:rPr>
            <w:i/>
            <w:iCs/>
          </w:rPr>
          <w:t xml:space="preserve">the Free Encyclopedia</w:t>
        </w:r>
      </w:ins>
      <w:ins w:id="1901" w:author="PR Preview" w:date="2026-01-01T00:00:00Z">
        <w:r>
          <w:t xml:space="preserve">.</w:t>
        </w:r>
      </w:ins>
      <w:ins w:id="1902" w:author="PR Preview" w:date="2026-01-01T00:00:00Z">
        <w:r>
          <w:t xml:space="preserve"> </w:t>
        </w:r>
      </w:ins>
      <w:hyperlink r:id="rId135">
        <w:ins w:id="1903" w:author="PR Preview" w:date="2026-01-01T00:00:00Z">
          <w:r>
            <w:rPr>
              <w:rStyle w:val="Hyperlink"/>
            </w:rPr>
            <w:t xml:space="preserve">https://en.wikipedia.org/wiki/Tuple</w:t>
          </w:r>
        </w:ins>
      </w:hyperlink>
      <w:ins w:id="1904" w:author="PR Preview" w:date="2026-01-01T00:00:00Z">
        <w:r>
          <w:t xml:space="preserve">.</w:t>
        </w:r>
      </w:ins>
    </w:p>
    <w:bookmarkEnd w:id="136"/>
    <w:bookmarkStart w:id="138" w:name="ref-wikipedia_union_set_theory"/>
    <w:p>
      <w:pPr>
        <w:pStyle w:val="Bibliography"/>
      </w:pPr>
      <w:ins w:id="1905" w:author="PR Preview" w:date="2026-01-01T00:00:00Z">
        <w:r>
          <w:t xml:space="preserve">Wikipedia contributors. 2026r.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rPr>
            <w:i/>
            <w:iCs/>
          </w:rPr>
          <w:t xml:space="preserve">Union (Set Theory) —</w:t>
        </w:r>
      </w:ins>
      <w:ins w:id="1908" w:author="PR Preview" w:date="2026-01-01T00:00:00Z">
        <w:r>
          <w:rPr>
            <w:i/>
            <w:iCs/>
          </w:rPr>
          <w:t xml:space="preserve"> </w:t>
        </w:r>
      </w:ins>
      <w:ins w:id="1909" w:author="PR Preview" w:date="2026-01-01T00:00:00Z">
        <w:r>
          <w:rPr>
            <w:i/>
            <w:iCs/>
          </w:rPr>
          <w:t xml:space="preserve">Wikipedia</w:t>
        </w:r>
      </w:ins>
      <w:ins w:id="1910" w:author="PR Preview" w:date="2026-01-01T00:00:00Z">
        <w:r>
          <w:rPr>
            <w:i/>
            <w:iCs/>
          </w:rPr>
          <w:t xml:space="preserve">,</w:t>
        </w:r>
      </w:ins>
      <w:ins w:id="1911" w:author="PR Preview" w:date="2026-01-01T00:00:00Z">
        <w:r>
          <w:rPr>
            <w:i/>
            <w:iCs/>
          </w:rPr>
          <w:t xml:space="preserve"> </w:t>
        </w:r>
      </w:ins>
      <w:ins w:id="1912" w:author="PR Preview" w:date="2026-01-01T00:00:00Z">
        <w:r>
          <w:rPr>
            <w:i/>
            <w:iCs/>
          </w:rPr>
          <w:t xml:space="preserve">the Free Encyclopedia</w:t>
        </w:r>
      </w:ins>
      <w:ins w:id="1913" w:author="PR Preview" w:date="2026-01-01T00:00:00Z">
        <w:r>
          <w:t xml:space="preserve">.</w:t>
        </w:r>
      </w:ins>
      <w:ins w:id="1914" w:author="PR Preview" w:date="2026-01-01T00:00:00Z">
        <w:r>
          <w:t xml:space="preserve"> </w:t>
        </w:r>
      </w:ins>
      <w:hyperlink r:id="rId137">
        <w:ins w:id="1915" w:author="PR Preview" w:date="2026-01-01T00:00:00Z">
          <w:r>
            <w:rPr>
              <w:rStyle w:val="Hyperlink"/>
            </w:rPr>
            <w:t xml:space="preserve">https://en.wikipedia.org/wiki/Union_(set_theory)</w:t>
          </w:r>
        </w:ins>
      </w:hyperlink>
      <w:ins w:id="1916" w:author="PR Preview" w:date="2026-01-01T00:00:00Z">
        <w:r>
          <w:t xml:space="preserve">.</w:t>
        </w:r>
      </w:ins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2026-10-23T21:58:27Z</dcterms:created>
  <dcterms:modified xsi:type="dcterms:W3CDTF">2026-10-23T21:58:27Z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