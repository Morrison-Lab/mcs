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del w:id="3" w:author="PR Preview" w:date="2026-01-01T00:00:00Z">
        <w:r>
          <w:delText xml:space="preserve">On the first day of class, I will give each student an ABCD card,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which you will use to vote on answers to questions in class.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They work like electronic clickers, but they are free and need no batteries.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They let both you and me quickly see how well you understand the material,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 that I can adjust what I emphasize in class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you can adjust what you study outside it.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Please bring this card to class each day.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If you lose your card,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print a new, landscape-mode color copy (PDF: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TBD</w:delText>
        </w:r>
      </w:del>
      <w:del w:id="22" w:author="PR Preview" w:date="2026-01-01T00:00:00Z">
        <w:r>
          <w:delText xml:space="preserve">).</w:delText>
        </w:r>
      </w:del>
    </w:p>
    <w:p>
      <w:pPr>
        <w:pStyle w:val="FirstParagraph"/>
      </w:pPr>
      <w:ins w:id="23" w:author="PR Preview" w:date="2026-01-01T00:00:00Z">
        <w:r>
          <w:t xml:space="preserve">On the first day of class, I will give each student an ABCD card,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which you will use to vote on answers to questions in class.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They work like electronic clickers, but they are free and need no batteries.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They let both you and me quickly see how well you understand the material,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so that I can adjust what I emphasize in class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you can adjust what you study outside it.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Please bring this card to class each day.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If you lose your card,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print a new, landscape-mode color copy of the</w:t>
        </w:r>
      </w:ins>
      <w:ins w:id="40" w:author="PR Preview" w:date="2026-01-01T00:00:00Z">
        <w:r>
          <w:t xml:space="preserve"> </w:t>
        </w:r>
      </w:ins>
      <w:hyperlink r:id="rId37">
        <w:ins w:id="41" w:author="PR Preview" w:date="2026-01-01T00:00:00Z">
          <w:r>
            <w:rPr>
              <w:rStyle w:val="Hyperlink"/>
            </w:rPr>
            <w:t xml:space="preserve">ABCD card</w:t>
          </w:r>
        </w:ins>
      </w:hyperlink>
      <w:ins w:id="42" w:author="PR Preview" w:date="2026-01-01T00:00:00Z">
        <w:r>
          <w:t xml:space="preserve">.</w:t>
        </w:r>
      </w:ins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2026-10-29T08:18:58Z</dcterms:created>
  <dcterms:modified xsi:type="dcterms:W3CDTF">2026-10-29T08:18:58Z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