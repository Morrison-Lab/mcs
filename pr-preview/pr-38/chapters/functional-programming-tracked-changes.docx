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Functional Programming</w:t>
        </w:r>
      </w:ins>
    </w:p>
    <w:p>
      <w:pPr>
        <w:pStyle w:val="Subtitle"/>
      </w:pPr>
      <w:ins w:id="2" w:author="PR Preview" w:date="2026-01-01T00:00:00Z">
        <w:r>
          <w:t xml:space="preserve">Expressions, functions and cases in Racket</w:t>
        </w:r>
      </w:ins>
    </w:p>
    <w:p>
      <w:pPr>
        <w:pStyle w:val="Date"/>
      </w:pPr>
      <w:ins w:id="3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ins w:id="4" w:author="PR Preview" w:date="2026-01-01T00:00:00Z">
        <w:r>
          <w:t xml:space="preserve">1. Expressions</w:t>
        </w:r>
      </w:ins>
    </w:p>
    <w:bookmarkStart w:id="15" w:name="rem-running-racket"/>
    <w:p>
      <w:pPr>
        <w:pStyle w:val="FirstParagraph"/>
      </w:pPr>
      <w:ins w:id="5" w:author="PR Preview" w:date="2026-01-01T00:00:00Z">
        <w:r>
          <w:rPr>
            <w:i/>
            <w:iCs/>
          </w:rPr>
          <w:t xml:space="preserve">Remark 1</w:t>
        </w:r>
      </w:ins>
      <w:ins w:id="6" w:author="PR Preview" w:date="2026-01-01T00:00:00Z">
        <w:r>
          <w:t xml:space="preserve"> (Running Racket). </w:t>
        </w:r>
      </w:ins>
      <w:ins w:id="7" w:author="PR Preview" w:date="2026-01-01T00:00:00Z">
        <w:r>
          <w:t xml:space="preserve">This course writes its programs in</w:t>
        </w:r>
      </w:ins>
      <w:ins w:id="8" w:author="PR Preview" w:date="2026-01-01T00:00:00Z">
        <w:r>
          <w:t xml:space="preserve"> </w:t>
        </w:r>
      </w:ins>
      <w:hyperlink r:id="rId13">
        <w:ins w:id="9" w:author="PR Preview" w:date="2026-01-01T00:00:00Z">
          <w:r>
            <w:rPr>
              <w:rStyle w:val="Hyperlink"/>
            </w:rPr>
            <w:t xml:space="preserve">Racket</w:t>
          </w:r>
        </w:ins>
      </w:hyperlink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 programming language that grew out of Scheme, a dialect of Lisp.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Racket comes with DrRacket, the program you use to write and run Racket code,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Lab 1 walks through using it.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Each Racket file in this course starts with the line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#lang racket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</w:t>
        </w:r>
      </w:ins>
      <w:ins w:id="24" w:author="PR Preview" w:date="2026-01-01T00:00:00Z">
        <w:r>
          <w:t xml:space="preserve"> </w:t>
        </w:r>
      </w:ins>
      <w:hyperlink r:id="rId14">
        <w:ins w:id="25" w:author="PR Preview" w:date="2026-01-01T00:00:00Z">
          <w:r>
            <w:rPr>
              <w:rStyle w:val="Hyperlink"/>
            </w:rPr>
            <w:t xml:space="preserve">Racket Guide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the reference for anything these notes do not cover.</w:t>
        </w:r>
      </w:ins>
    </w:p>
    <w:bookmarkEnd w:id="15"/>
    <w:bookmarkStart w:id="16" w:name="exr-evaluate-nested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Exercise 1 (Operation first)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Racket writes</w:t>
        </w:r>
      </w:ins>
      <w:ins w:id="31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−</m:t>
        </m:r>
        <m:r>
          <m:t>2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(- 7 2)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with the operation first and the parentheses around the whole expression.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Guess what each Racket expression returns:</w:t>
        </w:r>
      </w:ins>
    </w:p>
    <w:p>
      <w:pPr>
        <w:pStyle w:val="Compact"/>
        <w:numPr>
          <w:ilvl w:val="0"/>
          <w:numId w:val="1001"/>
        </w:numPr>
      </w:pPr>
      <w:ins w:id="41" w:author="PR Preview" w:date="2026-01-01T00:00:00Z">
        <w:r>
          <w:rPr>
            <w:rStyle w:val="VerbatimChar"/>
          </w:rPr>
          <w:t xml:space="preserve">(* (+ 1 2) (- 10 4))</w:t>
        </w:r>
      </w:ins>
    </w:p>
    <w:p>
      <w:pPr>
        <w:pStyle w:val="Compact"/>
        <w:numPr>
          <w:ilvl w:val="0"/>
          <w:numId w:val="1001"/>
        </w:numPr>
      </w:pPr>
      <w:ins w:id="42" w:author="PR Preview" w:date="2026-01-01T00:00:00Z">
        <w:r>
          <w:rPr>
            <w:rStyle w:val="VerbatimChar"/>
          </w:rPr>
          <w:t xml:space="preserve">(- 20 (* 3 (+ 1 1)))</w:t>
        </w:r>
      </w:ins>
    </w:p>
    <w:p>
      <w:pPr>
        <w:pStyle w:val="Compact"/>
        <w:numPr>
          <w:ilvl w:val="0"/>
          <w:numId w:val="1001"/>
        </w:numPr>
      </w:pPr>
      <w:ins w:id="43" w:author="PR Preview" w:date="2026-01-01T00:00:00Z">
        <w:r>
          <w:rPr>
            <w:rStyle w:val="VerbatimChar"/>
          </w:rPr>
          <w:t xml:space="preserve">(+ 1 2 3 4)</w:t>
        </w:r>
      </w:ins>
    </w:p>
    <w:p>
      <w:pPr>
        <w:pStyle w:val="FirstParagraph"/>
      </w:pPr>
      <w:ins w:id="44" w:author="PR Preview" w:date="2026-01-01T00:00:00Z">
        <w:r>
          <w:t xml:space="preserve">Then write</w:t>
        </w:r>
      </w:ins>
      <w:ins w:id="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in Racket.</w:t>
        </w:r>
      </w:ins>
    </w:p>
    <w:bookmarkEnd w:id="16"/>
    <w:bookmarkStart w:id="17" w:name="sol-evaluate-nested"/>
    <w:p>
      <w:pPr>
        <w:pStyle w:val="BodyText"/>
      </w:pPr>
      <w:ins w:id="48" w:author="PR Preview" w:date="2026-01-01T00:00:00Z">
        <w:r>
          <w:rPr>
            <w:i/>
            <w:iCs/>
          </w:rPr>
          <w:t xml:space="preserve">Solution 1</w:t>
        </w:r>
      </w:ins>
      <w:ins w:id="49" w:author="PR Preview" w:date="2026-01-01T00:00:00Z">
        <w:r>
          <w:t xml:space="preserve">. </w:t>
        </w:r>
      </w:ins>
      <w:ins w:id="50" w:author="PR Preview" w:date="2026-01-01T00:00:00Z">
        <w:r>
          <w:t xml:space="preserve">Work from the innermost parentheses outward.</w:t>
        </w:r>
      </w:ins>
    </w:p>
    <w:p>
      <w:pPr>
        <w:pStyle w:val="Compact"/>
        <w:numPr>
          <w:ilvl w:val="0"/>
          <w:numId w:val="1002"/>
        </w:numPr>
      </w:pPr>
      <w:ins w:id="51" w:author="PR Preview" w:date="2026-01-01T00:00:00Z">
        <w:r>
          <w:rPr>
            <w:rStyle w:val="VerbatimChar"/>
          </w:rPr>
          <w:t xml:space="preserve">(+ 1 2)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3 and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rStyle w:val="VerbatimChar"/>
          </w:rPr>
          <w:t xml:space="preserve">(- 10 4)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6, so the expression is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(* 3 6)</w:t>
        </w:r>
      </w:ins>
      <w:ins w:id="60" w:author="PR Preview" w:date="2026-01-01T00:00:00Z">
        <w:r>
          <w:t xml:space="preserve">, which returns 18.</w:t>
        </w:r>
      </w:ins>
    </w:p>
    <w:p>
      <w:pPr>
        <w:pStyle w:val="Compact"/>
        <w:numPr>
          <w:ilvl w:val="0"/>
          <w:numId w:val="1002"/>
        </w:numPr>
      </w:pPr>
      <w:ins w:id="61" w:author="PR Preview" w:date="2026-01-01T00:00:00Z">
        <w:r>
          <w:rPr>
            <w:rStyle w:val="VerbatimChar"/>
          </w:rPr>
          <w:t xml:space="preserve">(+ 1 1)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2, so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rStyle w:val="VerbatimChar"/>
          </w:rPr>
          <w:t xml:space="preserve">(* 3 (+ 1 1))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6, and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(- 20 6)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returns 14.</w:t>
        </w:r>
      </w:ins>
    </w:p>
    <w:p>
      <w:pPr>
        <w:pStyle w:val="Compact"/>
        <w:numPr>
          <w:ilvl w:val="0"/>
          <w:numId w:val="1002"/>
        </w:numPr>
      </w:pPr>
      <w:ins w:id="72" w:author="PR Preview" w:date="2026-01-01T00:00:00Z">
        <w:r>
          <w:rPr>
            <w:rStyle w:val="VerbatimChar"/>
          </w:rPr>
          <w:t xml:space="preserve">+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can take any number of operands, and adds them all, so the expression returns 10.</w:t>
        </w:r>
      </w:ins>
    </w:p>
    <w:p>
      <w:pPr>
        <w:pStyle w:val="FirstParagraph"/>
      </w:pPr>
      <w:ins w:id="75" w:author="PR Preview" w:date="2026-01-01T00:00:00Z">
        <w:r>
          <w:t xml:space="preserve">The expression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subtracts 1 from the product of</w:t>
        </w:r>
      </w:ins>
      <w:ins w:id="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4,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so in Racket it is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rStyle w:val="VerbatimChar"/>
          </w:rPr>
          <w:t xml:space="preserve">(- (* (+ 2 3) 4) 1)</w:t>
        </w:r>
      </w:ins>
      <w:ins w:id="86" w:author="PR Preview" w:date="2026-01-01T00:00:00Z">
        <w:r>
          <w:t xml:space="preserve">, which returns 19.</w:t>
        </w:r>
      </w:ins>
    </w:p>
    <w:bookmarkEnd w:id="17"/>
    <w:bookmarkStart w:id="18" w:name="def-function"/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1 (Function (map, mapping, transformation))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function</w:t>
        </w:r>
      </w:ins>
      <w:ins w:id="92" w:author="PR Preview" w:date="2026-01-01T00:00:00Z">
        <w:r>
          <w:t xml:space="preserve"> </w:t>
        </w:r>
      </w:ins>
      <m:oMath>
        <m:r>
          <m:t>f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from a set</w:t>
        </w:r>
      </w:ins>
      <w:ins w:id="95" w:author="PR Preview" w:date="2026-01-01T00:00:00Z">
        <w:r>
          <w:t xml:space="preserve"> </w:t>
        </w:r>
      </w:ins>
      <m:oMath>
        <m: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to a set</w:t>
        </w:r>
      </w:ins>
      <w:ins w:id="98" w:author="PR Preview" w:date="2026-01-01T00:00:00Z">
        <w:r>
          <w:t xml:space="preserve"> </w:t>
        </w:r>
      </w:ins>
      <m:oMath>
        <m:r>
          <m:t>B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(Wikipedia contributors 2026b)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written</w:t>
        </w:r>
      </w:ins>
      <w:ins w:id="1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assigns to each element</w:t>
        </w:r>
      </w:ins>
      <w:ins w:id="10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exactly one element</w:t>
        </w:r>
      </w:ins>
      <w:ins w:id="1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112" w:author="PR Preview" w:date="2026-01-01T00:00:00Z">
        <w:r>
          <w:t xml:space="preserve">.</w:t>
        </w:r>
      </w:ins>
    </w:p>
    <w:p>
      <w:pPr>
        <w:pStyle w:val="BodyText"/>
      </w:pPr>
      <w:ins w:id="113" w:author="PR Preview" w:date="2026-01-01T00:00:00Z">
        <w:r>
          <w:t xml:space="preserve">A function is also called a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map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(or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rPr>
            <w:b/>
            <w:bCs/>
          </w:rPr>
          <w:t xml:space="preserve">mapping</w:t>
        </w:r>
      </w:ins>
      <w:ins w:id="120" w:author="PR Preview" w:date="2026-01-01T00:00:00Z">
        <w:r>
          <w:t xml:space="preserve">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or a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b/>
            <w:bCs/>
          </w:rPr>
          <w:t xml:space="preserve">transformation</w:t>
        </w:r>
      </w:ins>
      <w:ins w:id="125" w:author="PR Preview" w:date="2026-01-01T00:00:00Z">
        <w:r>
          <w:t xml:space="preserve">;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on this site the three words mean the same thing,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although some authors reserve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“transformation”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for a function from a set to itself.</w:t>
        </w:r>
      </w:ins>
    </w:p>
    <w:bookmarkEnd w:id="18"/>
    <w:bookmarkStart w:id="20" w:name="def-expression"/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2 (Expression)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expression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(Wikipedia contributors 2026a)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 string of symbols, built from constants, variables,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operations and function names according to the rules of the notation.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When its variables are read as inputs,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 expression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i/>
            <w:iCs/>
          </w:rPr>
          <w:t xml:space="preserve">denotes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</w:t>
        </w:r>
      </w:ins>
      <w:ins w:id="153" w:author="PR Preview" w:date="2026-01-01T00:00:00Z">
        <w:r>
          <w:t xml:space="preserve"> </w:t>
        </w:r>
      </w:ins>
      <w:hyperlink r:id="rId19">
        <w:ins w:id="15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5" w:author="PR Preview" w:date="2026-01-01T00:00:00Z">
        <w:r>
          <w:t xml:space="preserve">: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it fixes the output for each input.</w:t>
        </w:r>
      </w:ins>
    </w:p>
    <w:bookmarkEnd w:id="20"/>
    <w:bookmarkStart w:id="21" w:name="def-racket-expression"/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Definition 3 (Racket expression, prefix notation)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Racket expression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(</w:t>
        </w:r>
      </w:ins>
      <w:hyperlink w:anchor="def-expression">
        <w:ins w:id="1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6" w:author="PR Preview" w:date="2026-01-01T00:00:00Z">
        <w:r>
          <w:t xml:space="preserve">) is one of:</w:t>
        </w:r>
      </w:ins>
    </w:p>
    <w:p>
      <w:pPr>
        <w:pStyle w:val="Compact"/>
        <w:numPr>
          <w:ilvl w:val="0"/>
          <w:numId w:val="1003"/>
        </w:numPr>
      </w:pPr>
      <w:ins w:id="167" w:author="PR Preview" w:date="2026-01-01T00:00:00Z">
        <w:r>
          <w:t xml:space="preserve">a constant, such as the number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rPr>
            <w:rStyle w:val="VerbatimChar"/>
          </w:rPr>
          <w:t xml:space="preserve">7</w:t>
        </w:r>
      </w:ins>
      <w:ins w:id="17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171" w:author="PR Preview" w:date="2026-01-01T00:00:00Z">
        <w:r>
          <w:t xml:space="preserve">a name, such as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rStyle w:val="VerbatimChar"/>
          </w:rPr>
          <w:t xml:space="preserve">x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or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rStyle w:val="VerbatimChar"/>
          </w:rPr>
          <w:t xml:space="preserve">+</w:t>
        </w:r>
      </w:ins>
      <w:ins w:id="17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179" w:author="PR Preview" w:date="2026-01-01T00:00:00Z">
        <w:r>
          <w:t xml:space="preserve">an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application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rStyle w:val="VerbatimChar"/>
          </w:rPr>
          <w:t xml:space="preserve">(f e1 ... en)</w:t>
        </w:r>
      </w:ins>
      <w:ins w:id="184" w:author="PR Preview" w:date="2026-01-01T00:00:00Z">
        <w:r>
          <w:t xml:space="preserve">: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 expression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rStyle w:val="VerbatimChar"/>
          </w:rPr>
          <w:t xml:space="preserve">f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for an operation or function, followed by its operands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e1</w:t>
        </w:r>
      </w:ins>
      <w:ins w:id="193" w:author="PR Preview" w:date="2026-01-01T00:00:00Z">
        <w:r>
          <w:t xml:space="preserve">, …,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rStyle w:val="VerbatimChar"/>
          </w:rPr>
          <w:t xml:space="preserve">en</w:t>
        </w:r>
      </w:ins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which are expressions too, all inside one pair of parentheses.</w:t>
        </w:r>
      </w:ins>
    </w:p>
    <w:p>
      <w:pPr>
        <w:pStyle w:val="FirstParagraph"/>
      </w:pPr>
      <w:ins w:id="199" w:author="PR Preview" w:date="2026-01-01T00:00:00Z">
        <w:r>
          <w:t xml:space="preserve">Writing the operation before its operands is called prefix notation.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Racket needs no precedence rules,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because the nesting of the parentheses says which operation comes first: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rStyle w:val="VerbatimChar"/>
          </w:rPr>
          <w:t xml:space="preserve">(* (+ 2 3) 4)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adds first, and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rStyle w:val="VerbatimChar"/>
          </w:rPr>
          <w:t xml:space="preserve">(+ 2 (* 3 4))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multiplies first.</w:t>
        </w:r>
      </w:ins>
    </w:p>
    <w:bookmarkEnd w:id="21"/>
    <w:bookmarkStart w:id="22" w:name="rem-evaluation"/>
    <w:p>
      <w:pPr>
        <w:pStyle w:val="BodyText"/>
      </w:pPr>
      <w:ins w:id="212" w:author="PR Preview" w:date="2026-01-01T00:00:00Z">
        <w:r>
          <w:rPr>
            <w:i/>
            <w:iCs/>
          </w:rPr>
          <w:t xml:space="preserve">Remark 2</w:t>
        </w:r>
      </w:ins>
      <w:ins w:id="213" w:author="PR Preview" w:date="2026-01-01T00:00:00Z">
        <w:r>
          <w:t xml:space="preserve"> (How Racket evaluates an application). </w:t>
        </w:r>
      </w:ins>
      <w:ins w:id="214" w:author="PR Preview" w:date="2026-01-01T00:00:00Z">
        <w:r>
          <w:t xml:space="preserve">To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evaluate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 application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rStyle w:val="VerbatimChar"/>
          </w:rPr>
          <w:t xml:space="preserve">(f e1 ... en)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</w:t>
        </w:r>
      </w:ins>
      <w:hyperlink w:anchor="def-racket-expression">
        <w:ins w:id="2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4" w:author="PR Preview" w:date="2026-01-01T00:00:00Z">
        <w:r>
          <w:t xml:space="preserve">),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Racket evaluates each operand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rStyle w:val="VerbatimChar"/>
          </w:rPr>
          <w:t xml:space="preserve">e1</w:t>
        </w:r>
      </w:ins>
      <w:ins w:id="229" w:author="PR Preview" w:date="2026-01-01T00:00:00Z">
        <w:r>
          <w:t xml:space="preserve">, …,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rStyle w:val="VerbatimChar"/>
          </w:rPr>
          <w:t xml:space="preserve">en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to a value,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then applies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rStyle w:val="VerbatimChar"/>
          </w:rPr>
          <w:t xml:space="preserve">f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to those values.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In part 1 of</w:t>
        </w:r>
      </w:ins>
      <w:ins w:id="242" w:author="PR Preview" w:date="2026-01-01T00:00:00Z">
        <w:r>
          <w:t xml:space="preserve"> </w:t>
        </w:r>
      </w:ins>
      <w:hyperlink w:anchor="exr-evaluate-nested">
        <w:ins w:id="24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44" w:author="PR Preview" w:date="2026-01-01T00:00:00Z">
        <w:r>
          <w:t xml:space="preserve">:</w:t>
        </w:r>
      </w:ins>
    </w:p>
    <w:p>
      <w:pPr>
        <w:pStyle w:val="SourceCode"/>
      </w:pPr>
      <w:ins w:id="245" w:author="PR Preview" w:date="2026-01-01T00:00:00Z">
        <w:r>
          <w:rPr>
            <w:rStyle w:val="VerbatimChar"/>
          </w:rPr>
          <w:t xml:space="preserve">(* (+ 1 2) (- 10 4))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VerbatimChar"/>
          </w:rPr>
          <w:t xml:space="preserve">= (* 3 (- 10 4))</w:t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VerbatimChar"/>
          </w:rPr>
          <w:t xml:space="preserve">= (* 3 6)</w:t>
        </w:r>
      </w:ins>
      <w:ins w:id="250" w:author="PR Preview" w:date="2026-01-01T00:00:00Z">
        <w:r>
          <w:br/>
        </w:r>
      </w:ins>
      <w:ins w:id="251" w:author="PR Preview" w:date="2026-01-01T00:00:00Z">
        <w:r>
          <w:rPr>
            <w:rStyle w:val="VerbatimChar"/>
          </w:rPr>
          <w:t xml:space="preserve">= 18</w:t>
        </w:r>
      </w:ins>
    </w:p>
    <w:p>
      <w:pPr>
        <w:pStyle w:val="FirstParagraph"/>
      </w:pPr>
      <w:ins w:id="252" w:author="PR Preview" w:date="2026-01-01T00:00:00Z">
        <w:r>
          <w:t xml:space="preserve">Each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rPr>
            <w:rStyle w:val="VerbatimChar"/>
          </w:rPr>
          <w:t xml:space="preserve">=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replaces one application by its value,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 the evaluation ends with a value, which cannot be simplified further.</w:t>
        </w:r>
      </w:ins>
    </w:p>
    <w:bookmarkEnd w:id="22"/>
    <w:bookmarkEnd w:id="23"/>
    <w:bookmarkStart w:id="30" w:name="sec-racket-functions"/>
    <w:p>
      <w:pPr>
        <w:pStyle w:val="Heading1"/>
      </w:pPr>
      <w:ins w:id="259" w:author="PR Preview" w:date="2026-01-01T00:00:00Z">
        <w:r>
          <w:t xml:space="preserve">2. Functions</w:t>
        </w:r>
      </w:ins>
    </w:p>
    <w:bookmarkStart w:id="24" w:name="exr-formula-from-code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Exercise 2 (Reading a definition)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This Racket code defines a function named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rStyle w:val="VerbatimChar"/>
          </w:rPr>
          <w:t xml:space="preserve">h</w:t>
        </w:r>
      </w:ins>
      <w:ins w:id="265" w:author="PR Preview" w:date="2026-01-01T00:00:00Z">
        <w:r>
          <w:t xml:space="preserve">:</w:t>
        </w:r>
      </w:ins>
    </w:p>
    <w:p>
      <w:pPr>
        <w:pStyle w:val="SourceCode"/>
      </w:pPr>
      <w:ins w:id="266" w:author="PR Preview" w:date="2026-01-01T00:00:00Z">
        <w:r>
          <w:rPr>
            <w:rStyle w:val="OperatorTok"/>
          </w:rPr>
          <w:t xml:space="preserve">(</w:t>
        </w:r>
      </w:ins>
      <w:ins w:id="267" w:author="PR Preview" w:date="2026-01-01T00:00:00Z">
        <w:r>
          <w:rPr>
            <w:rStyle w:val="ExtensionTok"/>
          </w:rPr>
          <w:t xml:space="preserve">define</w:t>
        </w:r>
      </w:ins>
      <w:ins w:id="268" w:author="PR Preview" w:date="2026-01-01T00:00:00Z">
        <w:r>
          <w:rPr>
            <w:rStyle w:val="FunctionTok"/>
          </w:rPr>
          <w:t xml:space="preserve"> </w:t>
        </w:r>
      </w:ins>
      <w:ins w:id="269" w:author="PR Preview" w:date="2026-01-01T00:00:00Z">
        <w:r>
          <w:rPr>
            <w:rStyle w:val="OperatorTok"/>
          </w:rPr>
          <w:t xml:space="preserve">(</w:t>
        </w:r>
      </w:ins>
      <w:ins w:id="270" w:author="PR Preview" w:date="2026-01-01T00:00:00Z">
        <w:r>
          <w:rPr>
            <w:rStyle w:val="NormalTok"/>
          </w:rPr>
          <w:t xml:space="preserve">h x</w:t>
        </w:r>
      </w:ins>
      <w:ins w:id="271" w:author="PR Preview" w:date="2026-01-01T00:00:00Z">
        <w:r>
          <w:rPr>
            <w:rStyle w:val="OperatorTok"/>
          </w:rPr>
          <w:t xml:space="preserve">)</w:t>
        </w:r>
      </w:ins>
      <w:ins w:id="272" w:author="PR Preview" w:date="2026-01-01T00:00:00Z">
        <w:r>
          <w:br/>
        </w:r>
      </w:ins>
      <w:ins w:id="273" w:author="PR Preview" w:date="2026-01-01T00:00:00Z">
        <w:r>
          <w:rPr>
            <w:rStyle w:val="NormalTok"/>
          </w:rPr>
          <w:t xml:space="preserve">  </w:t>
        </w:r>
      </w:ins>
      <w:ins w:id="274" w:author="PR Preview" w:date="2026-01-01T00:00:00Z">
        <w:r>
          <w:rPr>
            <w:rStyle w:val="OperatorTok"/>
          </w:rPr>
          <w:t xml:space="preserve">(-</w:t>
        </w:r>
      </w:ins>
      <w:ins w:id="275" w:author="PR Preview" w:date="2026-01-01T00:00:00Z">
        <w:r>
          <w:rPr>
            <w:rStyle w:val="NormalTok"/>
          </w:rPr>
          <w:t xml:space="preserve"> </w:t>
        </w:r>
      </w:ins>
      <w:ins w:id="276" w:author="PR Preview" w:date="2026-01-01T00:00:00Z">
        <w:r>
          <w:rPr>
            <w:rStyle w:val="OperatorTok"/>
          </w:rPr>
          <w:t xml:space="preserve">(*</w:t>
        </w:r>
      </w:ins>
      <w:ins w:id="277" w:author="PR Preview" w:date="2026-01-01T00:00:00Z">
        <w:r>
          <w:rPr>
            <w:rStyle w:val="NormalTok"/>
          </w:rPr>
          <w:t xml:space="preserve"> x x</w:t>
        </w:r>
      </w:ins>
      <w:ins w:id="278" w:author="PR Preview" w:date="2026-01-01T00:00:00Z">
        <w:r>
          <w:rPr>
            <w:rStyle w:val="OperatorTok"/>
          </w:rPr>
          <w:t xml:space="preserve">)</w:t>
        </w:r>
      </w:ins>
      <w:ins w:id="279" w:author="PR Preview" w:date="2026-01-01T00:00:00Z">
        <w:r>
          <w:rPr>
            <w:rStyle w:val="NormalTok"/>
          </w:rPr>
          <w:t xml:space="preserve"> </w:t>
        </w:r>
      </w:ins>
      <w:ins w:id="280" w:author="PR Preview" w:date="2026-01-01T00:00:00Z">
        <w:r>
          <w:rPr>
            <w:rStyle w:val="OperatorTok"/>
          </w:rPr>
          <w:t xml:space="preserve">(*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DecValTok"/>
          </w:rPr>
          <w:t xml:space="preserve">2</w:t>
        </w:r>
      </w:ins>
      <w:ins w:id="283" w:author="PR Preview" w:date="2026-01-01T00:00:00Z">
        <w:r>
          <w:rPr>
            <w:rStyle w:val="NormalTok"/>
          </w:rPr>
          <w:t xml:space="preserve"> x</w:t>
        </w:r>
      </w:ins>
      <w:ins w:id="284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Compact"/>
        <w:numPr>
          <w:ilvl w:val="0"/>
          <w:numId w:val="1004"/>
        </w:numPr>
      </w:pPr>
      <w:ins w:id="285" w:author="PR Preview" w:date="2026-01-01T00:00:00Z">
        <w:r>
          <w:t xml:space="preserve">Write</w:t>
        </w:r>
      </w:ins>
      <w:ins w:id="28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as a formula in ordinary mathematical notation.</w:t>
        </w:r>
      </w:ins>
    </w:p>
    <w:p>
      <w:pPr>
        <w:pStyle w:val="Compact"/>
        <w:numPr>
          <w:ilvl w:val="0"/>
          <w:numId w:val="1004"/>
        </w:numPr>
      </w:pPr>
      <w:ins w:id="289" w:author="PR Preview" w:date="2026-01-01T00:00:00Z">
        <w:r>
          <w:t xml:space="preserve">What does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rPr>
            <w:rStyle w:val="VerbatimChar"/>
          </w:rPr>
          <w:t xml:space="preserve">(h 5)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return?</w:t>
        </w:r>
      </w:ins>
    </w:p>
    <w:p>
      <w:pPr>
        <w:pStyle w:val="Compact"/>
        <w:numPr>
          <w:ilvl w:val="0"/>
          <w:numId w:val="1004"/>
        </w:numPr>
      </w:pPr>
      <w:ins w:id="294" w:author="PR Preview" w:date="2026-01-01T00:00:00Z">
        <w:r>
          <w:t xml:space="preserve">What does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rStyle w:val="VerbatimChar"/>
          </w:rPr>
          <w:t xml:space="preserve">(h (h 3))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return?</w:t>
        </w:r>
      </w:ins>
    </w:p>
    <w:bookmarkEnd w:id="24"/>
    <w:bookmarkStart w:id="25" w:name="sol-formula-from-code"/>
    <w:p>
      <w:pPr>
        <w:pStyle w:val="FirstParagraph"/>
      </w:pPr>
      <w:ins w:id="299" w:author="PR Preview" w:date="2026-01-01T00:00:00Z">
        <w:r>
          <w:rPr>
            <w:i/>
            <w:iCs/>
          </w:rPr>
          <w:t xml:space="preserve">Solution 2</w:t>
        </w:r>
      </w:ins>
      <w:ins w:id="300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ins w:id="301" w:author="PR Preview" w:date="2026-01-01T00:00:00Z">
        <w:r>
          <w:t xml:space="preserve">, since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rStyle w:val="VerbatimChar"/>
          </w:rPr>
          <w:t xml:space="preserve">(* x x)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is</w:t>
        </w:r>
      </w:ins>
      <w:ins w:id="3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rStyle w:val="VerbatimChar"/>
          </w:rPr>
          <w:t xml:space="preserve">(* 2 x)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</w:t>
        </w:r>
      </w:ins>
      <w:ins w:id="313" w:author="PR Preview" w:date="2026-01-01T00:00:00Z">
        <w:r>
          <w:t xml:space="preserve"> </w:t>
        </w:r>
      </w:ins>
      <m:oMath>
        <m:r>
          <m:t>2</m:t>
        </m:r>
        <m:r>
          <m:t>x</m:t>
        </m:r>
      </m:oMath>
      <w:ins w:id="31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ins w:id="315" w:author="PR Preview" w:date="2026-01-01T00:00:00Z">
        <w:r>
          <w:t xml:space="preserve">, so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rStyle w:val="VerbatimChar"/>
          </w:rPr>
          <w:t xml:space="preserve">(h 5)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returns 15.</w:t>
        </w:r>
      </w:ins>
    </w:p>
    <w:p>
      <w:pPr>
        <w:pStyle w:val="Compact"/>
        <w:numPr>
          <w:ilvl w:val="0"/>
          <w:numId w:val="1005"/>
        </w:numPr>
      </w:pPr>
      <w:ins w:id="320" w:author="PR Preview" w:date="2026-01-01T00:00:00Z">
        <w:r>
          <w:t xml:space="preserve">Racket first evaluates the argument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rStyle w:val="VerbatimChar"/>
          </w:rPr>
          <w:t xml:space="preserve">(h 3)</w:t>
        </w:r>
      </w:ins>
      <w:ins w:id="323" w:author="PR Preview" w:date="2026-01-01T00:00:00Z">
        <w:r>
          <w:t xml:space="preserve">, which is</w:t>
        </w:r>
      </w:ins>
      <w:ins w:id="324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 then applies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rStyle w:val="VerbatimChar"/>
          </w:rPr>
          <w:t xml:space="preserve">h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to it, so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rStyle w:val="VerbatimChar"/>
          </w:rPr>
          <w:t xml:space="preserve">(h (h 3))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rPr>
            <w:rStyle w:val="VerbatimChar"/>
          </w:rPr>
          <w:t xml:space="preserve">(h 3)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again and returns 3.</w:t>
        </w:r>
      </w:ins>
    </w:p>
    <w:bookmarkEnd w:id="25"/>
    <w:bookmarkStart w:id="26" w:name="def-argument"/>
    <w:p>
      <w:pPr>
        <w:pStyle w:val="FirstParagraph"/>
      </w:pPr>
      <w:ins w:id="340" w:author="PR Preview" w:date="2026-01-01T00:00:00Z">
        <w:r>
          <w:rPr>
            <w:b/>
            <w:bCs/>
          </w:rPr>
          <w:t xml:space="preserve">Definition 4 (Argument (input))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argument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(or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input</w:t>
        </w:r>
      </w:ins>
      <w:ins w:id="349" w:author="PR Preview" w:date="2026-01-01T00:00:00Z">
        <w:r>
          <w:t xml:space="preserve">) of a</w:t>
        </w:r>
      </w:ins>
      <w:ins w:id="350" w:author="PR Preview" w:date="2026-01-01T00:00:00Z">
        <w:r>
          <w:t xml:space="preserve"> </w:t>
        </w:r>
      </w:ins>
      <w:hyperlink w:anchor="def-function">
        <w:ins w:id="35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an element</w:t>
        </w:r>
      </w:ins>
      <w:ins w:id="3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that</w:t>
        </w:r>
      </w:ins>
      <w:ins w:id="358" w:author="PR Preview" w:date="2026-01-01T00:00:00Z">
        <w:r>
          <w:t xml:space="preserve"> </w:t>
        </w:r>
      </w:ins>
      <m:oMath>
        <m:r>
          <m:t>f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applied to.</w:t>
        </w:r>
      </w:ins>
    </w:p>
    <w:bookmarkEnd w:id="26"/>
    <w:bookmarkStart w:id="27" w:name="def-value"/>
    <w:p>
      <w:pPr>
        <w:pStyle w:val="BodyText"/>
      </w:pPr>
      <w:ins w:id="361" w:author="PR Preview" w:date="2026-01-01T00:00:00Z">
        <w:r>
          <w:rPr>
            <w:b/>
            <w:bCs/>
          </w:rPr>
          <w:t xml:space="preserve">Definition 5 (Value (output))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The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value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(or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rPr>
            <w:b/>
            <w:bCs/>
          </w:rPr>
          <w:t xml:space="preserve">output</w:t>
        </w:r>
      </w:ins>
      <w:ins w:id="370" w:author="PR Preview" w:date="2026-01-01T00:00:00Z">
        <w:r>
          <w:t xml:space="preserve">) of a</w:t>
        </w:r>
      </w:ins>
      <w:ins w:id="371" w:author="PR Preview" w:date="2026-01-01T00:00:00Z">
        <w:r>
          <w:t xml:space="preserve"> </w:t>
        </w:r>
      </w:ins>
      <w:hyperlink w:anchor="def-function">
        <w:ins w:id="37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at an</w:t>
        </w:r>
      </w:ins>
      <w:ins w:id="376" w:author="PR Preview" w:date="2026-01-01T00:00:00Z">
        <w:r>
          <w:t xml:space="preserve"> </w:t>
        </w:r>
      </w:ins>
      <w:hyperlink w:anchor="def-argument">
        <w:ins w:id="377" w:author="PR Preview" w:date="2026-01-01T00:00:00Z">
          <w:r>
            <w:rPr>
              <w:rStyle w:val="Hyperlink"/>
            </w:rPr>
            <w:t xml:space="preserve">argument</w:t>
          </w:r>
        </w:ins>
      </w:hyperlink>
      <w:ins w:id="3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the element</w:t>
        </w:r>
      </w:ins>
      <w:ins w:id="3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that</w:t>
        </w:r>
      </w:ins>
      <w:ins w:id="384" w:author="PR Preview" w:date="2026-01-01T00:00:00Z">
        <w:r>
          <w:t xml:space="preserve"> </w:t>
        </w:r>
      </w:ins>
      <m:oMath>
        <m:r>
          <m:t>f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assigns to</w:t>
        </w:r>
      </w:ins>
      <w:ins w:id="387" w:author="PR Preview" w:date="2026-01-01T00:00:00Z">
        <w:r>
          <w:t xml:space="preserve"> </w:t>
        </w:r>
      </w:ins>
      <m:oMath>
        <m:r>
          <m:t>a</m:t>
        </m:r>
      </m:oMath>
      <w:ins w:id="388" w:author="PR Preview" w:date="2026-01-01T00:00:00Z">
        <w:r>
          <w:t xml:space="preserve">.</w:t>
        </w:r>
      </w:ins>
    </w:p>
    <w:bookmarkEnd w:id="27"/>
    <w:bookmarkStart w:id="28" w:name="def-racket-define"/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Definition 6 (Defining a function in Racket)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Racket definition</w:t>
        </w:r>
      </w:ins>
    </w:p>
    <w:p>
      <w:pPr>
        <w:pStyle w:val="SourceCode"/>
      </w:pPr>
      <w:ins w:id="392" w:author="PR Preview" w:date="2026-01-01T00:00:00Z">
        <w:r>
          <w:rPr>
            <w:rStyle w:val="OperatorTok"/>
          </w:rPr>
          <w:t xml:space="preserve">(</w:t>
        </w:r>
      </w:ins>
      <w:ins w:id="393" w:author="PR Preview" w:date="2026-01-01T00:00:00Z">
        <w:r>
          <w:rPr>
            <w:rStyle w:val="ExtensionTok"/>
          </w:rPr>
          <w:t xml:space="preserve">define</w:t>
        </w:r>
      </w:ins>
      <w:ins w:id="394" w:author="PR Preview" w:date="2026-01-01T00:00:00Z">
        <w:r>
          <w:rPr>
            <w:rStyle w:val="FunctionTok"/>
          </w:rPr>
          <w:t xml:space="preserve"> </w:t>
        </w:r>
      </w:ins>
      <w:ins w:id="395" w:author="PR Preview" w:date="2026-01-01T00:00:00Z">
        <w:r>
          <w:rPr>
            <w:rStyle w:val="OperatorTok"/>
          </w:rPr>
          <w:t xml:space="preserve">(</w:t>
        </w:r>
      </w:ins>
      <w:ins w:id="396" w:author="PR Preview" w:date="2026-01-01T00:00:00Z">
        <w:r>
          <w:rPr>
            <w:rStyle w:val="NormalTok"/>
          </w:rPr>
          <w:t xml:space="preserve">f x1 ... xn</w:t>
        </w:r>
      </w:ins>
      <w:ins w:id="397" w:author="PR Preview" w:date="2026-01-01T00:00:00Z">
        <w:r>
          <w:rPr>
            <w:rStyle w:val="OperatorTok"/>
          </w:rPr>
          <w:t xml:space="preserve">)</w:t>
        </w:r>
      </w:ins>
      <w:ins w:id="398" w:author="PR Preview" w:date="2026-01-01T00:00:00Z">
        <w:r>
          <w:br/>
        </w:r>
      </w:ins>
      <w:ins w:id="399" w:author="PR Preview" w:date="2026-01-01T00:00:00Z">
        <w:r>
          <w:rPr>
            <w:rStyle w:val="NormalTok"/>
          </w:rPr>
          <w:t xml:space="preserve">  body</w:t>
        </w:r>
      </w:ins>
      <w:ins w:id="400" w:author="PR Preview" w:date="2026-01-01T00:00:00Z">
        <w:r>
          <w:rPr>
            <w:rStyle w:val="OperatorTok"/>
          </w:rPr>
          <w:t xml:space="preserve">)</w:t>
        </w:r>
      </w:ins>
    </w:p>
    <w:p>
      <w:pPr>
        <w:pStyle w:val="FirstParagraph"/>
      </w:pPr>
      <w:ins w:id="401" w:author="PR Preview" w:date="2026-01-01T00:00:00Z">
        <w:r>
          <w:t xml:space="preserve">defines a function named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rStyle w:val="VerbatimChar"/>
          </w:rPr>
          <w:t xml:space="preserve">f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with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rPr>
            <w:b/>
            <w:bCs/>
          </w:rPr>
          <w:t xml:space="preserve">parameters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rStyle w:val="VerbatimChar"/>
          </w:rPr>
          <w:t xml:space="preserve">x1</w:t>
        </w:r>
      </w:ins>
      <w:ins w:id="410" w:author="PR Preview" w:date="2026-01-01T00:00:00Z">
        <w:r>
          <w:t xml:space="preserve">, …,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rPr>
            <w:rStyle w:val="VerbatimChar"/>
          </w:rPr>
          <w:t xml:space="preserve">xn</w:t>
        </w:r>
      </w:ins>
      <w:ins w:id="413" w:author="PR Preview" w:date="2026-01-01T00:00:00Z">
        <w:r>
          <w:t xml:space="preserve">: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names that stand for its arguments (</w:t>
        </w:r>
      </w:ins>
      <w:hyperlink w:anchor="def-argument">
        <w:ins w:id="41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7" w:author="PR Preview" w:date="2026-01-01T00:00:00Z">
        <w:r>
          <w:t xml:space="preserve">).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To evaluate an application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rStyle w:val="VerbatimChar"/>
          </w:rPr>
          <w:t xml:space="preserve">(f a1 ... an)</w:t>
        </w:r>
      </w:ins>
      <w:ins w:id="422" w:author="PR Preview" w:date="2026-01-01T00:00:00Z">
        <w:r>
          <w:t xml:space="preserve">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Racket evaluates the arguments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rPr>
            <w:rStyle w:val="VerbatimChar"/>
          </w:rPr>
          <w:t xml:space="preserve">a1</w:t>
        </w:r>
      </w:ins>
      <w:ins w:id="427" w:author="PR Preview" w:date="2026-01-01T00:00:00Z">
        <w:r>
          <w:t xml:space="preserve">, …,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rStyle w:val="VerbatimChar"/>
          </w:rPr>
          <w:t xml:space="preserve">an</w:t>
        </w:r>
      </w:ins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replaces each parameter in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rStyle w:val="VerbatimChar"/>
          </w:rPr>
          <w:t xml:space="preserve">body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by the value of its argument,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 evaluates the result.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value of the application is the value (</w:t>
        </w:r>
      </w:ins>
      <w:hyperlink w:anchor="def-value">
        <w:ins w:id="44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42" w:author="PR Preview" w:date="2026-01-01T00:00:00Z">
        <w:r>
          <w:t xml:space="preserve">) of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rStyle w:val="VerbatimChar"/>
          </w:rPr>
          <w:t xml:space="preserve">f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at those arguments.</w:t>
        </w:r>
      </w:ins>
    </w:p>
    <w:bookmarkEnd w:id="28"/>
    <w:bookmarkStart w:id="29" w:name="exm-substitution"/>
    <w:p>
      <w:pPr>
        <w:pStyle w:val="BodyText"/>
      </w:pPr>
      <w:ins w:id="447" w:author="PR Preview" w:date="2026-01-01T00:00:00Z">
        <w:r>
          <w:rPr>
            <w:b/>
            <w:bCs/>
          </w:rPr>
          <w:t xml:space="preserve">Example 1 (Replacing a parameter by its argument)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With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rStyle w:val="VerbatimChar"/>
          </w:rPr>
          <w:t xml:space="preserve">h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</w:t>
        </w:r>
      </w:ins>
      <w:ins w:id="454" w:author="PR Preview" w:date="2026-01-01T00:00:00Z">
        <w:r>
          <w:t xml:space="preserve"> </w:t>
        </w:r>
      </w:ins>
      <w:hyperlink w:anchor="exr-formula-from-code">
        <w:ins w:id="45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hyperlink w:anchor="def-racket-define">
        <w:ins w:id="45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evaluates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rStyle w:val="VerbatimChar"/>
          </w:rPr>
          <w:t xml:space="preserve">(h 5)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 four steps:</w:t>
        </w:r>
      </w:ins>
    </w:p>
    <w:p>
      <w:pPr>
        <w:pStyle w:val="SourceCode"/>
      </w:pPr>
      <w:ins w:id="465" w:author="PR Preview" w:date="2026-01-01T00:00:00Z">
        <w:r>
          <w:rPr>
            <w:rStyle w:val="VerbatimChar"/>
          </w:rPr>
          <w:t xml:space="preserve">(h 5)</w:t>
        </w:r>
      </w:ins>
      <w:ins w:id="466" w:author="PR Preview" w:date="2026-01-01T00:00:00Z">
        <w:r>
          <w:br/>
        </w:r>
      </w:ins>
      <w:ins w:id="467" w:author="PR Preview" w:date="2026-01-01T00:00:00Z">
        <w:r>
          <w:rPr>
            <w:rStyle w:val="VerbatimChar"/>
          </w:rPr>
          <w:t xml:space="preserve">= (- (* 5 5) (* 2 5))</w:t>
        </w:r>
      </w:ins>
      <w:ins w:id="468" w:author="PR Preview" w:date="2026-01-01T00:00:00Z">
        <w:r>
          <w:br/>
        </w:r>
      </w:ins>
      <w:ins w:id="469" w:author="PR Preview" w:date="2026-01-01T00:00:00Z">
        <w:r>
          <w:rPr>
            <w:rStyle w:val="VerbatimChar"/>
          </w:rPr>
          <w:t xml:space="preserve">= (- 25 (* 2 5))</w:t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VerbatimChar"/>
          </w:rPr>
          <w:t xml:space="preserve">= (- 25 10)</w:t>
        </w:r>
      </w:ins>
      <w:ins w:id="472" w:author="PR Preview" w:date="2026-01-01T00:00:00Z">
        <w:r>
          <w:br/>
        </w:r>
      </w:ins>
      <w:ins w:id="473" w:author="PR Preview" w:date="2026-01-01T00:00:00Z">
        <w:r>
          <w:rPr>
            <w:rStyle w:val="VerbatimChar"/>
          </w:rPr>
          <w:t xml:space="preserve">= 15</w:t>
        </w:r>
      </w:ins>
    </w:p>
    <w:p>
      <w:pPr>
        <w:pStyle w:val="FirstParagraph"/>
      </w:pPr>
      <w:ins w:id="474" w:author="PR Preview" w:date="2026-01-01T00:00:00Z">
        <w:r>
          <w:t xml:space="preserve">The first step replaces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rStyle w:val="VerbatimChar"/>
          </w:rPr>
          <w:t xml:space="preserve">x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by 5 in the body of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rPr>
            <w:rStyle w:val="VerbatimChar"/>
          </w:rPr>
          <w:t xml:space="preserve">h</w:t>
        </w:r>
      </w:ins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just as computing</w:t>
        </w:r>
      </w:ins>
      <w:ins w:id="4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replaces</w:t>
        </w:r>
      </w:ins>
      <w:ins w:id="487" w:author="PR Preview" w:date="2026-01-01T00:00:00Z">
        <w:r>
          <w:t xml:space="preserve"> </w:t>
        </w:r>
      </w:ins>
      <m:oMath>
        <m:r>
          <m:t>x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by 5 in</w:t>
        </w:r>
      </w:ins>
      <w:ins w:id="49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ins w:id="491" w:author="PR Preview" w:date="2026-01-01T00:00:00Z">
        <w:r>
          <w:t xml:space="preserve">.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Each later step replaces one application by its value (</w:t>
        </w:r>
      </w:ins>
      <w:hyperlink w:anchor="rem-evaluation">
        <w:ins w:id="49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495" w:author="PR Preview" w:date="2026-01-01T00:00:00Z">
        <w:r>
          <w:t xml:space="preserve">).</w:t>
        </w:r>
      </w:ins>
    </w:p>
    <w:bookmarkEnd w:id="29"/>
    <w:bookmarkEnd w:id="30"/>
    <w:bookmarkStart w:id="36" w:name="sec-racket-cases"/>
    <w:p>
      <w:pPr>
        <w:pStyle w:val="Heading1"/>
      </w:pPr>
      <w:ins w:id="496" w:author="PR Preview" w:date="2026-01-01T00:00:00Z">
        <w:r>
          <w:t xml:space="preserve">3. Cases</w:t>
        </w:r>
      </w:ins>
    </w:p>
    <w:bookmarkStart w:id="31" w:name="exr-ticket-price"/>
    <w:p>
      <w:pPr>
        <w:pStyle w:val="FirstParagraph"/>
      </w:pPr>
      <w:ins w:id="497" w:author="PR Preview" w:date="2026-01-01T00:00:00Z">
        <w:r>
          <w:rPr>
            <w:b/>
            <w:bCs/>
          </w:rPr>
          <w:t xml:space="preserve">Exercise 3 (Choosing a case)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 museum sets its ticket price, in dollars, by age:</w:t>
        </w:r>
      </w:ins>
    </w:p>
    <w:p>
      <w:pPr>
        <w:pStyle w:val="SourceCode"/>
      </w:pPr>
      <w:ins w:id="500" w:author="PR Preview" w:date="2026-01-01T00:00:00Z">
        <w:r>
          <w:rPr>
            <w:rStyle w:val="OperatorTok"/>
          </w:rPr>
          <w:t xml:space="preserve">(</w:t>
        </w:r>
      </w:ins>
      <w:ins w:id="501" w:author="PR Preview" w:date="2026-01-01T00:00:00Z">
        <w:r>
          <w:rPr>
            <w:rStyle w:val="ExtensionTok"/>
          </w:rPr>
          <w:t xml:space="preserve">define</w:t>
        </w:r>
      </w:ins>
      <w:ins w:id="502" w:author="PR Preview" w:date="2026-01-01T00:00:00Z">
        <w:r>
          <w:rPr>
            <w:rStyle w:val="FunctionTok"/>
          </w:rPr>
          <w:t xml:space="preserve"> </w:t>
        </w:r>
      </w:ins>
      <w:ins w:id="503" w:author="PR Preview" w:date="2026-01-01T00:00:00Z">
        <w:r>
          <w:rPr>
            <w:rStyle w:val="OperatorTok"/>
          </w:rPr>
          <w:t xml:space="preserve">(</w:t>
        </w:r>
      </w:ins>
      <w:ins w:id="504" w:author="PR Preview" w:date="2026-01-01T00:00:00Z">
        <w:r>
          <w:rPr>
            <w:rStyle w:val="NormalTok"/>
          </w:rPr>
          <w:t xml:space="preserve">ticket-price age</w:t>
        </w:r>
      </w:ins>
      <w:ins w:id="505" w:author="PR Preview" w:date="2026-01-01T00:00:00Z">
        <w:r>
          <w:rPr>
            <w:rStyle w:val="OperatorTok"/>
          </w:rPr>
          <w:t xml:space="preserve">)</w:t>
        </w:r>
      </w:ins>
      <w:ins w:id="506" w:author="PR Preview" w:date="2026-01-01T00:00:00Z">
        <w:r>
          <w:br/>
        </w:r>
      </w:ins>
      <w:ins w:id="507" w:author="PR Preview" w:date="2026-01-01T00:00:00Z">
        <w:r>
          <w:rPr>
            <w:rStyle w:val="NormalTok"/>
          </w:rPr>
          <w:t xml:space="preserve">  </w:t>
        </w:r>
      </w:ins>
      <w:ins w:id="508" w:author="PR Preview" w:date="2026-01-01T00:00:00Z">
        <w:r>
          <w:rPr>
            <w:rStyle w:val="OperatorTok"/>
          </w:rPr>
          <w:t xml:space="preserve">(</w:t>
        </w:r>
      </w:ins>
      <w:ins w:id="509" w:author="PR Preview" w:date="2026-01-01T00:00:00Z">
        <w:r>
          <w:rPr>
            <w:rStyle w:val="KeywordTok"/>
          </w:rPr>
          <w:t xml:space="preserve">cond</w:t>
        </w:r>
      </w:ins>
      <w:ins w:id="510" w:author="PR Preview" w:date="2026-01-01T00:00:00Z">
        <w:r>
          <w:rPr>
            <w:rStyle w:val="NormalTok"/>
          </w:rPr>
          <w:t xml:space="preserve"> </w:t>
        </w:r>
      </w:ins>
      <w:ins w:id="511" w:author="PR Preview" w:date="2026-01-01T00:00:00Z">
        <w:r>
          <w:rPr>
            <w:rStyle w:val="OperatorTok"/>
          </w:rPr>
          <w:t xml:space="preserve">[(&lt;</w:t>
        </w:r>
      </w:ins>
      <w:ins w:id="512" w:author="PR Preview" w:date="2026-01-01T00:00:00Z">
        <w:r>
          <w:rPr>
            <w:rStyle w:val="NormalTok"/>
          </w:rPr>
          <w:t xml:space="preserve"> age </w:t>
        </w:r>
      </w:ins>
      <w:ins w:id="513" w:author="PR Preview" w:date="2026-01-01T00:00:00Z">
        <w:r>
          <w:rPr>
            <w:rStyle w:val="DecValTok"/>
          </w:rPr>
          <w:t xml:space="preserve">5</w:t>
        </w:r>
      </w:ins>
      <w:ins w:id="514" w:author="PR Preview" w:date="2026-01-01T00:00:00Z">
        <w:r>
          <w:rPr>
            <w:rStyle w:val="OperatorTok"/>
          </w:rPr>
          <w:t xml:space="preserve">)</w:t>
        </w:r>
      </w:ins>
      <w:ins w:id="515" w:author="PR Preview" w:date="2026-01-01T00:00:00Z">
        <w:r>
          <w:rPr>
            <w:rStyle w:val="NormalTok"/>
          </w:rPr>
          <w:t xml:space="preserve"> </w:t>
        </w:r>
      </w:ins>
      <w:ins w:id="516" w:author="PR Preview" w:date="2026-01-01T00:00:00Z">
        <w:r>
          <w:rPr>
            <w:rStyle w:val="DecValTok"/>
          </w:rPr>
          <w:t xml:space="preserve">0</w:t>
        </w:r>
      </w:ins>
      <w:ins w:id="517" w:author="PR Preview" w:date="2026-01-01T00:00:00Z">
        <w:r>
          <w:rPr>
            <w:rStyle w:val="OperatorTok"/>
          </w:rPr>
          <w:t xml:space="preserve">]</w:t>
        </w:r>
      </w:ins>
      <w:ins w:id="518" w:author="PR Preview" w:date="2026-01-01T00:00:00Z">
        <w:r>
          <w:br/>
        </w:r>
      </w:ins>
      <w:ins w:id="519" w:author="PR Preview" w:date="2026-01-01T00:00:00Z">
        <w:r>
          <w:rPr>
            <w:rStyle w:val="NormalTok"/>
          </w:rPr>
          <w:t xml:space="preserve">        </w:t>
        </w:r>
      </w:ins>
      <w:ins w:id="520" w:author="PR Preview" w:date="2026-01-01T00:00:00Z">
        <w:r>
          <w:rPr>
            <w:rStyle w:val="OperatorTok"/>
          </w:rPr>
          <w:t xml:space="preserve">[(&lt;</w:t>
        </w:r>
      </w:ins>
      <w:ins w:id="521" w:author="PR Preview" w:date="2026-01-01T00:00:00Z">
        <w:r>
          <w:rPr>
            <w:rStyle w:val="NormalTok"/>
          </w:rPr>
          <w:t xml:space="preserve"> age </w:t>
        </w:r>
      </w:ins>
      <w:ins w:id="522" w:author="PR Preview" w:date="2026-01-01T00:00:00Z">
        <w:r>
          <w:rPr>
            <w:rStyle w:val="DecValTok"/>
          </w:rPr>
          <w:t xml:space="preserve">18</w:t>
        </w:r>
      </w:ins>
      <w:ins w:id="523" w:author="PR Preview" w:date="2026-01-01T00:00:00Z">
        <w:r>
          <w:rPr>
            <w:rStyle w:val="OperatorTok"/>
          </w:rPr>
          <w:t xml:space="preserve">)</w:t>
        </w:r>
      </w:ins>
      <w:ins w:id="524" w:author="PR Preview" w:date="2026-01-01T00:00:00Z">
        <w:r>
          <w:rPr>
            <w:rStyle w:val="NormalTok"/>
          </w:rPr>
          <w:t xml:space="preserve"> </w:t>
        </w:r>
      </w:ins>
      <w:ins w:id="525" w:author="PR Preview" w:date="2026-01-01T00:00:00Z">
        <w:r>
          <w:rPr>
            <w:rStyle w:val="DecValTok"/>
          </w:rPr>
          <w:t xml:space="preserve">8</w:t>
        </w:r>
      </w:ins>
      <w:ins w:id="526" w:author="PR Preview" w:date="2026-01-01T00:00:00Z">
        <w:r>
          <w:rPr>
            <w:rStyle w:val="OperatorTok"/>
          </w:rPr>
          <w:t xml:space="preserve">]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      </w:t>
        </w:r>
      </w:ins>
      <w:ins w:id="529" w:author="PR Preview" w:date="2026-01-01T00:00:00Z">
        <w:r>
          <w:rPr>
            <w:rStyle w:val="OperatorTok"/>
          </w:rPr>
          <w:t xml:space="preserve">[</w:t>
        </w:r>
      </w:ins>
      <w:ins w:id="530" w:author="PR Preview" w:date="2026-01-01T00:00:00Z">
        <w:r>
          <w:rPr>
            <w:rStyle w:val="KeywordTok"/>
          </w:rPr>
          <w:t xml:space="preserve">else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DecValTok"/>
          </w:rPr>
          <w:t xml:space="preserve">12</w:t>
        </w:r>
      </w:ins>
      <w:ins w:id="533" w:author="PR Preview" w:date="2026-01-01T00:00:00Z">
        <w:r>
          <w:rPr>
            <w:rStyle w:val="OperatorTok"/>
          </w:rPr>
          <w:t xml:space="preserve">]))</w:t>
        </w:r>
      </w:ins>
    </w:p>
    <w:p>
      <w:pPr>
        <w:pStyle w:val="FirstParagraph"/>
      </w:pPr>
      <w:ins w:id="534" w:author="PR Preview" w:date="2026-01-01T00:00:00Z">
        <w:r>
          <w:t xml:space="preserve">Each line in square brackets pairs a test with a value.</w:t>
        </w:r>
      </w:ins>
    </w:p>
    <w:p>
      <w:pPr>
        <w:pStyle w:val="Compact"/>
        <w:numPr>
          <w:ilvl w:val="0"/>
          <w:numId w:val="1006"/>
        </w:numPr>
      </w:pPr>
      <w:ins w:id="535" w:author="PR Preview" w:date="2026-01-01T00:00:00Z">
        <w:r>
          <w:t xml:space="preserve">Guess what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rPr>
            <w:rStyle w:val="VerbatimChar"/>
          </w:rPr>
          <w:t xml:space="preserve">(ticket-price 4)</w:t>
        </w:r>
      </w:ins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rStyle w:val="VerbatimChar"/>
          </w:rPr>
          <w:t xml:space="preserve">(ticket-price 5)</w:t>
        </w:r>
      </w:ins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rStyle w:val="VerbatimChar"/>
          </w:rPr>
          <w:t xml:space="preserve">(ticket-price 17)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rPr>
            <w:rStyle w:val="VerbatimChar"/>
          </w:rPr>
          <w:t xml:space="preserve">(ticket-price 70)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return.</w:t>
        </w:r>
      </w:ins>
    </w:p>
    <w:p>
      <w:pPr>
        <w:pStyle w:val="Compact"/>
        <w:numPr>
          <w:ilvl w:val="0"/>
          <w:numId w:val="1006"/>
        </w:numPr>
      </w:pPr>
      <w:ins w:id="550" w:author="PR Preview" w:date="2026-01-01T00:00:00Z">
        <w:r>
          <w:t xml:space="preserve">Write the function as a formula with cases, for a whole number of years</w:t>
        </w:r>
      </w:ins>
      <w:ins w:id="5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552" w:author="PR Preview" w:date="2026-01-01T00:00:00Z">
        <w:r>
          <w:t xml:space="preserve">.</w:t>
        </w:r>
      </w:ins>
    </w:p>
    <w:bookmarkEnd w:id="31"/>
    <w:bookmarkStart w:id="32" w:name="sol-ticket-price"/>
    <w:p>
      <w:pPr>
        <w:pStyle w:val="FirstParagraph"/>
      </w:pPr>
      <w:ins w:id="553" w:author="PR Preview" w:date="2026-01-01T00:00:00Z">
        <w:r>
          <w:rPr>
            <w:i/>
            <w:iCs/>
          </w:rPr>
          <w:t xml:space="preserve">Solution 3</w:t>
        </w:r>
      </w:ins>
      <w:ins w:id="554" w:author="PR Preview" w:date="2026-01-01T00:00:00Z">
        <w:r>
          <w:t xml:space="preserve">. </w:t>
        </w:r>
      </w:ins>
    </w:p>
    <w:p>
      <w:pPr>
        <w:numPr>
          <w:ilvl w:val="0"/>
          <w:numId w:val="1007"/>
        </w:numPr>
      </w:pPr>
      <w:ins w:id="555" w:author="PR Preview" w:date="2026-01-01T00:00:00Z">
        <w:r>
          <w:t xml:space="preserve">Racket tries the tests in order and returns the value beside the first true one:</w:t>
        </w:r>
      </w:ins>
    </w:p>
    <w:p>
      <w:pPr>
        <w:pStyle w:val="Compact"/>
        <w:numPr>
          <w:ilvl w:val="1"/>
          <w:numId w:val="1008"/>
        </w:numPr>
      </w:pPr>
      <w:ins w:id="556" w:author="PR Preview" w:date="2026-01-01T00:00:00Z">
        <w:r>
          <w:rPr>
            <w:rStyle w:val="VerbatimChar"/>
          </w:rPr>
          <w:t xml:space="preserve">(ticket-price 4)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returns 0, since</w:t>
        </w:r>
      </w:ins>
      <w:ins w:id="559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&lt;</m:t>
        </m:r>
        <m:r>
          <m:t>5</m:t>
        </m:r>
      </m:oMath>
      <w:ins w:id="560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8"/>
        </w:numPr>
      </w:pPr>
      <w:ins w:id="561" w:author="PR Preview" w:date="2026-01-01T00:00:00Z">
        <w:r>
          <w:rPr>
            <w:rStyle w:val="VerbatimChar"/>
          </w:rPr>
          <w:t xml:space="preserve">(ticket-price 5)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returns 8, since</w:t>
        </w:r>
      </w:ins>
      <w:ins w:id="56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5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is false but</w:t>
        </w:r>
      </w:ins>
      <w:ins w:id="567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18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is true.</w:t>
        </w:r>
      </w:ins>
    </w:p>
    <w:p>
      <w:pPr>
        <w:pStyle w:val="Compact"/>
        <w:numPr>
          <w:ilvl w:val="1"/>
          <w:numId w:val="1008"/>
        </w:numPr>
      </w:pPr>
      <w:ins w:id="570" w:author="PR Preview" w:date="2026-01-01T00:00:00Z">
        <w:r>
          <w:rPr>
            <w:rStyle w:val="VerbatimChar"/>
          </w:rPr>
          <w:t xml:space="preserve">(ticket-price 17)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returns 8, since</w:t>
        </w:r>
      </w:ins>
      <w:ins w:id="573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&lt;</m:t>
        </m:r>
        <m:r>
          <m:t>18</m:t>
        </m:r>
      </m:oMath>
      <w:ins w:id="574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8"/>
        </w:numPr>
      </w:pPr>
      <w:ins w:id="575" w:author="PR Preview" w:date="2026-01-01T00:00:00Z">
        <w:r>
          <w:rPr>
            <w:rStyle w:val="VerbatimChar"/>
          </w:rPr>
          <w:t xml:space="preserve">(ticket-price 70)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returns 12, since neither test is true, so the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rStyle w:val="VerbatimChar"/>
          </w:rPr>
          <w:t xml:space="preserve">else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line applies.</w:t>
        </w:r>
      </w:ins>
    </w:p>
    <w:p>
      <w:pPr>
        <w:numPr>
          <w:ilvl w:val="0"/>
          <w:numId w:val="1007"/>
        </w:numPr>
      </w:pPr>
      <w:ins w:id="582" w:author="PR Preview" w:date="2026-01-01T00:00:00Z">
        <w:r>
          <w:t xml:space="preserve">The second case holds only when the first test is false,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so its condition is</w:t>
        </w:r>
      </w:ins>
      <w:ins w:id="58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ins w:id="586" w:author="PR Preview" w:date="2026-01-01T00:00:00Z">
        <w:r>
          <w:t xml:space="preserve">, not just</w:t>
        </w:r>
      </w:ins>
      <w:ins w:id="5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18</m:t>
        </m:r>
      </m:oMath>
      <w:ins w:id="5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ins w:id="589" w:author="PR Preview" w:date="2026-01-01T00:00:00Z">
        <w:r>
          <w:rPr>
            <w:b/>
            <w:bCs/>
          </w:rPr>
          <w:t xml:space="preserve">Definition 7 (True and false in Racket)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Racket writes the two truth values as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rPr>
            <w:rStyle w:val="VerbatimChar"/>
          </w:rPr>
          <w:t xml:space="preserve">#t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(true) and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rStyle w:val="VerbatimChar"/>
          </w:rPr>
          <w:t xml:space="preserve">#f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(false).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 comparison such as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rPr>
            <w:rStyle w:val="VerbatimChar"/>
          </w:rPr>
          <w:t xml:space="preserve">(&lt; 4 5)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or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rStyle w:val="VerbatimChar"/>
          </w:rPr>
          <w:t xml:space="preserve">(= 3 7)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returns one of them,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and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rStyle w:val="VerbatimChar"/>
          </w:rPr>
          <w:t xml:space="preserve">and</w:t>
        </w:r>
      </w:ins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rStyle w:val="VerbatimChar"/>
          </w:rPr>
          <w:t xml:space="preserve">or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and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rPr>
            <w:rStyle w:val="VerbatimChar"/>
          </w:rPr>
          <w:t xml:space="preserve">not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combine them: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rStyle w:val="VerbatimChar"/>
          </w:rPr>
          <w:t xml:space="preserve">(and (&lt; 1 2) (&lt; 3 2))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returns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rStyle w:val="VerbatimChar"/>
          </w:rPr>
          <w:t xml:space="preserve">#f</w:t>
        </w:r>
      </w:ins>
      <w:ins w:id="629" w:author="PR Preview" w:date="2026-01-01T00:00:00Z">
        <w:r>
          <w:t xml:space="preserve">.</w:t>
        </w:r>
      </w:ins>
    </w:p>
    <w:bookmarkEnd w:id="33"/>
    <w:bookmarkStart w:id="34" w:name="def-if-cond"/>
    <w:p>
      <w:pPr>
        <w:pStyle w:val="BodyText"/>
      </w:pPr>
      <w:ins w:id="630" w:author="PR Preview" w:date="2026-01-01T00:00:00Z">
        <w:r>
          <w:rPr>
            <w:b/>
            <w:bCs/>
          </w:rPr>
          <w:t xml:space="preserve">Definition 8 (</w:t>
        </w:r>
      </w:ins>
      <w:ins w:id="631" w:author="PR Preview" w:date="2026-01-01T00:00:00Z">
        <w:r>
          <w:rPr>
            <w:rStyle w:val="VerbatimChar"/>
            <w:b/>
            <w:bCs/>
          </w:rPr>
          <w:t xml:space="preserve">if</w:t>
        </w:r>
      </w:ins>
      <w:ins w:id="632" w:author="PR Preview" w:date="2026-01-01T00:00:00Z">
        <w:r>
          <w:rPr>
            <w:b/>
            <w:bCs/>
          </w:rPr>
          <w:t xml:space="preserve"> </w:t>
        </w:r>
      </w:ins>
      <w:ins w:id="633" w:author="PR Preview" w:date="2026-01-01T00:00:00Z">
        <w:r>
          <w:rPr>
            <w:b/>
            <w:bCs/>
          </w:rPr>
          <w:t xml:space="preserve">and</w:t>
        </w:r>
      </w:ins>
      <w:ins w:id="634" w:author="PR Preview" w:date="2026-01-01T00:00:00Z">
        <w:r>
          <w:rPr>
            <w:b/>
            <w:bCs/>
          </w:rPr>
          <w:t xml:space="preserve"> </w:t>
        </w:r>
      </w:ins>
      <w:ins w:id="635" w:author="PR Preview" w:date="2026-01-01T00:00:00Z">
        <w:r>
          <w:rPr>
            <w:rStyle w:val="VerbatimChar"/>
            <w:b/>
            <w:bCs/>
          </w:rPr>
          <w:t xml:space="preserve">cond</w:t>
        </w:r>
      </w:ins>
      <w:ins w:id="636" w:author="PR Preview" w:date="2026-01-01T00:00:00Z">
        <w:r>
          <w:rPr>
            <w:b/>
            <w:bCs/>
          </w:rPr>
          <w:t xml:space="preserve">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The expression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rPr>
            <w:rStyle w:val="VerbatimChar"/>
          </w:rPr>
          <w:t xml:space="preserve">(if test a b)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evaluates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rStyle w:val="VerbatimChar"/>
          </w:rPr>
          <w:t xml:space="preserve">test</w:t>
        </w:r>
      </w:ins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and returns the value of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rPr>
            <w:rStyle w:val="VerbatimChar"/>
          </w:rPr>
          <w:t xml:space="preserve">a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if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rPr>
            <w:rStyle w:val="VerbatimChar"/>
          </w:rPr>
          <w:t xml:space="preserve">test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is true and the value of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rPr>
            <w:rStyle w:val="VerbatimChar"/>
          </w:rPr>
          <w:t xml:space="preserve">b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if it is false.</w:t>
        </w:r>
      </w:ins>
    </w:p>
    <w:p>
      <w:pPr>
        <w:pStyle w:val="BodyText"/>
      </w:pPr>
      <w:ins w:id="660" w:author="PR Preview" w:date="2026-01-01T00:00:00Z">
        <w:r>
          <w:t xml:space="preserve">The expression</w:t>
        </w:r>
      </w:ins>
    </w:p>
    <w:p>
      <w:pPr>
        <w:pStyle w:val="SourceCode"/>
      </w:pPr>
      <w:ins w:id="661" w:author="PR Preview" w:date="2026-01-01T00:00:00Z">
        <w:r>
          <w:rPr>
            <w:rStyle w:val="OperatorTok"/>
          </w:rPr>
          <w:t xml:space="preserve">(</w:t>
        </w:r>
      </w:ins>
      <w:ins w:id="662" w:author="PR Preview" w:date="2026-01-01T00:00:00Z">
        <w:r>
          <w:rPr>
            <w:rStyle w:val="KeywordTok"/>
          </w:rPr>
          <w:t xml:space="preserve">cond</w:t>
        </w:r>
      </w:ins>
      <w:ins w:id="663" w:author="PR Preview" w:date="2026-01-01T00:00:00Z">
        <w:r>
          <w:rPr>
            <w:rStyle w:val="NormalTok"/>
          </w:rPr>
          <w:t xml:space="preserve"> </w:t>
        </w:r>
      </w:ins>
      <w:ins w:id="664" w:author="PR Preview" w:date="2026-01-01T00:00:00Z">
        <w:r>
          <w:rPr>
            <w:rStyle w:val="OperatorTok"/>
          </w:rPr>
          <w:t xml:space="preserve">[</w:t>
        </w:r>
      </w:ins>
      <w:ins w:id="665" w:author="PR Preview" w:date="2026-01-01T00:00:00Z">
        <w:r>
          <w:rPr>
            <w:rStyle w:val="NormalTok"/>
          </w:rPr>
          <w:t xml:space="preserve">test1 a1</w:t>
        </w:r>
      </w:ins>
      <w:ins w:id="666" w:author="PR Preview" w:date="2026-01-01T00:00:00Z">
        <w:r>
          <w:rPr>
            <w:rStyle w:val="OperatorTok"/>
          </w:rPr>
          <w:t xml:space="preserve">]</w:t>
        </w:r>
      </w:ins>
      <w:ins w:id="667" w:author="PR Preview" w:date="2026-01-01T00:00:00Z">
        <w:r>
          <w:br/>
        </w:r>
      </w:ins>
      <w:ins w:id="668" w:author="PR Preview" w:date="2026-01-01T00:00:00Z">
        <w:r>
          <w:rPr>
            <w:rStyle w:val="NormalTok"/>
          </w:rPr>
          <w:t xml:space="preserve">      </w:t>
        </w:r>
      </w:ins>
      <w:ins w:id="669" w:author="PR Preview" w:date="2026-01-01T00:00:00Z">
        <w:r>
          <w:rPr>
            <w:rStyle w:val="OperatorTok"/>
          </w:rPr>
          <w:t xml:space="preserve">[</w:t>
        </w:r>
      </w:ins>
      <w:ins w:id="670" w:author="PR Preview" w:date="2026-01-01T00:00:00Z">
        <w:r>
          <w:rPr>
            <w:rStyle w:val="NormalTok"/>
          </w:rPr>
          <w:t xml:space="preserve">test2 a2</w:t>
        </w:r>
      </w:ins>
      <w:ins w:id="671" w:author="PR Preview" w:date="2026-01-01T00:00:00Z">
        <w:r>
          <w:rPr>
            <w:rStyle w:val="OperatorTok"/>
          </w:rPr>
          <w:t xml:space="preserve">]</w:t>
        </w:r>
      </w:ins>
      <w:ins w:id="672" w:author="PR Preview" w:date="2026-01-01T00:00:00Z">
        <w:r>
          <w:br/>
        </w:r>
      </w:ins>
      <w:ins w:id="673" w:author="PR Preview" w:date="2026-01-01T00:00:00Z">
        <w:r>
          <w:rPr>
            <w:rStyle w:val="NormalTok"/>
          </w:rPr>
          <w:t xml:space="preserve">      ...</w:t>
        </w:r>
      </w:ins>
      <w:ins w:id="674" w:author="PR Preview" w:date="2026-01-01T00:00:00Z">
        <w:r>
          <w:br/>
        </w:r>
      </w:ins>
      <w:ins w:id="675" w:author="PR Preview" w:date="2026-01-01T00:00:00Z">
        <w:r>
          <w:rPr>
            <w:rStyle w:val="NormalTok"/>
          </w:rPr>
          <w:t xml:space="preserve">      </w:t>
        </w:r>
      </w:ins>
      <w:ins w:id="676" w:author="PR Preview" w:date="2026-01-01T00:00:00Z">
        <w:r>
          <w:rPr>
            <w:rStyle w:val="OperatorTok"/>
          </w:rPr>
          <w:t xml:space="preserve">[</w:t>
        </w:r>
      </w:ins>
      <w:ins w:id="677" w:author="PR Preview" w:date="2026-01-01T00:00:00Z">
        <w:r>
          <w:rPr>
            <w:rStyle w:val="KeywordTok"/>
          </w:rPr>
          <w:t xml:space="preserve">else</w:t>
        </w:r>
      </w:ins>
      <w:ins w:id="678" w:author="PR Preview" w:date="2026-01-01T00:00:00Z">
        <w:r>
          <w:rPr>
            <w:rStyle w:val="NormalTok"/>
          </w:rPr>
          <w:t xml:space="preserve"> an</w:t>
        </w:r>
      </w:ins>
      <w:ins w:id="679" w:author="PR Preview" w:date="2026-01-01T00:00:00Z">
        <w:r>
          <w:rPr>
            <w:rStyle w:val="OperatorTok"/>
          </w:rPr>
          <w:t xml:space="preserve">])</w:t>
        </w:r>
      </w:ins>
    </w:p>
    <w:p>
      <w:pPr>
        <w:pStyle w:val="FirstParagraph"/>
      </w:pPr>
      <w:ins w:id="680" w:author="PR Preview" w:date="2026-01-01T00:00:00Z">
        <w:r>
          <w:t xml:space="preserve">evaluates the tests in order and returns the value of the expression beside the first true one,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or the value of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rPr>
            <w:rStyle w:val="VerbatimChar"/>
          </w:rPr>
          <w:t xml:space="preserve">an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if none is true.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Like a function defined by cases in mathematics,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each case of a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rPr>
            <w:rStyle w:val="VerbatimChar"/>
          </w:rPr>
          <w:t xml:space="preserve">cond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applies only when every case before it fails.</w:t>
        </w:r>
      </w:ins>
    </w:p>
    <w:p>
      <w:pPr>
        <w:pStyle w:val="BodyText"/>
      </w:pPr>
      <w:ins w:id="695" w:author="PR Preview" w:date="2026-01-01T00:00:00Z">
        <w:r>
          <w:rPr>
            <w:rStyle w:val="VerbatimChar"/>
          </w:rPr>
          <w:t xml:space="preserve">if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and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rPr>
            <w:rStyle w:val="VerbatimChar"/>
          </w:rPr>
          <w:t xml:space="preserve">cond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look like applications (</w:t>
        </w:r>
      </w:ins>
      <w:hyperlink w:anchor="def-racket-expression">
        <w:ins w:id="70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03" w:author="PR Preview" w:date="2026-01-01T00:00:00Z">
        <w:r>
          <w:t xml:space="preserve">), but they are not: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 application evaluates all of its operands (</w:t>
        </w:r>
      </w:ins>
      <w:hyperlink w:anchor="rem-evaluation">
        <w:ins w:id="706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707" w:author="PR Preview" w:date="2026-01-01T00:00:00Z">
        <w:r>
          <w:t xml:space="preserve">),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while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rPr>
            <w:rStyle w:val="VerbatimChar"/>
          </w:rPr>
          <w:t xml:space="preserve">if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rPr>
            <w:rStyle w:val="VerbatimChar"/>
          </w:rPr>
          <w:t xml:space="preserve">cond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evaluate only the tests they need and the one branch they return.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rPr>
            <w:rStyle w:val="VerbatimChar"/>
          </w:rPr>
          <w:t xml:space="preserve">and</w:t>
        </w:r>
      </w:ins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rPr>
            <w:rStyle w:val="VerbatimChar"/>
          </w:rPr>
          <w:t xml:space="preserve">or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rPr>
            <w:rStyle w:val="VerbatimChar"/>
          </w:rPr>
          <w:t xml:space="preserve">define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are not applications either.</w:t>
        </w:r>
      </w:ins>
    </w:p>
    <w:bookmarkEnd w:id="34"/>
    <w:bookmarkStart w:id="35" w:name="exm-absolute-value"/>
    <w:p>
      <w:pPr>
        <w:pStyle w:val="BodyText"/>
      </w:pPr>
      <w:ins w:id="729" w:author="PR Preview" w:date="2026-01-01T00:00:00Z">
        <w:r>
          <w:rPr>
            <w:b/>
            <w:bCs/>
          </w:rPr>
          <w:t xml:space="preserve">Example 2 (Absolute value with</w:t>
        </w:r>
      </w:ins>
      <w:ins w:id="730" w:author="PR Preview" w:date="2026-01-01T00:00:00Z">
        <w:r>
          <w:rPr>
            <w:b/>
            <w:bCs/>
          </w:rPr>
          <w:t xml:space="preserve"> </w:t>
        </w:r>
      </w:ins>
      <w:ins w:id="731" w:author="PR Preview" w:date="2026-01-01T00:00:00Z">
        <w:r>
          <w:rPr>
            <w:rStyle w:val="VerbatimChar"/>
            <w:b/>
            <w:bCs/>
          </w:rPr>
          <w:t xml:space="preserve">if</w:t>
        </w:r>
      </w:ins>
      <w:ins w:id="732" w:author="PR Preview" w:date="2026-01-01T00:00:00Z">
        <w:r>
          <w:rPr>
            <w:b/>
            <w:bCs/>
          </w:rPr>
          <w:t xml:space="preserve">)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The absolute value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735" w:author="PR Preview" w:date="2026-01-01T00:00:00Z">
        <w:r>
          <w:t xml:space="preserve">has two cases, so one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rPr>
            <w:rStyle w:val="VerbatimChar"/>
          </w:rPr>
          <w:t xml:space="preserve">if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(</w:t>
        </w:r>
      </w:ins>
      <w:hyperlink w:anchor="def-if-cond">
        <w:ins w:id="74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41" w:author="PR Preview" w:date="2026-01-01T00:00:00Z">
        <w:r>
          <w:t xml:space="preserve">) is enough:</w:t>
        </w:r>
      </w:ins>
    </w:p>
    <w:p>
      <w:pPr>
        <w:pStyle w:val="SourceCode"/>
      </w:pPr>
      <w:ins w:id="742" w:author="PR Preview" w:date="2026-01-01T00:00:00Z">
        <w:r>
          <w:rPr>
            <w:rStyle w:val="OperatorTok"/>
          </w:rPr>
          <w:t xml:space="preserve">(</w:t>
        </w:r>
      </w:ins>
      <w:ins w:id="743" w:author="PR Preview" w:date="2026-01-01T00:00:00Z">
        <w:r>
          <w:rPr>
            <w:rStyle w:val="ExtensionTok"/>
          </w:rPr>
          <w:t xml:space="preserve">define</w:t>
        </w:r>
      </w:ins>
      <w:ins w:id="744" w:author="PR Preview" w:date="2026-01-01T00:00:00Z">
        <w:r>
          <w:rPr>
            <w:rStyle w:val="FunctionTok"/>
          </w:rPr>
          <w:t xml:space="preserve"> </w:t>
        </w:r>
      </w:ins>
      <w:ins w:id="745" w:author="PR Preview" w:date="2026-01-01T00:00:00Z">
        <w:r>
          <w:rPr>
            <w:rStyle w:val="OperatorTok"/>
          </w:rPr>
          <w:t xml:space="preserve">(</w:t>
        </w:r>
      </w:ins>
      <w:ins w:id="746" w:author="PR Preview" w:date="2026-01-01T00:00:00Z">
        <w:r>
          <w:rPr>
            <w:rStyle w:val="NormalTok"/>
          </w:rPr>
          <w:t xml:space="preserve">absolute x</w:t>
        </w:r>
      </w:ins>
      <w:ins w:id="747" w:author="PR Preview" w:date="2026-01-01T00:00:00Z">
        <w:r>
          <w:rPr>
            <w:rStyle w:val="OperatorTok"/>
          </w:rPr>
          <w:t xml:space="preserve">)</w:t>
        </w:r>
      </w:ins>
      <w:ins w:id="748" w:author="PR Preview" w:date="2026-01-01T00:00:00Z">
        <w:r>
          <w:br/>
        </w:r>
      </w:ins>
      <w:ins w:id="749" w:author="PR Preview" w:date="2026-01-01T00:00:00Z">
        <w:r>
          <w:rPr>
            <w:rStyle w:val="NormalTok"/>
          </w:rPr>
          <w:t xml:space="preserve">  </w:t>
        </w:r>
      </w:ins>
      <w:ins w:id="750" w:author="PR Preview" w:date="2026-01-01T00:00:00Z">
        <w:r>
          <w:rPr>
            <w:rStyle w:val="OperatorTok"/>
          </w:rPr>
          <w:t xml:space="preserve">(</w:t>
        </w:r>
      </w:ins>
      <w:ins w:id="751" w:author="PR Preview" w:date="2026-01-01T00:00:00Z">
        <w:r>
          <w:rPr>
            <w:rStyle w:val="KeywordTok"/>
          </w:rPr>
          <w:t xml:space="preserve">if</w:t>
        </w:r>
      </w:ins>
      <w:ins w:id="752" w:author="PR Preview" w:date="2026-01-01T00:00:00Z">
        <w:r>
          <w:rPr>
            <w:rStyle w:val="NormalTok"/>
          </w:rPr>
          <w:t xml:space="preserve"> </w:t>
        </w:r>
      </w:ins>
      <w:ins w:id="753" w:author="PR Preview" w:date="2026-01-01T00:00:00Z">
        <w:r>
          <w:rPr>
            <w:rStyle w:val="OperatorTok"/>
          </w:rPr>
          <w:t xml:space="preserve">(&lt;</w:t>
        </w:r>
      </w:ins>
      <w:ins w:id="754" w:author="PR Preview" w:date="2026-01-01T00:00:00Z">
        <w:r>
          <w:rPr>
            <w:rStyle w:val="NormalTok"/>
          </w:rPr>
          <w:t xml:space="preserve"> x </w:t>
        </w:r>
      </w:ins>
      <w:ins w:id="755" w:author="PR Preview" w:date="2026-01-01T00:00:00Z">
        <w:r>
          <w:rPr>
            <w:rStyle w:val="DecValTok"/>
          </w:rPr>
          <w:t xml:space="preserve">0</w:t>
        </w:r>
      </w:ins>
      <w:ins w:id="756" w:author="PR Preview" w:date="2026-01-01T00:00:00Z">
        <w:r>
          <w:rPr>
            <w:rStyle w:val="OperatorTok"/>
          </w:rPr>
          <w:t xml:space="preserve">)</w:t>
        </w:r>
      </w:ins>
      <w:ins w:id="757" w:author="PR Preview" w:date="2026-01-01T00:00:00Z">
        <w:r>
          <w:br/>
        </w:r>
      </w:ins>
      <w:ins w:id="758" w:author="PR Preview" w:date="2026-01-01T00:00:00Z">
        <w:r>
          <w:rPr>
            <w:rStyle w:val="NormalTok"/>
          </w:rPr>
          <w:t xml:space="preserve">      </w:t>
        </w:r>
      </w:ins>
      <w:ins w:id="759" w:author="PR Preview" w:date="2026-01-01T00:00:00Z">
        <w:r>
          <w:rPr>
            <w:rStyle w:val="OperatorTok"/>
          </w:rPr>
          <w:t xml:space="preserve">(-</w:t>
        </w:r>
      </w:ins>
      <w:ins w:id="760" w:author="PR Preview" w:date="2026-01-01T00:00:00Z">
        <w:r>
          <w:rPr>
            <w:rStyle w:val="NormalTok"/>
          </w:rPr>
          <w:t xml:space="preserve"> x</w:t>
        </w:r>
      </w:ins>
      <w:ins w:id="761" w:author="PR Preview" w:date="2026-01-01T00:00:00Z">
        <w:r>
          <w:rPr>
            <w:rStyle w:val="OperatorTok"/>
          </w:rPr>
          <w:t xml:space="preserve">)</w:t>
        </w:r>
      </w:ins>
      <w:ins w:id="762" w:author="PR Preview" w:date="2026-01-01T00:00:00Z">
        <w:r>
          <w:br/>
        </w:r>
      </w:ins>
      <w:ins w:id="763" w:author="PR Preview" w:date="2026-01-01T00:00:00Z">
        <w:r>
          <w:rPr>
            <w:rStyle w:val="NormalTok"/>
          </w:rPr>
          <w:t xml:space="preserve">      x</w:t>
        </w:r>
      </w:ins>
      <w:ins w:id="764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765" w:author="PR Preview" w:date="2026-01-01T00:00:00Z">
        <w:r>
          <w:rPr>
            <w:rStyle w:val="VerbatimChar"/>
          </w:rPr>
          <w:t xml:space="preserve">(absolute -7)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returns 7, and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rPr>
            <w:rStyle w:val="VerbatimChar"/>
          </w:rPr>
          <w:t xml:space="preserve">(absolute 2)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returns 2.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Racket already has this function, under the name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rPr>
            <w:rStyle w:val="VerbatimChar"/>
          </w:rPr>
          <w:t xml:space="preserve">abs</w:t>
        </w:r>
      </w:ins>
      <w:ins w:id="776" w:author="PR Preview" w:date="2026-01-01T00:00:00Z">
        <w:r>
          <w:t xml:space="preserve">.</w:t>
        </w:r>
      </w:ins>
    </w:p>
    <w:bookmarkEnd w:id="35"/>
    <w:bookmarkEnd w:id="36"/>
    <w:bookmarkStart w:id="43" w:name="sec-pure-functions"/>
    <w:p>
      <w:pPr>
        <w:pStyle w:val="Heading1"/>
      </w:pPr>
      <w:ins w:id="777" w:author="PR Preview" w:date="2026-01-01T00:00:00Z">
        <w:r>
          <w:t xml:space="preserve">4. Pure functions</w:t>
        </w:r>
      </w:ins>
    </w:p>
    <w:bookmarkStart w:id="37" w:name="exr-next-id"/>
    <w:p>
      <w:pPr>
        <w:pStyle w:val="FirstParagraph"/>
      </w:pPr>
      <w:ins w:id="778" w:author="PR Preview" w:date="2026-01-01T00:00:00Z">
        <w:r>
          <w:rPr>
            <w:b/>
            <w:bCs/>
          </w:rPr>
          <w:t xml:space="preserve">Exercise 4 (Same call, different answer)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This Python code hands out ID numbers:</w:t>
        </w:r>
      </w:ins>
    </w:p>
    <w:p>
      <w:pPr>
        <w:pStyle w:val="SourceCode"/>
      </w:pPr>
      <w:ins w:id="781" w:author="PR Preview" w:date="2026-01-01T00:00:00Z">
        <w:r>
          <w:rPr>
            <w:rStyle w:val="NormalTok"/>
          </w:rPr>
          <w:t xml:space="preserve">count </w:t>
        </w:r>
      </w:ins>
      <w:ins w:id="782" w:author="PR Preview" w:date="2026-01-01T00:00:00Z">
        <w:r>
          <w:rPr>
            <w:rStyle w:val="OperatorTok"/>
          </w:rPr>
          <w:t xml:space="preserve">=</w:t>
        </w:r>
      </w:ins>
      <w:ins w:id="783" w:author="PR Preview" w:date="2026-01-01T00:00:00Z">
        <w:r>
          <w:rPr>
            <w:rStyle w:val="NormalTok"/>
          </w:rPr>
          <w:t xml:space="preserve"> </w:t>
        </w:r>
      </w:ins>
      <w:ins w:id="784" w:author="PR Preview" w:date="2026-01-01T00:00:00Z">
        <w:r>
          <w:rPr>
            <w:rStyle w:val="DecValTok"/>
          </w:rPr>
          <w:t xml:space="preserve">0</w:t>
        </w:r>
      </w:ins>
      <w:ins w:id="785" w:author="PR Preview" w:date="2026-01-01T00:00:00Z">
        <w:r>
          <w:br/>
        </w:r>
      </w:ins>
      <w:ins w:id="786" w:author="PR Preview" w:date="2026-01-01T00:00:00Z">
        <w:r>
          <w:br/>
        </w:r>
      </w:ins>
      <w:ins w:id="787" w:author="PR Preview" w:date="2026-01-01T00:00:00Z">
        <w:r>
          <w:rPr>
            <w:rStyle w:val="KeywordTok"/>
          </w:rPr>
          <w:t xml:space="preserve">def</w:t>
        </w:r>
      </w:ins>
      <w:ins w:id="788" w:author="PR Preview" w:date="2026-01-01T00:00:00Z">
        <w:r>
          <w:rPr>
            <w:rStyle w:val="NormalTok"/>
          </w:rPr>
          <w:t xml:space="preserve"> next_id():</w:t>
        </w:r>
      </w:ins>
      <w:ins w:id="789" w:author="PR Preview" w:date="2026-01-01T00:00:00Z">
        <w:r>
          <w:br/>
        </w:r>
      </w:ins>
      <w:ins w:id="790" w:author="PR Preview" w:date="2026-01-01T00:00:00Z">
        <w:r>
          <w:rPr>
            <w:rStyle w:val="NormalTok"/>
          </w:rPr>
          <w:t xml:space="preserve">    </w:t>
        </w:r>
      </w:ins>
      <w:ins w:id="791" w:author="PR Preview" w:date="2026-01-01T00:00:00Z">
        <w:r>
          <w:rPr>
            <w:rStyle w:val="KeywordTok"/>
          </w:rPr>
          <w:t xml:space="preserve">global</w:t>
        </w:r>
      </w:ins>
      <w:ins w:id="792" w:author="PR Preview" w:date="2026-01-01T00:00:00Z">
        <w:r>
          <w:rPr>
            <w:rStyle w:val="NormalTok"/>
          </w:rPr>
          <w:t xml:space="preserve"> count</w:t>
        </w:r>
      </w:ins>
      <w:ins w:id="793" w:author="PR Preview" w:date="2026-01-01T00:00:00Z">
        <w:r>
          <w:br/>
        </w:r>
      </w:ins>
      <w:ins w:id="794" w:author="PR Preview" w:date="2026-01-01T00:00:00Z">
        <w:r>
          <w:rPr>
            <w:rStyle w:val="NormalTok"/>
          </w:rPr>
          <w:t xml:space="preserve">    count </w:t>
        </w:r>
      </w:ins>
      <w:ins w:id="795" w:author="PR Preview" w:date="2026-01-01T00:00:00Z">
        <w:r>
          <w:rPr>
            <w:rStyle w:val="OperatorTok"/>
          </w:rPr>
          <w:t xml:space="preserve">=</w:t>
        </w:r>
      </w:ins>
      <w:ins w:id="796" w:author="PR Preview" w:date="2026-01-01T00:00:00Z">
        <w:r>
          <w:rPr>
            <w:rStyle w:val="NormalTok"/>
          </w:rPr>
          <w:t xml:space="preserve"> count </w:t>
        </w:r>
      </w:ins>
      <w:ins w:id="797" w:author="PR Preview" w:date="2026-01-01T00:00:00Z">
        <w:r>
          <w:rPr>
            <w:rStyle w:val="OperatorTok"/>
          </w:rPr>
          <w:t xml:space="preserve">+</w:t>
        </w:r>
      </w:ins>
      <w:ins w:id="798" w:author="PR Preview" w:date="2026-01-01T00:00:00Z">
        <w:r>
          <w:rPr>
            <w:rStyle w:val="NormalTok"/>
          </w:rPr>
          <w:t xml:space="preserve"> </w:t>
        </w:r>
      </w:ins>
      <w:ins w:id="799" w:author="PR Preview" w:date="2026-01-01T00:00:00Z">
        <w:r>
          <w:rPr>
            <w:rStyle w:val="DecValTok"/>
          </w:rPr>
          <w:t xml:space="preserve">1</w:t>
        </w:r>
      </w:ins>
      <w:ins w:id="800" w:author="PR Preview" w:date="2026-01-01T00:00:00Z">
        <w:r>
          <w:br/>
        </w:r>
      </w:ins>
      <w:ins w:id="801" w:author="PR Preview" w:date="2026-01-01T00:00:00Z">
        <w:r>
          <w:rPr>
            <w:rStyle w:val="NormalTok"/>
          </w:rPr>
          <w:t xml:space="preserve">    </w:t>
        </w:r>
      </w:ins>
      <w:ins w:id="802" w:author="PR Preview" w:date="2026-01-01T00:00:00Z">
        <w:r>
          <w:rPr>
            <w:rStyle w:val="ControlFlowTok"/>
          </w:rPr>
          <w:t xml:space="preserve">return</w:t>
        </w:r>
      </w:ins>
      <w:ins w:id="803" w:author="PR Preview" w:date="2026-01-01T00:00:00Z">
        <w:r>
          <w:rPr>
            <w:rStyle w:val="NormalTok"/>
          </w:rPr>
          <w:t xml:space="preserve"> count</w:t>
        </w:r>
      </w:ins>
    </w:p>
    <w:p>
      <w:pPr>
        <w:pStyle w:val="Compact"/>
        <w:numPr>
          <w:ilvl w:val="0"/>
          <w:numId w:val="1009"/>
        </w:numPr>
      </w:pPr>
      <w:ins w:id="804" w:author="PR Preview" w:date="2026-01-01T00:00:00Z">
        <w:r>
          <w:t xml:space="preserve">The program calls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rPr>
            <w:rStyle w:val="VerbatimChar"/>
          </w:rPr>
          <w:t xml:space="preserve">next_id()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twice in a row.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What does each call return?</w:t>
        </w:r>
      </w:ins>
    </w:p>
    <w:p>
      <w:pPr>
        <w:pStyle w:val="Compact"/>
        <w:numPr>
          <w:ilvl w:val="0"/>
          <w:numId w:val="1009"/>
        </w:numPr>
      </w:pPr>
      <w:ins w:id="811" w:author="PR Preview" w:date="2026-01-01T00:00:00Z">
        <w:r>
          <w:t xml:space="preserve">Is there a mathematical function</w:t>
        </w:r>
      </w:ins>
      <w:ins w:id="812" w:author="PR Preview" w:date="2026-01-01T00:00:00Z">
        <w:r>
          <w:t xml:space="preserve"> </w:t>
        </w:r>
      </w:ins>
      <m:oMath>
        <m:r>
          <m:t>f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(</w:t>
        </w:r>
      </w:ins>
      <w:hyperlink w:anchor="def-function">
        <w:ins w:id="81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16" w:author="PR Preview" w:date="2026-01-01T00:00:00Z">
        <w:r>
          <w:t xml:space="preserve">) with no arguments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whose value is what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rPr>
            <w:rStyle w:val="VerbatimChar"/>
          </w:rPr>
          <w:t xml:space="preserve">next_id()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returns every time it is called?</w:t>
        </w:r>
      </w:ins>
    </w:p>
    <w:bookmarkEnd w:id="37"/>
    <w:bookmarkStart w:id="38" w:name="sol-next-id"/>
    <w:p>
      <w:pPr>
        <w:pStyle w:val="FirstParagraph"/>
      </w:pPr>
      <w:ins w:id="823" w:author="PR Preview" w:date="2026-01-01T00:00:00Z">
        <w:r>
          <w:rPr>
            <w:i/>
            <w:iCs/>
          </w:rPr>
          <w:t xml:space="preserve">Solution 4</w:t>
        </w:r>
      </w:ins>
      <w:ins w:id="82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0"/>
        </w:numPr>
      </w:pPr>
      <w:ins w:id="825" w:author="PR Preview" w:date="2026-01-01T00:00:00Z">
        <w:r>
          <w:t xml:space="preserve">The first call changes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rPr>
            <w:rStyle w:val="VerbatimChar"/>
          </w:rPr>
          <w:t xml:space="preserve">count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from 0 to 1 and returns 1.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The second call changes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rPr>
            <w:rStyle w:val="VerbatimChar"/>
          </w:rPr>
          <w:t xml:space="preserve">count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from 1 to 2 and returns 2.</w:t>
        </w:r>
      </w:ins>
    </w:p>
    <w:p>
      <w:pPr>
        <w:pStyle w:val="Compact"/>
        <w:numPr>
          <w:ilvl w:val="0"/>
          <w:numId w:val="1010"/>
        </w:numPr>
      </w:pPr>
      <w:ins w:id="836" w:author="PR Preview" w:date="2026-01-01T00:00:00Z">
        <w:r>
          <w:t xml:space="preserve">No.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 function with no arguments has exactly one value,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but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rPr>
            <w:rStyle w:val="VerbatimChar"/>
          </w:rPr>
          <w:t xml:space="preserve">next_id()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returned 1 and then 2.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What it returns depends on the variable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rPr>
            <w:rStyle w:val="VerbatimChar"/>
          </w:rPr>
          <w:t xml:space="preserve">count</w:t>
        </w:r>
      </w:ins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which is not an argument and which each call changes.</w:t>
        </w:r>
      </w:ins>
    </w:p>
    <w:bookmarkEnd w:id="38"/>
    <w:bookmarkStart w:id="39" w:name="def-side-effect"/>
    <w:p>
      <w:pPr>
        <w:pStyle w:val="FirstParagraph"/>
      </w:pPr>
      <w:ins w:id="852" w:author="PR Preview" w:date="2026-01-01T00:00:00Z">
        <w:r>
          <w:rPr>
            <w:b/>
            <w:bCs/>
          </w:rPr>
          <w:t xml:space="preserve">Definition 9 (Side effect)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rPr>
            <w:b/>
            <w:bCs/>
          </w:rPr>
          <w:t xml:space="preserve">side effect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of a piece of code is any change it makes besides returning a value,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such as changing a variable, printing, or writing a file.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rPr>
            <w:rStyle w:val="VerbatimChar"/>
          </w:rPr>
          <w:t xml:space="preserve">next_id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in</w:t>
        </w:r>
      </w:ins>
      <w:ins w:id="865" w:author="PR Preview" w:date="2026-01-01T00:00:00Z">
        <w:r>
          <w:t xml:space="preserve"> </w:t>
        </w:r>
      </w:ins>
      <w:hyperlink w:anchor="exr-next-id">
        <w:ins w:id="866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has a side effect: it changes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rPr>
            <w:rStyle w:val="VerbatimChar"/>
          </w:rPr>
          <w:t xml:space="preserve">count</w:t>
        </w:r>
      </w:ins>
      <w:ins w:id="871" w:author="PR Preview" w:date="2026-01-01T00:00:00Z">
        <w:r>
          <w:t xml:space="preserve">.</w:t>
        </w:r>
      </w:ins>
    </w:p>
    <w:bookmarkEnd w:id="39"/>
    <w:bookmarkStart w:id="40" w:name="def-pure-function"/>
    <w:p>
      <w:pPr>
        <w:pStyle w:val="BodyText"/>
      </w:pPr>
      <w:ins w:id="872" w:author="PR Preview" w:date="2026-01-01T00:00:00Z">
        <w:r>
          <w:rPr>
            <w:b/>
            <w:bCs/>
          </w:rPr>
          <w:t xml:space="preserve">Definition 10 (Pure function)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 function in a program is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rPr>
            <w:b/>
            <w:bCs/>
          </w:rPr>
          <w:t xml:space="preserve">pure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(Wikipedia contributors 2026e)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if</w:t>
        </w:r>
      </w:ins>
    </w:p>
    <w:p>
      <w:pPr>
        <w:pStyle w:val="Compact"/>
        <w:numPr>
          <w:ilvl w:val="0"/>
          <w:numId w:val="1011"/>
        </w:numPr>
      </w:pPr>
      <w:ins w:id="881" w:author="PR Preview" w:date="2026-01-01T00:00:00Z">
        <w:r>
          <w:t xml:space="preserve">it returns the same value whenever it is called with the same arguments, and</w:t>
        </w:r>
      </w:ins>
    </w:p>
    <w:p>
      <w:pPr>
        <w:pStyle w:val="Compact"/>
        <w:numPr>
          <w:ilvl w:val="0"/>
          <w:numId w:val="1011"/>
        </w:numPr>
      </w:pPr>
      <w:ins w:id="882" w:author="PR Preview" w:date="2026-01-01T00:00:00Z">
        <w:r>
          <w:t xml:space="preserve">it has no side effects (</w:t>
        </w:r>
      </w:ins>
      <w:hyperlink w:anchor="def-side-effect">
        <w:ins w:id="88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84" w:author="PR Preview" w:date="2026-01-01T00:00:00Z">
        <w:r>
          <w:t xml:space="preserve">).</w:t>
        </w:r>
      </w:ins>
    </w:p>
    <w:p>
      <w:pPr>
        <w:pStyle w:val="FirstParagraph"/>
      </w:pPr>
      <w:ins w:id="885" w:author="PR Preview" w:date="2026-01-01T00:00:00Z">
        <w:r>
          <w:t xml:space="preserve">A pure function computes a mathematical function (</w:t>
        </w:r>
      </w:ins>
      <w:hyperlink w:anchor="def-function">
        <w:ins w:id="88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87" w:author="PR Preview" w:date="2026-01-01T00:00:00Z">
        <w:r>
          <w:t xml:space="preserve">) of its arguments.</w:t>
        </w:r>
      </w:ins>
    </w:p>
    <w:bookmarkEnd w:id="40"/>
    <w:bookmarkStart w:id="41" w:name="def-functional-programming"/>
    <w:p>
      <w:pPr>
        <w:pStyle w:val="BodyText"/>
      </w:pPr>
      <w:ins w:id="888" w:author="PR Preview" w:date="2026-01-01T00:00:00Z">
        <w:r>
          <w:rPr>
            <w:b/>
            <w:bCs/>
          </w:rPr>
          <w:t xml:space="preserve">Definition 11 (Functional programming)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rPr>
            <w:b/>
            <w:bCs/>
          </w:rPr>
          <w:t xml:space="preserve">Functional programming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(Wikipedia contributors 2026c)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is a style of programming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in which a program is built by defining and applying pure functions (</w:t>
        </w:r>
      </w:ins>
      <w:hyperlink w:anchor="def-pure-function">
        <w:ins w:id="89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98" w:author="PR Preview" w:date="2026-01-01T00:00:00Z">
        <w:r>
          <w:t xml:space="preserve">),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rather than by running statements that change variables.</w:t>
        </w:r>
      </w:ins>
    </w:p>
    <w:bookmarkEnd w:id="41"/>
    <w:bookmarkStart w:id="42" w:name="rem-replace-by-value"/>
    <w:p>
      <w:pPr>
        <w:pStyle w:val="BodyText"/>
      </w:pPr>
      <w:ins w:id="901" w:author="PR Preview" w:date="2026-01-01T00:00:00Z">
        <w:r>
          <w:rPr>
            <w:i/>
            <w:iCs/>
          </w:rPr>
          <w:t xml:space="preserve">Remark 3</w:t>
        </w:r>
      </w:ins>
      <w:ins w:id="902" w:author="PR Preview" w:date="2026-01-01T00:00:00Z">
        <w:r>
          <w:t xml:space="preserve"> (Why this course uses functional programming). </w:t>
        </w:r>
      </w:ins>
      <w:ins w:id="903" w:author="PR Preview" w:date="2026-01-01T00:00:00Z">
        <w:r>
          <w:t xml:space="preserve">In a program built from pure functions (</w:t>
        </w:r>
      </w:ins>
      <w:hyperlink w:anchor="def-pure-function">
        <w:ins w:id="90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05" w:author="PR Preview" w:date="2026-01-01T00:00:00Z">
        <w:r>
          <w:t xml:space="preserve">),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 expression can be replaced by its value anywhere it appears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without changing what the program does.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That is what makes evaluation by substitution (</w:t>
        </w:r>
      </w:ins>
      <w:hyperlink w:anchor="exm-substitution">
        <w:ins w:id="91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13" w:author="PR Preview" w:date="2026-01-01T00:00:00Z">
        <w:r>
          <w:t xml:space="preserve">) work,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 it is also how algebra works:</w:t>
        </w:r>
      </w:ins>
      <w:ins w:id="91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can be replaced by 15 in any formula.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So a pure function can be checked with the same reasoning as a formula,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 this course proves facts about programs that way.</w:t>
        </w:r>
      </w:ins>
    </w:p>
    <w:p>
      <w:pPr>
        <w:pStyle w:val="BodyText"/>
      </w:pPr>
      <w:ins w:id="923" w:author="PR Preview" w:date="2026-01-01T00:00:00Z">
        <w:r>
          <w:rPr>
            <w:rStyle w:val="VerbatimChar"/>
          </w:rPr>
          <w:t xml:space="preserve">next_id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in</w:t>
        </w:r>
      </w:ins>
      <w:ins w:id="926" w:author="PR Preview" w:date="2026-01-01T00:00:00Z">
        <w:r>
          <w:t xml:space="preserve"> </w:t>
        </w:r>
      </w:ins>
      <w:hyperlink w:anchor="exr-next-id">
        <w:ins w:id="92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is not pure,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so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rPr>
            <w:rStyle w:val="VerbatimChar"/>
          </w:rPr>
          <w:t xml:space="preserve">next_id() + next_id()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cannot be simplified to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rPr>
            <w:rStyle w:val="VerbatimChar"/>
          </w:rPr>
          <w:t xml:space="preserve">2 * next_id()</w:t>
        </w:r>
      </w:ins>
      <w:ins w:id="938" w:author="PR Preview" w:date="2026-01-01T00:00:00Z">
        <w:r>
          <w:t xml:space="preserve">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On a fresh start,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rStyle w:val="VerbatimChar"/>
          </w:rPr>
          <w:t xml:space="preserve">next_id() + next_id()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returns 3, from</w:t>
        </w:r>
      </w:ins>
      <w:ins w:id="94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but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rPr>
            <w:rStyle w:val="VerbatimChar"/>
          </w:rPr>
          <w:t xml:space="preserve">2 * next_id()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returns 2.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Racket can change variables too, with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rPr>
            <w:rStyle w:val="VerbatimChar"/>
          </w:rPr>
          <w:t xml:space="preserve">set!</w:t>
        </w:r>
      </w:ins>
      <w:ins w:id="957" w:author="PR Preview" w:date="2026-01-01T00:00:00Z">
        <w:r>
          <w:t xml:space="preserve">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but this course does not use it.</w:t>
        </w:r>
      </w:ins>
    </w:p>
    <w:bookmarkEnd w:id="42"/>
    <w:bookmarkEnd w:id="43"/>
    <w:bookmarkStart w:id="48" w:name="sec-functions-as-values"/>
    <w:p>
      <w:pPr>
        <w:pStyle w:val="Heading1"/>
      </w:pPr>
      <w:ins w:id="960" w:author="PR Preview" w:date="2026-01-01T00:00:00Z">
        <w:r>
          <w:t xml:space="preserve">5. Functions as values</w:t>
        </w:r>
      </w:ins>
    </w:p>
    <w:bookmarkStart w:id="44" w:name="exr-twice"/>
    <w:p>
      <w:pPr>
        <w:pStyle w:val="FirstParagraph"/>
      </w:pPr>
      <w:ins w:id="961" w:author="PR Preview" w:date="2026-01-01T00:00:00Z">
        <w:r>
          <w:rPr>
            <w:b/>
            <w:bCs/>
          </w:rPr>
          <w:t xml:space="preserve">Exercise 5 (A function as an argument)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function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rPr>
            <w:rStyle w:val="VerbatimChar"/>
          </w:rPr>
          <w:t xml:space="preserve">twice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takes a function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rPr>
            <w:rStyle w:val="VerbatimChar"/>
          </w:rPr>
          <w:t xml:space="preserve">f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a value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rPr>
            <w:rStyle w:val="VerbatimChar"/>
          </w:rPr>
          <w:t xml:space="preserve">x</w:t>
        </w:r>
      </w:ins>
      <w:ins w:id="974" w:author="PR Preview" w:date="2026-01-01T00:00:00Z">
        <w:r>
          <w:t xml:space="preserve">:</w:t>
        </w:r>
      </w:ins>
    </w:p>
    <w:p>
      <w:pPr>
        <w:pStyle w:val="SourceCode"/>
      </w:pPr>
      <w:ins w:id="975" w:author="PR Preview" w:date="2026-01-01T00:00:00Z">
        <w:r>
          <w:rPr>
            <w:rStyle w:val="OperatorTok"/>
          </w:rPr>
          <w:t xml:space="preserve">(</w:t>
        </w:r>
      </w:ins>
      <w:ins w:id="976" w:author="PR Preview" w:date="2026-01-01T00:00:00Z">
        <w:r>
          <w:rPr>
            <w:rStyle w:val="ExtensionTok"/>
          </w:rPr>
          <w:t xml:space="preserve">define</w:t>
        </w:r>
      </w:ins>
      <w:ins w:id="977" w:author="PR Preview" w:date="2026-01-01T00:00:00Z">
        <w:r>
          <w:rPr>
            <w:rStyle w:val="FunctionTok"/>
          </w:rPr>
          <w:t xml:space="preserve"> </w:t>
        </w:r>
      </w:ins>
      <w:ins w:id="978" w:author="PR Preview" w:date="2026-01-01T00:00:00Z">
        <w:r>
          <w:rPr>
            <w:rStyle w:val="OperatorTok"/>
          </w:rPr>
          <w:t xml:space="preserve">(</w:t>
        </w:r>
      </w:ins>
      <w:ins w:id="979" w:author="PR Preview" w:date="2026-01-01T00:00:00Z">
        <w:r>
          <w:rPr>
            <w:rStyle w:val="NormalTok"/>
          </w:rPr>
          <w:t xml:space="preserve">twice f x</w:t>
        </w:r>
      </w:ins>
      <w:ins w:id="980" w:author="PR Preview" w:date="2026-01-01T00:00:00Z">
        <w:r>
          <w:rPr>
            <w:rStyle w:val="OperatorTok"/>
          </w:rPr>
          <w:t xml:space="preserve">)</w:t>
        </w:r>
      </w:ins>
      <w:ins w:id="981" w:author="PR Preview" w:date="2026-01-01T00:00:00Z">
        <w:r>
          <w:br/>
        </w:r>
      </w:ins>
      <w:ins w:id="982" w:author="PR Preview" w:date="2026-01-01T00:00:00Z">
        <w:r>
          <w:rPr>
            <w:rStyle w:val="NormalTok"/>
          </w:rPr>
          <w:t xml:space="preserve">  </w:t>
        </w:r>
      </w:ins>
      <w:ins w:id="983" w:author="PR Preview" w:date="2026-01-01T00:00:00Z">
        <w:r>
          <w:rPr>
            <w:rStyle w:val="OperatorTok"/>
          </w:rPr>
          <w:t xml:space="preserve">(</w:t>
        </w:r>
      </w:ins>
      <w:ins w:id="984" w:author="PR Preview" w:date="2026-01-01T00:00:00Z">
        <w:r>
          <w:rPr>
            <w:rStyle w:val="NormalTok"/>
          </w:rPr>
          <w:t xml:space="preserve">f </w:t>
        </w:r>
      </w:ins>
      <w:ins w:id="985" w:author="PR Preview" w:date="2026-01-01T00:00:00Z">
        <w:r>
          <w:rPr>
            <w:rStyle w:val="OperatorTok"/>
          </w:rPr>
          <w:t xml:space="preserve">(</w:t>
        </w:r>
      </w:ins>
      <w:ins w:id="986" w:author="PR Preview" w:date="2026-01-01T00:00:00Z">
        <w:r>
          <w:rPr>
            <w:rStyle w:val="NormalTok"/>
          </w:rPr>
          <w:t xml:space="preserve">f x</w:t>
        </w:r>
      </w:ins>
      <w:ins w:id="987" w:author="PR Preview" w:date="2026-01-01T00:00:00Z">
        <w:r>
          <w:rPr>
            <w:rStyle w:val="OperatorTok"/>
          </w:rPr>
          <w:t xml:space="preserve">)))</w:t>
        </w:r>
      </w:ins>
      <w:ins w:id="988" w:author="PR Preview" w:date="2026-01-01T00:00:00Z">
        <w:r>
          <w:br/>
        </w:r>
      </w:ins>
      <w:ins w:id="989" w:author="PR Preview" w:date="2026-01-01T00:00:00Z">
        <w:r>
          <w:br/>
        </w:r>
      </w:ins>
      <w:ins w:id="990" w:author="PR Preview" w:date="2026-01-01T00:00:00Z">
        <w:r>
          <w:rPr>
            <w:rStyle w:val="OperatorTok"/>
          </w:rPr>
          <w:t xml:space="preserve">(</w:t>
        </w:r>
      </w:ins>
      <w:ins w:id="991" w:author="PR Preview" w:date="2026-01-01T00:00:00Z">
        <w:r>
          <w:rPr>
            <w:rStyle w:val="ExtensionTok"/>
          </w:rPr>
          <w:t xml:space="preserve">define</w:t>
        </w:r>
      </w:ins>
      <w:ins w:id="992" w:author="PR Preview" w:date="2026-01-01T00:00:00Z">
        <w:r>
          <w:rPr>
            <w:rStyle w:val="FunctionTok"/>
          </w:rPr>
          <w:t xml:space="preserve"> </w:t>
        </w:r>
      </w:ins>
      <w:ins w:id="993" w:author="PR Preview" w:date="2026-01-01T00:00:00Z">
        <w:r>
          <w:rPr>
            <w:rStyle w:val="OperatorTok"/>
          </w:rPr>
          <w:t xml:space="preserve">(</w:t>
        </w:r>
      </w:ins>
      <w:ins w:id="994" w:author="PR Preview" w:date="2026-01-01T00:00:00Z">
        <w:r>
          <w:rPr>
            <w:rStyle w:val="NormalTok"/>
          </w:rPr>
          <w:t xml:space="preserve">add-three x</w:t>
        </w:r>
      </w:ins>
      <w:ins w:id="995" w:author="PR Preview" w:date="2026-01-01T00:00:00Z">
        <w:r>
          <w:rPr>
            <w:rStyle w:val="OperatorTok"/>
          </w:rPr>
          <w:t xml:space="preserve">)</w:t>
        </w:r>
      </w:ins>
      <w:ins w:id="996" w:author="PR Preview" w:date="2026-01-01T00:00:00Z">
        <w:r>
          <w:br/>
        </w:r>
      </w:ins>
      <w:ins w:id="997" w:author="PR Preview" w:date="2026-01-01T00:00:00Z">
        <w:r>
          <w:rPr>
            <w:rStyle w:val="NormalTok"/>
          </w:rPr>
          <w:t xml:space="preserve">  </w:t>
        </w:r>
      </w:ins>
      <w:ins w:id="998" w:author="PR Preview" w:date="2026-01-01T00:00:00Z">
        <w:r>
          <w:rPr>
            <w:rStyle w:val="OperatorTok"/>
          </w:rPr>
          <w:t xml:space="preserve">(+</w:t>
        </w:r>
      </w:ins>
      <w:ins w:id="999" w:author="PR Preview" w:date="2026-01-01T00:00:00Z">
        <w:r>
          <w:rPr>
            <w:rStyle w:val="NormalTok"/>
          </w:rPr>
          <w:t xml:space="preserve"> x </w:t>
        </w:r>
      </w:ins>
      <w:ins w:id="1000" w:author="PR Preview" w:date="2026-01-01T00:00:00Z">
        <w:r>
          <w:rPr>
            <w:rStyle w:val="DecValTok"/>
          </w:rPr>
          <w:t xml:space="preserve">3</w:t>
        </w:r>
      </w:ins>
      <w:ins w:id="1001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1002" w:author="PR Preview" w:date="2026-01-01T00:00:00Z">
        <w:r>
          <w:t xml:space="preserve">Guess what each expression returns:</w:t>
        </w:r>
      </w:ins>
    </w:p>
    <w:p>
      <w:pPr>
        <w:pStyle w:val="Compact"/>
        <w:numPr>
          <w:ilvl w:val="0"/>
          <w:numId w:val="1012"/>
        </w:numPr>
      </w:pPr>
      <w:ins w:id="1003" w:author="PR Preview" w:date="2026-01-01T00:00:00Z">
        <w:r>
          <w:rPr>
            <w:rStyle w:val="VerbatimChar"/>
          </w:rPr>
          <w:t xml:space="preserve">(twice add-three 10)</w:t>
        </w:r>
      </w:ins>
    </w:p>
    <w:p>
      <w:pPr>
        <w:pStyle w:val="Compact"/>
        <w:numPr>
          <w:ilvl w:val="0"/>
          <w:numId w:val="1012"/>
        </w:numPr>
      </w:pPr>
      <w:ins w:id="1004" w:author="PR Preview" w:date="2026-01-01T00:00:00Z">
        <w:r>
          <w:rPr>
            <w:rStyle w:val="VerbatimChar"/>
          </w:rPr>
          <w:t xml:space="preserve">(twice h 4)</w:t>
        </w:r>
      </w:ins>
      <w:ins w:id="1005" w:author="PR Preview" w:date="2026-01-01T00:00:00Z">
        <w:r>
          <w:t xml:space="preserve">, with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rPr>
            <w:rStyle w:val="VerbatimChar"/>
          </w:rPr>
          <w:t xml:space="preserve">h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from</w:t>
        </w:r>
      </w:ins>
      <w:ins w:id="1010" w:author="PR Preview" w:date="2026-01-01T00:00:00Z">
        <w:r>
          <w:t xml:space="preserve"> </w:t>
        </w:r>
      </w:ins>
      <w:hyperlink w:anchor="exr-formula-from-code">
        <w:ins w:id="1011" w:author="PR Preview" w:date="2026-01-01T00:00:00Z">
          <w:r>
            <w:rPr>
              <w:rStyle w:val="Hyperlink"/>
            </w:rPr>
            <w:t xml:space="preserve">Exercise 2</w:t>
          </w:r>
        </w:ins>
      </w:hyperlink>
    </w:p>
    <w:p>
      <w:pPr>
        <w:pStyle w:val="Compact"/>
        <w:numPr>
          <w:ilvl w:val="0"/>
          <w:numId w:val="1012"/>
        </w:numPr>
      </w:pPr>
      <w:ins w:id="1012" w:author="PR Preview" w:date="2026-01-01T00:00:00Z">
        <w:r>
          <w:rPr>
            <w:rStyle w:val="VerbatimChar"/>
          </w:rPr>
          <w:t xml:space="preserve">(twice add-three (twice add-three 0))</w:t>
        </w:r>
      </w:ins>
    </w:p>
    <w:bookmarkEnd w:id="44"/>
    <w:bookmarkStart w:id="45" w:name="sol-twice"/>
    <w:p>
      <w:pPr>
        <w:pStyle w:val="FirstParagraph"/>
      </w:pPr>
      <w:ins w:id="1013" w:author="PR Preview" w:date="2026-01-01T00:00:00Z">
        <w:r>
          <w:rPr>
            <w:i/>
            <w:iCs/>
          </w:rPr>
          <w:t xml:space="preserve">Solution 5</w:t>
        </w:r>
      </w:ins>
      <w:ins w:id="1014" w:author="PR Preview" w:date="2026-01-01T00:00:00Z">
        <w:r>
          <w:t xml:space="preserve">. </w:t>
        </w:r>
      </w:ins>
      <w:ins w:id="1015" w:author="PR Preview" w:date="2026-01-01T00:00:00Z">
        <w:r>
          <w:t xml:space="preserve">Replace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rPr>
            <w:rStyle w:val="VerbatimChar"/>
          </w:rPr>
          <w:t xml:space="preserve">f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and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rPr>
            <w:rStyle w:val="VerbatimChar"/>
          </w:rPr>
          <w:t xml:space="preserve">x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in the body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rPr>
            <w:rStyle w:val="VerbatimChar"/>
          </w:rPr>
          <w:t xml:space="preserve">(f (f x))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(</w:t>
        </w:r>
      </w:ins>
      <w:hyperlink w:anchor="def-racket-define">
        <w:ins w:id="102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9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13"/>
        </w:numPr>
      </w:pPr>
      <w:ins w:id="1030" w:author="PR Preview" w:date="2026-01-01T00:00:00Z">
        <w:r>
          <w:rPr>
            <w:rStyle w:val="VerbatimChar"/>
          </w:rPr>
          <w:t xml:space="preserve">(twice add-three 10)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is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rPr>
            <w:rStyle w:val="VerbatimChar"/>
          </w:rPr>
          <w:t xml:space="preserve">(add-three (add-three 10))</w:t>
        </w:r>
      </w:ins>
      <w:ins w:id="1035" w:author="PR Preview" w:date="2026-01-01T00:00:00Z">
        <w:r>
          <w:t xml:space="preserve">, which is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rPr>
            <w:rStyle w:val="VerbatimChar"/>
          </w:rPr>
          <w:t xml:space="preserve">(add-three 13)</w:t>
        </w:r>
      </w:ins>
      <w:ins w:id="1038" w:author="PR Preview" w:date="2026-01-01T00:00:00Z">
        <w:r>
          <w:t xml:space="preserve">, which returns 16.</w:t>
        </w:r>
      </w:ins>
    </w:p>
    <w:p>
      <w:pPr>
        <w:pStyle w:val="Compact"/>
        <w:numPr>
          <w:ilvl w:val="0"/>
          <w:numId w:val="1013"/>
        </w:numPr>
      </w:pPr>
      <w:ins w:id="1039" w:author="PR Preview" w:date="2026-01-01T00:00:00Z">
        <w:r>
          <w:rPr>
            <w:rStyle w:val="VerbatimChar"/>
          </w:rPr>
          <w:t xml:space="preserve">(twice h 4)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is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rPr>
            <w:rStyle w:val="VerbatimChar"/>
          </w:rPr>
          <w:t xml:space="preserve">(h (h 4))</w:t>
        </w:r>
      </w:ins>
      <w:ins w:id="1044" w:author="PR Preview" w:date="2026-01-01T00:00:00Z">
        <w:r>
          <w:t xml:space="preserve">.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Since</w:t>
        </w:r>
      </w:ins>
      <w:ins w:id="104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and</w:t>
        </w:r>
      </w:ins>
      <w:ins w:id="105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ins w:id="1051" w:author="PR Preview" w:date="2026-01-01T00:00:00Z">
        <w:r>
          <w:t xml:space="preserve">, it returns 48.</w:t>
        </w:r>
      </w:ins>
    </w:p>
    <w:p>
      <w:pPr>
        <w:pStyle w:val="Compact"/>
        <w:numPr>
          <w:ilvl w:val="0"/>
          <w:numId w:val="1013"/>
        </w:numPr>
      </w:pPr>
      <w:ins w:id="1052" w:author="PR Preview" w:date="2026-01-01T00:00:00Z">
        <w:r>
          <w:t xml:space="preserve">The argument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rPr>
            <w:rStyle w:val="VerbatimChar"/>
          </w:rPr>
          <w:t xml:space="preserve">(twice add-three 0)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returns 6,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so the whole expression is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rPr>
            <w:rStyle w:val="VerbatimChar"/>
          </w:rPr>
          <w:t xml:space="preserve">(twice add-three 6)</w:t>
        </w:r>
      </w:ins>
      <w:ins w:id="1061" w:author="PR Preview" w:date="2026-01-01T00:00:00Z">
        <w:r>
          <w:t xml:space="preserve">, which returns 12.</w:t>
        </w:r>
      </w:ins>
    </w:p>
    <w:bookmarkEnd w:id="45"/>
    <w:bookmarkStart w:id="46" w:name="def-higher-order"/>
    <w:p>
      <w:pPr>
        <w:pStyle w:val="FirstParagraph"/>
      </w:pPr>
      <w:ins w:id="1062" w:author="PR Preview" w:date="2026-01-01T00:00:00Z">
        <w:r>
          <w:rPr>
            <w:b/>
            <w:bCs/>
          </w:rPr>
          <w:t xml:space="preserve">Definition 12 (Higher-order function)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A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rPr>
            <w:b/>
            <w:bCs/>
          </w:rPr>
          <w:t xml:space="preserve">higher-order function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(Wikipedia contributors 2026d)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is a function that takes a function as an argument, or returns a function as its value.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rPr>
            <w:rStyle w:val="VerbatimChar"/>
          </w:rPr>
          <w:t xml:space="preserve">twice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in</w:t>
        </w:r>
      </w:ins>
      <w:ins w:id="1075" w:author="PR Preview" w:date="2026-01-01T00:00:00Z">
        <w:r>
          <w:t xml:space="preserve"> </w:t>
        </w:r>
      </w:ins>
      <w:hyperlink w:anchor="exr-twice">
        <w:ins w:id="1076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is a higher-order function.</w:t>
        </w:r>
      </w:ins>
    </w:p>
    <w:bookmarkEnd w:id="46"/>
    <w:bookmarkStart w:id="47" w:name="exm-map-filter"/>
    <w:p>
      <w:pPr>
        <w:pStyle w:val="BodyText"/>
      </w:pPr>
      <w:ins w:id="1079" w:author="PR Preview" w:date="2026-01-01T00:00:00Z">
        <w:r>
          <w:rPr>
            <w:b/>
            <w:bCs/>
          </w:rPr>
          <w:t xml:space="preserve">Example 3 (</w:t>
        </w:r>
      </w:ins>
      <w:ins w:id="1080" w:author="PR Preview" w:date="2026-01-01T00:00:00Z">
        <w:r>
          <w:rPr>
            <w:rStyle w:val="VerbatimChar"/>
            <w:b/>
            <w:bCs/>
          </w:rPr>
          <w:t xml:space="preserve">map</w:t>
        </w:r>
      </w:ins>
      <w:ins w:id="1081" w:author="PR Preview" w:date="2026-01-01T00:00:00Z">
        <w:r>
          <w:rPr>
            <w:b/>
            <w:bCs/>
          </w:rPr>
          <w:t xml:space="preserve"> </w:t>
        </w:r>
      </w:ins>
      <w:ins w:id="1082" w:author="PR Preview" w:date="2026-01-01T00:00:00Z">
        <w:r>
          <w:rPr>
            <w:b/>
            <w:bCs/>
          </w:rPr>
          <w:t xml:space="preserve">and</w:t>
        </w:r>
      </w:ins>
      <w:ins w:id="1083" w:author="PR Preview" w:date="2026-01-01T00:00:00Z">
        <w:r>
          <w:rPr>
            <w:b/>
            <w:bCs/>
          </w:rPr>
          <w:t xml:space="preserve"> </w:t>
        </w:r>
      </w:ins>
      <w:ins w:id="1084" w:author="PR Preview" w:date="2026-01-01T00:00:00Z">
        <w:r>
          <w:rPr>
            <w:rStyle w:val="VerbatimChar"/>
            <w:b/>
            <w:bCs/>
          </w:rPr>
          <w:t xml:space="preserve">filter</w:t>
        </w:r>
      </w:ins>
      <w:ins w:id="1085" w:author="PR Preview" w:date="2026-01-01T00:00:00Z">
        <w:r>
          <w:rPr>
            <w:b/>
            <w:bCs/>
          </w:rPr>
          <w:t xml:space="preserve">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Racket’s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rPr>
            <w:rStyle w:val="VerbatimChar"/>
          </w:rPr>
          <w:t xml:space="preserve">(list 5 7 9)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makes the list of 5, 7 and 9, which Racket prints as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rPr>
            <w:rStyle w:val="VerbatimChar"/>
          </w:rPr>
          <w:t xml:space="preserve">'(5 7 9)</w:t>
        </w:r>
      </w:ins>
      <w:ins w:id="1094" w:author="PR Preview" w:date="2026-01-01T00:00:00Z">
        <w:r>
          <w:t xml:space="preserve">.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Two built-in higher-order functions (</w:t>
        </w:r>
      </w:ins>
      <w:hyperlink w:anchor="def-higher-order">
        <w:ins w:id="109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98" w:author="PR Preview" w:date="2026-01-01T00:00:00Z">
        <w:r>
          <w:t xml:space="preserve">) work on lists:</w:t>
        </w:r>
      </w:ins>
    </w:p>
    <w:p>
      <w:pPr>
        <w:pStyle w:val="Compact"/>
        <w:numPr>
          <w:ilvl w:val="0"/>
          <w:numId w:val="1014"/>
        </w:numPr>
      </w:pPr>
      <w:ins w:id="1099" w:author="PR Preview" w:date="2026-01-01T00:00:00Z">
        <w:r>
          <w:rPr>
            <w:rStyle w:val="VerbatimChar"/>
          </w:rPr>
          <w:t xml:space="preserve">(map f L)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applies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rPr>
            <w:rStyle w:val="VerbatimChar"/>
          </w:rPr>
          <w:t xml:space="preserve">f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to each element of the list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rPr>
            <w:rStyle w:val="VerbatimChar"/>
          </w:rPr>
          <w:t xml:space="preserve">L</w:t>
        </w:r>
      </w:ins>
      <w:ins w:id="1108" w:author="PR Preview" w:date="2026-01-01T00:00:00Z">
        <w:r>
          <w:t xml:space="preserve">, and returns the list of results.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With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rPr>
            <w:rStyle w:val="VerbatimChar"/>
          </w:rPr>
          <w:t xml:space="preserve">add-three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from</w:t>
        </w:r>
      </w:ins>
      <w:ins w:id="1115" w:author="PR Preview" w:date="2026-01-01T00:00:00Z">
        <w:r>
          <w:t xml:space="preserve"> </w:t>
        </w:r>
      </w:ins>
      <w:hyperlink w:anchor="exr-twice">
        <w:ins w:id="1116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117" w:author="PR Preview" w:date="2026-01-01T00:00:00Z">
        <w:r>
          <w:t xml:space="preserve">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rPr>
            <w:rStyle w:val="VerbatimChar"/>
          </w:rPr>
          <w:t xml:space="preserve">(map add-three (list 5 7 9))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returns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rPr>
            <w:rStyle w:val="VerbatimChar"/>
          </w:rPr>
          <w:t xml:space="preserve">'(8 10 12)</w:t>
        </w:r>
      </w:ins>
      <w:ins w:id="11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125" w:author="PR Preview" w:date="2026-01-01T00:00:00Z">
        <w:r>
          <w:rPr>
            <w:rStyle w:val="VerbatimChar"/>
          </w:rPr>
          <w:t xml:space="preserve">(filter p L)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returns the list of the elements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rPr>
            <w:rStyle w:val="VerbatimChar"/>
          </w:rPr>
          <w:t xml:space="preserve">x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of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rPr>
            <w:rStyle w:val="VerbatimChar"/>
          </w:rPr>
          <w:t xml:space="preserve">L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for which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rPr>
            <w:rStyle w:val="VerbatimChar"/>
          </w:rPr>
          <w:t xml:space="preserve">(p x)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is true.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rPr>
            <w:rStyle w:val="VerbatimChar"/>
          </w:rPr>
          <w:t xml:space="preserve">(filter even? (list 5 6 7 8))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returns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rPr>
            <w:rStyle w:val="VerbatimChar"/>
          </w:rPr>
          <w:t xml:space="preserve">'(6 8)</w:t>
        </w:r>
      </w:ins>
      <w:ins w:id="1146" w:author="PR Preview" w:date="2026-01-01T00:00:00Z">
        <w:r>
          <w:t xml:space="preserve">.</w:t>
        </w:r>
      </w:ins>
    </w:p>
    <w:p>
      <w:pPr>
        <w:pStyle w:val="FirstParagraph"/>
      </w:pPr>
      <w:ins w:id="1147" w:author="PR Preview" w:date="2026-01-01T00:00:00Z">
        <w:r>
          <w:t xml:space="preserve">Neither one changes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rPr>
            <w:rStyle w:val="VerbatimChar"/>
          </w:rPr>
          <w:t xml:space="preserve">L</w:t>
        </w:r>
      </w:ins>
      <w:ins w:id="1150" w:author="PR Preview" w:date="2026-01-01T00:00:00Z">
        <w:r>
          <w:t xml:space="preserve">; each returns a new list.</w:t>
        </w:r>
      </w:ins>
    </w:p>
    <w:bookmarkEnd w:id="47"/>
    <w:bookmarkEnd w:id="48"/>
    <w:bookmarkStart w:id="60" w:name="references"/>
    <w:p>
      <w:pPr>
        <w:pStyle w:val="Heading1"/>
      </w:pPr>
      <w:ins w:id="1151" w:author="PR Preview" w:date="2026-01-01T00:00:00Z">
        <w:r>
          <w:t xml:space="preserve">References</w:t>
        </w:r>
      </w:ins>
    </w:p>
    <w:bookmarkStart w:id="59" w:name="refs"/>
    <w:bookmarkStart w:id="50" w:name="ref-wikipedia_expression_mathematics"/>
    <w:p>
      <w:pPr>
        <w:pStyle w:val="Bibliography"/>
      </w:pPr>
      <w:ins w:id="1152" w:author="PR Preview" w:date="2026-01-01T00:00:00Z">
        <w:r>
          <w:t xml:space="preserve">Wikipedia contributors. 2026a.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rPr>
            <w:i/>
            <w:iCs/>
          </w:rPr>
          <w:t xml:space="preserve">Expression (Mathematics) —</w:t>
        </w:r>
      </w:ins>
      <w:ins w:id="1155" w:author="PR Preview" w:date="2026-01-01T00:00:00Z">
        <w:r>
          <w:rPr>
            <w:i/>
            <w:iCs/>
          </w:rPr>
          <w:t xml:space="preserve"> </w:t>
        </w:r>
      </w:ins>
      <w:ins w:id="1156" w:author="PR Preview" w:date="2026-01-01T00:00:00Z">
        <w:r>
          <w:rPr>
            <w:i/>
            <w:iCs/>
          </w:rPr>
          <w:t xml:space="preserve">Wikipedia</w:t>
        </w:r>
      </w:ins>
      <w:ins w:id="1157" w:author="PR Preview" w:date="2026-01-01T00:00:00Z">
        <w:r>
          <w:rPr>
            <w:i/>
            <w:iCs/>
          </w:rPr>
          <w:t xml:space="preserve">,</w:t>
        </w:r>
      </w:ins>
      <w:ins w:id="1158" w:author="PR Preview" w:date="2026-01-01T00:00:00Z">
        <w:r>
          <w:rPr>
            <w:i/>
            <w:iCs/>
          </w:rPr>
          <w:t xml:space="preserve"> </w:t>
        </w:r>
      </w:ins>
      <w:ins w:id="1159" w:author="PR Preview" w:date="2026-01-01T00:00:00Z">
        <w:r>
          <w:rPr>
            <w:i/>
            <w:iCs/>
          </w:rPr>
          <w:t xml:space="preserve">the Free Encyclopedia</w:t>
        </w:r>
      </w:ins>
      <w:ins w:id="1160" w:author="PR Preview" w:date="2026-01-01T00:00:00Z">
        <w:r>
          <w:t xml:space="preserve">.</w:t>
        </w:r>
      </w:ins>
      <w:ins w:id="1161" w:author="PR Preview" w:date="2026-01-01T00:00:00Z">
        <w:r>
          <w:t xml:space="preserve"> </w:t>
        </w:r>
      </w:ins>
      <w:hyperlink r:id="rId49">
        <w:ins w:id="1162" w:author="PR Preview" w:date="2026-01-01T00:00:00Z">
          <w:r>
            <w:rPr>
              <w:rStyle w:val="Hyperlink"/>
            </w:rPr>
            <w:t xml:space="preserve">https://en.wikipedia.org/wiki/Expression_(mathematics)</w:t>
          </w:r>
        </w:ins>
      </w:hyperlink>
      <w:ins w:id="1163" w:author="PR Preview" w:date="2026-01-01T00:00:00Z">
        <w:r>
          <w:t xml:space="preserve">.</w:t>
        </w:r>
      </w:ins>
    </w:p>
    <w:bookmarkEnd w:id="50"/>
    <w:bookmarkStart w:id="52" w:name="ref-wikipedia_function_mathematics"/>
    <w:p>
      <w:pPr>
        <w:pStyle w:val="Bibliography"/>
      </w:pPr>
      <w:ins w:id="1164" w:author="PR Preview" w:date="2026-01-01T00:00:00Z">
        <w:r>
          <w:t xml:space="preserve">Wikipedia contributors. 2026b.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rPr>
            <w:i/>
            <w:iCs/>
          </w:rPr>
          <w:t xml:space="preserve">Function (Mathematics) —</w:t>
        </w:r>
      </w:ins>
      <w:ins w:id="1167" w:author="PR Preview" w:date="2026-01-01T00:00:00Z">
        <w:r>
          <w:rPr>
            <w:i/>
            <w:iCs/>
          </w:rPr>
          <w:t xml:space="preserve"> </w:t>
        </w:r>
      </w:ins>
      <w:ins w:id="1168" w:author="PR Preview" w:date="2026-01-01T00:00:00Z">
        <w:r>
          <w:rPr>
            <w:i/>
            <w:iCs/>
          </w:rPr>
          <w:t xml:space="preserve">Wikipedia</w:t>
        </w:r>
      </w:ins>
      <w:ins w:id="1169" w:author="PR Preview" w:date="2026-01-01T00:00:00Z">
        <w:r>
          <w:rPr>
            <w:i/>
            <w:iCs/>
          </w:rPr>
          <w:t xml:space="preserve">,</w:t>
        </w:r>
      </w:ins>
      <w:ins w:id="1170" w:author="PR Preview" w:date="2026-01-01T00:00:00Z">
        <w:r>
          <w:rPr>
            <w:i/>
            <w:iCs/>
          </w:rPr>
          <w:t xml:space="preserve"> </w:t>
        </w:r>
      </w:ins>
      <w:ins w:id="1171" w:author="PR Preview" w:date="2026-01-01T00:00:00Z">
        <w:r>
          <w:rPr>
            <w:i/>
            <w:iCs/>
          </w:rPr>
          <w:t xml:space="preserve">the Free Encyclopedia</w:t>
        </w:r>
      </w:ins>
      <w:ins w:id="1172" w:author="PR Preview" w:date="2026-01-01T00:00:00Z">
        <w:r>
          <w:t xml:space="preserve">.</w:t>
        </w:r>
      </w:ins>
      <w:ins w:id="1173" w:author="PR Preview" w:date="2026-01-01T00:00:00Z">
        <w:r>
          <w:t xml:space="preserve"> </w:t>
        </w:r>
      </w:ins>
      <w:hyperlink r:id="rId51">
        <w:ins w:id="1174" w:author="PR Preview" w:date="2026-01-01T00:00:00Z">
          <w:r>
            <w:rPr>
              <w:rStyle w:val="Hyperlink"/>
            </w:rPr>
            <w:t xml:space="preserve">https://en.wikipedia.org/wiki/Function_(mathematics)</w:t>
          </w:r>
        </w:ins>
      </w:hyperlink>
      <w:ins w:id="1175" w:author="PR Preview" w:date="2026-01-01T00:00:00Z">
        <w:r>
          <w:t xml:space="preserve">.</w:t>
        </w:r>
      </w:ins>
    </w:p>
    <w:bookmarkEnd w:id="52"/>
    <w:bookmarkStart w:id="54" w:name="ref-wikipedia_functional_programming"/>
    <w:p>
      <w:pPr>
        <w:pStyle w:val="Bibliography"/>
      </w:pPr>
      <w:ins w:id="1176" w:author="PR Preview" w:date="2026-01-01T00:00:00Z">
        <w:r>
          <w:t xml:space="preserve">Wikipedia contributors. 2026c.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rPr>
            <w:i/>
            <w:iCs/>
          </w:rPr>
          <w:t xml:space="preserve">Functional Programming —</w:t>
        </w:r>
      </w:ins>
      <w:ins w:id="1179" w:author="PR Preview" w:date="2026-01-01T00:00:00Z">
        <w:r>
          <w:rPr>
            <w:i/>
            <w:iCs/>
          </w:rPr>
          <w:t xml:space="preserve"> </w:t>
        </w:r>
      </w:ins>
      <w:ins w:id="1180" w:author="PR Preview" w:date="2026-01-01T00:00:00Z">
        <w:r>
          <w:rPr>
            <w:i/>
            <w:iCs/>
          </w:rPr>
          <w:t xml:space="preserve">Wikipedia</w:t>
        </w:r>
      </w:ins>
      <w:ins w:id="1181" w:author="PR Preview" w:date="2026-01-01T00:00:00Z">
        <w:r>
          <w:rPr>
            <w:i/>
            <w:iCs/>
          </w:rPr>
          <w:t xml:space="preserve">,</w:t>
        </w:r>
      </w:ins>
      <w:ins w:id="1182" w:author="PR Preview" w:date="2026-01-01T00:00:00Z">
        <w:r>
          <w:rPr>
            <w:i/>
            <w:iCs/>
          </w:rPr>
          <w:t xml:space="preserve"> </w:t>
        </w:r>
      </w:ins>
      <w:ins w:id="1183" w:author="PR Preview" w:date="2026-01-01T00:00:00Z">
        <w:r>
          <w:rPr>
            <w:i/>
            <w:iCs/>
          </w:rPr>
          <w:t xml:space="preserve">the Free Encyclopedia</w:t>
        </w:r>
      </w:ins>
      <w:ins w:id="1184" w:author="PR Preview" w:date="2026-01-01T00:00:00Z">
        <w:r>
          <w:t xml:space="preserve">.</w:t>
        </w:r>
      </w:ins>
      <w:ins w:id="1185" w:author="PR Preview" w:date="2026-01-01T00:00:00Z">
        <w:r>
          <w:t xml:space="preserve"> </w:t>
        </w:r>
      </w:ins>
      <w:hyperlink r:id="rId53">
        <w:ins w:id="1186" w:author="PR Preview" w:date="2026-01-01T00:00:00Z">
          <w:r>
            <w:rPr>
              <w:rStyle w:val="Hyperlink"/>
            </w:rPr>
            <w:t xml:space="preserve">https://en.wikipedia.org/wiki/Functional_programming</w:t>
          </w:r>
        </w:ins>
      </w:hyperlink>
      <w:ins w:id="1187" w:author="PR Preview" w:date="2026-01-01T00:00:00Z">
        <w:r>
          <w:t xml:space="preserve">.</w:t>
        </w:r>
      </w:ins>
    </w:p>
    <w:bookmarkEnd w:id="54"/>
    <w:bookmarkStart w:id="56" w:name="ref-wikipedia_higher_order_function"/>
    <w:p>
      <w:pPr>
        <w:pStyle w:val="Bibliography"/>
      </w:pPr>
      <w:ins w:id="1188" w:author="PR Preview" w:date="2026-01-01T00:00:00Z">
        <w:r>
          <w:t xml:space="preserve">Wikipedia contributors. 2026d.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rPr>
            <w:i/>
            <w:iCs/>
          </w:rPr>
          <w:t xml:space="preserve">Higher-Order Function —</w:t>
        </w:r>
      </w:ins>
      <w:ins w:id="1191" w:author="PR Preview" w:date="2026-01-01T00:00:00Z">
        <w:r>
          <w:rPr>
            <w:i/>
            <w:iCs/>
          </w:rPr>
          <w:t xml:space="preserve"> </w:t>
        </w:r>
      </w:ins>
      <w:ins w:id="1192" w:author="PR Preview" w:date="2026-01-01T00:00:00Z">
        <w:r>
          <w:rPr>
            <w:i/>
            <w:iCs/>
          </w:rPr>
          <w:t xml:space="preserve">Wikipedia</w:t>
        </w:r>
      </w:ins>
      <w:ins w:id="1193" w:author="PR Preview" w:date="2026-01-01T00:00:00Z">
        <w:r>
          <w:rPr>
            <w:i/>
            <w:iCs/>
          </w:rPr>
          <w:t xml:space="preserve">,</w:t>
        </w:r>
      </w:ins>
      <w:ins w:id="1194" w:author="PR Preview" w:date="2026-01-01T00:00:00Z">
        <w:r>
          <w:rPr>
            <w:i/>
            <w:iCs/>
          </w:rPr>
          <w:t xml:space="preserve"> </w:t>
        </w:r>
      </w:ins>
      <w:ins w:id="1195" w:author="PR Preview" w:date="2026-01-01T00:00:00Z">
        <w:r>
          <w:rPr>
            <w:i/>
            <w:iCs/>
          </w:rPr>
          <w:t xml:space="preserve">the Free Encyclopedia</w:t>
        </w:r>
      </w:ins>
      <w:ins w:id="1196" w:author="PR Preview" w:date="2026-01-01T00:00:00Z">
        <w:r>
          <w:t xml:space="preserve">.</w:t>
        </w:r>
      </w:ins>
      <w:ins w:id="1197" w:author="PR Preview" w:date="2026-01-01T00:00:00Z">
        <w:r>
          <w:t xml:space="preserve"> </w:t>
        </w:r>
      </w:ins>
      <w:hyperlink r:id="rId55">
        <w:ins w:id="1198" w:author="PR Preview" w:date="2026-01-01T00:00:00Z">
          <w:r>
            <w:rPr>
              <w:rStyle w:val="Hyperlink"/>
            </w:rPr>
            <w:t xml:space="preserve">https://en.wikipedia.org/wiki/Higher-order_function</w:t>
          </w:r>
        </w:ins>
      </w:hyperlink>
      <w:ins w:id="1199" w:author="PR Preview" w:date="2026-01-01T00:00:00Z">
        <w:r>
          <w:t xml:space="preserve">.</w:t>
        </w:r>
      </w:ins>
    </w:p>
    <w:bookmarkEnd w:id="56"/>
    <w:bookmarkStart w:id="58" w:name="ref-wikipedia_pure_function"/>
    <w:p>
      <w:pPr>
        <w:pStyle w:val="Bibliography"/>
      </w:pPr>
      <w:ins w:id="1200" w:author="PR Preview" w:date="2026-01-01T00:00:00Z">
        <w:r>
          <w:t xml:space="preserve">Wikipedia contributors. 2026e.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rPr>
            <w:i/>
            <w:iCs/>
          </w:rPr>
          <w:t xml:space="preserve">Pure Function —</w:t>
        </w:r>
      </w:ins>
      <w:ins w:id="1203" w:author="PR Preview" w:date="2026-01-01T00:00:00Z">
        <w:r>
          <w:rPr>
            <w:i/>
            <w:iCs/>
          </w:rPr>
          <w:t xml:space="preserve"> </w:t>
        </w:r>
      </w:ins>
      <w:ins w:id="1204" w:author="PR Preview" w:date="2026-01-01T00:00:00Z">
        <w:r>
          <w:rPr>
            <w:i/>
            <w:iCs/>
          </w:rPr>
          <w:t xml:space="preserve">Wikipedia</w:t>
        </w:r>
      </w:ins>
      <w:ins w:id="1205" w:author="PR Preview" w:date="2026-01-01T00:00:00Z">
        <w:r>
          <w:rPr>
            <w:i/>
            <w:iCs/>
          </w:rPr>
          <w:t xml:space="preserve">,</w:t>
        </w:r>
      </w:ins>
      <w:ins w:id="1206" w:author="PR Preview" w:date="2026-01-01T00:00:00Z">
        <w:r>
          <w:rPr>
            <w:i/>
            <w:iCs/>
          </w:rPr>
          <w:t xml:space="preserve"> </w:t>
        </w:r>
      </w:ins>
      <w:ins w:id="1207" w:author="PR Preview" w:date="2026-01-01T00:00:00Z">
        <w:r>
          <w:rPr>
            <w:i/>
            <w:iCs/>
          </w:rPr>
          <w:t xml:space="preserve">the Free Encyclopedia</w:t>
        </w:r>
      </w:ins>
      <w:ins w:id="1208" w:author="PR Preview" w:date="2026-01-01T00:00:00Z">
        <w:r>
          <w:t xml:space="preserve">.</w:t>
        </w:r>
      </w:ins>
      <w:ins w:id="1209" w:author="PR Preview" w:date="2026-01-01T00:00:00Z">
        <w:r>
          <w:t xml:space="preserve"> </w:t>
        </w:r>
      </w:ins>
      <w:hyperlink r:id="rId57">
        <w:ins w:id="1210" w:author="PR Preview" w:date="2026-01-01T00:00:00Z">
          <w:r>
            <w:rPr>
              <w:rStyle w:val="Hyperlink"/>
            </w:rPr>
            <w:t xml:space="preserve">https://en.wikipedia.org/wiki/Pure_function</w:t>
          </w:r>
        </w:ins>
      </w:hyperlink>
      <w:ins w:id="1211" w:author="PR Preview" w:date="2026-01-01T00:00:00Z">
        <w:r>
          <w:t xml:space="preserve">.</w:t>
        </w:r>
      </w:ins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49" Type="http://schemas.openxmlformats.org/officeDocument/2006/relationships/hyperlink" Target="https://en.wikipedia.org/wiki/Expression_(mathematics)" TargetMode="External"/><Relationship Id="rId51" Type="http://schemas.openxmlformats.org/officeDocument/2006/relationships/hyperlink" Target="https://en.wikipedia.org/wiki/Function_(mathematics)" TargetMode="External"/><Relationship Id="rId53" Type="http://schemas.openxmlformats.org/officeDocument/2006/relationships/hyperlink" Target="https://en.wikipedia.org/wiki/Functional_programming" TargetMode="External"/><Relationship Id="rId55" Type="http://schemas.openxmlformats.org/officeDocument/2006/relationships/hyperlink" Target="https://en.wikipedia.org/wiki/Higher-order_function" TargetMode="External"/><Relationship Id="rId57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49" Type="http://schemas.openxmlformats.org/officeDocument/2006/relationships/hyperlink" Target="https://en.wikipedia.org/wiki/Expression_(mathematics)" TargetMode="External"/><Relationship Id="rId51" Type="http://schemas.openxmlformats.org/officeDocument/2006/relationships/hyperlink" Target="https://en.wikipedia.org/wiki/Function_(mathematics)" TargetMode="External"/><Relationship Id="rId53" Type="http://schemas.openxmlformats.org/officeDocument/2006/relationships/hyperlink" Target="https://en.wikipedia.org/wiki/Functional_programming" TargetMode="External"/><Relationship Id="rId55" Type="http://schemas.openxmlformats.org/officeDocument/2006/relationships/hyperlink" Target="https://en.wikipedia.org/wiki/Higher-order_function" TargetMode="External"/><Relationship Id="rId57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2026-10-29T08:14:56Z</dcterms:created>
  <dcterms:modified xsi:type="dcterms:W3CDTF">2026-10-29T08:14:56Z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