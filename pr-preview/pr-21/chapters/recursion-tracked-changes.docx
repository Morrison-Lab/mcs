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Recursion</w:t>
        </w:r>
      </w:ins>
    </w:p>
    <w:p>
      <w:pPr>
        <w:pStyle w:val="Subtitle"/>
      </w:pPr>
      <w:ins w:id="2" w:author="PR Preview" w:date="2026-01-01T00:00:00Z">
        <w:r>
          <w:t xml:space="preserve">Recursive definitions, recursive programs and proofs about them</w:t>
        </w:r>
      </w:ins>
    </w:p>
    <w:p>
      <w:pPr>
        <w:pStyle w:val="Date"/>
      </w:pPr>
      <w:ins w:id="3" w:author="PR Preview" w:date="2026-01-01T00:00:00Z">
        <w:r>
          <w:t xml:space="preserve">Last modified: 2026-10-24 08:35:08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lecture notes on recursion and recursive functions.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two parts of a recursive definition, a base case and a recursive rule;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recursive definitions of the natural numbers and of the strings over an alphabet;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questions to ask when writing a recursive function: the base case, the recursive call and the combination;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a recursive algorithm.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examples, the Racket functions, the algorithm, the theorems and their proofs.</w:t>
            </w:r>
          </w:p>
        </w:tc>
      </w:tr>
    </w:tbl>
    <w:bookmarkStart w:id="25" w:name="sec-recursive-definitions"/>
    <w:p>
      <w:pPr>
        <w:pStyle w:val="Heading1"/>
      </w:pPr>
      <w:ins w:id="4" w:author="PR Preview" w:date="2026-01-01T00:00:00Z">
        <w:r>
          <w:t xml:space="preserve">1. Recursive definitions</w:t>
        </w:r>
      </w:ins>
    </w:p>
    <w:bookmarkStart w:id="13" w:name="exr-doubling-terms"/>
    <w:p>
      <w:pPr>
        <w:pStyle w:val="FirstParagraph"/>
      </w:pPr>
      <w:ins w:id="5" w:author="PR Preview" w:date="2026-01-01T00:00:00Z">
        <w:r>
          <w:rPr>
            <w:b/>
            <w:bCs/>
          </w:rPr>
          <w:t xml:space="preserve">Exercise 1 (Double and subtract one)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A sequence (</w:t>
        </w:r>
      </w:ins>
      <w:hyperlink r:id="rId12">
        <w:ins w:id="8" w:author="PR Preview" w:date="2026-01-01T00:00:00Z">
          <w:r>
            <w:rPr>
              <w:rStyle w:val="Hyperlink"/>
            </w:rPr>
            <w:t xml:space="preserve">Definition: Sequence</w:t>
          </w:r>
        </w:ins>
      </w:hyperlink>
      <w:ins w:id="9" w:author="PR Preview" w:date="2026-01-01T00:00:00Z">
        <w:r>
          <w:t xml:space="preserve">) starts with</w:t>
        </w:r>
      </w:ins>
      <w:ins w:id="1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ins w:id="11" w:author="PR Preview" w:date="2026-01-01T00:00:00Z">
        <w:r>
          <w:t xml:space="preserve">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and each later term is twice the term before it, minus 1.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Find</w:t>
        </w:r>
      </w:ins>
      <w:ins w:id="1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17" w:author="PR Preview" w:date="2026-01-01T00:00:00Z">
        <w:r>
          <w:t xml:space="preserve">,</w:t>
        </w:r>
      </w:ins>
      <w:ins w:id="1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</m:t>
            </m:r>
          </m:sub>
        </m:sSub>
      </m:oMath>
      <w:ins w:id="19" w:author="PR Preview" w:date="2026-01-01T00:00:00Z">
        <w:r>
          <w:t xml:space="preserve">,</w:t>
        </w:r>
      </w:ins>
      <w:ins w:id="2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3</m:t>
            </m:r>
          </m:sub>
        </m:sSub>
      </m:oMath>
      <w:ins w:id="21" w:author="PR Preview" w:date="2026-01-01T00:00:00Z">
        <w:r>
          <w:t xml:space="preserve">,</w:t>
        </w:r>
      </w:ins>
      <w:ins w:id="2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4</m:t>
            </m:r>
          </m:sub>
        </m:sSub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and</w:t>
        </w:r>
      </w:ins>
      <w:ins w:id="2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5</m:t>
            </m:r>
          </m:sub>
        </m:sSub>
      </m:oMath>
      <w:ins w:id="26" w:author="PR Preview" w:date="2026-01-01T00:00:00Z">
        <w:r>
          <w:t xml:space="preserve">.</w:t>
        </w:r>
      </w:ins>
    </w:p>
    <w:bookmarkEnd w:id="13"/>
    <w:bookmarkStart w:id="14" w:name="sol-doubling-terms"/>
    <w:p>
      <w:pPr>
        <w:pStyle w:val="BodyText"/>
      </w:pPr>
      <w:ins w:id="27" w:author="PR Preview" w:date="2026-01-01T00:00:00Z">
        <w:r>
          <w:rPr>
            <w:i/>
            <w:iCs/>
          </w:rPr>
          <w:t xml:space="preserve">Solution 1</w:t>
        </w:r>
      </w:ins>
      <w:ins w:id="28" w:author="PR Preview" w:date="2026-01-01T00:00:00Z">
        <w:r>
          <w:t xml:space="preserve">. </w:t>
        </w:r>
      </w:ins>
      <w:ins w:id="29" w:author="PR Preview" w:date="2026-01-01T00:00:00Z">
        <w:r>
          <w:t xml:space="preserve">Each term comes from the one before it: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30" w:author="PR Preview" w:date="2026-01-01T00:00:00Z">
        <w:r>
          <w:t xml:space="preserve">To find</w:t>
        </w:r>
      </w:ins>
      <w:ins w:id="3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5</m:t>
            </m:r>
          </m:sub>
        </m:sSub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this way, we had to find</w:t>
        </w:r>
      </w:ins>
      <w:ins w:id="3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</m:oMath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through</w:t>
        </w:r>
      </w:ins>
      <w:ins w:id="3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4</m:t>
            </m:r>
          </m:sub>
        </m:sSub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first.</w:t>
        </w:r>
      </w:ins>
    </w:p>
    <w:bookmarkEnd w:id="14"/>
    <w:bookmarkStart w:id="17" w:name="def-recursive-definition"/>
    <w:p>
      <w:pPr>
        <w:pStyle w:val="BodyText"/>
      </w:pPr>
      <w:ins w:id="40" w:author="PR Preview" w:date="2026-01-01T00:00:00Z">
        <w:r>
          <w:rPr>
            <w:b/>
            <w:bCs/>
          </w:rPr>
          <w:t xml:space="preserve">Definition 1 (Recursive definition)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Let</w:t>
        </w:r>
      </w:ins>
      <w:ins w:id="43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be an integer (</w:t>
        </w:r>
      </w:ins>
      <w:hyperlink r:id="rId15">
        <w:ins w:id="46" w:author="PR Preview" w:date="2026-01-01T00:00:00Z">
          <w:r>
            <w:rPr>
              <w:rStyle w:val="Hyperlink"/>
            </w:rPr>
            <w:t xml:space="preserve">Definition: Integers</w:t>
          </w:r>
        </w:ins>
      </w:hyperlink>
      <w:ins w:id="47" w:author="PR Preview" w:date="2026-01-01T00:00:00Z">
        <w:r>
          <w:t xml:space="preserve">).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A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rPr>
            <w:b/>
            <w:bCs/>
          </w:rPr>
          <w:t xml:space="preserve">recursive definition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(Wikipedia contributors 2026f)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of a function (</w:t>
        </w:r>
      </w:ins>
      <w:hyperlink r:id="rId16">
        <w:ins w:id="56" w:author="PR Preview" w:date="2026-01-01T00:00:00Z">
          <w:r>
            <w:rPr>
              <w:rStyle w:val="Hyperlink"/>
            </w:rPr>
            <w:t xml:space="preserve">Definition: Function (map, mapping, transformation)</w:t>
          </w:r>
        </w:ins>
      </w:hyperlink>
      <w:ins w:id="57" w:author="PR Preview" w:date="2026-01-01T00:00:00Z">
        <w:r>
          <w:t xml:space="preserve">)</w:t>
        </w:r>
      </w:ins>
      <w:ins w:id="58" w:author="PR Preview" w:date="2026-01-01T00:00:00Z">
        <w:r>
          <w:t xml:space="preserve"> </w:t>
        </w:r>
      </w:ins>
      <m:oMath>
        <m:r>
          <m:t>f</m:t>
        </m:r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on the integers</w:t>
        </w:r>
      </w:ins>
      <w:ins w:id="6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has two parts:</w:t>
        </w:r>
      </w:ins>
    </w:p>
    <w:p>
      <w:pPr>
        <w:pStyle w:val="Compact"/>
        <w:numPr>
          <w:ilvl w:val="0"/>
          <w:numId w:val="1002"/>
        </w:numPr>
      </w:pPr>
      <w:ins w:id="64" w:author="PR Preview" w:date="2026-01-01T00:00:00Z">
        <w:r>
          <w:rPr>
            <w:i/>
            <w:iCs/>
          </w:rPr>
          <w:t xml:space="preserve">Base case: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the value of</w:t>
        </w:r>
      </w:ins>
      <w:ins w:id="67" w:author="PR Preview" w:date="2026-01-01T00:00:00Z">
        <w:r>
          <w:t xml:space="preserve"> </w:t>
        </w:r>
      </w:ins>
      <m:oMath>
        <m:r>
          <m:t>f</m:t>
        </m:r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is given directly at</w:t>
        </w:r>
      </w:ins>
      <w:ins w:id="70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</m:oMath>
      <w:ins w:id="71" w:author="PR Preview" w:date="2026-01-01T00:00:00Z">
        <w:r>
          <w:t xml:space="preserve">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and possibly at a few more of the smallest inputs.</w:t>
        </w:r>
      </w:ins>
    </w:p>
    <w:p>
      <w:pPr>
        <w:pStyle w:val="Compact"/>
        <w:numPr>
          <w:ilvl w:val="0"/>
          <w:numId w:val="1002"/>
        </w:numPr>
      </w:pPr>
      <w:ins w:id="74" w:author="PR Preview" w:date="2026-01-01T00:00:00Z">
        <w:r>
          <w:rPr>
            <w:i/>
            <w:iCs/>
          </w:rPr>
          <w:t xml:space="preserve">Recursive rule:</w:t>
        </w:r>
      </w:ins>
      <w:ins w:id="7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at every other input</w:t>
        </w:r>
      </w:ins>
      <w:ins w:id="78" w:author="PR Preview" w:date="2026-01-01T00:00:00Z">
        <w:r>
          <w:t xml:space="preserve"> </w:t>
        </w:r>
      </w:ins>
      <m:oMath>
        <m:r>
          <m:t>n</m:t>
        </m:r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is given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in terms of the values of</w:t>
        </w:r>
      </w:ins>
      <w:ins w:id="83" w:author="PR Preview" w:date="2026-01-01T00:00:00Z">
        <w:r>
          <w:t xml:space="preserve"> </w:t>
        </w:r>
      </w:ins>
      <m:oMath>
        <m:r>
          <m:t>f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at inputs that are smaller than</w:t>
        </w:r>
      </w:ins>
      <w:ins w:id="86" w:author="PR Preview" w:date="2026-01-01T00:00:00Z">
        <w:r>
          <w:t xml:space="preserve"> </w:t>
        </w:r>
      </w:ins>
      <m:oMath>
        <m:r>
          <m:t>n</m:t>
        </m: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and at least</w:t>
        </w:r>
      </w:ins>
      <w:ins w:id="89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</m:oMath>
      <w:ins w:id="90" w:author="PR Preview" w:date="2026-01-01T00:00:00Z">
        <w:r>
          <w:t xml:space="preserve">.</w:t>
        </w:r>
      </w:ins>
    </w:p>
    <w:bookmarkEnd w:id="17"/>
    <w:bookmarkStart w:id="19" w:name="exm-doubling-sequence"/>
    <w:p>
      <w:pPr>
        <w:pStyle w:val="FirstParagraph"/>
      </w:pPr>
      <w:ins w:id="91" w:author="PR Preview" w:date="2026-01-01T00:00:00Z">
        <w:r>
          <w:rPr>
            <w:b/>
            <w:bCs/>
          </w:rPr>
          <w:t xml:space="preserve">Example 1 (The double-minus-one sequence, defined recursively)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The sequence of</w:t>
        </w:r>
      </w:ins>
      <w:ins w:id="94" w:author="PR Preview" w:date="2026-01-01T00:00:00Z">
        <w:r>
          <w:t xml:space="preserve"> </w:t>
        </w:r>
      </w:ins>
      <w:hyperlink w:anchor="exr-doubling-terms">
        <w:ins w:id="95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has a recursive definition (</w:t>
        </w:r>
      </w:ins>
      <w:hyperlink w:anchor="def-recursive-definition">
        <w:ins w:id="9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99" w:author="PR Preview" w:date="2026-01-01T00:00:00Z">
        <w:r>
          <w:t xml:space="preserve">) with</w:t>
        </w:r>
      </w:ins>
      <w:ins w:id="100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101" w:author="PR Preview" w:date="2026-01-01T00:00:00Z">
        <w:r>
          <w:t xml:space="preserve">.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Its base case 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04" w:author="PR Preview" w:date="2026-01-01T00:00:00Z">
        <w:r>
          <w:t xml:space="preserve">and its recursive rule 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05" w:author="PR Preview" w:date="2026-01-01T00:00:00Z">
        <w:r>
          <w:t xml:space="preserve">The recursive rule gives</w:t>
        </w:r>
      </w:ins>
      <w:ins w:id="10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from the single value</w:t>
        </w:r>
      </w:ins>
      <w:ins w:id="10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just before it,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so this is a recursively defined sequence (</w:t>
        </w:r>
      </w:ins>
      <w:hyperlink r:id="rId18">
        <w:ins w:id="114" w:author="PR Preview" w:date="2026-01-01T00:00:00Z">
          <w:r>
            <w:rPr>
              <w:rStyle w:val="Hyperlink"/>
            </w:rPr>
            <w:t xml:space="preserve">Definition: Recursively defined sequence</w:t>
          </w:r>
        </w:ins>
      </w:hyperlink>
      <w:ins w:id="115" w:author="PR Preview" w:date="2026-01-01T00:00:00Z">
        <w:r>
          <w:t xml:space="preserve">) with</w:t>
        </w:r>
      </w:ins>
      <w:ins w:id="11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1</m:t>
        </m:r>
      </m:oMath>
      <w:ins w:id="117" w:author="PR Preview" w:date="2026-01-01T00:00:00Z">
        <w:r>
          <w:t xml:space="preserve">.</w:t>
        </w:r>
      </w:ins>
    </w:p>
    <w:bookmarkEnd w:id="19"/>
    <w:bookmarkStart w:id="21" w:name="def-floor"/>
    <w:p>
      <w:pPr>
        <w:pStyle w:val="BodyText"/>
      </w:pPr>
      <w:ins w:id="118" w:author="PR Preview" w:date="2026-01-01T00:00:00Z">
        <w:r>
          <w:rPr>
            <w:b/>
            <w:bCs/>
          </w:rPr>
          <w:t xml:space="preserve">Definition 2 (Floor)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The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rPr>
            <w:b/>
            <w:bCs/>
          </w:rPr>
          <w:t xml:space="preserve">floor</w:t>
        </w:r>
      </w:ins>
      <w:ins w:id="123" w:author="PR Preview" w:date="2026-01-01T00:00:00Z">
        <w:r>
          <w:t xml:space="preserve"> </w:t>
        </w:r>
      </w:ins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of a real number (</w:t>
        </w:r>
      </w:ins>
      <w:hyperlink r:id="rId20">
        <w:ins w:id="126" w:author="PR Preview" w:date="2026-01-01T00:00:00Z">
          <w:r>
            <w:rPr>
              <w:rStyle w:val="Hyperlink"/>
            </w:rPr>
            <w:t xml:space="preserve">Definition: Real numbers</w:t>
          </w:r>
        </w:ins>
      </w:hyperlink>
      <w:ins w:id="127" w:author="PR Preview" w:date="2026-01-01T00:00:00Z">
        <w:r>
          <w:t xml:space="preserve">)</w:t>
        </w:r>
      </w:ins>
      <w:ins w:id="128" w:author="PR Preview" w:date="2026-01-01T00:00:00Z">
        <w:r>
          <w:t xml:space="preserve"> </w:t>
        </w:r>
      </w:ins>
      <m:oMath>
        <m:r>
          <m:t>x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(Wikipedia contributors 2026b)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is the largest integer (</w:t>
        </w:r>
      </w:ins>
      <w:hyperlink r:id="rId15">
        <w:ins w:id="133" w:author="PR Preview" w:date="2026-01-01T00:00:00Z">
          <w:r>
            <w:rPr>
              <w:rStyle w:val="Hyperlink"/>
            </w:rPr>
            <w:t xml:space="preserve">Definition: Integers</w:t>
          </w:r>
        </w:ins>
      </w:hyperlink>
      <w:ins w:id="134" w:author="PR Preview" w:date="2026-01-01T00:00:00Z">
        <w:r>
          <w:t xml:space="preserve">) that is at most</w:t>
        </w:r>
      </w:ins>
      <w:ins w:id="135" w:author="PR Preview" w:date="2026-01-01T00:00:00Z">
        <w:r>
          <w:t xml:space="preserve"> </w:t>
        </w:r>
      </w:ins>
      <m:oMath>
        <m:r>
          <m:t>x</m:t>
        </m:r>
      </m:oMath>
      <w:ins w:id="136" w:author="PR Preview" w:date="2026-01-01T00:00:00Z">
        <w:r>
          <w:t xml:space="preserve">.</w:t>
        </w:r>
      </w:ins>
    </w:p>
    <w:bookmarkEnd w:id="21"/>
    <w:bookmarkStart w:id="23" w:name="exm-floor"/>
    <w:p>
      <w:pPr>
        <w:pStyle w:val="BodyText"/>
      </w:pPr>
      <w:ins w:id="137" w:author="PR Preview" w:date="2026-01-01T00:00:00Z">
        <w:r>
          <w:rPr>
            <w:b/>
            <w:bCs/>
          </w:rPr>
          <w:t xml:space="preserve">Example 2 (Some floors)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By</w:t>
        </w:r>
      </w:ins>
      <w:ins w:id="140" w:author="PR Preview" w:date="2026-01-01T00:00:00Z">
        <w:r>
          <w:t xml:space="preserve"> </w:t>
        </w:r>
      </w:ins>
      <w:hyperlink w:anchor="def-floor">
        <w:ins w:id="141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42" w:author="PR Preview" w:date="2026-01-01T00:00:00Z">
        <w:r>
          <w:t xml:space="preserve">,</w:t>
        </w:r>
      </w:ins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3.7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43" w:author="PR Preview" w:date="2026-01-01T00:00:00Z">
        <w:r>
          <w:t xml:space="preserve">, since 3 is an integer at most 3.7 and 4 is not;</w:t>
        </w:r>
      </w:ins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144" w:author="PR Preview" w:date="2026-01-01T00:00:00Z">
        <w:r>
          <w:t xml:space="preserve">, since 5 is already an integer;</w:t>
        </w:r>
      </w:ins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−</m:t>
            </m:r>
            <m:r>
              <m:t>1.5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145" w:author="PR Preview" w:date="2026-01-01T00:00:00Z">
        <w:r>
          <w:t xml:space="preserve">, since</w:t>
        </w:r>
      </w:ins>
      <w:ins w:id="146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2</m:t>
        </m:r>
      </m:oMath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is at most</w:t>
        </w:r>
      </w:ins>
      <w:ins w:id="14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1.5</m:t>
        </m:r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and</w:t>
        </w:r>
      </w:ins>
      <w:ins w:id="15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is not.</w:t>
        </w:r>
      </w:ins>
    </w:p>
    <w:p>
      <w:pPr>
        <w:pStyle w:val="FirstParagraph"/>
      </w:pPr>
      <w:ins w:id="155" w:author="PR Preview" w:date="2026-01-01T00:00:00Z">
        <w:r>
          <w:t xml:space="preserve">For a natural number (</w:t>
        </w:r>
      </w:ins>
      <w:hyperlink r:id="rId22">
        <w:ins w:id="156" w:author="PR Preview" w:date="2026-01-01T00:00:00Z">
          <w:r>
            <w:rPr>
              <w:rStyle w:val="Hyperlink"/>
            </w:rPr>
            <w:t xml:space="preserve">Definition: Natural numbers (our convention)</w:t>
          </w:r>
        </w:ins>
      </w:hyperlink>
      <w:ins w:id="157" w:author="PR Preview" w:date="2026-01-01T00:00:00Z">
        <w:r>
          <w:t xml:space="preserve">)</w:t>
        </w:r>
      </w:ins>
      <w:ins w:id="158" w:author="PR Preview" w:date="2026-01-01T00:00:00Z">
        <w:r>
          <w:t xml:space="preserve"> </w:t>
        </w:r>
      </w:ins>
      <m:oMath>
        <m:r>
          <m:t>n</m:t>
        </m:r>
      </m:oMath>
      <w:ins w:id="159" w:author="PR Preview" w:date="2026-01-01T00:00:00Z">
        <w:r>
          <w:t xml:space="preserve">,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the floor</w:t>
        </w:r>
      </w:ins>
      <w:ins w:id="162" w:author="PR Preview" w:date="2026-01-01T00:00:00Z">
        <w:r>
          <w:t xml:space="preserve"> </w:t>
        </w:r>
      </w:ins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is</w:t>
        </w:r>
      </w:ins>
      <w:ins w:id="165" w:author="PR Preview" w:date="2026-01-01T00:00:00Z">
        <w:r>
          <w:t xml:space="preserve"> </w:t>
        </w:r>
      </w:ins>
      <m:oMath>
        <m:r>
          <m:t>n</m:t>
        </m:r>
      </m:oMath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with its last decimal digit removed,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such as</w:t>
        </w:r>
      </w:ins>
      <w:ins w:id="170" w:author="PR Preview" w:date="2026-01-01T00:00:00Z">
        <w:r>
          <w:t xml:space="preserve"> </w:t>
        </w:r>
      </w:ins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2026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202.6</m:t>
            </m:r>
          </m:e>
        </m:d>
        <m:r>
          <m:t>​</m:t>
        </m:r>
        <m:r>
          <m:rPr>
            <m:sty m:val="p"/>
          </m:rPr>
          <m:t>=</m:t>
        </m:r>
        <m:r>
          <m:t>202</m:t>
        </m:r>
      </m:oMath>
      <w:ins w:id="171" w:author="PR Preview" w:date="2026-01-01T00:00:00Z">
        <w:r>
          <w:t xml:space="preserve">.</w:t>
        </w:r>
      </w:ins>
    </w:p>
    <w:bookmarkEnd w:id="23"/>
    <w:bookmarkStart w:id="24" w:name="exm-digit-count"/>
    <w:p>
      <w:pPr>
        <w:pStyle w:val="BodyText"/>
      </w:pPr>
      <w:ins w:id="172" w:author="PR Preview" w:date="2026-01-01T00:00:00Z">
        <w:r>
          <w:rPr>
            <w:b/>
            <w:bCs/>
          </w:rPr>
          <w:t xml:space="preserve">Example 3 (Counting digits)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Define a function</w:t>
        </w:r>
      </w:ins>
      <w:ins w:id="175" w:author="PR Preview" w:date="2026-01-01T00:00:00Z">
        <w:r>
          <w:t xml:space="preserve"> </w:t>
        </w:r>
      </w:ins>
      <m:oMath>
        <m:r>
          <m:t>d</m:t>
        </m:r>
      </m:oMath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on the natural numbers (</w:t>
        </w:r>
      </w:ins>
      <w:hyperlink r:id="rId22">
        <w:ins w:id="178" w:author="PR Preview" w:date="2026-01-01T00:00:00Z">
          <w:r>
            <w:rPr>
              <w:rStyle w:val="Hyperlink"/>
            </w:rPr>
            <w:t xml:space="preserve">Definition: Natural numbers (our convention)</w:t>
          </w:r>
        </w:ins>
      </w:hyperlink>
      <w:ins w:id="179" w:author="PR Preview" w:date="2026-01-01T00:00:00Z">
        <w:r>
          <w:t xml:space="preserve">) by</w:t>
        </w:r>
      </w:ins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⌊"/>
                            <m:sepChr m:val=""/>
                            <m:endChr m:val="⌋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ins w:id="180" w:author="PR Preview" w:date="2026-01-01T00:00:00Z">
        <w:r>
          <w:t xml:space="preserve">where</w:t>
        </w:r>
      </w:ins>
      <w:ins w:id="181" w:author="PR Preview" w:date="2026-01-01T00:00:00Z">
        <w:r>
          <w:t xml:space="preserve"> </w:t>
        </w:r>
      </w:ins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is the floor (</w:t>
        </w:r>
      </w:ins>
      <w:hyperlink w:anchor="def-floor">
        <w:ins w:id="184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85" w:author="PR Preview" w:date="2026-01-01T00:00:00Z">
        <w:r>
          <w:t xml:space="preserve">) of</w:t>
        </w:r>
      </w:ins>
      <w:ins w:id="18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10</m:t>
        </m:r>
      </m:oMath>
      <w:ins w:id="187" w:author="PR Preview" w:date="2026-01-01T00:00:00Z">
        <w:r>
          <w:t xml:space="preserve">, which is</w:t>
        </w:r>
      </w:ins>
      <w:ins w:id="188" w:author="PR Preview" w:date="2026-01-01T00:00:00Z">
        <w:r>
          <w:t xml:space="preserve"> </w:t>
        </w:r>
      </w:ins>
      <m:oMath>
        <m:r>
          <m:t>n</m:t>
        </m:r>
      </m:oMath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with its last decimal digit removed.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The first line is the base case and the second is the recursive rule (</w:t>
        </w:r>
      </w:ins>
      <w:hyperlink w:anchor="def-recursive-definition">
        <w:ins w:id="193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94" w:author="PR Preview" w:date="2026-01-01T00:00:00Z">
        <w:r>
          <w:t xml:space="preserve">).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For</w:t>
        </w:r>
      </w:ins>
      <w:ins w:id="19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10</m:t>
        </m:r>
      </m:oMath>
      <w:ins w:id="198" w:author="PR Preview" w:date="2026-01-01T00:00:00Z">
        <w:r>
          <w:t xml:space="preserve">, the input</w:t>
        </w:r>
      </w:ins>
      <w:ins w:id="199" w:author="PR Preview" w:date="2026-01-01T00:00:00Z">
        <w:r>
          <w:t xml:space="preserve"> </w:t>
        </w:r>
      </w:ins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is at least 1 and at most</w:t>
        </w:r>
      </w:ins>
      <w:ins w:id="20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10</m:t>
        </m:r>
      </m:oMath>
      <w:ins w:id="203" w:author="PR Preview" w:date="2026-01-01T00:00:00Z">
        <w:r>
          <w:t xml:space="preserve">, which is less than</w:t>
        </w:r>
      </w:ins>
      <w:ins w:id="204" w:author="PR Preview" w:date="2026-01-01T00:00:00Z">
        <w:r>
          <w:t xml:space="preserve"> </w:t>
        </w:r>
      </w:ins>
      <m:oMath>
        <m:r>
          <m:t>n</m:t>
        </m:r>
      </m:oMath>
      <w:ins w:id="205" w:author="PR Preview" w:date="2026-01-01T00:00:00Z">
        <w:r>
          <w:t xml:space="preserve">,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so the recursive rule uses a smaller input, but usually not</w:t>
        </w:r>
      </w:ins>
      <w:ins w:id="20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209" w:author="PR Preview" w:date="2026-01-01T00:00:00Z">
        <w:r>
          <w:t xml:space="preserve">.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For example,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r>
                <m:t>2026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212" w:author="PR Preview" w:date="2026-01-01T00:00:00Z">
        <w:r>
          <w:t xml:space="preserve">and 2026 has 4 digits.</w:t>
        </w:r>
      </w:ins>
    </w:p>
    <w:bookmarkEnd w:id="24"/>
    <w:bookmarkEnd w:id="25"/>
    <w:bookmarkStart w:id="39" w:name="sec-recursive-sets"/>
    <w:p>
      <w:pPr>
        <w:pStyle w:val="Heading1"/>
      </w:pPr>
      <w:ins w:id="213" w:author="PR Preview" w:date="2026-01-01T00:00:00Z">
        <w:r>
          <w:t xml:space="preserve">2. Recursively defined sets</w:t>
        </w:r>
      </w:ins>
    </w:p>
    <w:bookmarkStart w:id="27" w:name="exr-odd-set"/>
    <w:p>
      <w:pPr>
        <w:pStyle w:val="FirstParagraph"/>
      </w:pPr>
      <w:ins w:id="214" w:author="PR Preview" w:date="2026-01-01T00:00:00Z">
        <w:r>
          <w:rPr>
            <w:b/>
            <w:bCs/>
          </w:rPr>
          <w:t xml:space="preserve">Exercise 2 (Building a set of integers)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A set (</w:t>
        </w:r>
      </w:ins>
      <w:hyperlink r:id="rId26">
        <w:ins w:id="217" w:author="PR Preview" w:date="2026-01-01T00:00:00Z">
          <w:r>
            <w:rPr>
              <w:rStyle w:val="Hyperlink"/>
            </w:rPr>
            <w:t xml:space="preserve">Definition: Set</w:t>
          </w:r>
        </w:ins>
      </w:hyperlink>
      <w:ins w:id="218" w:author="PR Preview" w:date="2026-01-01T00:00:00Z">
        <w:r>
          <w:t xml:space="preserve">)</w:t>
        </w:r>
      </w:ins>
      <w:ins w:id="219" w:author="PR Preview" w:date="2026-01-01T00:00:00Z">
        <w:r>
          <w:t xml:space="preserve"> </w:t>
        </w:r>
      </w:ins>
      <m:oMath>
        <m:r>
          <m:t>S</m:t>
        </m:r>
      </m:oMath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of integers is built by two rules:</w:t>
        </w:r>
      </w:ins>
    </w:p>
    <w:p>
      <w:pPr>
        <w:pStyle w:val="Compact"/>
        <w:numPr>
          <w:ilvl w:val="0"/>
          <w:numId w:val="1004"/>
        </w:numPr>
      </w:pPr>
      <m:oMath>
        <m:r>
          <m:t>1</m:t>
        </m:r>
        <m:r>
          <m:rPr>
            <m:sty m:val="p"/>
          </m:rPr>
          <m:t>∈</m:t>
        </m:r>
        <m:r>
          <m:t>S</m:t>
        </m:r>
      </m:oMath>
      <w:ins w:id="222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4"/>
        </w:numPr>
      </w:pPr>
      <w:ins w:id="223" w:author="PR Preview" w:date="2026-01-01T00:00:00Z">
        <w:r>
          <w:t xml:space="preserve">if</w:t>
        </w:r>
      </w:ins>
      <w:ins w:id="22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S</m:t>
        </m:r>
      </m:oMath>
      <w:ins w:id="225" w:author="PR Preview" w:date="2026-01-01T00:00:00Z">
        <w:r>
          <w:t xml:space="preserve">, then</w:t>
        </w:r>
      </w:ins>
      <w:ins w:id="22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and</w:t>
        </w:r>
      </w:ins>
      <w:ins w:id="229" w:author="PR Preview" w:date="2026-01-01T00:00:00Z">
        <w:r>
          <w:t xml:space="preserve"> </w:t>
        </w:r>
      </w:ins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ins w:id="230" w:author="PR Preview" w:date="2026-01-01T00:00:00Z">
        <w:r>
          <w:t xml:space="preserve">.</w:t>
        </w:r>
      </w:ins>
    </w:p>
    <w:p>
      <w:pPr>
        <w:pStyle w:val="FirstParagraph"/>
      </w:pPr>
      <w:ins w:id="231" w:author="PR Preview" w:date="2026-01-01T00:00:00Z">
        <w:r>
          <w:t xml:space="preserve">Every element of</w:t>
        </w:r>
      </w:ins>
      <w:ins w:id="232" w:author="PR Preview" w:date="2026-01-01T00:00:00Z">
        <w:r>
          <w:t xml:space="preserve"> </w:t>
        </w:r>
      </w:ins>
      <m:oMath>
        <m:r>
          <m:t>S</m:t>
        </m:r>
      </m:oMath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comes from these two rules.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Find every element of</w:t>
        </w:r>
      </w:ins>
      <w:ins w:id="237" w:author="PR Preview" w:date="2026-01-01T00:00:00Z">
        <w:r>
          <w:t xml:space="preserve"> </w:t>
        </w:r>
      </w:ins>
      <m:oMath>
        <m:r>
          <m:t>S</m:t>
        </m:r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that is less than 12.</w:t>
        </w:r>
      </w:ins>
    </w:p>
    <w:bookmarkEnd w:id="27"/>
    <w:bookmarkStart w:id="28" w:name="sol-odd-set"/>
    <w:p>
      <w:pPr>
        <w:pStyle w:val="BodyText"/>
      </w:pPr>
      <w:ins w:id="240" w:author="PR Preview" w:date="2026-01-01T00:00:00Z">
        <w:r>
          <w:rPr>
            <w:i/>
            <w:iCs/>
          </w:rPr>
          <w:t xml:space="preserve">Solution 2</w:t>
        </w:r>
      </w:ins>
      <w:ins w:id="241" w:author="PR Preview" w:date="2026-01-01T00:00:00Z">
        <w:r>
          <w:t xml:space="preserve">. </w:t>
        </w:r>
      </w:ins>
      <w:ins w:id="242" w:author="PR Preview" w:date="2026-01-01T00:00:00Z">
        <w:r>
          <w:t xml:space="preserve">Starting from 1 and adding 2 again and again gives</w:t>
        </w:r>
      </w:ins>
      <w:ins w:id="24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</m:oMath>
      <w:ins w:id="244" w:author="PR Preview" w:date="2026-01-01T00:00:00Z">
        <w:r>
          <w:t xml:space="preserve">, so all six are in</w:t>
        </w:r>
      </w:ins>
      <w:ins w:id="245" w:author="PR Preview" w:date="2026-01-01T00:00:00Z">
        <w:r>
          <w:t xml:space="preserve"> </w:t>
        </w:r>
      </w:ins>
      <m:oMath>
        <m:r>
          <m:t>S</m:t>
        </m:r>
      </m:oMath>
      <w:ins w:id="246" w:author="PR Preview" w:date="2026-01-01T00:00:00Z">
        <w:r>
          <w:t xml:space="preserve">.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Tripling gives nothing new below 12:</w:t>
        </w:r>
      </w:ins>
      <w:ins w:id="249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and</w:t>
        </w:r>
      </w:ins>
      <w:ins w:id="252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are already in the list,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and tripling 5 or more gives at least 15.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Both rules turn an odd number into an odd number, so no even number is in</w:t>
        </w:r>
      </w:ins>
      <w:ins w:id="259" w:author="PR Preview" w:date="2026-01-01T00:00:00Z">
        <w:r>
          <w:t xml:space="preserve"> </w:t>
        </w:r>
      </w:ins>
      <m:oMath>
        <m:r>
          <m:t>S</m:t>
        </m:r>
      </m:oMath>
      <w:ins w:id="260" w:author="PR Preview" w:date="2026-01-01T00:00:00Z">
        <w:r>
          <w:t xml:space="preserve">.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So the elements of</w:t>
        </w:r>
      </w:ins>
      <w:ins w:id="263" w:author="PR Preview" w:date="2026-01-01T00:00:00Z">
        <w:r>
          <w:t xml:space="preserve"> </w:t>
        </w:r>
      </w:ins>
      <m:oMath>
        <m:r>
          <m:t>S</m:t>
        </m:r>
      </m:oMath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less than 12 are</w:t>
        </w:r>
      </w:ins>
      <w:ins w:id="26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</m:oMath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and</w:t>
        </w:r>
      </w:ins>
      <w:ins w:id="269" w:author="PR Preview" w:date="2026-01-01T00:00:00Z">
        <w:r>
          <w:t xml:space="preserve"> </w:t>
        </w:r>
      </w:ins>
      <m:oMath>
        <m:r>
          <m:t>11</m:t>
        </m:r>
      </m:oMath>
      <w:ins w:id="270" w:author="PR Preview" w:date="2026-01-01T00:00:00Z">
        <w:r>
          <w:t xml:space="preserve">.</w:t>
        </w:r>
      </w:ins>
    </w:p>
    <w:bookmarkEnd w:id="28"/>
    <w:bookmarkStart w:id="29" w:name="def-recursive-set"/>
    <w:p>
      <w:pPr>
        <w:pStyle w:val="BodyText"/>
      </w:pPr>
      <w:ins w:id="271" w:author="PR Preview" w:date="2026-01-01T00:00:00Z">
        <w:r>
          <w:rPr>
            <w:b/>
            <w:bCs/>
          </w:rPr>
          <w:t xml:space="preserve">Definition 3 (Recursively defined set)</w:t>
        </w:r>
      </w:ins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A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rPr>
            <w:b/>
            <w:bCs/>
          </w:rPr>
          <w:t xml:space="preserve">recursively defined set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(Wikipedia contributors 2026f)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is a set (</w:t>
        </w:r>
      </w:ins>
      <w:hyperlink r:id="rId26">
        <w:ins w:id="280" w:author="PR Preview" w:date="2026-01-01T00:00:00Z">
          <w:r>
            <w:rPr>
              <w:rStyle w:val="Hyperlink"/>
            </w:rPr>
            <w:t xml:space="preserve">Definition: Set</w:t>
          </w:r>
        </w:ins>
      </w:hyperlink>
      <w:ins w:id="281" w:author="PR Preview" w:date="2026-01-01T00:00:00Z">
        <w:r>
          <w:t xml:space="preserve">) given by two parts,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named as in</w:t>
        </w:r>
      </w:ins>
      <w:ins w:id="284" w:author="PR Preview" w:date="2026-01-01T00:00:00Z">
        <w:r>
          <w:t xml:space="preserve"> </w:t>
        </w:r>
      </w:ins>
      <w:hyperlink w:anchor="def-recursive-definition">
        <w:ins w:id="285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86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5"/>
        </w:numPr>
      </w:pPr>
      <w:ins w:id="287" w:author="PR Preview" w:date="2026-01-01T00:00:00Z">
        <w:r>
          <w:t xml:space="preserve">a base case, which names some elements of the set directly;</w:t>
        </w:r>
      </w:ins>
    </w:p>
    <w:p>
      <w:pPr>
        <w:pStyle w:val="Compact"/>
        <w:numPr>
          <w:ilvl w:val="0"/>
          <w:numId w:val="1005"/>
        </w:numPr>
      </w:pPr>
      <w:ins w:id="288" w:author="PR Preview" w:date="2026-01-01T00:00:00Z">
        <w:r>
          <w:t xml:space="preserve">a recursive rule, which says how to build new elements of the set from elements already in it.</w:t>
        </w:r>
      </w:ins>
    </w:p>
    <w:p>
      <w:pPr>
        <w:pStyle w:val="FirstParagraph"/>
      </w:pPr>
      <w:ins w:id="289" w:author="PR Preview" w:date="2026-01-01T00:00:00Z">
        <w:r>
          <w:t xml:space="preserve">The set has no other elements: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each of its elements comes from the base case by applying the recursive rule a finite number of times.</w:t>
        </w:r>
      </w:ins>
    </w:p>
    <w:bookmarkEnd w:id="29"/>
    <w:bookmarkStart w:id="31" w:name="exm-natural-numbers-recursive"/>
    <w:p>
      <w:pPr>
        <w:pStyle w:val="BodyText"/>
      </w:pPr>
      <w:ins w:id="292" w:author="PR Preview" w:date="2026-01-01T00:00:00Z">
        <w:r>
          <w:rPr>
            <w:b/>
            <w:bCs/>
          </w:rPr>
          <w:t xml:space="preserve">Example 4 (The natural numbers, defined recursively)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The natural numbers (</w:t>
        </w:r>
      </w:ins>
      <w:hyperlink r:id="rId22">
        <w:ins w:id="295" w:author="PR Preview" w:date="2026-01-01T00:00:00Z">
          <w:r>
            <w:rPr>
              <w:rStyle w:val="Hyperlink"/>
            </w:rPr>
            <w:t xml:space="preserve">Definition: Natural numbers (our convention)</w:t>
          </w:r>
        </w:ins>
      </w:hyperlink>
      <w:ins w:id="296" w:author="PR Preview" w:date="2026-01-01T00:00:00Z">
        <w:r>
          <w:t xml:space="preserve">) are a recursively defined set (</w:t>
        </w:r>
      </w:ins>
      <w:hyperlink w:anchor="def-recursive-set">
        <w:ins w:id="297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98" w:author="PR Preview" w:date="2026-01-01T00:00:00Z">
        <w:r>
          <w:t xml:space="preserve">).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The base case is</w:t>
        </w:r>
      </w:ins>
      <w:ins w:id="30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ins w:id="302" w:author="PR Preview" w:date="2026-01-01T00:00:00Z">
        <w:r>
          <w:t xml:space="preserve">,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and the recursive rule is that if</w:t>
        </w:r>
      </w:ins>
      <w:ins w:id="30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ins w:id="306" w:author="PR Preview" w:date="2026-01-01T00:00:00Z">
        <w:r>
          <w:t xml:space="preserve">, then</w:t>
        </w:r>
      </w:ins>
      <w:ins w:id="30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ins w:id="308" w:author="PR Preview" w:date="2026-01-01T00:00:00Z">
        <w:r>
          <w:t xml:space="preserve">.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The base case gives 1, one application of the rule gives</w:t>
        </w:r>
      </w:ins>
      <w:ins w:id="31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ins w:id="312" w:author="PR Preview" w:date="2026-01-01T00:00:00Z">
        <w:r>
          <w:t xml:space="preserve">, a second gives</w:t>
        </w:r>
      </w:ins>
      <w:ins w:id="313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ins w:id="314" w:author="PR Preview" w:date="2026-01-01T00:00:00Z">
        <w:r>
          <w:t xml:space="preserve">, and so on.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The non-negative integers (</w:t>
        </w:r>
      </w:ins>
      <w:hyperlink r:id="rId30">
        <w:ins w:id="317" w:author="PR Preview" w:date="2026-01-01T00:00:00Z">
          <w:r>
            <w:rPr>
              <w:rStyle w:val="Hyperlink"/>
            </w:rPr>
            <w:t xml:space="preserve">Definition: Non-negative integers</w:t>
          </w:r>
        </w:ins>
      </w:hyperlink>
      <w:ins w:id="318" w:author="PR Preview" w:date="2026-01-01T00:00:00Z">
        <w:r>
          <w:t xml:space="preserve">) have the same recursive rule, with the base case</w:t>
        </w:r>
      </w:ins>
      <w:ins w:id="319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ins w:id="320" w:author="PR Preview" w:date="2026-01-01T00:00:00Z">
        <w:r>
          <w:t xml:space="preserve">.</w:t>
        </w:r>
      </w:ins>
    </w:p>
    <w:bookmarkEnd w:id="31"/>
    <w:bookmarkStart w:id="32" w:name="def-alphabet"/>
    <w:p>
      <w:pPr>
        <w:pStyle w:val="BodyText"/>
      </w:pPr>
      <w:ins w:id="321" w:author="PR Preview" w:date="2026-01-01T00:00:00Z">
        <w:r>
          <w:rPr>
            <w:b/>
            <w:bCs/>
          </w:rPr>
          <w:t xml:space="preserve">Definition 4 (Alphabet)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An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rPr>
            <w:b/>
            <w:bCs/>
          </w:rPr>
          <w:t xml:space="preserve">alphabet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(Wikipedia contributors 2026a)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is a finite, non-empty set (</w:t>
        </w:r>
      </w:ins>
      <w:hyperlink r:id="rId26">
        <w:ins w:id="330" w:author="PR Preview" w:date="2026-01-01T00:00:00Z">
          <w:r>
            <w:rPr>
              <w:rStyle w:val="Hyperlink"/>
            </w:rPr>
            <w:t xml:space="preserve">Definition: Set</w:t>
          </w:r>
        </w:ins>
      </w:hyperlink>
      <w:ins w:id="331" w:author="PR Preview" w:date="2026-01-01T00:00:00Z">
        <w:r>
          <w:t xml:space="preserve">), whose elements are called its symbols.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An alphabet is often written</w:t>
        </w:r>
      </w:ins>
      <w:ins w:id="334" w:author="PR Preview" w:date="2026-01-01T00:00:00Z">
        <w:r>
          <w:t xml:space="preserve"> </w:t>
        </w:r>
      </w:ins>
      <m:oMath>
        <m:r>
          <m:rPr>
            <m:sty m:val="p"/>
          </m:rPr>
          <m:t>Σ</m:t>
        </m:r>
      </m:oMath>
      <w:ins w:id="335" w:author="PR Preview" w:date="2026-01-01T00:00:00Z">
        <w:r>
          <w:t xml:space="preserve">, the capital Greek letter sigma.</w:t>
        </w:r>
      </w:ins>
    </w:p>
    <w:bookmarkEnd w:id="32"/>
    <w:bookmarkStart w:id="33" w:name="exm-alphabet"/>
    <w:p>
      <w:pPr>
        <w:pStyle w:val="BodyText"/>
      </w:pPr>
      <w:ins w:id="336" w:author="PR Preview" w:date="2026-01-01T00:00:00Z">
        <w:r>
          <w:rPr>
            <w:b/>
            <w:bCs/>
          </w:rPr>
          <w:t xml:space="preserve">Example 5 (Three alphabets)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Each of these sets is an alphabet (</w:t>
        </w:r>
      </w:ins>
      <w:hyperlink w:anchor="def-alphabet">
        <w:ins w:id="339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340" w:author="PR Preview" w:date="2026-01-01T00:00:00Z">
        <w:r>
          <w:t xml:space="preserve">):</w:t>
        </w:r>
      </w:ins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341" w:author="PR Preview" w:date="2026-01-01T00:00:00Z">
        <w:r>
          <w:t xml:space="preserve">, the two binary digits;</w:t>
        </w:r>
      </w:ins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ins w:id="342" w:author="PR Preview" w:date="2026-01-01T00:00:00Z">
        <w:r>
          <w:t xml:space="preserve">, the four bases of DNA;</w:t>
        </w:r>
      </w:ins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z</m:t>
            </m:r>
          </m:e>
        </m:d>
        <m:r>
          <m:t>​</m:t>
        </m:r>
      </m:oMath>
      <w:ins w:id="343" w:author="PR Preview" w:date="2026-01-01T00:00:00Z">
        <w:r>
          <w:t xml:space="preserve">, the 26 lowercase letters of English.</w:t>
        </w:r>
      </w:ins>
    </w:p>
    <w:p>
      <w:pPr>
        <w:pStyle w:val="FirstParagraph"/>
      </w:pPr>
      <w:ins w:id="344" w:author="PR Preview" w:date="2026-01-01T00:00:00Z">
        <w:r>
          <w:t xml:space="preserve">The set of all integers is not an alphabet, because it is not finite.</w:t>
        </w:r>
      </w:ins>
    </w:p>
    <w:bookmarkEnd w:id="33"/>
    <w:bookmarkStart w:id="34" w:name="def-string"/>
    <w:p>
      <w:pPr>
        <w:pStyle w:val="BodyText"/>
      </w:pPr>
      <w:ins w:id="345" w:author="PR Preview" w:date="2026-01-01T00:00:00Z">
        <w:r>
          <w:rPr>
            <w:b/>
            <w:bCs/>
          </w:rPr>
          <w:t xml:space="preserve">Definition 5 (String)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Let</w:t>
        </w:r>
      </w:ins>
      <w:ins w:id="348" w:author="PR Preview" w:date="2026-01-01T00:00:00Z">
        <w:r>
          <w:t xml:space="preserve"> </w:t>
        </w:r>
      </w:ins>
      <m:oMath>
        <m:r>
          <m:rPr>
            <m:sty m:val="p"/>
          </m:rPr>
          <m:t>Σ</m:t>
        </m:r>
      </m:oMath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be an alphabet (</w:t>
        </w:r>
      </w:ins>
      <w:hyperlink w:anchor="def-alphabet">
        <w:ins w:id="351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352" w:author="PR Preview" w:date="2026-01-01T00:00:00Z">
        <w:r>
          <w:t xml:space="preserve">).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The set</w:t>
        </w:r>
      </w:ins>
      <w:ins w:id="355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of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rPr>
            <w:b/>
            <w:bCs/>
          </w:rPr>
          <w:t xml:space="preserve">strings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over</w:t>
        </w:r>
      </w:ins>
      <w:ins w:id="362" w:author="PR Preview" w:date="2026-01-01T00:00:00Z">
        <w:r>
          <w:t xml:space="preserve"> </w:t>
        </w:r>
      </w:ins>
      <m:oMath>
        <m:r>
          <m:rPr>
            <m:sty m:val="p"/>
          </m:rPr>
          <m:t>Σ</m:t>
        </m:r>
      </m:oMath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(Wikipedia contributors 2026g)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is the recursively defined set (</w:t>
        </w:r>
      </w:ins>
      <w:hyperlink w:anchor="def-recursive-set">
        <w:ins w:id="367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368" w:author="PR Preview" w:date="2026-01-01T00:00:00Z">
        <w:r>
          <w:t xml:space="preserve">) with</w:t>
        </w:r>
      </w:ins>
    </w:p>
    <w:p>
      <w:pPr>
        <w:pStyle w:val="Compact"/>
        <w:numPr>
          <w:ilvl w:val="0"/>
          <w:numId w:val="1007"/>
        </w:numPr>
      </w:pPr>
      <w:ins w:id="369" w:author="PR Preview" w:date="2026-01-01T00:00:00Z">
        <w:r>
          <w:t xml:space="preserve">base case: the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rPr>
            <w:i/>
            <w:iCs/>
          </w:rPr>
          <w:t xml:space="preserve">empty string</w:t>
        </w:r>
      </w:ins>
      <w:ins w:id="372" w:author="PR Preview" w:date="2026-01-01T00:00:00Z">
        <w:r>
          <w:t xml:space="preserve"> </w:t>
        </w:r>
      </w:ins>
      <m:oMath>
        <m:r>
          <m:t>λ</m:t>
        </m:r>
      </m:oMath>
      <w:ins w:id="373" w:author="PR Preview" w:date="2026-01-01T00:00:00Z">
        <w:r>
          <w:t xml:space="preserve">, which has no symbols, is in</w:t>
        </w:r>
      </w:ins>
      <w:ins w:id="374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ins w:id="375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7"/>
        </w:numPr>
      </w:pPr>
      <w:ins w:id="376" w:author="PR Preview" w:date="2026-01-01T00:00:00Z">
        <w:r>
          <w:t xml:space="preserve">recursive rule: if</w:t>
        </w:r>
      </w:ins>
      <w:ins w:id="377" w:author="PR Preview" w:date="2026-01-01T00:00:00Z">
        <w:r>
          <w:t xml:space="preserve"> </w:t>
        </w:r>
      </w:ins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and</w:t>
        </w:r>
      </w:ins>
      <w:ins w:id="38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ins w:id="381" w:author="PR Preview" w:date="2026-01-01T00:00:00Z">
        <w:r>
          <w:t xml:space="preserve">, then</w:t>
        </w:r>
      </w:ins>
      <w:ins w:id="382" w:author="PR Preview" w:date="2026-01-01T00:00:00Z">
        <w:r>
          <w:t xml:space="preserve"> </w:t>
        </w:r>
      </w:ins>
      <m:oMath>
        <m:r>
          <m:t>w</m:t>
        </m:r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ins w:id="383" w:author="PR Preview" w:date="2026-01-01T00:00:00Z">
        <w:r>
          <w:t xml:space="preserve">,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where</w:t>
        </w:r>
      </w:ins>
      <w:ins w:id="386" w:author="PR Preview" w:date="2026-01-01T00:00:00Z">
        <w:r>
          <w:t xml:space="preserve"> </w:t>
        </w:r>
      </w:ins>
      <m:oMath>
        <m:r>
          <m:t>w</m:t>
        </m:r>
        <m:r>
          <m:t>x</m:t>
        </m:r>
      </m:oMath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is the string</w:t>
        </w:r>
      </w:ins>
      <w:ins w:id="389" w:author="PR Preview" w:date="2026-01-01T00:00:00Z">
        <w:r>
          <w:t xml:space="preserve"> </w:t>
        </w:r>
      </w:ins>
      <m:oMath>
        <m:r>
          <m:t>w</m:t>
        </m:r>
      </m:oMath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followed by the symbol</w:t>
        </w:r>
      </w:ins>
      <w:ins w:id="392" w:author="PR Preview" w:date="2026-01-01T00:00:00Z">
        <w:r>
          <w:t xml:space="preserve"> </w:t>
        </w:r>
      </w:ins>
      <m:oMath>
        <m:r>
          <m:t>x</m:t>
        </m:r>
      </m:oMath>
      <w:ins w:id="393" w:author="PR Preview" w:date="2026-01-01T00:00:00Z">
        <w:r>
          <w:t xml:space="preserve">.</w:t>
        </w:r>
      </w:ins>
    </w:p>
    <w:p>
      <w:pPr>
        <w:pStyle w:val="FirstParagraph"/>
      </w:pPr>
      <w:ins w:id="394" w:author="PR Preview" w:date="2026-01-01T00:00:00Z">
        <w:r>
          <w:t xml:space="preserve">Racket and Python write the empty string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rPr>
            <w:rStyle w:val="VerbatimChar"/>
          </w:rPr>
          <w:t xml:space="preserve">""</w:t>
        </w:r>
      </w:ins>
      <w:ins w:id="397" w:author="PR Preview" w:date="2026-01-01T00:00:00Z">
        <w:r>
          <w:t xml:space="preserve">.</w:t>
        </w:r>
      </w:ins>
    </w:p>
    <w:bookmarkEnd w:id="34"/>
    <w:bookmarkStart w:id="35" w:name="exm-string"/>
    <w:p>
      <w:pPr>
        <w:pStyle w:val="BodyText"/>
      </w:pPr>
      <w:ins w:id="398" w:author="PR Preview" w:date="2026-01-01T00:00:00Z">
        <w:r>
          <w:rPr>
            <w:b/>
            <w:bCs/>
          </w:rPr>
          <w:t xml:space="preserve">Example 6 (Building a string of DNA bases)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Let</w:t>
        </w:r>
      </w:ins>
      <w:ins w:id="401" w:author="PR Preview" w:date="2026-01-01T00:00:00Z">
        <w:r>
          <w:t xml:space="preserve"> </w:t>
        </w:r>
      </w:ins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ins w:id="402" w:author="PR Preview" w:date="2026-01-01T00:00:00Z">
        <w:r>
          <w:t xml:space="preserve">.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The string</w:t>
        </w:r>
      </w:ins>
      <w:ins w:id="405" w:author="PR Preview" w:date="2026-01-01T00:00:00Z">
        <w:r>
          <w:t xml:space="preserve"> </w:t>
        </w:r>
      </w:ins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</m:oMath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is in</w:t>
        </w:r>
      </w:ins>
      <w:ins w:id="408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(</w:t>
        </w:r>
      </w:ins>
      <w:hyperlink w:anchor="def-string">
        <w:ins w:id="411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412" w:author="PR Preview" w:date="2026-01-01T00:00:00Z">
        <w:r>
          <w:t xml:space="preserve">), by three applications of the recursive rule:</w:t>
        </w:r>
      </w:ins>
    </w:p>
    <w:p>
      <w:pPr>
        <w:pStyle w:val="Compact"/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ins w:id="413" w:author="PR Preview" w:date="2026-01-01T00:00:00Z">
        <w:r>
          <w:t xml:space="preserve"> </w:t>
        </w:r>
      </w:ins>
      <w:ins w:id="414" w:author="PR Preview" w:date="2026-01-01T00:00:00Z">
        <w:r>
          <w:t xml:space="preserve">and</w:t>
        </w:r>
      </w:ins>
      <w:ins w:id="415" w:author="PR Preview" w:date="2026-01-01T00:00:00Z">
        <w:r>
          <w:t xml:space="preserve"> </w:t>
        </w:r>
      </w:ins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ins w:id="416" w:author="PR Preview" w:date="2026-01-01T00:00:00Z">
        <w:r>
          <w:t xml:space="preserve">, so</w:t>
        </w:r>
      </w:ins>
      <w:ins w:id="417" w:author="PR Preview" w:date="2026-01-01T00:00:00Z">
        <w:r>
          <w:t xml:space="preserve"> </w:t>
        </w:r>
      </w:ins>
      <m:oMath>
        <m:r>
          <m:t>λ</m:t>
        </m:r>
        <m:r>
          <m:rPr>
            <m:scr m:val="monospace"/>
            <m:sty m:val="p"/>
          </m:rPr>
          <m:t>G</m:t>
        </m:r>
        <m:r>
          <m:rPr>
            <m:sty m:val="p"/>
          </m:rPr>
          <m:t>=</m:t>
        </m:r>
        <m:r>
          <m:rPr>
            <m:scr m:val="monospace"/>
            <m:sty m:val="p"/>
          </m:rPr>
          <m:t>G</m:t>
        </m:r>
      </m:oMath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is in</w:t>
        </w:r>
      </w:ins>
      <w:ins w:id="420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ins w:id="421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8"/>
        </w:numPr>
      </w:pP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and</w:t>
        </w:r>
      </w:ins>
      <w:ins w:id="424" w:author="PR Preview" w:date="2026-01-01T00:00:00Z">
        <w:r>
          <w:t xml:space="preserve"> </w:t>
        </w:r>
      </w:ins>
      <m:oMath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ins w:id="425" w:author="PR Preview" w:date="2026-01-01T00:00:00Z">
        <w:r>
          <w:t xml:space="preserve">, so</w:t>
        </w:r>
      </w:ins>
      <w:ins w:id="426" w:author="PR Preview" w:date="2026-01-01T00:00:00Z">
        <w:r>
          <w:t xml:space="preserve"> </w:t>
        </w:r>
      </w:ins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ins w:id="427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8"/>
        </w:numPr>
      </w:pP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and</w:t>
        </w:r>
      </w:ins>
      <w:ins w:id="430" w:author="PR Preview" w:date="2026-01-01T00:00:00Z">
        <w:r>
          <w:t xml:space="preserve"> </w:t>
        </w:r>
      </w:ins>
      <m:oMath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ins w:id="431" w:author="PR Preview" w:date="2026-01-01T00:00:00Z">
        <w:r>
          <w:t xml:space="preserve">, so</w:t>
        </w:r>
      </w:ins>
      <w:ins w:id="432" w:author="PR Preview" w:date="2026-01-01T00:00:00Z">
        <w:r>
          <w:t xml:space="preserve"> </w:t>
        </w:r>
      </w:ins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ins w:id="433" w:author="PR Preview" w:date="2026-01-01T00:00:00Z">
        <w:r>
          <w:t xml:space="preserve">.</w:t>
        </w:r>
      </w:ins>
    </w:p>
    <w:p>
      <w:pPr>
        <w:pStyle w:val="FirstParagraph"/>
      </w:pPr>
      <w:ins w:id="434" w:author="PR Preview" w:date="2026-01-01T00:00:00Z">
        <w:r>
          <w:t xml:space="preserve">The string</w:t>
        </w:r>
      </w:ins>
      <w:ins w:id="435" w:author="PR Preview" w:date="2026-01-01T00:00:00Z">
        <w:r>
          <w:t xml:space="preserve"> </w:t>
        </w:r>
      </w:ins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U</m:t>
        </m:r>
      </m:oMath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is not in</w:t>
        </w:r>
      </w:ins>
      <w:ins w:id="438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ins w:id="439" w:author="PR Preview" w:date="2026-01-01T00:00:00Z">
        <w:r>
          <w:t xml:space="preserve">,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since the rule adds only symbols of</w:t>
        </w:r>
      </w:ins>
      <w:ins w:id="442" w:author="PR Preview" w:date="2026-01-01T00:00:00Z">
        <w:r>
          <w:t xml:space="preserve"> </w:t>
        </w:r>
      </w:ins>
      <m:oMath>
        <m:r>
          <m:rPr>
            <m:sty m:val="p"/>
          </m:rPr>
          <m:t>Σ</m:t>
        </m:r>
      </m:oMath>
      <w:ins w:id="443" w:author="PR Preview" w:date="2026-01-01T00:00:00Z">
        <w:r>
          <w:t xml:space="preserve">, and</w:t>
        </w:r>
      </w:ins>
      <w:ins w:id="444" w:author="PR Preview" w:date="2026-01-01T00:00:00Z">
        <w:r>
          <w:t xml:space="preserve"> </w:t>
        </w:r>
      </w:ins>
      <m:oMath>
        <m:r>
          <m:rPr>
            <m:scr m:val="monospace"/>
            <m:sty m:val="p"/>
          </m:rPr>
          <m:t>U</m:t>
        </m:r>
        <m:r>
          <m:rPr>
            <m:sty m:val="p"/>
          </m:rPr>
          <m:t>∉</m:t>
        </m:r>
        <m:r>
          <m:rPr>
            <m:sty m:val="p"/>
          </m:rPr>
          <m:t>Σ</m:t>
        </m:r>
      </m:oMath>
      <w:ins w:id="445" w:author="PR Preview" w:date="2026-01-01T00:00:00Z">
        <w:r>
          <w:t xml:space="preserve">.</w:t>
        </w:r>
      </w:ins>
    </w:p>
    <w:bookmarkEnd w:id="35"/>
    <w:bookmarkStart w:id="36" w:name="def-palindrome"/>
    <w:p>
      <w:pPr>
        <w:pStyle w:val="BodyText"/>
      </w:pPr>
      <w:ins w:id="446" w:author="PR Preview" w:date="2026-01-01T00:00:00Z">
        <w:r>
          <w:rPr>
            <w:b/>
            <w:bCs/>
          </w:rPr>
          <w:t xml:space="preserve">Definition 6 (Palindrome)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A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rPr>
            <w:b/>
            <w:bCs/>
          </w:rPr>
          <w:t xml:space="preserve">palindrome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(Wikipedia contributors 2026d)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is a string (</w:t>
        </w:r>
      </w:ins>
      <w:hyperlink w:anchor="def-string">
        <w:ins w:id="455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456" w:author="PR Preview" w:date="2026-01-01T00:00:00Z">
        <w:r>
          <w:t xml:space="preserve">) that reads the same backward as forward: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its</w:t>
        </w:r>
      </w:ins>
      <w:ins w:id="459" w:author="PR Preview" w:date="2026-01-01T00:00:00Z">
        <w:r>
          <w:t xml:space="preserve"> </w:t>
        </w:r>
      </w:ins>
      <m:oMath>
        <m:r>
          <m:t>i</m:t>
        </m:r>
      </m:oMath>
      <w:ins w:id="460" w:author="PR Preview" w:date="2026-01-01T00:00:00Z">
        <w:r>
          <w:t xml:space="preserve">th symbol equals its</w:t>
        </w:r>
      </w:ins>
      <w:ins w:id="461" w:author="PR Preview" w:date="2026-01-01T00:00:00Z">
        <w:r>
          <w:t xml:space="preserve"> </w:t>
        </w:r>
      </w:ins>
      <m:oMath>
        <m:r>
          <m:t>i</m:t>
        </m:r>
      </m:oMath>
      <w:ins w:id="462" w:author="PR Preview" w:date="2026-01-01T00:00:00Z">
        <w:r>
          <w:t xml:space="preserve">th symbol from the end, for every</w:t>
        </w:r>
      </w:ins>
      <w:ins w:id="463" w:author="PR Preview" w:date="2026-01-01T00:00:00Z">
        <w:r>
          <w:t xml:space="preserve"> </w:t>
        </w:r>
      </w:ins>
      <m:oMath>
        <m:r>
          <m:t>i</m:t>
        </m:r>
      </m:oMath>
      <w:ins w:id="464" w:author="PR Preview" w:date="2026-01-01T00:00:00Z">
        <w:r>
          <w:t xml:space="preserve">.</w:t>
        </w:r>
      </w:ins>
    </w:p>
    <w:bookmarkEnd w:id="36"/>
    <w:bookmarkStart w:id="38" w:name="exm-palindrome"/>
    <w:p>
      <w:pPr>
        <w:pStyle w:val="BodyText"/>
      </w:pPr>
      <w:ins w:id="465" w:author="PR Preview" w:date="2026-01-01T00:00:00Z">
        <w:r>
          <w:rPr>
            <w:b/>
            <w:bCs/>
          </w:rPr>
          <w:t xml:space="preserve">Example 7 (Some palindromes)</w:t>
        </w:r>
      </w:ins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Over the alphabet of lowercase letters,</w:t>
        </w:r>
      </w:ins>
      <w:ins w:id="468" w:author="PR Preview" w:date="2026-01-01T00:00:00Z">
        <w:r>
          <w:t xml:space="preserve"> </w:t>
        </w:r>
      </w:ins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n</m:t>
        </m:r>
      </m:oMath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and</w:t>
        </w:r>
      </w:ins>
      <w:ins w:id="471" w:author="PR Preview" w:date="2026-01-01T00:00:00Z">
        <w:r>
          <w:t xml:space="preserve"> </w:t>
        </w:r>
      </w:ins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</m:oMath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are palindromes (</w:t>
        </w:r>
      </w:ins>
      <w:hyperlink w:anchor="def-palindrome">
        <w:ins w:id="474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475" w:author="PR Preview" w:date="2026-01-01T00:00:00Z">
        <w:r>
          <w:t xml:space="preserve">),</w:t>
        </w:r>
      </w:ins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and so is</w:t>
        </w:r>
      </w:ins>
      <w:ins w:id="478" w:author="PR Preview" w:date="2026-01-01T00:00:00Z">
        <w:r>
          <w:t xml:space="preserve"> </w:t>
        </w:r>
      </w:ins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ins w:id="479" w:author="PR Preview" w:date="2026-01-01T00:00:00Z">
        <w:r>
          <w:t xml:space="preserve">, from</w:t>
        </w:r>
      </w:ins>
      <w:ins w:id="480" w:author="PR Preview" w:date="2026-01-01T00:00:00Z">
        <w:r>
          <w:t xml:space="preserve"> </w:t>
        </w:r>
      </w:ins>
      <w:hyperlink r:id="rId37">
        <w:ins w:id="481" w:author="PR Preview" w:date="2026-01-01T00:00:00Z">
          <w:r>
            <w:rPr>
              <w:rStyle w:val="Hyperlink"/>
            </w:rPr>
            <w:t xml:space="preserve">Exercise: Completing a palindrome</w:t>
          </w:r>
        </w:ins>
      </w:hyperlink>
      <w:ins w:id="482" w:author="PR Preview" w:date="2026-01-01T00:00:00Z">
        <w:r>
          <w:t xml:space="preserve">.</w:t>
        </w:r>
      </w:ins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The string</w:t>
        </w:r>
      </w:ins>
      <w:ins w:id="485" w:author="PR Preview" w:date="2026-01-01T00:00:00Z">
        <w:r>
          <w:t xml:space="preserve"> </w:t>
        </w:r>
      </w:ins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r</m:t>
        </m:r>
      </m:oMath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is not a palindrome: backward it reads</w:t>
        </w:r>
      </w:ins>
      <w:ins w:id="488" w:author="PR Preview" w:date="2026-01-01T00:00:00Z">
        <w:r>
          <w:t xml:space="preserve"> </w:t>
        </w:r>
      </w:ins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r</m:t>
        </m:r>
      </m:oMath>
      <w:ins w:id="489" w:author="PR Preview" w:date="2026-01-01T00:00:00Z">
        <w:r>
          <w:t xml:space="preserve">.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The empty string and every string of one symbol are palindromes.</w:t>
        </w:r>
      </w:ins>
    </w:p>
    <w:bookmarkEnd w:id="38"/>
    <w:bookmarkEnd w:id="39"/>
    <w:bookmarkStart w:id="44" w:name="sec-racket-recursion"/>
    <w:p>
      <w:pPr>
        <w:pStyle w:val="Heading1"/>
      </w:pPr>
      <w:ins w:id="492" w:author="PR Preview" w:date="2026-01-01T00:00:00Z">
        <w:r>
          <w:t xml:space="preserve">3. Recursion in Racket</w:t>
        </w:r>
      </w:ins>
    </w:p>
    <w:bookmarkStart w:id="40" w:name="exr-binary-trace"/>
    <w:p>
      <w:pPr>
        <w:pStyle w:val="FirstParagraph"/>
      </w:pPr>
      <w:ins w:id="493" w:author="PR Preview" w:date="2026-01-01T00:00:00Z">
        <w:r>
          <w:rPr>
            <w:b/>
            <w:bCs/>
          </w:rPr>
          <w:t xml:space="preserve">Exercise 3 (Tracing a recursive Racket function)</w:t>
        </w:r>
      </w:ins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The Racket function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rPr>
            <w:rStyle w:val="VerbatimChar"/>
          </w:rPr>
          <w:t xml:space="preserve">binary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takes a non-negative integer (</w:t>
        </w:r>
      </w:ins>
      <w:hyperlink r:id="rId30">
        <w:ins w:id="500" w:author="PR Preview" w:date="2026-01-01T00:00:00Z">
          <w:r>
            <w:rPr>
              <w:rStyle w:val="Hyperlink"/>
            </w:rPr>
            <w:t xml:space="preserve">Definition: Non-negative integers</w:t>
          </w:r>
        </w:ins>
      </w:hyperlink>
      <w:ins w:id="501" w:author="PR Preview" w:date="2026-01-01T00:00:00Z">
        <w:r>
          <w:t xml:space="preserve">)</w:t>
        </w:r>
      </w:ins>
      <w:ins w:id="502" w:author="PR Preview" w:date="2026-01-01T00:00:00Z">
        <w:r>
          <w:t xml:space="preserve"> </w:t>
        </w:r>
      </w:ins>
      <w:ins w:id="503" w:author="PR Preview" w:date="2026-01-01T00:00:00Z">
        <w:r>
          <w:rPr>
            <w:rStyle w:val="VerbatimChar"/>
          </w:rPr>
          <w:t xml:space="preserve">n</w:t>
        </w:r>
      </w:ins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and returns a string:</w:t>
        </w:r>
      </w:ins>
    </w:p>
    <w:p>
      <w:pPr>
        <w:pStyle w:val="SourceCode"/>
      </w:pPr>
      <w:ins w:id="506" w:author="PR Preview" w:date="2026-01-01T00:00:00Z">
        <w:r>
          <w:rPr>
            <w:rStyle w:val="OperatorTok"/>
          </w:rPr>
          <w:t xml:space="preserve">(</w:t>
        </w:r>
      </w:ins>
      <w:ins w:id="507" w:author="PR Preview" w:date="2026-01-01T00:00:00Z">
        <w:r>
          <w:rPr>
            <w:rStyle w:val="ExtensionTok"/>
          </w:rPr>
          <w:t xml:space="preserve">define</w:t>
        </w:r>
      </w:ins>
      <w:ins w:id="508" w:author="PR Preview" w:date="2026-01-01T00:00:00Z">
        <w:r>
          <w:rPr>
            <w:rStyle w:val="FunctionTok"/>
          </w:rPr>
          <w:t xml:space="preserve"> </w:t>
        </w:r>
      </w:ins>
      <w:ins w:id="509" w:author="PR Preview" w:date="2026-01-01T00:00:00Z">
        <w:r>
          <w:rPr>
            <w:rStyle w:val="OperatorTok"/>
          </w:rPr>
          <w:t xml:space="preserve">(</w:t>
        </w:r>
      </w:ins>
      <w:ins w:id="510" w:author="PR Preview" w:date="2026-01-01T00:00:00Z">
        <w:r>
          <w:rPr>
            <w:rStyle w:val="NormalTok"/>
          </w:rPr>
          <w:t xml:space="preserve">binary n</w:t>
        </w:r>
      </w:ins>
      <w:ins w:id="511" w:author="PR Preview" w:date="2026-01-01T00:00:00Z">
        <w:r>
          <w:rPr>
            <w:rStyle w:val="OperatorTok"/>
          </w:rPr>
          <w:t xml:space="preserve">)</w:t>
        </w:r>
      </w:ins>
      <w:ins w:id="512" w:author="PR Preview" w:date="2026-01-01T00:00:00Z">
        <w:r>
          <w:br/>
        </w:r>
      </w:ins>
      <w:ins w:id="513" w:author="PR Preview" w:date="2026-01-01T00:00:00Z">
        <w:r>
          <w:rPr>
            <w:rStyle w:val="NormalTok"/>
          </w:rPr>
          <w:t xml:space="preserve">  </w:t>
        </w:r>
      </w:ins>
      <w:ins w:id="514" w:author="PR Preview" w:date="2026-01-01T00:00:00Z">
        <w:r>
          <w:rPr>
            <w:rStyle w:val="OperatorTok"/>
          </w:rPr>
          <w:t xml:space="preserve">(</w:t>
        </w:r>
      </w:ins>
      <w:ins w:id="515" w:author="PR Preview" w:date="2026-01-01T00:00:00Z">
        <w:r>
          <w:rPr>
            <w:rStyle w:val="KeywordTok"/>
          </w:rPr>
          <w:t xml:space="preserve">if</w:t>
        </w:r>
      </w:ins>
      <w:ins w:id="516" w:author="PR Preview" w:date="2026-01-01T00:00:00Z">
        <w:r>
          <w:rPr>
            <w:rStyle w:val="NormalTok"/>
          </w:rPr>
          <w:t xml:space="preserve"> </w:t>
        </w:r>
      </w:ins>
      <w:ins w:id="517" w:author="PR Preview" w:date="2026-01-01T00:00:00Z">
        <w:r>
          <w:rPr>
            <w:rStyle w:val="OperatorTok"/>
          </w:rPr>
          <w:t xml:space="preserve">(&lt;</w:t>
        </w:r>
      </w:ins>
      <w:ins w:id="518" w:author="PR Preview" w:date="2026-01-01T00:00:00Z">
        <w:r>
          <w:rPr>
            <w:rStyle w:val="NormalTok"/>
          </w:rPr>
          <w:t xml:space="preserve"> n </w:t>
        </w:r>
      </w:ins>
      <w:ins w:id="519" w:author="PR Preview" w:date="2026-01-01T00:00:00Z">
        <w:r>
          <w:rPr>
            <w:rStyle w:val="DecValTok"/>
          </w:rPr>
          <w:t xml:space="preserve">2</w:t>
        </w:r>
      </w:ins>
      <w:ins w:id="520" w:author="PR Preview" w:date="2026-01-01T00:00:00Z">
        <w:r>
          <w:rPr>
            <w:rStyle w:val="OperatorTok"/>
          </w:rPr>
          <w:t xml:space="preserve">)</w:t>
        </w:r>
      </w:ins>
      <w:ins w:id="521" w:author="PR Preview" w:date="2026-01-01T00:00:00Z">
        <w:r>
          <w:br/>
        </w:r>
      </w:ins>
      <w:ins w:id="522" w:author="PR Preview" w:date="2026-01-01T00:00:00Z">
        <w:r>
          <w:rPr>
            <w:rStyle w:val="NormalTok"/>
          </w:rPr>
          <w:t xml:space="preserve">      </w:t>
        </w:r>
      </w:ins>
      <w:ins w:id="523" w:author="PR Preview" w:date="2026-01-01T00:00:00Z">
        <w:r>
          <w:rPr>
            <w:rStyle w:val="OperatorTok"/>
          </w:rPr>
          <w:t xml:space="preserve">(</w:t>
        </w:r>
      </w:ins>
      <w:ins w:id="524" w:author="PR Preview" w:date="2026-01-01T00:00:00Z">
        <w:r>
          <w:rPr>
            <w:rStyle w:val="KeywordTok"/>
          </w:rPr>
          <w:t xml:space="preserve">number-&gt;string</w:t>
        </w:r>
      </w:ins>
      <w:ins w:id="525" w:author="PR Preview" w:date="2026-01-01T00:00:00Z">
        <w:r>
          <w:rPr>
            <w:rStyle w:val="NormalTok"/>
          </w:rPr>
          <w:t xml:space="preserve"> n</w:t>
        </w:r>
      </w:ins>
      <w:ins w:id="526" w:author="PR Preview" w:date="2026-01-01T00:00:00Z">
        <w:r>
          <w:rPr>
            <w:rStyle w:val="OperatorTok"/>
          </w:rPr>
          <w:t xml:space="preserve">)</w:t>
        </w:r>
      </w:ins>
      <w:ins w:id="527" w:author="PR Preview" w:date="2026-01-01T00:00:00Z">
        <w:r>
          <w:br/>
        </w:r>
      </w:ins>
      <w:ins w:id="528" w:author="PR Preview" w:date="2026-01-01T00:00:00Z">
        <w:r>
          <w:rPr>
            <w:rStyle w:val="NormalTok"/>
          </w:rPr>
          <w:t xml:space="preserve">      </w:t>
        </w:r>
      </w:ins>
      <w:ins w:id="529" w:author="PR Preview" w:date="2026-01-01T00:00:00Z">
        <w:r>
          <w:rPr>
            <w:rStyle w:val="OperatorTok"/>
          </w:rPr>
          <w:t xml:space="preserve">(</w:t>
        </w:r>
      </w:ins>
      <w:ins w:id="530" w:author="PR Preview" w:date="2026-01-01T00:00:00Z">
        <w:r>
          <w:rPr>
            <w:rStyle w:val="KeywordTok"/>
          </w:rPr>
          <w:t xml:space="preserve">string-append</w:t>
        </w:r>
      </w:ins>
      <w:ins w:id="531" w:author="PR Preview" w:date="2026-01-01T00:00:00Z">
        <w:r>
          <w:rPr>
            <w:rStyle w:val="NormalTok"/>
          </w:rPr>
          <w:t xml:space="preserve"> </w:t>
        </w:r>
      </w:ins>
      <w:ins w:id="532" w:author="PR Preview" w:date="2026-01-01T00:00:00Z">
        <w:r>
          <w:rPr>
            <w:rStyle w:val="OperatorTok"/>
          </w:rPr>
          <w:t xml:space="preserve">(</w:t>
        </w:r>
      </w:ins>
      <w:ins w:id="533" w:author="PR Preview" w:date="2026-01-01T00:00:00Z">
        <w:r>
          <w:rPr>
            <w:rStyle w:val="NormalTok"/>
          </w:rPr>
          <w:t xml:space="preserve">binary </w:t>
        </w:r>
      </w:ins>
      <w:ins w:id="534" w:author="PR Preview" w:date="2026-01-01T00:00:00Z">
        <w:r>
          <w:rPr>
            <w:rStyle w:val="OperatorTok"/>
          </w:rPr>
          <w:t xml:space="preserve">(</w:t>
        </w:r>
      </w:ins>
      <w:ins w:id="535" w:author="PR Preview" w:date="2026-01-01T00:00:00Z">
        <w:r>
          <w:rPr>
            <w:rStyle w:val="KeywordTok"/>
          </w:rPr>
          <w:t xml:space="preserve">quotient</w:t>
        </w:r>
      </w:ins>
      <w:ins w:id="536" w:author="PR Preview" w:date="2026-01-01T00:00:00Z">
        <w:r>
          <w:rPr>
            <w:rStyle w:val="NormalTok"/>
          </w:rPr>
          <w:t xml:space="preserve"> n </w:t>
        </w:r>
      </w:ins>
      <w:ins w:id="537" w:author="PR Preview" w:date="2026-01-01T00:00:00Z">
        <w:r>
          <w:rPr>
            <w:rStyle w:val="DecValTok"/>
          </w:rPr>
          <w:t xml:space="preserve">2</w:t>
        </w:r>
      </w:ins>
      <w:ins w:id="538" w:author="PR Preview" w:date="2026-01-01T00:00:00Z">
        <w:r>
          <w:rPr>
            <w:rStyle w:val="OperatorTok"/>
          </w:rPr>
          <w:t xml:space="preserve">))</w:t>
        </w:r>
      </w:ins>
      <w:ins w:id="539" w:author="PR Preview" w:date="2026-01-01T00:00:00Z">
        <w:r>
          <w:br/>
        </w:r>
      </w:ins>
      <w:ins w:id="540" w:author="PR Preview" w:date="2026-01-01T00:00:00Z">
        <w:r>
          <w:rPr>
            <w:rStyle w:val="NormalTok"/>
          </w:rPr>
          <w:t xml:space="preserve">                     </w:t>
        </w:r>
      </w:ins>
      <w:ins w:id="541" w:author="PR Preview" w:date="2026-01-01T00:00:00Z">
        <w:r>
          <w:rPr>
            <w:rStyle w:val="OperatorTok"/>
          </w:rPr>
          <w:t xml:space="preserve">(</w:t>
        </w:r>
      </w:ins>
      <w:ins w:id="542" w:author="PR Preview" w:date="2026-01-01T00:00:00Z">
        <w:r>
          <w:rPr>
            <w:rStyle w:val="KeywordTok"/>
          </w:rPr>
          <w:t xml:space="preserve">number-&gt;string</w:t>
        </w:r>
      </w:ins>
      <w:ins w:id="543" w:author="PR Preview" w:date="2026-01-01T00:00:00Z">
        <w:r>
          <w:rPr>
            <w:rStyle w:val="NormalTok"/>
          </w:rPr>
          <w:t xml:space="preserve"> </w:t>
        </w:r>
      </w:ins>
      <w:ins w:id="544" w:author="PR Preview" w:date="2026-01-01T00:00:00Z">
        <w:r>
          <w:rPr>
            <w:rStyle w:val="OperatorTok"/>
          </w:rPr>
          <w:t xml:space="preserve">(</w:t>
        </w:r>
      </w:ins>
      <w:ins w:id="545" w:author="PR Preview" w:date="2026-01-01T00:00:00Z">
        <w:r>
          <w:rPr>
            <w:rStyle w:val="KeywordTok"/>
          </w:rPr>
          <w:t xml:space="preserve">remainder</w:t>
        </w:r>
      </w:ins>
      <w:ins w:id="546" w:author="PR Preview" w:date="2026-01-01T00:00:00Z">
        <w:r>
          <w:rPr>
            <w:rStyle w:val="NormalTok"/>
          </w:rPr>
          <w:t xml:space="preserve"> n </w:t>
        </w:r>
      </w:ins>
      <w:ins w:id="547" w:author="PR Preview" w:date="2026-01-01T00:00:00Z">
        <w:r>
          <w:rPr>
            <w:rStyle w:val="DecValTok"/>
          </w:rPr>
          <w:t xml:space="preserve">2</w:t>
        </w:r>
      </w:ins>
      <w:ins w:id="548" w:author="PR Preview" w:date="2026-01-01T00:00:00Z">
        <w:r>
          <w:rPr>
            <w:rStyle w:val="OperatorTok"/>
          </w:rPr>
          <w:t xml:space="preserve">)))))</w:t>
        </w:r>
      </w:ins>
    </w:p>
    <w:p>
      <w:pPr>
        <w:pStyle w:val="FirstParagraph"/>
      </w:pPr>
      <w:ins w:id="549" w:author="PR Preview" w:date="2026-01-01T00:00:00Z">
        <w:r>
          <w:t xml:space="preserve">Here</w:t>
        </w:r>
      </w:ins>
    </w:p>
    <w:p>
      <w:pPr>
        <w:pStyle w:val="Compact"/>
        <w:numPr>
          <w:ilvl w:val="0"/>
          <w:numId w:val="1009"/>
        </w:numPr>
      </w:pPr>
      <w:ins w:id="550" w:author="PR Preview" w:date="2026-01-01T00:00:00Z">
        <w:r>
          <w:rPr>
            <w:rStyle w:val="VerbatimChar"/>
          </w:rPr>
          <w:t xml:space="preserve">(if test a b)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returns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rPr>
            <w:rStyle w:val="VerbatimChar"/>
          </w:rPr>
          <w:t xml:space="preserve">a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when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rPr>
            <w:rStyle w:val="VerbatimChar"/>
          </w:rPr>
          <w:t xml:space="preserve">test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is true and</w:t>
        </w:r>
      </w:ins>
      <w:ins w:id="561" w:author="PR Preview" w:date="2026-01-01T00:00:00Z">
        <w:r>
          <w:t xml:space="preserve"> </w:t>
        </w:r>
      </w:ins>
      <w:ins w:id="562" w:author="PR Preview" w:date="2026-01-01T00:00:00Z">
        <w:r>
          <w:rPr>
            <w:rStyle w:val="VerbatimChar"/>
          </w:rPr>
          <w:t xml:space="preserve">b</w:t>
        </w:r>
      </w:ins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when it is false;</w:t>
        </w:r>
      </w:ins>
    </w:p>
    <w:p>
      <w:pPr>
        <w:pStyle w:val="Compact"/>
        <w:numPr>
          <w:ilvl w:val="0"/>
          <w:numId w:val="1009"/>
        </w:numPr>
      </w:pPr>
      <w:ins w:id="565" w:author="PR Preview" w:date="2026-01-01T00:00:00Z">
        <w:r>
          <w:rPr>
            <w:rStyle w:val="VerbatimChar"/>
          </w:rPr>
          <w:t xml:space="preserve">(quotient n 2)</w:t>
        </w:r>
      </w:ins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is</w:t>
        </w:r>
      </w:ins>
      <w:ins w:id="568" w:author="PR Preview" w:date="2026-01-01T00:00:00Z">
        <w:r>
          <w:t xml:space="preserve"> </w:t>
        </w:r>
      </w:ins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ins w:id="569" w:author="PR Preview" w:date="2026-01-01T00:00:00Z">
        <w:r>
          <w:t xml:space="preserve">, the floor (</w:t>
        </w:r>
      </w:ins>
      <w:hyperlink w:anchor="def-floor">
        <w:ins w:id="570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571" w:author="PR Preview" w:date="2026-01-01T00:00:00Z">
        <w:r>
          <w:t xml:space="preserve">) of</w:t>
        </w:r>
      </w:ins>
      <w:ins w:id="57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2</m:t>
        </m:r>
      </m:oMath>
      <w:ins w:id="573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9"/>
        </w:numPr>
      </w:pPr>
      <w:ins w:id="574" w:author="PR Preview" w:date="2026-01-01T00:00:00Z">
        <w:r>
          <w:rPr>
            <w:rStyle w:val="VerbatimChar"/>
          </w:rPr>
          <w:t xml:space="preserve">(remainder n 2)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is the remainder, 0 or 1, left after dividing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rPr>
            <w:rStyle w:val="VerbatimChar"/>
          </w:rPr>
          <w:t xml:space="preserve">n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by 2;</w:t>
        </w:r>
      </w:ins>
    </w:p>
    <w:p>
      <w:pPr>
        <w:pStyle w:val="Compact"/>
        <w:numPr>
          <w:ilvl w:val="0"/>
          <w:numId w:val="1009"/>
        </w:numPr>
      </w:pPr>
      <w:ins w:id="581" w:author="PR Preview" w:date="2026-01-01T00:00:00Z">
        <w:r>
          <w:rPr>
            <w:rStyle w:val="VerbatimChar"/>
          </w:rPr>
          <w:t xml:space="preserve">number-&gt;string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turns a number into the string of its digits;</w:t>
        </w:r>
      </w:ins>
    </w:p>
    <w:p>
      <w:pPr>
        <w:pStyle w:val="Compact"/>
        <w:numPr>
          <w:ilvl w:val="0"/>
          <w:numId w:val="1009"/>
        </w:numPr>
      </w:pPr>
      <w:ins w:id="584" w:author="PR Preview" w:date="2026-01-01T00:00:00Z">
        <w:r>
          <w:rPr>
            <w:rStyle w:val="VerbatimChar"/>
          </w:rPr>
          <w:t xml:space="preserve">string-append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joins two strings into one.</w:t>
        </w:r>
      </w:ins>
    </w:p>
    <w:p>
      <w:pPr>
        <w:pStyle w:val="FirstParagraph"/>
      </w:pPr>
      <w:ins w:id="587" w:author="PR Preview" w:date="2026-01-01T00:00:00Z">
        <w:r>
          <w:t xml:space="preserve">Run</w:t>
        </w:r>
      </w:ins>
      <w:ins w:id="588" w:author="PR Preview" w:date="2026-01-01T00:00:00Z">
        <w:r>
          <w:t xml:space="preserve"> </w:t>
        </w:r>
      </w:ins>
      <w:ins w:id="589" w:author="PR Preview" w:date="2026-01-01T00:00:00Z">
        <w:r>
          <w:rPr>
            <w:rStyle w:val="VerbatimChar"/>
          </w:rPr>
          <w:t xml:space="preserve">(binary 6)</w:t>
        </w:r>
      </w:ins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by hand: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write down each call of</w:t>
        </w:r>
      </w:ins>
      <w:ins w:id="594" w:author="PR Preview" w:date="2026-01-01T00:00:00Z">
        <w:r>
          <w:t xml:space="preserve"> </w:t>
        </w:r>
      </w:ins>
      <w:ins w:id="595" w:author="PR Preview" w:date="2026-01-01T00:00:00Z">
        <w:r>
          <w:rPr>
            <w:rStyle w:val="VerbatimChar"/>
          </w:rPr>
          <w:t xml:space="preserve">binary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that it makes, and the string that each call returns.</w:t>
        </w:r>
      </w:ins>
    </w:p>
    <w:bookmarkEnd w:id="40"/>
    <w:bookmarkStart w:id="41" w:name="sol-binary-trace"/>
    <w:p>
      <w:pPr>
        <w:pStyle w:val="BodyText"/>
      </w:pPr>
      <w:ins w:id="598" w:author="PR Preview" w:date="2026-01-01T00:00:00Z">
        <w:r>
          <w:rPr>
            <w:i/>
            <w:iCs/>
          </w:rPr>
          <w:t xml:space="preserve">Solution 3</w:t>
        </w:r>
      </w:ins>
      <w:ins w:id="599" w:author="PR Preview" w:date="2026-01-01T00:00:00Z">
        <w:r>
          <w:t xml:space="preserve">. </w:t>
        </w:r>
      </w:ins>
      <w:ins w:id="600" w:author="PR Preview" w:date="2026-01-01T00:00:00Z">
        <w:r>
          <w:t xml:space="preserve">Since</w:t>
        </w:r>
      </w:ins>
      <w:ins w:id="601" w:author="PR Preview" w:date="2026-01-01T00:00:00Z">
        <w:r>
          <w:t xml:space="preserve"> </w:t>
        </w:r>
      </w:ins>
      <m:oMath>
        <m:r>
          <m:t>6</m:t>
        </m:r>
        <m:r>
          <m:rPr>
            <m:sty m:val="p"/>
          </m:rPr>
          <m:t>≥</m:t>
        </m:r>
        <m:r>
          <m:t>2</m:t>
        </m:r>
      </m:oMath>
      <w:ins w:id="602" w:author="PR Preview" w:date="2026-01-01T00:00:00Z">
        <w:r>
          <w:t xml:space="preserve">,</w:t>
        </w:r>
      </w:ins>
      <w:ins w:id="603" w:author="PR Preview" w:date="2026-01-01T00:00:00Z">
        <w:r>
          <w:t xml:space="preserve"> </w:t>
        </w:r>
      </w:ins>
      <w:ins w:id="604" w:author="PR Preview" w:date="2026-01-01T00:00:00Z">
        <w:r>
          <w:rPr>
            <w:rStyle w:val="VerbatimChar"/>
          </w:rPr>
          <w:t xml:space="preserve">(binary 6)</w:t>
        </w:r>
      </w:ins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calls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rPr>
            <w:rStyle w:val="VerbatimChar"/>
          </w:rPr>
          <w:t xml:space="preserve">(binary 3)</w:t>
        </w:r>
      </w:ins>
      <w:ins w:id="609" w:author="PR Preview" w:date="2026-01-01T00:00:00Z">
        <w:r>
          <w:t xml:space="preserve">, because</w:t>
        </w:r>
      </w:ins>
      <w:ins w:id="610" w:author="PR Preview" w:date="2026-01-01T00:00:00Z">
        <w:r>
          <w:t xml:space="preserve"> </w:t>
        </w:r>
      </w:ins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6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611" w:author="PR Preview" w:date="2026-01-01T00:00:00Z">
        <w:r>
          <w:t xml:space="preserve">, and puts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rPr>
            <w:rStyle w:val="VerbatimChar"/>
          </w:rPr>
          <w:t xml:space="preserve">"0"</w:t>
        </w:r>
      </w:ins>
      <w:ins w:id="614" w:author="PR Preview" w:date="2026-01-01T00:00:00Z">
        <w:r>
          <w:t xml:space="preserve">, the remainder of 6 divided by 2, after its result.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Since</w:t>
        </w:r>
      </w:ins>
      <w:ins w:id="617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≥</m:t>
        </m:r>
        <m:r>
          <m:t>2</m:t>
        </m:r>
      </m:oMath>
      <w:ins w:id="618" w:author="PR Preview" w:date="2026-01-01T00:00:00Z">
        <w:r>
          <w:t xml:space="preserve">,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rPr>
            <w:rStyle w:val="VerbatimChar"/>
          </w:rPr>
          <w:t xml:space="preserve">(binary 3)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calls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rPr>
            <w:rStyle w:val="VerbatimChar"/>
          </w:rPr>
          <w:t xml:space="preserve">(binary 1)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and puts</w:t>
        </w:r>
      </w:ins>
      <w:ins w:id="627" w:author="PR Preview" w:date="2026-01-01T00:00:00Z">
        <w:r>
          <w:t xml:space="preserve"> </w:t>
        </w:r>
      </w:ins>
      <w:ins w:id="628" w:author="PR Preview" w:date="2026-01-01T00:00:00Z">
        <w:r>
          <w:rPr>
            <w:rStyle w:val="VerbatimChar"/>
          </w:rPr>
          <w:t xml:space="preserve">"1"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after its result.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Since</w:t>
        </w:r>
      </w:ins>
      <w:ins w:id="63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&lt;</m:t>
        </m:r>
        <m:r>
          <m:t>2</m:t>
        </m:r>
      </m:oMath>
      <w:ins w:id="634" w:author="PR Preview" w:date="2026-01-01T00:00:00Z">
        <w:r>
          <w:t xml:space="preserve">,</w:t>
        </w:r>
      </w:ins>
      <w:ins w:id="635" w:author="PR Preview" w:date="2026-01-01T00:00:00Z">
        <w:r>
          <w:t xml:space="preserve"> </w:t>
        </w:r>
      </w:ins>
      <w:ins w:id="636" w:author="PR Preview" w:date="2026-01-01T00:00:00Z">
        <w:r>
          <w:rPr>
            <w:rStyle w:val="VerbatimChar"/>
          </w:rPr>
          <w:t xml:space="preserve">(binary 1)</w:t>
        </w:r>
      </w:ins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returns</w:t>
        </w:r>
      </w:ins>
      <w:ins w:id="639" w:author="PR Preview" w:date="2026-01-01T00:00:00Z">
        <w:r>
          <w:t xml:space="preserve"> </w:t>
        </w:r>
      </w:ins>
      <w:ins w:id="640" w:author="PR Preview" w:date="2026-01-01T00:00:00Z">
        <w:r>
          <w:rPr>
            <w:rStyle w:val="VerbatimChar"/>
          </w:rPr>
          <w:t xml:space="preserve">"1"</w:t>
        </w:r>
      </w:ins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without calling</w:t>
        </w:r>
      </w:ins>
      <w:ins w:id="643" w:author="PR Preview" w:date="2026-01-01T00:00:00Z">
        <w:r>
          <w:t xml:space="preserve"> </w:t>
        </w:r>
      </w:ins>
      <w:ins w:id="644" w:author="PR Preview" w:date="2026-01-01T00:00:00Z">
        <w:r>
          <w:rPr>
            <w:rStyle w:val="VerbatimChar"/>
          </w:rPr>
          <w:t xml:space="preserve">binary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again.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Replacing each call with what it returns:</w:t>
        </w:r>
      </w:ins>
    </w:p>
    <w:p>
      <w:pPr>
        <w:pStyle w:val="SourceCode"/>
      </w:pPr>
      <w:ins w:id="649" w:author="PR Preview" w:date="2026-01-01T00:00:00Z">
        <w:r>
          <w:rPr>
            <w:rStyle w:val="VerbatimChar"/>
          </w:rPr>
          <w:t xml:space="preserve">(binary 6)</w:t>
        </w:r>
      </w:ins>
      <w:ins w:id="650" w:author="PR Preview" w:date="2026-01-01T00:00:00Z">
        <w:r>
          <w:br/>
        </w:r>
      </w:ins>
      <w:ins w:id="651" w:author="PR Preview" w:date="2026-01-01T00:00:00Z">
        <w:r>
          <w:rPr>
            <w:rStyle w:val="VerbatimChar"/>
          </w:rPr>
          <w:t xml:space="preserve">= (string-append (binary 3) "0")</w:t>
        </w:r>
      </w:ins>
      <w:ins w:id="652" w:author="PR Preview" w:date="2026-01-01T00:00:00Z">
        <w:r>
          <w:br/>
        </w:r>
      </w:ins>
      <w:ins w:id="653" w:author="PR Preview" w:date="2026-01-01T00:00:00Z">
        <w:r>
          <w:rPr>
            <w:rStyle w:val="VerbatimChar"/>
          </w:rPr>
          <w:t xml:space="preserve">= (string-append (string-append (binary 1) "1") "0")</w:t>
        </w:r>
      </w:ins>
      <w:ins w:id="654" w:author="PR Preview" w:date="2026-01-01T00:00:00Z">
        <w:r>
          <w:br/>
        </w:r>
      </w:ins>
      <w:ins w:id="655" w:author="PR Preview" w:date="2026-01-01T00:00:00Z">
        <w:r>
          <w:rPr>
            <w:rStyle w:val="VerbatimChar"/>
          </w:rPr>
          <w:t xml:space="preserve">= (string-append (string-append "1" "1") "0")</w:t>
        </w:r>
      </w:ins>
      <w:ins w:id="656" w:author="PR Preview" w:date="2026-01-01T00:00:00Z">
        <w:r>
          <w:br/>
        </w:r>
      </w:ins>
      <w:ins w:id="657" w:author="PR Preview" w:date="2026-01-01T00:00:00Z">
        <w:r>
          <w:rPr>
            <w:rStyle w:val="VerbatimChar"/>
          </w:rPr>
          <w:t xml:space="preserve">= (string-append "11" "0")</w:t>
        </w:r>
      </w:ins>
      <w:ins w:id="658" w:author="PR Preview" w:date="2026-01-01T00:00:00Z">
        <w:r>
          <w:br/>
        </w:r>
      </w:ins>
      <w:ins w:id="659" w:author="PR Preview" w:date="2026-01-01T00:00:00Z">
        <w:r>
          <w:rPr>
            <w:rStyle w:val="VerbatimChar"/>
          </w:rPr>
          <w:t xml:space="preserve">= "110"</w:t>
        </w:r>
      </w:ins>
    </w:p>
    <w:p>
      <w:pPr>
        <w:pStyle w:val="FirstParagraph"/>
      </w:pPr>
      <w:ins w:id="660" w:author="PR Preview" w:date="2026-01-01T00:00:00Z">
        <w:r>
          <w:t xml:space="preserve">So</w:t>
        </w:r>
      </w:ins>
      <w:ins w:id="661" w:author="PR Preview" w:date="2026-01-01T00:00:00Z">
        <w:r>
          <w:t xml:space="preserve"> </w:t>
        </w:r>
      </w:ins>
      <w:ins w:id="662" w:author="PR Preview" w:date="2026-01-01T00:00:00Z">
        <w:r>
          <w:rPr>
            <w:rStyle w:val="VerbatimChar"/>
          </w:rPr>
          <w:t xml:space="preserve">(binary 1)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returns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rPr>
            <w:rStyle w:val="VerbatimChar"/>
          </w:rPr>
          <w:t xml:space="preserve">"1"</w:t>
        </w:r>
      </w:ins>
      <w:ins w:id="667" w:author="PR Preview" w:date="2026-01-01T00:00:00Z">
        <w:r>
          <w:t xml:space="preserve">,</w:t>
        </w:r>
      </w:ins>
      <w:ins w:id="668" w:author="PR Preview" w:date="2026-01-01T00:00:00Z">
        <w:r>
          <w:t xml:space="preserve"> </w:t>
        </w:r>
      </w:ins>
      <w:ins w:id="669" w:author="PR Preview" w:date="2026-01-01T00:00:00Z">
        <w:r>
          <w:rPr>
            <w:rStyle w:val="VerbatimChar"/>
          </w:rPr>
          <w:t xml:space="preserve">(binary 3)</w:t>
        </w:r>
      </w:ins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returns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rPr>
            <w:rStyle w:val="VerbatimChar"/>
          </w:rPr>
          <w:t xml:space="preserve">"11"</w:t>
        </w:r>
      </w:ins>
      <w:ins w:id="674" w:author="PR Preview" w:date="2026-01-01T00:00:00Z">
        <w:r>
          <w:t xml:space="preserve">, and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rPr>
            <w:rStyle w:val="VerbatimChar"/>
          </w:rPr>
          <w:t xml:space="preserve">(binary 6)</w:t>
        </w:r>
      </w:ins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returns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rPr>
            <w:rStyle w:val="VerbatimChar"/>
          </w:rPr>
          <w:t xml:space="preserve">"110"</w:t>
        </w:r>
      </w:ins>
      <w:ins w:id="681" w:author="PR Preview" w:date="2026-01-01T00:00:00Z">
        <w:r>
          <w:t xml:space="preserve">.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That is 6 written in base 2, since</w:t>
        </w:r>
      </w:ins>
      <w:ins w:id="68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6</m:t>
        </m:r>
      </m:oMath>
      <w:ins w:id="685" w:author="PR Preview" w:date="2026-01-01T00:00:00Z">
        <w:r>
          <w:t xml:space="preserve">.</w:t>
        </w:r>
      </w:ins>
    </w:p>
    <w:bookmarkEnd w:id="41"/>
    <w:bookmarkStart w:id="42" w:name="rem-racket-recursion"/>
    <w:p>
      <w:pPr>
        <w:pStyle w:val="BodyText"/>
      </w:pPr>
      <w:ins w:id="686" w:author="PR Preview" w:date="2026-01-01T00:00:00Z">
        <w:r>
          <w:rPr>
            <w:i/>
            <w:iCs/>
          </w:rPr>
          <w:t xml:space="preserve">Remark 1</w:t>
        </w:r>
      </w:ins>
      <w:ins w:id="687" w:author="PR Preview" w:date="2026-01-01T00:00:00Z">
        <w:r>
          <w:t xml:space="preserve"> (Three questions for writing a recursive function). </w:t>
        </w:r>
      </w:ins>
      <w:ins w:id="688" w:author="PR Preview" w:date="2026-01-01T00:00:00Z">
        <w:r>
          <w:t xml:space="preserve">A Racket function that calls itself, such as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rPr>
            <w:rStyle w:val="VerbatimChar"/>
          </w:rPr>
          <w:t xml:space="preserve">binary</w:t>
        </w:r>
      </w:ins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in</w:t>
        </w:r>
      </w:ins>
      <w:ins w:id="693" w:author="PR Preview" w:date="2026-01-01T00:00:00Z">
        <w:r>
          <w:t xml:space="preserve"> </w:t>
        </w:r>
      </w:ins>
      <w:hyperlink w:anchor="exr-binary-trace">
        <w:ins w:id="694" w:author="PR Preview" w:date="2026-01-01T00:00:00Z">
          <w:r>
            <w:rPr>
              <w:rStyle w:val="Hyperlink"/>
            </w:rPr>
            <w:t xml:space="preserve">Exercise 3</w:t>
          </w:r>
        </w:ins>
      </w:hyperlink>
      <w:ins w:id="695" w:author="PR Preview" w:date="2026-01-01T00:00:00Z">
        <w:r>
          <w:t xml:space="preserve">,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answers three questions:</w:t>
        </w:r>
      </w:ins>
    </w:p>
    <w:p>
      <w:pPr>
        <w:pStyle w:val="Compact"/>
        <w:numPr>
          <w:ilvl w:val="0"/>
          <w:numId w:val="1010"/>
        </w:numPr>
      </w:pPr>
      <w:ins w:id="698" w:author="PR Preview" w:date="2026-01-01T00:00:00Z">
        <w:r>
          <w:rPr>
            <w:b/>
            <w:bCs/>
          </w:rPr>
          <w:t xml:space="preserve">Base case.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Which inputs does it answer directly?</w:t>
        </w:r>
      </w:ins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For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rPr>
            <w:rStyle w:val="VerbatimChar"/>
          </w:rPr>
          <w:t xml:space="preserve">binary</w:t>
        </w:r>
      </w:ins>
      <w:ins w:id="705" w:author="PR Preview" w:date="2026-01-01T00:00:00Z">
        <w:r>
          <w:t xml:space="preserve">, the inputs 0 and 1, whose base-2 form is the single digit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rPr>
            <w:rStyle w:val="VerbatimChar"/>
          </w:rPr>
          <w:t xml:space="preserve">"0"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or</w:t>
        </w:r>
      </w:ins>
      <w:ins w:id="710" w:author="PR Preview" w:date="2026-01-01T00:00:00Z">
        <w:r>
          <w:t xml:space="preserve"> </w:t>
        </w:r>
      </w:ins>
      <w:ins w:id="711" w:author="PR Preview" w:date="2026-01-01T00:00:00Z">
        <w:r>
          <w:rPr>
            <w:rStyle w:val="VerbatimChar"/>
          </w:rPr>
          <w:t xml:space="preserve">"1"</w:t>
        </w:r>
      </w:ins>
      <w:ins w:id="71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0"/>
        </w:numPr>
      </w:pPr>
      <w:ins w:id="713" w:author="PR Preview" w:date="2026-01-01T00:00:00Z">
        <w:r>
          <w:rPr>
            <w:b/>
            <w:bCs/>
          </w:rPr>
          <w:t xml:space="preserve">Recursive call.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Which smaller input does it call itself on?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For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rPr>
            <w:rStyle w:val="VerbatimChar"/>
          </w:rPr>
          <w:t xml:space="preserve">binary</w:t>
        </w:r>
      </w:ins>
      <w:ins w:id="720" w:author="PR Preview" w:date="2026-01-01T00:00:00Z">
        <w:r>
          <w:t xml:space="preserve">, the input</w:t>
        </w:r>
      </w:ins>
      <w:ins w:id="721" w:author="PR Preview" w:date="2026-01-01T00:00:00Z">
        <w:r>
          <w:t xml:space="preserve"> </w:t>
        </w:r>
      </w:ins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ins w:id="722" w:author="PR Preview" w:date="2026-01-01T00:00:00Z">
        <w:r>
          <w:t xml:space="preserve">, which is less than</w:t>
        </w:r>
      </w:ins>
      <w:ins w:id="723" w:author="PR Preview" w:date="2026-01-01T00:00:00Z">
        <w:r>
          <w:t xml:space="preserve"> </w:t>
        </w:r>
      </w:ins>
      <m:oMath>
        <m:r>
          <m:t>n</m:t>
        </m:r>
      </m:oMath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when</w:t>
        </w:r>
      </w:ins>
      <w:ins w:id="72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72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0"/>
        </w:numPr>
      </w:pPr>
      <w:ins w:id="728" w:author="PR Preview" w:date="2026-01-01T00:00:00Z">
        <w:r>
          <w:rPr>
            <w:b/>
            <w:bCs/>
          </w:rPr>
          <w:t xml:space="preserve">Combination.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How does it turn the result of the recursive call into its own answer?</w:t>
        </w:r>
      </w:ins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For</w:t>
        </w:r>
      </w:ins>
      <w:ins w:id="733" w:author="PR Preview" w:date="2026-01-01T00:00:00Z">
        <w:r>
          <w:t xml:space="preserve"> </w:t>
        </w:r>
      </w:ins>
      <w:ins w:id="734" w:author="PR Preview" w:date="2026-01-01T00:00:00Z">
        <w:r>
          <w:rPr>
            <w:rStyle w:val="VerbatimChar"/>
          </w:rPr>
          <w:t xml:space="preserve">binary</w:t>
        </w:r>
      </w:ins>
      <w:ins w:id="735" w:author="PR Preview" w:date="2026-01-01T00:00:00Z">
        <w:r>
          <w:t xml:space="preserve">, it puts the last base-2 digit of</w:t>
        </w:r>
      </w:ins>
      <w:ins w:id="736" w:author="PR Preview" w:date="2026-01-01T00:00:00Z">
        <w:r>
          <w:t xml:space="preserve"> </w:t>
        </w:r>
      </w:ins>
      <m:oMath>
        <m:r>
          <m:t>n</m:t>
        </m:r>
      </m:oMath>
      <w:ins w:id="737" w:author="PR Preview" w:date="2026-01-01T00:00:00Z">
        <w:r>
          <w:t xml:space="preserve">, the remainder of</w:t>
        </w:r>
      </w:ins>
      <w:ins w:id="738" w:author="PR Preview" w:date="2026-01-01T00:00:00Z">
        <w:r>
          <w:t xml:space="preserve"> </w:t>
        </w:r>
      </w:ins>
      <m:oMath>
        <m:r>
          <m:t>n</m:t>
        </m:r>
      </m:oMath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divided by 2, after the result.</w:t>
        </w:r>
      </w:ins>
    </w:p>
    <w:p>
      <w:pPr>
        <w:pStyle w:val="FirstParagraph"/>
      </w:pPr>
      <w:ins w:id="741" w:author="PR Preview" w:date="2026-01-01T00:00:00Z">
        <w:r>
          <w:t xml:space="preserve">The base case is the branch of the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rPr>
            <w:rStyle w:val="VerbatimChar"/>
          </w:rPr>
          <w:t xml:space="preserve">if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that does not call the function,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and the recursive call and the combination make up the other branch.</w:t>
        </w:r>
      </w:ins>
    </w:p>
    <w:bookmarkEnd w:id="42"/>
    <w:bookmarkStart w:id="43" w:name="exm-digits-racket"/>
    <w:p>
      <w:pPr>
        <w:pStyle w:val="BodyText"/>
      </w:pPr>
      <w:ins w:id="748" w:author="PR Preview" w:date="2026-01-01T00:00:00Z">
        <w:r>
          <w:rPr>
            <w:b/>
            <w:bCs/>
          </w:rPr>
          <w:t xml:space="preserve">Example 8 (Counting digits in Racket)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The recursive definition of</w:t>
        </w:r>
      </w:ins>
      <w:ins w:id="751" w:author="PR Preview" w:date="2026-01-01T00:00:00Z">
        <w:r>
          <w:t xml:space="preserve"> </w:t>
        </w:r>
      </w:ins>
      <m:oMath>
        <m:r>
          <m:t>d</m:t>
        </m:r>
      </m:oMath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in</w:t>
        </w:r>
      </w:ins>
      <w:ins w:id="754" w:author="PR Preview" w:date="2026-01-01T00:00:00Z">
        <w:r>
          <w:t xml:space="preserve"> </w:t>
        </w:r>
      </w:ins>
      <w:hyperlink w:anchor="exm-digit-count">
        <w:ins w:id="755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becomes a Racket function line by line:</w:t>
        </w:r>
      </w:ins>
    </w:p>
    <w:p>
      <w:pPr>
        <w:pStyle w:val="SourceCode"/>
      </w:pPr>
      <w:ins w:id="758" w:author="PR Preview" w:date="2026-01-01T00:00:00Z">
        <w:r>
          <w:rPr>
            <w:rStyle w:val="OperatorTok"/>
          </w:rPr>
          <w:t xml:space="preserve">(</w:t>
        </w:r>
      </w:ins>
      <w:ins w:id="759" w:author="PR Preview" w:date="2026-01-01T00:00:00Z">
        <w:r>
          <w:rPr>
            <w:rStyle w:val="ExtensionTok"/>
          </w:rPr>
          <w:t xml:space="preserve">define</w:t>
        </w:r>
      </w:ins>
      <w:ins w:id="760" w:author="PR Preview" w:date="2026-01-01T00:00:00Z">
        <w:r>
          <w:rPr>
            <w:rStyle w:val="FunctionTok"/>
          </w:rPr>
          <w:t xml:space="preserve"> </w:t>
        </w:r>
      </w:ins>
      <w:ins w:id="761" w:author="PR Preview" w:date="2026-01-01T00:00:00Z">
        <w:r>
          <w:rPr>
            <w:rStyle w:val="OperatorTok"/>
          </w:rPr>
          <w:t xml:space="preserve">(</w:t>
        </w:r>
      </w:ins>
      <w:ins w:id="762" w:author="PR Preview" w:date="2026-01-01T00:00:00Z">
        <w:r>
          <w:rPr>
            <w:rStyle w:val="NormalTok"/>
          </w:rPr>
          <w:t xml:space="preserve">digits n</w:t>
        </w:r>
      </w:ins>
      <w:ins w:id="763" w:author="PR Preview" w:date="2026-01-01T00:00:00Z">
        <w:r>
          <w:rPr>
            <w:rStyle w:val="OperatorTok"/>
          </w:rPr>
          <w:t xml:space="preserve">)</w:t>
        </w:r>
      </w:ins>
      <w:ins w:id="764" w:author="PR Preview" w:date="2026-01-01T00:00:00Z">
        <w:r>
          <w:br/>
        </w:r>
      </w:ins>
      <w:ins w:id="765" w:author="PR Preview" w:date="2026-01-01T00:00:00Z">
        <w:r>
          <w:rPr>
            <w:rStyle w:val="NormalTok"/>
          </w:rPr>
          <w:t xml:space="preserve">  </w:t>
        </w:r>
      </w:ins>
      <w:ins w:id="766" w:author="PR Preview" w:date="2026-01-01T00:00:00Z">
        <w:r>
          <w:rPr>
            <w:rStyle w:val="OperatorTok"/>
          </w:rPr>
          <w:t xml:space="preserve">(</w:t>
        </w:r>
      </w:ins>
      <w:ins w:id="767" w:author="PR Preview" w:date="2026-01-01T00:00:00Z">
        <w:r>
          <w:rPr>
            <w:rStyle w:val="KeywordTok"/>
          </w:rPr>
          <w:t xml:space="preserve">if</w:t>
        </w:r>
      </w:ins>
      <w:ins w:id="768" w:author="PR Preview" w:date="2026-01-01T00:00:00Z">
        <w:r>
          <w:rPr>
            <w:rStyle w:val="NormalTok"/>
          </w:rPr>
          <w:t xml:space="preserve"> </w:t>
        </w:r>
      </w:ins>
      <w:ins w:id="769" w:author="PR Preview" w:date="2026-01-01T00:00:00Z">
        <w:r>
          <w:rPr>
            <w:rStyle w:val="OperatorTok"/>
          </w:rPr>
          <w:t xml:space="preserve">(&lt;</w:t>
        </w:r>
      </w:ins>
      <w:ins w:id="770" w:author="PR Preview" w:date="2026-01-01T00:00:00Z">
        <w:r>
          <w:rPr>
            <w:rStyle w:val="NormalTok"/>
          </w:rPr>
          <w:t xml:space="preserve"> n </w:t>
        </w:r>
      </w:ins>
      <w:ins w:id="771" w:author="PR Preview" w:date="2026-01-01T00:00:00Z">
        <w:r>
          <w:rPr>
            <w:rStyle w:val="DecValTok"/>
          </w:rPr>
          <w:t xml:space="preserve">10</w:t>
        </w:r>
      </w:ins>
      <w:ins w:id="772" w:author="PR Preview" w:date="2026-01-01T00:00:00Z">
        <w:r>
          <w:rPr>
            <w:rStyle w:val="OperatorTok"/>
          </w:rPr>
          <w:t xml:space="preserve">)</w:t>
        </w:r>
      </w:ins>
      <w:ins w:id="773" w:author="PR Preview" w:date="2026-01-01T00:00:00Z">
        <w:r>
          <w:br/>
        </w:r>
      </w:ins>
      <w:ins w:id="774" w:author="PR Preview" w:date="2026-01-01T00:00:00Z">
        <w:r>
          <w:rPr>
            <w:rStyle w:val="NormalTok"/>
          </w:rPr>
          <w:t xml:space="preserve">      </w:t>
        </w:r>
      </w:ins>
      <w:ins w:id="775" w:author="PR Preview" w:date="2026-01-01T00:00:00Z">
        <w:r>
          <w:rPr>
            <w:rStyle w:val="DecValTok"/>
          </w:rPr>
          <w:t xml:space="preserve">1</w:t>
        </w:r>
      </w:ins>
      <w:ins w:id="776" w:author="PR Preview" w:date="2026-01-01T00:00:00Z">
        <w:r>
          <w:br/>
        </w:r>
      </w:ins>
      <w:ins w:id="777" w:author="PR Preview" w:date="2026-01-01T00:00:00Z">
        <w:r>
          <w:rPr>
            <w:rStyle w:val="NormalTok"/>
          </w:rPr>
          <w:t xml:space="preserve">      </w:t>
        </w:r>
      </w:ins>
      <w:ins w:id="778" w:author="PR Preview" w:date="2026-01-01T00:00:00Z">
        <w:r>
          <w:rPr>
            <w:rStyle w:val="OperatorTok"/>
          </w:rPr>
          <w:t xml:space="preserve">(+</w:t>
        </w:r>
      </w:ins>
      <w:ins w:id="779" w:author="PR Preview" w:date="2026-01-01T00:00:00Z">
        <w:r>
          <w:rPr>
            <w:rStyle w:val="NormalTok"/>
          </w:rPr>
          <w:t xml:space="preserve"> </w:t>
        </w:r>
      </w:ins>
      <w:ins w:id="780" w:author="PR Preview" w:date="2026-01-01T00:00:00Z">
        <w:r>
          <w:rPr>
            <w:rStyle w:val="DecValTok"/>
          </w:rPr>
          <w:t xml:space="preserve">1</w:t>
        </w:r>
      </w:ins>
      <w:ins w:id="781" w:author="PR Preview" w:date="2026-01-01T00:00:00Z">
        <w:r>
          <w:rPr>
            <w:rStyle w:val="NormalTok"/>
          </w:rPr>
          <w:t xml:space="preserve"> </w:t>
        </w:r>
      </w:ins>
      <w:ins w:id="782" w:author="PR Preview" w:date="2026-01-01T00:00:00Z">
        <w:r>
          <w:rPr>
            <w:rStyle w:val="OperatorTok"/>
          </w:rPr>
          <w:t xml:space="preserve">(</w:t>
        </w:r>
      </w:ins>
      <w:ins w:id="783" w:author="PR Preview" w:date="2026-01-01T00:00:00Z">
        <w:r>
          <w:rPr>
            <w:rStyle w:val="NormalTok"/>
          </w:rPr>
          <w:t xml:space="preserve">digits </w:t>
        </w:r>
      </w:ins>
      <w:ins w:id="784" w:author="PR Preview" w:date="2026-01-01T00:00:00Z">
        <w:r>
          <w:rPr>
            <w:rStyle w:val="OperatorTok"/>
          </w:rPr>
          <w:t xml:space="preserve">(</w:t>
        </w:r>
      </w:ins>
      <w:ins w:id="785" w:author="PR Preview" w:date="2026-01-01T00:00:00Z">
        <w:r>
          <w:rPr>
            <w:rStyle w:val="KeywordTok"/>
          </w:rPr>
          <w:t xml:space="preserve">quotient</w:t>
        </w:r>
      </w:ins>
      <w:ins w:id="786" w:author="PR Preview" w:date="2026-01-01T00:00:00Z">
        <w:r>
          <w:rPr>
            <w:rStyle w:val="NormalTok"/>
          </w:rPr>
          <w:t xml:space="preserve"> n </w:t>
        </w:r>
      </w:ins>
      <w:ins w:id="787" w:author="PR Preview" w:date="2026-01-01T00:00:00Z">
        <w:r>
          <w:rPr>
            <w:rStyle w:val="DecValTok"/>
          </w:rPr>
          <w:t xml:space="preserve">10</w:t>
        </w:r>
      </w:ins>
      <w:ins w:id="788" w:author="PR Preview" w:date="2026-01-01T00:00:00Z">
        <w:r>
          <w:rPr>
            <w:rStyle w:val="OperatorTok"/>
          </w:rPr>
          <w:t xml:space="preserve">)))))</w:t>
        </w:r>
      </w:ins>
    </w:p>
    <w:p>
      <w:pPr>
        <w:pStyle w:val="FirstParagraph"/>
      </w:pPr>
      <w:ins w:id="789" w:author="PR Preview" w:date="2026-01-01T00:00:00Z">
        <w:r>
          <w:t xml:space="preserve">Following</w:t>
        </w:r>
      </w:ins>
      <w:ins w:id="790" w:author="PR Preview" w:date="2026-01-01T00:00:00Z">
        <w:r>
          <w:t xml:space="preserve"> </w:t>
        </w:r>
      </w:ins>
      <w:hyperlink w:anchor="rem-racket-recursion">
        <w:ins w:id="791" w:author="PR Preview" w:date="2026-01-01T00:00:00Z">
          <w:r>
            <w:rPr>
              <w:rStyle w:val="Hyperlink"/>
            </w:rPr>
            <w:t xml:space="preserve">Remark 1</w:t>
          </w:r>
        </w:ins>
      </w:hyperlink>
      <w:ins w:id="792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1"/>
        </w:numPr>
      </w:pPr>
      <w:ins w:id="793" w:author="PR Preview" w:date="2026-01-01T00:00:00Z">
        <w:r>
          <w:t xml:space="preserve">the base case answers 1 for every input less than 10;</w:t>
        </w:r>
      </w:ins>
    </w:p>
    <w:p>
      <w:pPr>
        <w:pStyle w:val="Compact"/>
        <w:numPr>
          <w:ilvl w:val="0"/>
          <w:numId w:val="1011"/>
        </w:numPr>
      </w:pPr>
      <w:ins w:id="794" w:author="PR Preview" w:date="2026-01-01T00:00:00Z">
        <w:r>
          <w:t xml:space="preserve">the recursive call is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rPr>
            <w:rStyle w:val="VerbatimChar"/>
          </w:rPr>
          <w:t xml:space="preserve">(digits (quotient n 10))</w:t>
        </w:r>
      </w:ins>
      <w:ins w:id="797" w:author="PR Preview" w:date="2026-01-01T00:00:00Z">
        <w:r>
          <w:t xml:space="preserve">, on</w:t>
        </w:r>
      </w:ins>
      <w:ins w:id="798" w:author="PR Preview" w:date="2026-01-01T00:00:00Z">
        <w:r>
          <w:t xml:space="preserve"> </w:t>
        </w:r>
      </w:ins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ins w:id="799" w:author="PR Preview" w:date="2026-01-01T00:00:00Z">
        <w:r>
          <w:t xml:space="preserve">, which is less than</w:t>
        </w:r>
      </w:ins>
      <w:ins w:id="800" w:author="PR Preview" w:date="2026-01-01T00:00:00Z">
        <w:r>
          <w:t xml:space="preserve"> </w:t>
        </w:r>
      </w:ins>
      <m:oMath>
        <m:r>
          <m:t>n</m:t>
        </m:r>
      </m:oMath>
      <w:ins w:id="801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1"/>
        </w:numPr>
      </w:pPr>
      <w:ins w:id="802" w:author="PR Preview" w:date="2026-01-01T00:00:00Z">
        <w:r>
          <w:t xml:space="preserve">the combination adds 1 to the result of the recursive call.</w:t>
        </w:r>
      </w:ins>
    </w:p>
    <w:p>
      <w:pPr>
        <w:pStyle w:val="FirstParagraph"/>
      </w:pPr>
      <w:ins w:id="803" w:author="PR Preview" w:date="2026-01-01T00:00:00Z">
        <w:r>
          <w:rPr>
            <w:rStyle w:val="VerbatimChar"/>
          </w:rPr>
          <w:t xml:space="preserve">(digits 2026)</w:t>
        </w:r>
      </w:ins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calls</w:t>
        </w:r>
      </w:ins>
      <w:ins w:id="806" w:author="PR Preview" w:date="2026-01-01T00:00:00Z">
        <w:r>
          <w:t xml:space="preserve"> </w:t>
        </w:r>
      </w:ins>
      <w:ins w:id="807" w:author="PR Preview" w:date="2026-01-01T00:00:00Z">
        <w:r>
          <w:rPr>
            <w:rStyle w:val="VerbatimChar"/>
          </w:rPr>
          <w:t xml:space="preserve">(digits 202)</w:t>
        </w:r>
      </w:ins>
      <w:ins w:id="808" w:author="PR Preview" w:date="2026-01-01T00:00:00Z">
        <w:r>
          <w:t xml:space="preserve">,</w:t>
        </w:r>
      </w:ins>
      <w:ins w:id="809" w:author="PR Preview" w:date="2026-01-01T00:00:00Z">
        <w:r>
          <w:t xml:space="preserve"> </w:t>
        </w:r>
      </w:ins>
      <w:ins w:id="810" w:author="PR Preview" w:date="2026-01-01T00:00:00Z">
        <w:r>
          <w:rPr>
            <w:rStyle w:val="VerbatimChar"/>
          </w:rPr>
          <w:t xml:space="preserve">(digits 20)</w:t>
        </w:r>
      </w:ins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and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rPr>
            <w:rStyle w:val="VerbatimChar"/>
          </w:rPr>
          <w:t xml:space="preserve">(digits 2)</w:t>
        </w:r>
      </w:ins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in turn, as in</w:t>
        </w:r>
      </w:ins>
      <w:ins w:id="817" w:author="PR Preview" w:date="2026-01-01T00:00:00Z">
        <w:r>
          <w:t xml:space="preserve"> </w:t>
        </w:r>
      </w:ins>
      <w:hyperlink w:anchor="exm-digit-count">
        <w:ins w:id="818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819" w:author="PR Preview" w:date="2026-01-01T00:00:00Z">
        <w:r>
          <w:t xml:space="preserve">,</w:t>
        </w:r>
      </w:ins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and returns 4.</w:t>
        </w:r>
      </w:ins>
    </w:p>
    <w:bookmarkEnd w:id="43"/>
    <w:bookmarkEnd w:id="44"/>
    <w:bookmarkStart w:id="53" w:name="sec-lists"/>
    <w:p>
      <w:pPr>
        <w:pStyle w:val="Heading1"/>
      </w:pPr>
      <w:ins w:id="822" w:author="PR Preview" w:date="2026-01-01T00:00:00Z">
        <w:r>
          <w:t xml:space="preserve">4. Lists</w:t>
        </w:r>
      </w:ins>
    </w:p>
    <w:bookmarkStart w:id="45" w:name="exr-cons-list"/>
    <w:p>
      <w:pPr>
        <w:pStyle w:val="FirstParagraph"/>
      </w:pPr>
      <w:ins w:id="823" w:author="PR Preview" w:date="2026-01-01T00:00:00Z">
        <w:r>
          <w:rPr>
            <w:b/>
            <w:bCs/>
          </w:rPr>
          <w:t xml:space="preserve">Exercise 4 (Building a list with</w:t>
        </w:r>
      </w:ins>
      <w:ins w:id="824" w:author="PR Preview" w:date="2026-01-01T00:00:00Z">
        <w:r>
          <w:rPr>
            <w:b/>
            <w:bCs/>
          </w:rPr>
          <w:t xml:space="preserve"> </w:t>
        </w:r>
      </w:ins>
      <w:ins w:id="825" w:author="PR Preview" w:date="2026-01-01T00:00:00Z">
        <w:r>
          <w:rPr>
            <w:rStyle w:val="VerbatimChar"/>
            <w:b/>
            <w:bCs/>
          </w:rPr>
          <w:t xml:space="preserve">cons</w:t>
        </w:r>
      </w:ins>
      <w:ins w:id="826" w:author="PR Preview" w:date="2026-01-01T00:00:00Z">
        <w:r>
          <w:rPr>
            <w:b/>
            <w:bCs/>
          </w:rPr>
          <w:t xml:space="preserve">)</w:t>
        </w:r>
      </w:ins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In Racket,</w:t>
        </w:r>
      </w:ins>
      <w:ins w:id="829" w:author="PR Preview" w:date="2026-01-01T00:00:00Z">
        <w:r>
          <w:t xml:space="preserve"> </w:t>
        </w:r>
      </w:ins>
      <w:ins w:id="830" w:author="PR Preview" w:date="2026-01-01T00:00:00Z">
        <w:r>
          <w:rPr>
            <w:rStyle w:val="VerbatimChar"/>
          </w:rPr>
          <w:t xml:space="preserve">empty</w:t>
        </w:r>
      </w:ins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is the list with no elements,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and</w:t>
        </w:r>
      </w:ins>
      <w:ins w:id="835" w:author="PR Preview" w:date="2026-01-01T00:00:00Z">
        <w:r>
          <w:t xml:space="preserve"> </w:t>
        </w:r>
      </w:ins>
      <w:ins w:id="836" w:author="PR Preview" w:date="2026-01-01T00:00:00Z">
        <w:r>
          <w:rPr>
            <w:rStyle w:val="VerbatimChar"/>
          </w:rPr>
          <w:t xml:space="preserve">(cons x xs)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is the list whose first element is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rPr>
            <w:rStyle w:val="VerbatimChar"/>
          </w:rPr>
          <w:t xml:space="preserve">x</w:t>
        </w:r>
      </w:ins>
      <w:ins w:id="841" w:author="PR Preview" w:date="2026-01-01T00:00:00Z">
        <w:r>
          <w:t xml:space="preserve">, followed by the elements of the list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rPr>
            <w:rStyle w:val="VerbatimChar"/>
          </w:rPr>
          <w:t xml:space="preserve">xs</w:t>
        </w:r>
      </w:ins>
      <w:ins w:id="844" w:author="PR Preview" w:date="2026-01-01T00:00:00Z">
        <w:r>
          <w:t xml:space="preserve">.</w:t>
        </w:r>
      </w:ins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For example,</w:t>
        </w:r>
      </w:ins>
      <w:ins w:id="847" w:author="PR Preview" w:date="2026-01-01T00:00:00Z">
        <w:r>
          <w:t xml:space="preserve"> </w:t>
        </w:r>
      </w:ins>
      <w:ins w:id="848" w:author="PR Preview" w:date="2026-01-01T00:00:00Z">
        <w:r>
          <w:rPr>
            <w:rStyle w:val="VerbatimChar"/>
          </w:rPr>
          <w:t xml:space="preserve">(cons 5 empty)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is the one-element list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rPr>
            <w:rStyle w:val="VerbatimChar"/>
          </w:rPr>
          <w:t xml:space="preserve">'(5)</w:t>
        </w:r>
      </w:ins>
      <w:ins w:id="853" w:author="PR Preview" w:date="2026-01-01T00:00:00Z">
        <w:r>
          <w:t xml:space="preserve">.</w:t>
        </w:r>
      </w:ins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Write the list</w:t>
        </w:r>
      </w:ins>
      <w:ins w:id="856" w:author="PR Preview" w:date="2026-01-01T00:00:00Z">
        <w:r>
          <w:t xml:space="preserve"> </w:t>
        </w:r>
      </w:ins>
      <w:ins w:id="857" w:author="PR Preview" w:date="2026-01-01T00:00:00Z">
        <w:r>
          <w:rPr>
            <w:rStyle w:val="VerbatimChar"/>
          </w:rPr>
          <w:t xml:space="preserve">'(7 2 9)</w:t>
        </w:r>
      </w:ins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using only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rPr>
            <w:rStyle w:val="VerbatimChar"/>
          </w:rPr>
          <w:t xml:space="preserve">cons</w:t>
        </w:r>
      </w:ins>
      <w:ins w:id="862" w:author="PR Preview" w:date="2026-01-01T00:00:00Z">
        <w:r>
          <w:t xml:space="preserve">,</w:t>
        </w:r>
      </w:ins>
      <w:ins w:id="863" w:author="PR Preview" w:date="2026-01-01T00:00:00Z">
        <w:r>
          <w:t xml:space="preserve"> </w:t>
        </w:r>
      </w:ins>
      <w:ins w:id="864" w:author="PR Preview" w:date="2026-01-01T00:00:00Z">
        <w:r>
          <w:rPr>
            <w:rStyle w:val="VerbatimChar"/>
          </w:rPr>
          <w:t xml:space="preserve">empty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and numbers.</w:t>
        </w:r>
      </w:ins>
    </w:p>
    <w:bookmarkEnd w:id="45"/>
    <w:bookmarkStart w:id="46" w:name="sol-cons-list"/>
    <w:p>
      <w:pPr>
        <w:pStyle w:val="BodyText"/>
      </w:pPr>
      <w:ins w:id="867" w:author="PR Preview" w:date="2026-01-01T00:00:00Z">
        <w:r>
          <w:rPr>
            <w:i/>
            <w:iCs/>
          </w:rPr>
          <w:t xml:space="preserve">Solution 4</w:t>
        </w:r>
      </w:ins>
      <w:ins w:id="868" w:author="PR Preview" w:date="2026-01-01T00:00:00Z">
        <w:r>
          <w:t xml:space="preserve">. </w:t>
        </w:r>
      </w:ins>
      <w:ins w:id="869" w:author="PR Preview" w:date="2026-01-01T00:00:00Z">
        <w:r>
          <w:t xml:space="preserve">Build the list from its last element forward:</w:t>
        </w:r>
      </w:ins>
    </w:p>
    <w:p>
      <w:pPr>
        <w:pStyle w:val="Compact"/>
        <w:numPr>
          <w:ilvl w:val="0"/>
          <w:numId w:val="1012"/>
        </w:numPr>
      </w:pPr>
      <w:ins w:id="870" w:author="PR Preview" w:date="2026-01-01T00:00:00Z">
        <w:r>
          <w:rPr>
            <w:rStyle w:val="VerbatimChar"/>
          </w:rPr>
          <w:t xml:space="preserve">(cons 9 empty)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is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rPr>
            <w:rStyle w:val="VerbatimChar"/>
          </w:rPr>
          <w:t xml:space="preserve">'(9)</w:t>
        </w:r>
      </w:ins>
      <w:ins w:id="875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2"/>
        </w:numPr>
      </w:pPr>
      <w:ins w:id="876" w:author="PR Preview" w:date="2026-01-01T00:00:00Z">
        <w:r>
          <w:rPr>
            <w:rStyle w:val="VerbatimChar"/>
          </w:rPr>
          <w:t xml:space="preserve">(cons 2 (cons 9 empty))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is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rPr>
            <w:rStyle w:val="VerbatimChar"/>
          </w:rPr>
          <w:t xml:space="preserve">'(2 9)</w:t>
        </w:r>
      </w:ins>
      <w:ins w:id="881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2"/>
        </w:numPr>
      </w:pPr>
      <w:ins w:id="882" w:author="PR Preview" w:date="2026-01-01T00:00:00Z">
        <w:r>
          <w:rPr>
            <w:rStyle w:val="VerbatimChar"/>
          </w:rPr>
          <w:t xml:space="preserve">(cons 7 (cons 2 (cons 9 empty)))</w:t>
        </w:r>
      </w:ins>
      <w:ins w:id="883" w:author="PR Preview" w:date="2026-01-01T00:00:00Z">
        <w:r>
          <w:t xml:space="preserve"> </w:t>
        </w:r>
      </w:ins>
      <w:ins w:id="884" w:author="PR Preview" w:date="2026-01-01T00:00:00Z">
        <w:r>
          <w:t xml:space="preserve">is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rPr>
            <w:rStyle w:val="VerbatimChar"/>
          </w:rPr>
          <w:t xml:space="preserve">'(7 2 9)</w:t>
        </w:r>
      </w:ins>
      <w:ins w:id="887" w:author="PR Preview" w:date="2026-01-01T00:00:00Z">
        <w:r>
          <w:t xml:space="preserve">.</w:t>
        </w:r>
      </w:ins>
    </w:p>
    <w:p>
      <w:pPr>
        <w:pStyle w:val="FirstParagraph"/>
      </w:pPr>
      <w:ins w:id="888" w:author="PR Preview" w:date="2026-01-01T00:00:00Z">
        <w:r>
          <w:t xml:space="preserve">So</w:t>
        </w:r>
      </w:ins>
      <w:ins w:id="889" w:author="PR Preview" w:date="2026-01-01T00:00:00Z">
        <w:r>
          <w:t xml:space="preserve"> </w:t>
        </w:r>
      </w:ins>
      <w:ins w:id="890" w:author="PR Preview" w:date="2026-01-01T00:00:00Z">
        <w:r>
          <w:rPr>
            <w:rStyle w:val="VerbatimChar"/>
          </w:rPr>
          <w:t xml:space="preserve">'(7 2 9)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is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rPr>
            <w:rStyle w:val="VerbatimChar"/>
          </w:rPr>
          <w:t xml:space="preserve">(cons 7 (cons 2 (cons 9 empty)))</w:t>
        </w:r>
      </w:ins>
      <w:ins w:id="895" w:author="PR Preview" w:date="2026-01-01T00:00:00Z">
        <w:r>
          <w:t xml:space="preserve">.</w:t>
        </w:r>
      </w:ins>
    </w:p>
    <w:bookmarkEnd w:id="46"/>
    <w:bookmarkStart w:id="47" w:name="def-list"/>
    <w:p>
      <w:pPr>
        <w:pStyle w:val="BodyText"/>
      </w:pPr>
      <w:ins w:id="896" w:author="PR Preview" w:date="2026-01-01T00:00:00Z">
        <w:r>
          <w:rPr>
            <w:b/>
            <w:bCs/>
          </w:rPr>
          <w:t xml:space="preserve">Definition 7 (List)</w:t>
        </w:r>
      </w:ins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Let</w:t>
        </w:r>
      </w:ins>
      <w:ins w:id="899" w:author="PR Preview" w:date="2026-01-01T00:00:00Z">
        <w:r>
          <w:t xml:space="preserve"> </w:t>
        </w:r>
      </w:ins>
      <m:oMath>
        <m:r>
          <m:t>A</m:t>
        </m:r>
      </m:oMath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be a set (</w:t>
        </w:r>
      </w:ins>
      <w:hyperlink r:id="rId26">
        <w:ins w:id="902" w:author="PR Preview" w:date="2026-01-01T00:00:00Z">
          <w:r>
            <w:rPr>
              <w:rStyle w:val="Hyperlink"/>
            </w:rPr>
            <w:t xml:space="preserve">Definition: Set</w:t>
          </w:r>
        </w:ins>
      </w:hyperlink>
      <w:ins w:id="903" w:author="PR Preview" w:date="2026-01-01T00:00:00Z">
        <w:r>
          <w:t xml:space="preserve">).</w:t>
        </w:r>
      </w:ins>
      <w:ins w:id="904" w:author="PR Preview" w:date="2026-01-01T00:00:00Z">
        <w:r>
          <w:t xml:space="preserve"> </w:t>
        </w:r>
      </w:ins>
      <w:ins w:id="905" w:author="PR Preview" w:date="2026-01-01T00:00:00Z">
        <w:r>
          <w:t xml:space="preserve">The set of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rPr>
            <w:b/>
            <w:bCs/>
          </w:rPr>
          <w:t xml:space="preserve">lists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of elements of</w:t>
        </w:r>
      </w:ins>
      <w:ins w:id="910" w:author="PR Preview" w:date="2026-01-01T00:00:00Z">
        <w:r>
          <w:t xml:space="preserve"> </w:t>
        </w:r>
      </w:ins>
      <m:oMath>
        <m:r>
          <m:t>A</m:t>
        </m:r>
      </m:oMath>
      <w:ins w:id="911" w:author="PR Preview" w:date="2026-01-01T00:00:00Z">
        <w:r>
          <w:t xml:space="preserve"> </w:t>
        </w:r>
      </w:ins>
      <w:ins w:id="912" w:author="PR Preview" w:date="2026-01-01T00:00:00Z">
        <w:r>
          <w:t xml:space="preserve">(Wikipedia contributors 2026c)</w:t>
        </w:r>
      </w:ins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is the recursively defined set (</w:t>
        </w:r>
      </w:ins>
      <w:hyperlink w:anchor="def-recursive-set">
        <w:ins w:id="915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916" w:author="PR Preview" w:date="2026-01-01T00:00:00Z">
        <w:r>
          <w:t xml:space="preserve">) with</w:t>
        </w:r>
      </w:ins>
    </w:p>
    <w:p>
      <w:pPr>
        <w:pStyle w:val="Compact"/>
        <w:numPr>
          <w:ilvl w:val="0"/>
          <w:numId w:val="1013"/>
        </w:numPr>
      </w:pPr>
      <w:ins w:id="917" w:author="PR Preview" w:date="2026-01-01T00:00:00Z">
        <w:r>
          <w:t xml:space="preserve">base case: the empty list, written</w:t>
        </w:r>
      </w:ins>
      <w:ins w:id="918" w:author="PR Preview" w:date="2026-01-01T00:00:00Z">
        <w:r>
          <w:t xml:space="preserve"> </w:t>
        </w:r>
      </w:ins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ins w:id="919" w:author="PR Preview" w:date="2026-01-01T00:00:00Z">
        <w:r>
          <w:t xml:space="preserve">, is a list;</w:t>
        </w:r>
      </w:ins>
    </w:p>
    <w:p>
      <w:pPr>
        <w:pStyle w:val="Compact"/>
        <w:numPr>
          <w:ilvl w:val="0"/>
          <w:numId w:val="1013"/>
        </w:numPr>
      </w:pPr>
      <w:ins w:id="920" w:author="PR Preview" w:date="2026-01-01T00:00:00Z">
        <w:r>
          <w:t xml:space="preserve">recursive rule: if</w:t>
        </w:r>
      </w:ins>
      <w:ins w:id="92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and</w:t>
        </w:r>
      </w:ins>
      <w:ins w:id="924" w:author="PR Preview" w:date="2026-01-01T00:00:00Z">
        <w:r>
          <w:t xml:space="preserve"> </w:t>
        </w:r>
      </w:ins>
      <m:oMath>
        <m:r>
          <m:t>L</m:t>
        </m:r>
      </m:oMath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is a list, then</w:t>
        </w:r>
      </w:ins>
      <w:ins w:id="927" w:author="PR Preview" w:date="2026-01-01T00:00:00Z">
        <w:r>
          <w:t xml:space="preserve"> </w:t>
        </w:r>
      </w:ins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is a list,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whose</w:t>
        </w:r>
      </w:ins>
      <w:ins w:id="932" w:author="PR Preview" w:date="2026-01-01T00:00:00Z">
        <w:r>
          <w:t xml:space="preserve"> </w:t>
        </w:r>
      </w:ins>
      <w:ins w:id="933" w:author="PR Preview" w:date="2026-01-01T00:00:00Z">
        <w:r>
          <w:rPr>
            <w:i/>
            <w:iCs/>
          </w:rPr>
          <w:t xml:space="preserve">first</w:t>
        </w:r>
      </w:ins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element is</w:t>
        </w:r>
      </w:ins>
      <w:ins w:id="936" w:author="PR Preview" w:date="2026-01-01T00:00:00Z">
        <w:r>
          <w:t xml:space="preserve"> </w:t>
        </w:r>
      </w:ins>
      <m:oMath>
        <m:r>
          <m:t>x</m:t>
        </m:r>
      </m:oMath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and whose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rPr>
            <w:i/>
            <w:iCs/>
          </w:rPr>
          <w:t xml:space="preserve">rest</w:t>
        </w:r>
      </w:ins>
      <w:ins w:id="941" w:author="PR Preview" w:date="2026-01-01T00:00:00Z">
        <w:r>
          <w:t xml:space="preserve"> </w:t>
        </w:r>
      </w:ins>
      <w:ins w:id="942" w:author="PR Preview" w:date="2026-01-01T00:00:00Z">
        <w:r>
          <w:t xml:space="preserve">is</w:t>
        </w:r>
      </w:ins>
      <w:ins w:id="943" w:author="PR Preview" w:date="2026-01-01T00:00:00Z">
        <w:r>
          <w:t xml:space="preserve"> </w:t>
        </w:r>
      </w:ins>
      <m:oMath>
        <m:r>
          <m:t>L</m:t>
        </m:r>
      </m:oMath>
      <w:ins w:id="944" w:author="PR Preview" w:date="2026-01-01T00:00:00Z">
        <w:r>
          <w:t xml:space="preserve">.</w:t>
        </w:r>
      </w:ins>
    </w:p>
    <w:p>
      <w:pPr>
        <w:pStyle w:val="FirstParagraph"/>
      </w:pPr>
      <w:ins w:id="945" w:author="PR Preview" w:date="2026-01-01T00:00:00Z">
        <w:r>
          <w:t xml:space="preserve">Racket writes the empty list as</w:t>
        </w:r>
      </w:ins>
      <w:ins w:id="946" w:author="PR Preview" w:date="2026-01-01T00:00:00Z">
        <w:r>
          <w:t xml:space="preserve"> </w:t>
        </w:r>
      </w:ins>
      <w:ins w:id="947" w:author="PR Preview" w:date="2026-01-01T00:00:00Z">
        <w:r>
          <w:rPr>
            <w:rStyle w:val="VerbatimChar"/>
          </w:rPr>
          <w:t xml:space="preserve">empty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or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rPr>
            <w:rStyle w:val="VerbatimChar"/>
          </w:rPr>
          <w:t xml:space="preserve">'()</w:t>
        </w:r>
      </w:ins>
      <w:ins w:id="952" w:author="PR Preview" w:date="2026-01-01T00:00:00Z">
        <w:r>
          <w:t xml:space="preserve">, and</w:t>
        </w:r>
      </w:ins>
      <w:ins w:id="953" w:author="PR Preview" w:date="2026-01-01T00:00:00Z">
        <w:r>
          <w:t xml:space="preserve"> </w:t>
        </w:r>
      </w:ins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as</w:t>
        </w:r>
      </w:ins>
      <w:ins w:id="956" w:author="PR Preview" w:date="2026-01-01T00:00:00Z">
        <w:r>
          <w:t xml:space="preserve"> </w:t>
        </w:r>
      </w:ins>
      <w:ins w:id="957" w:author="PR Preview" w:date="2026-01-01T00:00:00Z">
        <w:r>
          <w:rPr>
            <w:rStyle w:val="VerbatimChar"/>
          </w:rPr>
          <w:t xml:space="preserve">(cons x L)</w:t>
        </w:r>
      </w:ins>
      <w:ins w:id="958" w:author="PR Preview" w:date="2026-01-01T00:00:00Z">
        <w:r>
          <w:t xml:space="preserve">,</w:t>
        </w:r>
      </w:ins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and</w:t>
        </w:r>
      </w:ins>
      <w:ins w:id="961" w:author="PR Preview" w:date="2026-01-01T00:00:00Z">
        <w:r>
          <w:t xml:space="preserve"> </w:t>
        </w:r>
      </w:ins>
      <w:ins w:id="962" w:author="PR Preview" w:date="2026-01-01T00:00:00Z">
        <w:r>
          <w:rPr>
            <w:rStyle w:val="VerbatimChar"/>
          </w:rPr>
          <w:t xml:space="preserve">(first L)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and</w:t>
        </w:r>
      </w:ins>
      <w:ins w:id="965" w:author="PR Preview" w:date="2026-01-01T00:00:00Z">
        <w:r>
          <w:t xml:space="preserve"> </w:t>
        </w:r>
      </w:ins>
      <w:ins w:id="966" w:author="PR Preview" w:date="2026-01-01T00:00:00Z">
        <w:r>
          <w:rPr>
            <w:rStyle w:val="VerbatimChar"/>
          </w:rPr>
          <w:t xml:space="preserve">(rest L)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return the two parts of a list that is not empty.</w:t>
        </w:r>
      </w:ins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Racket also has the older names</w:t>
        </w:r>
      </w:ins>
      <w:ins w:id="971" w:author="PR Preview" w:date="2026-01-01T00:00:00Z">
        <w:r>
          <w:t xml:space="preserve"> </w:t>
        </w:r>
      </w:ins>
      <w:ins w:id="972" w:author="PR Preview" w:date="2026-01-01T00:00:00Z">
        <w:r>
          <w:rPr>
            <w:rStyle w:val="VerbatimChar"/>
          </w:rPr>
          <w:t xml:space="preserve">car</w:t>
        </w:r>
      </w:ins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for</w:t>
        </w:r>
      </w:ins>
      <w:ins w:id="975" w:author="PR Preview" w:date="2026-01-01T00:00:00Z">
        <w:r>
          <w:t xml:space="preserve"> </w:t>
        </w:r>
      </w:ins>
      <w:ins w:id="976" w:author="PR Preview" w:date="2026-01-01T00:00:00Z">
        <w:r>
          <w:rPr>
            <w:rStyle w:val="VerbatimChar"/>
          </w:rPr>
          <w:t xml:space="preserve">first</w:t>
        </w:r>
      </w:ins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and</w:t>
        </w:r>
      </w:ins>
      <w:ins w:id="979" w:author="PR Preview" w:date="2026-01-01T00:00:00Z">
        <w:r>
          <w:t xml:space="preserve"> </w:t>
        </w:r>
      </w:ins>
      <w:ins w:id="980" w:author="PR Preview" w:date="2026-01-01T00:00:00Z">
        <w:r>
          <w:rPr>
            <w:rStyle w:val="VerbatimChar"/>
          </w:rPr>
          <w:t xml:space="preserve">cdr</w:t>
        </w:r>
      </w:ins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for</w:t>
        </w:r>
      </w:ins>
      <w:ins w:id="983" w:author="PR Preview" w:date="2026-01-01T00:00:00Z">
        <w:r>
          <w:t xml:space="preserve"> </w:t>
        </w:r>
      </w:ins>
      <w:ins w:id="984" w:author="PR Preview" w:date="2026-01-01T00:00:00Z">
        <w:r>
          <w:rPr>
            <w:rStyle w:val="VerbatimChar"/>
          </w:rPr>
          <w:t xml:space="preserve">rest</w:t>
        </w:r>
      </w:ins>
      <w:ins w:id="985" w:author="PR Preview" w:date="2026-01-01T00:00:00Z">
        <w:r>
          <w:t xml:space="preserve">.</w:t>
        </w:r>
      </w:ins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Python writes the empty list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rPr>
            <w:rStyle w:val="VerbatimChar"/>
          </w:rPr>
          <w:t xml:space="preserve">[]</w:t>
        </w:r>
      </w:ins>
      <w:ins w:id="990" w:author="PR Preview" w:date="2026-01-01T00:00:00Z">
        <w:r>
          <w:t xml:space="preserve">.</w:t>
        </w:r>
      </w:ins>
    </w:p>
    <w:bookmarkEnd w:id="47"/>
    <w:bookmarkStart w:id="48" w:name="exm-first-rest"/>
    <w:p>
      <w:pPr>
        <w:pStyle w:val="BodyText"/>
      </w:pPr>
      <w:ins w:id="991" w:author="PR Preview" w:date="2026-01-01T00:00:00Z">
        <w:r>
          <w:rPr>
            <w:b/>
            <w:bCs/>
          </w:rPr>
          <w:t xml:space="preserve">Example 9 (Taking a list apart)</w:t>
        </w:r>
      </w:ins>
      <w:ins w:id="992" w:author="PR Preview" w:date="2026-01-01T00:00:00Z">
        <w:r>
          <w:t xml:space="preserve"> </w:t>
        </w:r>
      </w:ins>
      <w:ins w:id="993" w:author="PR Preview" w:date="2026-01-01T00:00:00Z">
        <w:r>
          <w:t xml:space="preserve">Let</w:t>
        </w:r>
      </w:ins>
      <w:ins w:id="994" w:author="PR Preview" w:date="2026-01-01T00:00:00Z">
        <w:r>
          <w:t xml:space="preserve"> </w:t>
        </w:r>
      </w:ins>
      <w:ins w:id="995" w:author="PR Preview" w:date="2026-01-01T00:00:00Z">
        <w:r>
          <w:rPr>
            <w:rStyle w:val="VerbatimChar"/>
          </w:rPr>
          <w:t xml:space="preserve">L</w:t>
        </w:r>
      </w:ins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be the list</w:t>
        </w:r>
      </w:ins>
      <w:ins w:id="998" w:author="PR Preview" w:date="2026-01-01T00:00:00Z">
        <w:r>
          <w:t xml:space="preserve"> </w:t>
        </w:r>
      </w:ins>
      <w:ins w:id="999" w:author="PR Preview" w:date="2026-01-01T00:00:00Z">
        <w:r>
          <w:rPr>
            <w:rStyle w:val="VerbatimChar"/>
          </w:rPr>
          <w:t xml:space="preserve">'(7 2 9)</w:t>
        </w:r>
      </w:ins>
      <w:ins w:id="1000" w:author="PR Preview" w:date="2026-01-01T00:00:00Z">
        <w:r>
          <w:t xml:space="preserve"> </w:t>
        </w:r>
      </w:ins>
      <w:ins w:id="1001" w:author="PR Preview" w:date="2026-01-01T00:00:00Z">
        <w:r>
          <w:t xml:space="preserve">(</w:t>
        </w:r>
      </w:ins>
      <w:hyperlink w:anchor="def-list">
        <w:ins w:id="1002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003" w:author="PR Preview" w:date="2026-01-01T00:00:00Z">
        <w:r>
          <w:t xml:space="preserve">), which</w:t>
        </w:r>
      </w:ins>
      <w:ins w:id="1004" w:author="PR Preview" w:date="2026-01-01T00:00:00Z">
        <w:r>
          <w:t xml:space="preserve"> </w:t>
        </w:r>
      </w:ins>
      <w:hyperlink w:anchor="sol-cons-list">
        <w:ins w:id="1005" w:author="PR Preview" w:date="2026-01-01T00:00:00Z">
          <w:r>
            <w:rPr>
              <w:rStyle w:val="Hyperlink"/>
            </w:rPr>
            <w:t xml:space="preserve">Solution 4</w:t>
          </w:r>
        </w:ins>
      </w:hyperlink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builds as</w:t>
        </w:r>
      </w:ins>
      <w:ins w:id="1008" w:author="PR Preview" w:date="2026-01-01T00:00:00Z">
        <w:r>
          <w:t xml:space="preserve"> </w:t>
        </w:r>
      </w:ins>
      <w:ins w:id="1009" w:author="PR Preview" w:date="2026-01-01T00:00:00Z">
        <w:r>
          <w:rPr>
            <w:rStyle w:val="VerbatimChar"/>
          </w:rPr>
          <w:t xml:space="preserve">(cons 7 (cons 2 (cons 9 empty)))</w:t>
        </w:r>
      </w:ins>
      <w:ins w:id="1010" w:author="PR Preview" w:date="2026-01-01T00:00:00Z">
        <w:r>
          <w:t xml:space="preserve">.</w:t>
        </w:r>
      </w:ins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Then</w:t>
        </w:r>
      </w:ins>
    </w:p>
    <w:p>
      <w:pPr>
        <w:pStyle w:val="Compact"/>
        <w:numPr>
          <w:ilvl w:val="0"/>
          <w:numId w:val="1014"/>
        </w:numPr>
      </w:pPr>
      <w:ins w:id="1013" w:author="PR Preview" w:date="2026-01-01T00:00:00Z">
        <w:r>
          <w:rPr>
            <w:rStyle w:val="VerbatimChar"/>
          </w:rPr>
          <w:t xml:space="preserve">(first L)</w:t>
        </w:r>
      </w:ins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is</w:t>
        </w:r>
      </w:ins>
      <w:ins w:id="1016" w:author="PR Preview" w:date="2026-01-01T00:00:00Z">
        <w:r>
          <w:t xml:space="preserve"> </w:t>
        </w:r>
      </w:ins>
      <w:ins w:id="1017" w:author="PR Preview" w:date="2026-01-01T00:00:00Z">
        <w:r>
          <w:rPr>
            <w:rStyle w:val="VerbatimChar"/>
          </w:rPr>
          <w:t xml:space="preserve">7</w:t>
        </w:r>
      </w:ins>
      <w:ins w:id="1018" w:author="PR Preview" w:date="2026-01-01T00:00:00Z">
        <w:r>
          <w:t xml:space="preserve">, and</w:t>
        </w:r>
      </w:ins>
      <w:ins w:id="1019" w:author="PR Preview" w:date="2026-01-01T00:00:00Z">
        <w:r>
          <w:t xml:space="preserve"> </w:t>
        </w:r>
      </w:ins>
      <w:ins w:id="1020" w:author="PR Preview" w:date="2026-01-01T00:00:00Z">
        <w:r>
          <w:rPr>
            <w:rStyle w:val="VerbatimChar"/>
          </w:rPr>
          <w:t xml:space="preserve">(rest L)</w:t>
        </w:r>
      </w:ins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is</w:t>
        </w:r>
      </w:ins>
      <w:ins w:id="1023" w:author="PR Preview" w:date="2026-01-01T00:00:00Z">
        <w:r>
          <w:t xml:space="preserve"> </w:t>
        </w:r>
      </w:ins>
      <w:ins w:id="1024" w:author="PR Preview" w:date="2026-01-01T00:00:00Z">
        <w:r>
          <w:rPr>
            <w:rStyle w:val="VerbatimChar"/>
          </w:rPr>
          <w:t xml:space="preserve">'(2 9)</w:t>
        </w:r>
      </w:ins>
      <w:ins w:id="1025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4"/>
        </w:numPr>
      </w:pPr>
      <w:ins w:id="1026" w:author="PR Preview" w:date="2026-01-01T00:00:00Z">
        <w:r>
          <w:rPr>
            <w:rStyle w:val="VerbatimChar"/>
          </w:rPr>
          <w:t xml:space="preserve">(first (rest L))</w:t>
        </w:r>
      </w:ins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is</w:t>
        </w:r>
      </w:ins>
      <w:ins w:id="1029" w:author="PR Preview" w:date="2026-01-01T00:00:00Z">
        <w:r>
          <w:t xml:space="preserve"> </w:t>
        </w:r>
      </w:ins>
      <w:ins w:id="1030" w:author="PR Preview" w:date="2026-01-01T00:00:00Z">
        <w:r>
          <w:rPr>
            <w:rStyle w:val="VerbatimChar"/>
          </w:rPr>
          <w:t xml:space="preserve">2</w:t>
        </w:r>
      </w:ins>
      <w:ins w:id="1031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4"/>
        </w:numPr>
      </w:pPr>
      <w:ins w:id="1032" w:author="PR Preview" w:date="2026-01-01T00:00:00Z">
        <w:r>
          <w:rPr>
            <w:rStyle w:val="VerbatimChar"/>
          </w:rPr>
          <w:t xml:space="preserve">(rest (rest (rest L)))</w:t>
        </w:r>
      </w:ins>
      <w:ins w:id="1033" w:author="PR Preview" w:date="2026-01-01T00:00:00Z">
        <w:r>
          <w:t xml:space="preserve"> </w:t>
        </w:r>
      </w:ins>
      <w:ins w:id="1034" w:author="PR Preview" w:date="2026-01-01T00:00:00Z">
        <w:r>
          <w:t xml:space="preserve">is</w:t>
        </w:r>
      </w:ins>
      <w:ins w:id="1035" w:author="PR Preview" w:date="2026-01-01T00:00:00Z">
        <w:r>
          <w:t xml:space="preserve"> </w:t>
        </w:r>
      </w:ins>
      <w:ins w:id="1036" w:author="PR Preview" w:date="2026-01-01T00:00:00Z">
        <w:r>
          <w:rPr>
            <w:rStyle w:val="VerbatimChar"/>
          </w:rPr>
          <w:t xml:space="preserve">empty</w:t>
        </w:r>
      </w:ins>
      <w:ins w:id="1037" w:author="PR Preview" w:date="2026-01-01T00:00:00Z">
        <w:r>
          <w:t xml:space="preserve">.</w:t>
        </w:r>
      </w:ins>
    </w:p>
    <w:p>
      <w:pPr>
        <w:pStyle w:val="FirstParagraph"/>
      </w:pPr>
      <w:ins w:id="1038" w:author="PR Preview" w:date="2026-01-01T00:00:00Z">
        <w:r>
          <w:rPr>
            <w:rStyle w:val="VerbatimChar"/>
          </w:rPr>
          <w:t xml:space="preserve">(first empty)</w:t>
        </w:r>
      </w:ins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raises an error,</w:t>
        </w:r>
      </w:ins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since the empty list is not built by</w:t>
        </w:r>
      </w:ins>
      <w:ins w:id="1043" w:author="PR Preview" w:date="2026-01-01T00:00:00Z">
        <w:r>
          <w:t xml:space="preserve"> </w:t>
        </w:r>
      </w:ins>
      <w:ins w:id="1044" w:author="PR Preview" w:date="2026-01-01T00:00:00Z">
        <w:r>
          <w:rPr>
            <w:rStyle w:val="VerbatimChar"/>
          </w:rPr>
          <w:t xml:space="preserve">cons</w:t>
        </w:r>
      </w:ins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and has no first element.</w:t>
        </w:r>
      </w:ins>
    </w:p>
    <w:bookmarkEnd w:id="48"/>
    <w:bookmarkStart w:id="49" w:name="def-list-length"/>
    <w:p>
      <w:pPr>
        <w:pStyle w:val="BodyText"/>
      </w:pPr>
      <w:ins w:id="1047" w:author="PR Preview" w:date="2026-01-01T00:00:00Z">
        <w:r>
          <w:rPr>
            <w:b/>
            <w:bCs/>
          </w:rPr>
          <w:t xml:space="preserve">Definition 8 (Length of a list)</w:t>
        </w:r>
      </w:ins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The</w:t>
        </w:r>
      </w:ins>
      <w:ins w:id="1050" w:author="PR Preview" w:date="2026-01-01T00:00:00Z">
        <w:r>
          <w:t xml:space="preserve"> </w:t>
        </w:r>
      </w:ins>
      <w:ins w:id="1051" w:author="PR Preview" w:date="2026-01-01T00:00:00Z">
        <w:r>
          <w:rPr>
            <w:b/>
            <w:bCs/>
          </w:rPr>
          <w:t xml:space="preserve">length</w:t>
        </w:r>
      </w:ins>
      <w:ins w:id="1052" w:author="PR Preview" w:date="2026-01-01T00:00:00Z">
        <w:r>
          <w:t xml:space="preserve"> </w:t>
        </w:r>
      </w:ins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of a list</w:t>
        </w:r>
      </w:ins>
      <w:ins w:id="1055" w:author="PR Preview" w:date="2026-01-01T00:00:00Z">
        <w:r>
          <w:t xml:space="preserve"> </w:t>
        </w:r>
      </w:ins>
      <m:oMath>
        <m:r>
          <m:t>L</m:t>
        </m:r>
      </m:oMath>
      <w:ins w:id="1056" w:author="PR Preview" w:date="2026-01-01T00:00:00Z">
        <w:r>
          <w:t xml:space="preserve"> </w:t>
        </w:r>
      </w:ins>
      <w:ins w:id="1057" w:author="PR Preview" w:date="2026-01-01T00:00:00Z">
        <w:r>
          <w:t xml:space="preserve">(</w:t>
        </w:r>
      </w:ins>
      <w:hyperlink w:anchor="def-list">
        <w:ins w:id="1058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059" w:author="PR Preview" w:date="2026-01-01T00:00:00Z">
        <w:r>
          <w:t xml:space="preserve">) is defined recursively,</w:t>
        </w:r>
      </w:ins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following the two parts of the definition of a list: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exm-list-length"/>
    <w:p>
      <w:pPr>
        <w:pStyle w:val="FirstParagraph"/>
      </w:pPr>
      <w:ins w:id="1062" w:author="PR Preview" w:date="2026-01-01T00:00:00Z">
        <w:r>
          <w:rPr>
            <w:b/>
            <w:bCs/>
          </w:rPr>
          <w:t xml:space="preserve">Example 10 (The length of</w:t>
        </w:r>
      </w:ins>
      <w:ins w:id="1063" w:author="PR Preview" w:date="2026-01-01T00:00:00Z">
        <w:r>
          <w:rPr>
            <w:b/>
            <w:bCs/>
          </w:rPr>
          <w:t xml:space="preserve"> </w:t>
        </w:r>
      </w:ins>
      <w:ins w:id="1064" w:author="PR Preview" w:date="2026-01-01T00:00:00Z">
        <w:r>
          <w:rPr>
            <w:rStyle w:val="VerbatimChar"/>
            <w:b/>
            <w:bCs/>
          </w:rPr>
          <w:t xml:space="preserve">'(7 2 9)</w:t>
        </w:r>
      </w:ins>
      <w:ins w:id="1065" w:author="PR Preview" w:date="2026-01-01T00:00:00Z">
        <w:r>
          <w:rPr>
            <w:b/>
            <w:bCs/>
          </w:rPr>
          <w:t xml:space="preserve">)</w:t>
        </w:r>
      </w:ins>
      <w:ins w:id="1066" w:author="PR Preview" w:date="2026-01-01T00:00:00Z">
        <w:r>
          <w:t xml:space="preserve"> </w:t>
        </w:r>
      </w:ins>
      <w:ins w:id="1067" w:author="PR Preview" w:date="2026-01-01T00:00:00Z">
        <w:r>
          <w:t xml:space="preserve">In Racket, the definition of length (</w:t>
        </w:r>
      </w:ins>
      <w:hyperlink w:anchor="def-list-length">
        <w:ins w:id="1068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1069" w:author="PR Preview" w:date="2026-01-01T00:00:00Z">
        <w:r>
          <w:t xml:space="preserve">) is</w:t>
        </w:r>
      </w:ins>
    </w:p>
    <w:p>
      <w:pPr>
        <w:pStyle w:val="SourceCode"/>
      </w:pPr>
      <w:ins w:id="1070" w:author="PR Preview" w:date="2026-01-01T00:00:00Z">
        <w:r>
          <w:rPr>
            <w:rStyle w:val="OperatorTok"/>
          </w:rPr>
          <w:t xml:space="preserve">(</w:t>
        </w:r>
      </w:ins>
      <w:ins w:id="1071" w:author="PR Preview" w:date="2026-01-01T00:00:00Z">
        <w:r>
          <w:rPr>
            <w:rStyle w:val="ExtensionTok"/>
          </w:rPr>
          <w:t xml:space="preserve">define</w:t>
        </w:r>
      </w:ins>
      <w:ins w:id="1072" w:author="PR Preview" w:date="2026-01-01T00:00:00Z">
        <w:r>
          <w:rPr>
            <w:rStyle w:val="FunctionTok"/>
          </w:rPr>
          <w:t xml:space="preserve"> </w:t>
        </w:r>
      </w:ins>
      <w:ins w:id="1073" w:author="PR Preview" w:date="2026-01-01T00:00:00Z">
        <w:r>
          <w:rPr>
            <w:rStyle w:val="OperatorTok"/>
          </w:rPr>
          <w:t xml:space="preserve">(</w:t>
        </w:r>
      </w:ins>
      <w:ins w:id="1074" w:author="PR Preview" w:date="2026-01-01T00:00:00Z">
        <w:r>
          <w:rPr>
            <w:rStyle w:val="NormalTok"/>
          </w:rPr>
          <w:t xml:space="preserve">len L</w:t>
        </w:r>
      </w:ins>
      <w:ins w:id="1075" w:author="PR Preview" w:date="2026-01-01T00:00:00Z">
        <w:r>
          <w:rPr>
            <w:rStyle w:val="OperatorTok"/>
          </w:rPr>
          <w:t xml:space="preserve">)</w:t>
        </w:r>
      </w:ins>
      <w:ins w:id="1076" w:author="PR Preview" w:date="2026-01-01T00:00:00Z">
        <w:r>
          <w:br/>
        </w:r>
      </w:ins>
      <w:ins w:id="1077" w:author="PR Preview" w:date="2026-01-01T00:00:00Z">
        <w:r>
          <w:rPr>
            <w:rStyle w:val="NormalTok"/>
          </w:rPr>
          <w:t xml:space="preserve">  </w:t>
        </w:r>
      </w:ins>
      <w:ins w:id="1078" w:author="PR Preview" w:date="2026-01-01T00:00:00Z">
        <w:r>
          <w:rPr>
            <w:rStyle w:val="OperatorTok"/>
          </w:rPr>
          <w:t xml:space="preserve">(</w:t>
        </w:r>
      </w:ins>
      <w:ins w:id="1079" w:author="PR Preview" w:date="2026-01-01T00:00:00Z">
        <w:r>
          <w:rPr>
            <w:rStyle w:val="KeywordTok"/>
          </w:rPr>
          <w:t xml:space="preserve">if</w:t>
        </w:r>
      </w:ins>
      <w:ins w:id="1080" w:author="PR Preview" w:date="2026-01-01T00:00:00Z">
        <w:r>
          <w:rPr>
            <w:rStyle w:val="NormalTok"/>
          </w:rPr>
          <w:t xml:space="preserve"> </w:t>
        </w:r>
      </w:ins>
      <w:ins w:id="1081" w:author="PR Preview" w:date="2026-01-01T00:00:00Z">
        <w:r>
          <w:rPr>
            <w:rStyle w:val="OperatorTok"/>
          </w:rPr>
          <w:t xml:space="preserve">(</w:t>
        </w:r>
      </w:ins>
      <w:ins w:id="1082" w:author="PR Preview" w:date="2026-01-01T00:00:00Z">
        <w:r>
          <w:rPr>
            <w:rStyle w:val="NormalTok"/>
          </w:rPr>
          <w:t xml:space="preserve">empty? L</w:t>
        </w:r>
      </w:ins>
      <w:ins w:id="1083" w:author="PR Preview" w:date="2026-01-01T00:00:00Z">
        <w:r>
          <w:rPr>
            <w:rStyle w:val="OperatorTok"/>
          </w:rPr>
          <w:t xml:space="preserve">)</w:t>
        </w:r>
      </w:ins>
      <w:ins w:id="1084" w:author="PR Preview" w:date="2026-01-01T00:00:00Z">
        <w:r>
          <w:br/>
        </w:r>
      </w:ins>
      <w:ins w:id="1085" w:author="PR Preview" w:date="2026-01-01T00:00:00Z">
        <w:r>
          <w:rPr>
            <w:rStyle w:val="NormalTok"/>
          </w:rPr>
          <w:t xml:space="preserve">      </w:t>
        </w:r>
      </w:ins>
      <w:ins w:id="1086" w:author="PR Preview" w:date="2026-01-01T00:00:00Z">
        <w:r>
          <w:rPr>
            <w:rStyle w:val="DecValTok"/>
          </w:rPr>
          <w:t xml:space="preserve">0</w:t>
        </w:r>
      </w:ins>
      <w:ins w:id="1087" w:author="PR Preview" w:date="2026-01-01T00:00:00Z">
        <w:r>
          <w:br/>
        </w:r>
      </w:ins>
      <w:ins w:id="1088" w:author="PR Preview" w:date="2026-01-01T00:00:00Z">
        <w:r>
          <w:rPr>
            <w:rStyle w:val="NormalTok"/>
          </w:rPr>
          <w:t xml:space="preserve">      </w:t>
        </w:r>
      </w:ins>
      <w:ins w:id="1089" w:author="PR Preview" w:date="2026-01-01T00:00:00Z">
        <w:r>
          <w:rPr>
            <w:rStyle w:val="OperatorTok"/>
          </w:rPr>
          <w:t xml:space="preserve">(+</w:t>
        </w:r>
      </w:ins>
      <w:ins w:id="1090" w:author="PR Preview" w:date="2026-01-01T00:00:00Z">
        <w:r>
          <w:rPr>
            <w:rStyle w:val="NormalTok"/>
          </w:rPr>
          <w:t xml:space="preserve"> </w:t>
        </w:r>
      </w:ins>
      <w:ins w:id="1091" w:author="PR Preview" w:date="2026-01-01T00:00:00Z">
        <w:r>
          <w:rPr>
            <w:rStyle w:val="DecValTok"/>
          </w:rPr>
          <w:t xml:space="preserve">1</w:t>
        </w:r>
      </w:ins>
      <w:ins w:id="1092" w:author="PR Preview" w:date="2026-01-01T00:00:00Z">
        <w:r>
          <w:rPr>
            <w:rStyle w:val="NormalTok"/>
          </w:rPr>
          <w:t xml:space="preserve"> </w:t>
        </w:r>
      </w:ins>
      <w:ins w:id="1093" w:author="PR Preview" w:date="2026-01-01T00:00:00Z">
        <w:r>
          <w:rPr>
            <w:rStyle w:val="OperatorTok"/>
          </w:rPr>
          <w:t xml:space="preserve">(</w:t>
        </w:r>
      </w:ins>
      <w:ins w:id="1094" w:author="PR Preview" w:date="2026-01-01T00:00:00Z">
        <w:r>
          <w:rPr>
            <w:rStyle w:val="NormalTok"/>
          </w:rPr>
          <w:t xml:space="preserve">len </w:t>
        </w:r>
      </w:ins>
      <w:ins w:id="1095" w:author="PR Preview" w:date="2026-01-01T00:00:00Z">
        <w:r>
          <w:rPr>
            <w:rStyle w:val="OperatorTok"/>
          </w:rPr>
          <w:t xml:space="preserve">(</w:t>
        </w:r>
      </w:ins>
      <w:ins w:id="1096" w:author="PR Preview" w:date="2026-01-01T00:00:00Z">
        <w:r>
          <w:rPr>
            <w:rStyle w:val="NormalTok"/>
          </w:rPr>
          <w:t xml:space="preserve">rest L</w:t>
        </w:r>
      </w:ins>
      <w:ins w:id="1097" w:author="PR Preview" w:date="2026-01-01T00:00:00Z">
        <w:r>
          <w:rPr>
            <w:rStyle w:val="OperatorTok"/>
          </w:rPr>
          <w:t xml:space="preserve">)))))</w:t>
        </w:r>
      </w:ins>
    </w:p>
    <w:p>
      <w:pPr>
        <w:pStyle w:val="FirstParagraph"/>
      </w:pPr>
      <w:ins w:id="1098" w:author="PR Preview" w:date="2026-01-01T00:00:00Z">
        <w:r>
          <w:t xml:space="preserve">where</w:t>
        </w:r>
      </w:ins>
      <w:ins w:id="1099" w:author="PR Preview" w:date="2026-01-01T00:00:00Z">
        <w:r>
          <w:t xml:space="preserve"> </w:t>
        </w:r>
      </w:ins>
      <w:ins w:id="1100" w:author="PR Preview" w:date="2026-01-01T00:00:00Z">
        <w:r>
          <w:rPr>
            <w:rStyle w:val="VerbatimChar"/>
          </w:rPr>
          <w:t xml:space="preserve">(empty? L)</w:t>
        </w:r>
      </w:ins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tests whether</w:t>
        </w:r>
      </w:ins>
      <w:ins w:id="1103" w:author="PR Preview" w:date="2026-01-01T00:00:00Z">
        <w:r>
          <w:t xml:space="preserve"> </w:t>
        </w:r>
      </w:ins>
      <w:ins w:id="1104" w:author="PR Preview" w:date="2026-01-01T00:00:00Z">
        <w:r>
          <w:rPr>
            <w:rStyle w:val="VerbatimChar"/>
          </w:rPr>
          <w:t xml:space="preserve">L</w:t>
        </w:r>
      </w:ins>
      <w:ins w:id="1105" w:author="PR Preview" w:date="2026-01-01T00:00:00Z">
        <w:r>
          <w:t xml:space="preserve"> </w:t>
        </w:r>
      </w:ins>
      <w:ins w:id="1106" w:author="PR Preview" w:date="2026-01-01T00:00:00Z">
        <w:r>
          <w:t xml:space="preserve">is the empty list.</w:t>
        </w:r>
      </w:ins>
      <w:ins w:id="1107" w:author="PR Preview" w:date="2026-01-01T00:00:00Z">
        <w:r>
          <w:t xml:space="preserve"> </w:t>
        </w:r>
      </w:ins>
      <w:ins w:id="1108" w:author="PR Preview" w:date="2026-01-01T00:00:00Z">
        <w:r>
          <w:t xml:space="preserve">Replacing each call with the recursive rule:</w:t>
        </w:r>
      </w:ins>
    </w:p>
    <w:p>
      <w:pPr>
        <w:pStyle w:val="SourceCode"/>
      </w:pPr>
      <w:ins w:id="1109" w:author="PR Preview" w:date="2026-01-01T00:00:00Z">
        <w:r>
          <w:rPr>
            <w:rStyle w:val="VerbatimChar"/>
          </w:rPr>
          <w:t xml:space="preserve">(len '(7 2 9))</w:t>
        </w:r>
      </w:ins>
      <w:ins w:id="1110" w:author="PR Preview" w:date="2026-01-01T00:00:00Z">
        <w:r>
          <w:br/>
        </w:r>
      </w:ins>
      <w:ins w:id="1111" w:author="PR Preview" w:date="2026-01-01T00:00:00Z">
        <w:r>
          <w:rPr>
            <w:rStyle w:val="VerbatimChar"/>
          </w:rPr>
          <w:t xml:space="preserve">= (+ 1 (len '(2 9)))</w:t>
        </w:r>
      </w:ins>
      <w:ins w:id="1112" w:author="PR Preview" w:date="2026-01-01T00:00:00Z">
        <w:r>
          <w:br/>
        </w:r>
      </w:ins>
      <w:ins w:id="1113" w:author="PR Preview" w:date="2026-01-01T00:00:00Z">
        <w:r>
          <w:rPr>
            <w:rStyle w:val="VerbatimChar"/>
          </w:rPr>
          <w:t xml:space="preserve">= (+ 1 (+ 1 (len '(9))))</w:t>
        </w:r>
      </w:ins>
      <w:ins w:id="1114" w:author="PR Preview" w:date="2026-01-01T00:00:00Z">
        <w:r>
          <w:br/>
        </w:r>
      </w:ins>
      <w:ins w:id="1115" w:author="PR Preview" w:date="2026-01-01T00:00:00Z">
        <w:r>
          <w:rPr>
            <w:rStyle w:val="VerbatimChar"/>
          </w:rPr>
          <w:t xml:space="preserve">= (+ 1 (+ 1 (+ 1 (len '()))))</w:t>
        </w:r>
      </w:ins>
      <w:ins w:id="1116" w:author="PR Preview" w:date="2026-01-01T00:00:00Z">
        <w:r>
          <w:br/>
        </w:r>
      </w:ins>
      <w:ins w:id="1117" w:author="PR Preview" w:date="2026-01-01T00:00:00Z">
        <w:r>
          <w:rPr>
            <w:rStyle w:val="VerbatimChar"/>
          </w:rPr>
          <w:t xml:space="preserve">= (+ 1 (+ 1 (+ 1 0)))</w:t>
        </w:r>
      </w:ins>
      <w:ins w:id="1118" w:author="PR Preview" w:date="2026-01-01T00:00:00Z">
        <w:r>
          <w:br/>
        </w:r>
      </w:ins>
      <w:ins w:id="1119" w:author="PR Preview" w:date="2026-01-01T00:00:00Z">
        <w:r>
          <w:rPr>
            <w:rStyle w:val="VerbatimChar"/>
          </w:rPr>
          <w:t xml:space="preserve">= 3</w:t>
        </w:r>
      </w:ins>
    </w:p>
    <w:p>
      <w:pPr>
        <w:pStyle w:val="FirstParagraph"/>
      </w:pPr>
      <w:ins w:id="1120" w:author="PR Preview" w:date="2026-01-01T00:00:00Z">
        <w:r>
          <w:t xml:space="preserve">Racket’s built-in</w:t>
        </w:r>
      </w:ins>
      <w:ins w:id="1121" w:author="PR Preview" w:date="2026-01-01T00:00:00Z">
        <w:r>
          <w:t xml:space="preserve"> </w:t>
        </w:r>
      </w:ins>
      <w:ins w:id="1122" w:author="PR Preview" w:date="2026-01-01T00:00:00Z">
        <w:r>
          <w:rPr>
            <w:rStyle w:val="VerbatimChar"/>
          </w:rPr>
          <w:t xml:space="preserve">length</w:t>
        </w:r>
      </w:ins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gives the same values.</w:t>
        </w:r>
      </w:ins>
    </w:p>
    <w:bookmarkEnd w:id="50"/>
    <w:bookmarkStart w:id="51" w:name="def-append"/>
    <w:p>
      <w:pPr>
        <w:pStyle w:val="BodyText"/>
      </w:pPr>
      <w:ins w:id="1125" w:author="PR Preview" w:date="2026-01-01T00:00:00Z">
        <w:r>
          <w:rPr>
            <w:b/>
            <w:bCs/>
          </w:rPr>
          <w:t xml:space="preserve">Definition 9 (Appending two lists)</w:t>
        </w:r>
      </w:ins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The</w:t>
        </w:r>
      </w:ins>
      <w:ins w:id="1128" w:author="PR Preview" w:date="2026-01-01T00:00:00Z">
        <w:r>
          <w:t xml:space="preserve"> </w:t>
        </w:r>
      </w:ins>
      <w:ins w:id="1129" w:author="PR Preview" w:date="2026-01-01T00:00:00Z">
        <w:r>
          <w:rPr>
            <w:b/>
            <w:bCs/>
          </w:rPr>
          <w:t xml:space="preserve">append</w:t>
        </w:r>
      </w:ins>
      <w:ins w:id="1130" w:author="PR Preview" w:date="2026-01-01T00:00:00Z">
        <w:r>
          <w:t xml:space="preserve"> </w:t>
        </w:r>
      </w:ins>
      <m:oMath>
        <m:r>
          <m:rPr>
            <m:sty m:val="p"/>
          </m:rPr>
          <m:t>app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ins w:id="1131" w:author="PR Preview" w:date="2026-01-01T00:00:00Z">
        <w:r>
          <w:t xml:space="preserve"> </w:t>
        </w:r>
      </w:ins>
      <w:ins w:id="1132" w:author="PR Preview" w:date="2026-01-01T00:00:00Z">
        <w:r>
          <w:t xml:space="preserve">of two lists</w:t>
        </w:r>
      </w:ins>
      <w:ins w:id="1133" w:author="PR Preview" w:date="2026-01-01T00:00:00Z">
        <w:r>
          <w:t xml:space="preserve"> </w:t>
        </w:r>
      </w:ins>
      <m:oMath>
        <m:r>
          <m:t>L</m:t>
        </m:r>
      </m:oMath>
      <w:ins w:id="1134" w:author="PR Preview" w:date="2026-01-01T00:00:00Z">
        <w:r>
          <w:t xml:space="preserve"> </w:t>
        </w:r>
      </w:ins>
      <w:ins w:id="1135" w:author="PR Preview" w:date="2026-01-01T00:00:00Z">
        <w:r>
          <w:t xml:space="preserve">and</w:t>
        </w:r>
      </w:ins>
      <w:ins w:id="1136" w:author="PR Preview" w:date="2026-01-01T00:00:00Z">
        <w:r>
          <w:t xml:space="preserve"> </w:t>
        </w:r>
      </w:ins>
      <m:oMath>
        <m:r>
          <m:t>M</m:t>
        </m:r>
      </m:oMath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(</w:t>
        </w:r>
      </w:ins>
      <w:hyperlink w:anchor="def-list">
        <w:ins w:id="1139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140" w:author="PR Preview" w:date="2026-01-01T00:00:00Z">
        <w:r>
          <w:t xml:space="preserve">),</w:t>
        </w:r>
      </w:ins>
      <w:ins w:id="1141" w:author="PR Preview" w:date="2026-01-01T00:00:00Z">
        <w:r>
          <w:t xml:space="preserve"> </w:t>
        </w:r>
      </w:ins>
      <w:ins w:id="1142" w:author="PR Preview" w:date="2026-01-01T00:00:00Z">
        <w:r>
          <w:t xml:space="preserve">the list of the elements of</w:t>
        </w:r>
      </w:ins>
      <w:ins w:id="1143" w:author="PR Preview" w:date="2026-01-01T00:00:00Z">
        <w:r>
          <w:t xml:space="preserve"> </w:t>
        </w:r>
      </w:ins>
      <m:oMath>
        <m:r>
          <m:t>L</m:t>
        </m:r>
      </m:oMath>
      <w:ins w:id="1144" w:author="PR Preview" w:date="2026-01-01T00:00:00Z">
        <w:r>
          <w:t xml:space="preserve"> </w:t>
        </w:r>
      </w:ins>
      <w:ins w:id="1145" w:author="PR Preview" w:date="2026-01-01T00:00:00Z">
        <w:r>
          <w:t xml:space="preserve">followed by the elements of</w:t>
        </w:r>
      </w:ins>
      <w:ins w:id="1146" w:author="PR Preview" w:date="2026-01-01T00:00:00Z">
        <w:r>
          <w:t xml:space="preserve"> </w:t>
        </w:r>
      </w:ins>
      <m:oMath>
        <m:r>
          <m:t>M</m:t>
        </m:r>
      </m:oMath>
      <w:ins w:id="1147" w:author="PR Preview" w:date="2026-01-01T00:00:00Z">
        <w:r>
          <w:t xml:space="preserve">,</w:t>
        </w:r>
      </w:ins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is defined recursively on</w:t>
        </w:r>
      </w:ins>
      <w:ins w:id="1150" w:author="PR Preview" w:date="2026-01-01T00:00:00Z">
        <w:r>
          <w:t xml:space="preserve"> </w:t>
        </w:r>
      </w:ins>
      <m:oMath>
        <m:r>
          <m:t>L</m:t>
        </m:r>
      </m:oMath>
      <w:ins w:id="115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exm-append"/>
    <w:p>
      <w:pPr>
        <w:pStyle w:val="FirstParagraph"/>
      </w:pPr>
      <w:ins w:id="1152" w:author="PR Preview" w:date="2026-01-01T00:00:00Z">
        <w:r>
          <w:rPr>
            <w:b/>
            <w:bCs/>
          </w:rPr>
          <w:t xml:space="preserve">Example 11 (Appending</w:t>
        </w:r>
      </w:ins>
      <w:ins w:id="1153" w:author="PR Preview" w:date="2026-01-01T00:00:00Z">
        <w:r>
          <w:rPr>
            <w:b/>
            <w:bCs/>
          </w:rPr>
          <w:t xml:space="preserve"> </w:t>
        </w:r>
      </w:ins>
      <w:ins w:id="1154" w:author="PR Preview" w:date="2026-01-01T00:00:00Z">
        <w:r>
          <w:rPr>
            <w:rStyle w:val="VerbatimChar"/>
            <w:b/>
            <w:bCs/>
          </w:rPr>
          <w:t xml:space="preserve">'(1 2)</w:t>
        </w:r>
      </w:ins>
      <w:ins w:id="1155" w:author="PR Preview" w:date="2026-01-01T00:00:00Z">
        <w:r>
          <w:rPr>
            <w:b/>
            <w:bCs/>
          </w:rPr>
          <w:t xml:space="preserve"> </w:t>
        </w:r>
      </w:ins>
      <w:ins w:id="1156" w:author="PR Preview" w:date="2026-01-01T00:00:00Z">
        <w:r>
          <w:rPr>
            <w:b/>
            <w:bCs/>
          </w:rPr>
          <w:t xml:space="preserve">and</w:t>
        </w:r>
      </w:ins>
      <w:ins w:id="1157" w:author="PR Preview" w:date="2026-01-01T00:00:00Z">
        <w:r>
          <w:rPr>
            <w:b/>
            <w:bCs/>
          </w:rPr>
          <w:t xml:space="preserve"> </w:t>
        </w:r>
      </w:ins>
      <w:ins w:id="1158" w:author="PR Preview" w:date="2026-01-01T00:00:00Z">
        <w:r>
          <w:rPr>
            <w:rStyle w:val="VerbatimChar"/>
            <w:b/>
            <w:bCs/>
          </w:rPr>
          <w:t xml:space="preserve">'(3)</w:t>
        </w:r>
      </w:ins>
      <w:ins w:id="1159" w:author="PR Preview" w:date="2026-01-01T00:00:00Z">
        <w:r>
          <w:rPr>
            <w:b/>
            <w:bCs/>
          </w:rPr>
          <w:t xml:space="preserve">)</w:t>
        </w:r>
      </w:ins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In Racket, the definition of append (</w:t>
        </w:r>
      </w:ins>
      <w:hyperlink w:anchor="def-append">
        <w:ins w:id="1162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163" w:author="PR Preview" w:date="2026-01-01T00:00:00Z">
        <w:r>
          <w:t xml:space="preserve">) is</w:t>
        </w:r>
      </w:ins>
    </w:p>
    <w:p>
      <w:pPr>
        <w:pStyle w:val="SourceCode"/>
      </w:pPr>
      <w:ins w:id="1164" w:author="PR Preview" w:date="2026-01-01T00:00:00Z">
        <w:r>
          <w:rPr>
            <w:rStyle w:val="OperatorTok"/>
          </w:rPr>
          <w:t xml:space="preserve">(</w:t>
        </w:r>
      </w:ins>
      <w:ins w:id="1165" w:author="PR Preview" w:date="2026-01-01T00:00:00Z">
        <w:r>
          <w:rPr>
            <w:rStyle w:val="ExtensionTok"/>
          </w:rPr>
          <w:t xml:space="preserve">define</w:t>
        </w:r>
      </w:ins>
      <w:ins w:id="1166" w:author="PR Preview" w:date="2026-01-01T00:00:00Z">
        <w:r>
          <w:rPr>
            <w:rStyle w:val="FunctionTok"/>
          </w:rPr>
          <w:t xml:space="preserve"> </w:t>
        </w:r>
      </w:ins>
      <w:ins w:id="1167" w:author="PR Preview" w:date="2026-01-01T00:00:00Z">
        <w:r>
          <w:rPr>
            <w:rStyle w:val="OperatorTok"/>
          </w:rPr>
          <w:t xml:space="preserve">(</w:t>
        </w:r>
      </w:ins>
      <w:ins w:id="1168" w:author="PR Preview" w:date="2026-01-01T00:00:00Z">
        <w:r>
          <w:rPr>
            <w:rStyle w:val="NormalTok"/>
          </w:rPr>
          <w:t xml:space="preserve">app L M</w:t>
        </w:r>
      </w:ins>
      <w:ins w:id="1169" w:author="PR Preview" w:date="2026-01-01T00:00:00Z">
        <w:r>
          <w:rPr>
            <w:rStyle w:val="OperatorTok"/>
          </w:rPr>
          <w:t xml:space="preserve">)</w:t>
        </w:r>
      </w:ins>
      <w:ins w:id="1170" w:author="PR Preview" w:date="2026-01-01T00:00:00Z">
        <w:r>
          <w:br/>
        </w:r>
      </w:ins>
      <w:ins w:id="1171" w:author="PR Preview" w:date="2026-01-01T00:00:00Z">
        <w:r>
          <w:rPr>
            <w:rStyle w:val="NormalTok"/>
          </w:rPr>
          <w:t xml:space="preserve">  </w:t>
        </w:r>
      </w:ins>
      <w:ins w:id="1172" w:author="PR Preview" w:date="2026-01-01T00:00:00Z">
        <w:r>
          <w:rPr>
            <w:rStyle w:val="OperatorTok"/>
          </w:rPr>
          <w:t xml:space="preserve">(</w:t>
        </w:r>
      </w:ins>
      <w:ins w:id="1173" w:author="PR Preview" w:date="2026-01-01T00:00:00Z">
        <w:r>
          <w:rPr>
            <w:rStyle w:val="KeywordTok"/>
          </w:rPr>
          <w:t xml:space="preserve">if</w:t>
        </w:r>
      </w:ins>
      <w:ins w:id="1174" w:author="PR Preview" w:date="2026-01-01T00:00:00Z">
        <w:r>
          <w:rPr>
            <w:rStyle w:val="NormalTok"/>
          </w:rPr>
          <w:t xml:space="preserve"> </w:t>
        </w:r>
      </w:ins>
      <w:ins w:id="1175" w:author="PR Preview" w:date="2026-01-01T00:00:00Z">
        <w:r>
          <w:rPr>
            <w:rStyle w:val="OperatorTok"/>
          </w:rPr>
          <w:t xml:space="preserve">(</w:t>
        </w:r>
      </w:ins>
      <w:ins w:id="1176" w:author="PR Preview" w:date="2026-01-01T00:00:00Z">
        <w:r>
          <w:rPr>
            <w:rStyle w:val="NormalTok"/>
          </w:rPr>
          <w:t xml:space="preserve">empty? L</w:t>
        </w:r>
      </w:ins>
      <w:ins w:id="1177" w:author="PR Preview" w:date="2026-01-01T00:00:00Z">
        <w:r>
          <w:rPr>
            <w:rStyle w:val="OperatorTok"/>
          </w:rPr>
          <w:t xml:space="preserve">)</w:t>
        </w:r>
      </w:ins>
      <w:ins w:id="1178" w:author="PR Preview" w:date="2026-01-01T00:00:00Z">
        <w:r>
          <w:br/>
        </w:r>
      </w:ins>
      <w:ins w:id="1179" w:author="PR Preview" w:date="2026-01-01T00:00:00Z">
        <w:r>
          <w:rPr>
            <w:rStyle w:val="NormalTok"/>
          </w:rPr>
          <w:t xml:space="preserve">      M</w:t>
        </w:r>
      </w:ins>
      <w:ins w:id="1180" w:author="PR Preview" w:date="2026-01-01T00:00:00Z">
        <w:r>
          <w:br/>
        </w:r>
      </w:ins>
      <w:ins w:id="1181" w:author="PR Preview" w:date="2026-01-01T00:00:00Z">
        <w:r>
          <w:rPr>
            <w:rStyle w:val="NormalTok"/>
          </w:rPr>
          <w:t xml:space="preserve">      </w:t>
        </w:r>
      </w:ins>
      <w:ins w:id="1182" w:author="PR Preview" w:date="2026-01-01T00:00:00Z">
        <w:r>
          <w:rPr>
            <w:rStyle w:val="OperatorTok"/>
          </w:rPr>
          <w:t xml:space="preserve">(</w:t>
        </w:r>
      </w:ins>
      <w:ins w:id="1183" w:author="PR Preview" w:date="2026-01-01T00:00:00Z">
        <w:r>
          <w:rPr>
            <w:rStyle w:val="KeywordTok"/>
          </w:rPr>
          <w:t xml:space="preserve">cons</w:t>
        </w:r>
      </w:ins>
      <w:ins w:id="1184" w:author="PR Preview" w:date="2026-01-01T00:00:00Z">
        <w:r>
          <w:rPr>
            <w:rStyle w:val="NormalTok"/>
          </w:rPr>
          <w:t xml:space="preserve"> </w:t>
        </w:r>
      </w:ins>
      <w:ins w:id="1185" w:author="PR Preview" w:date="2026-01-01T00:00:00Z">
        <w:r>
          <w:rPr>
            <w:rStyle w:val="OperatorTok"/>
          </w:rPr>
          <w:t xml:space="preserve">(</w:t>
        </w:r>
      </w:ins>
      <w:ins w:id="1186" w:author="PR Preview" w:date="2026-01-01T00:00:00Z">
        <w:r>
          <w:rPr>
            <w:rStyle w:val="NormalTok"/>
          </w:rPr>
          <w:t xml:space="preserve">first L</w:t>
        </w:r>
      </w:ins>
      <w:ins w:id="1187" w:author="PR Preview" w:date="2026-01-01T00:00:00Z">
        <w:r>
          <w:rPr>
            <w:rStyle w:val="OperatorTok"/>
          </w:rPr>
          <w:t xml:space="preserve">)</w:t>
        </w:r>
      </w:ins>
      <w:ins w:id="1188" w:author="PR Preview" w:date="2026-01-01T00:00:00Z">
        <w:r>
          <w:rPr>
            <w:rStyle w:val="NormalTok"/>
          </w:rPr>
          <w:t xml:space="preserve"> </w:t>
        </w:r>
      </w:ins>
      <w:ins w:id="1189" w:author="PR Preview" w:date="2026-01-01T00:00:00Z">
        <w:r>
          <w:rPr>
            <w:rStyle w:val="OperatorTok"/>
          </w:rPr>
          <w:t xml:space="preserve">(</w:t>
        </w:r>
      </w:ins>
      <w:ins w:id="1190" w:author="PR Preview" w:date="2026-01-01T00:00:00Z">
        <w:r>
          <w:rPr>
            <w:rStyle w:val="NormalTok"/>
          </w:rPr>
          <w:t xml:space="preserve">app </w:t>
        </w:r>
      </w:ins>
      <w:ins w:id="1191" w:author="PR Preview" w:date="2026-01-01T00:00:00Z">
        <w:r>
          <w:rPr>
            <w:rStyle w:val="OperatorTok"/>
          </w:rPr>
          <w:t xml:space="preserve">(</w:t>
        </w:r>
      </w:ins>
      <w:ins w:id="1192" w:author="PR Preview" w:date="2026-01-01T00:00:00Z">
        <w:r>
          <w:rPr>
            <w:rStyle w:val="NormalTok"/>
          </w:rPr>
          <w:t xml:space="preserve">rest L</w:t>
        </w:r>
      </w:ins>
      <w:ins w:id="1193" w:author="PR Preview" w:date="2026-01-01T00:00:00Z">
        <w:r>
          <w:rPr>
            <w:rStyle w:val="OperatorTok"/>
          </w:rPr>
          <w:t xml:space="preserve">)</w:t>
        </w:r>
      </w:ins>
      <w:ins w:id="1194" w:author="PR Preview" w:date="2026-01-01T00:00:00Z">
        <w:r>
          <w:rPr>
            <w:rStyle w:val="NormalTok"/>
          </w:rPr>
          <w:t xml:space="preserve"> M</w:t>
        </w:r>
      </w:ins>
      <w:ins w:id="1195" w:author="PR Preview" w:date="2026-01-01T00:00:00Z">
        <w:r>
          <w:rPr>
            <w:rStyle w:val="OperatorTok"/>
          </w:rPr>
          <w:t xml:space="preserve">))))</w:t>
        </w:r>
      </w:ins>
    </w:p>
    <w:p>
      <w:pPr>
        <w:pStyle w:val="FirstParagraph"/>
      </w:pPr>
      <w:ins w:id="1196" w:author="PR Preview" w:date="2026-01-01T00:00:00Z">
        <w:r>
          <w:t xml:space="preserve">The recursion takes</w:t>
        </w:r>
      </w:ins>
      <w:ins w:id="1197" w:author="PR Preview" w:date="2026-01-01T00:00:00Z">
        <w:r>
          <w:t xml:space="preserve"> </w:t>
        </w:r>
      </w:ins>
      <w:ins w:id="1198" w:author="PR Preview" w:date="2026-01-01T00:00:00Z">
        <w:r>
          <w:rPr>
            <w:rStyle w:val="VerbatimChar"/>
          </w:rPr>
          <w:t xml:space="preserve">L</w:t>
        </w:r>
      </w:ins>
      <w:ins w:id="1199" w:author="PR Preview" w:date="2026-01-01T00:00:00Z">
        <w:r>
          <w:t xml:space="preserve"> </w:t>
        </w:r>
      </w:ins>
      <w:ins w:id="1200" w:author="PR Preview" w:date="2026-01-01T00:00:00Z">
        <w:r>
          <w:t xml:space="preserve">apart and leaves</w:t>
        </w:r>
      </w:ins>
      <w:ins w:id="1201" w:author="PR Preview" w:date="2026-01-01T00:00:00Z">
        <w:r>
          <w:t xml:space="preserve"> </w:t>
        </w:r>
      </w:ins>
      <w:ins w:id="1202" w:author="PR Preview" w:date="2026-01-01T00:00:00Z">
        <w:r>
          <w:rPr>
            <w:rStyle w:val="VerbatimChar"/>
          </w:rPr>
          <w:t xml:space="preserve">M</w:t>
        </w:r>
      </w:ins>
      <w:ins w:id="1203" w:author="PR Preview" w:date="2026-01-01T00:00:00Z">
        <w:r>
          <w:t xml:space="preserve"> </w:t>
        </w:r>
      </w:ins>
      <w:ins w:id="1204" w:author="PR Preview" w:date="2026-01-01T00:00:00Z">
        <w:r>
          <w:t xml:space="preserve">alone:</w:t>
        </w:r>
      </w:ins>
    </w:p>
    <w:p>
      <w:pPr>
        <w:pStyle w:val="SourceCode"/>
      </w:pPr>
      <w:ins w:id="1205" w:author="PR Preview" w:date="2026-01-01T00:00:00Z">
        <w:r>
          <w:rPr>
            <w:rStyle w:val="VerbatimChar"/>
          </w:rPr>
          <w:t xml:space="preserve">(app '(1 2) '(3))</w:t>
        </w:r>
      </w:ins>
      <w:ins w:id="1206" w:author="PR Preview" w:date="2026-01-01T00:00:00Z">
        <w:r>
          <w:br/>
        </w:r>
      </w:ins>
      <w:ins w:id="1207" w:author="PR Preview" w:date="2026-01-01T00:00:00Z">
        <w:r>
          <w:rPr>
            <w:rStyle w:val="VerbatimChar"/>
          </w:rPr>
          <w:t xml:space="preserve">= (cons 1 (app '(2) '(3)))</w:t>
        </w:r>
      </w:ins>
      <w:ins w:id="1208" w:author="PR Preview" w:date="2026-01-01T00:00:00Z">
        <w:r>
          <w:br/>
        </w:r>
      </w:ins>
      <w:ins w:id="1209" w:author="PR Preview" w:date="2026-01-01T00:00:00Z">
        <w:r>
          <w:rPr>
            <w:rStyle w:val="VerbatimChar"/>
          </w:rPr>
          <w:t xml:space="preserve">= (cons 1 (cons 2 (app '() '(3))))</w:t>
        </w:r>
      </w:ins>
      <w:ins w:id="1210" w:author="PR Preview" w:date="2026-01-01T00:00:00Z">
        <w:r>
          <w:br/>
        </w:r>
      </w:ins>
      <w:ins w:id="1211" w:author="PR Preview" w:date="2026-01-01T00:00:00Z">
        <w:r>
          <w:rPr>
            <w:rStyle w:val="VerbatimChar"/>
          </w:rPr>
          <w:t xml:space="preserve">= (cons 1 (cons 2 '(3)))</w:t>
        </w:r>
      </w:ins>
      <w:ins w:id="1212" w:author="PR Preview" w:date="2026-01-01T00:00:00Z">
        <w:r>
          <w:br/>
        </w:r>
      </w:ins>
      <w:ins w:id="1213" w:author="PR Preview" w:date="2026-01-01T00:00:00Z">
        <w:r>
          <w:rPr>
            <w:rStyle w:val="VerbatimChar"/>
          </w:rPr>
          <w:t xml:space="preserve">= '(1 2 3)</w:t>
        </w:r>
      </w:ins>
    </w:p>
    <w:p>
      <w:pPr>
        <w:pStyle w:val="FirstParagraph"/>
      </w:pPr>
      <w:ins w:id="1214" w:author="PR Preview" w:date="2026-01-01T00:00:00Z">
        <w:r>
          <w:t xml:space="preserve">Racket’s built-in</w:t>
        </w:r>
      </w:ins>
      <w:ins w:id="1215" w:author="PR Preview" w:date="2026-01-01T00:00:00Z">
        <w:r>
          <w:t xml:space="preserve"> </w:t>
        </w:r>
      </w:ins>
      <w:ins w:id="1216" w:author="PR Preview" w:date="2026-01-01T00:00:00Z">
        <w:r>
          <w:rPr>
            <w:rStyle w:val="VerbatimChar"/>
          </w:rPr>
          <w:t xml:space="preserve">append</w:t>
        </w:r>
      </w:ins>
      <w:ins w:id="1217" w:author="PR Preview" w:date="2026-01-01T00:00:00Z">
        <w:r>
          <w:t xml:space="preserve"> </w:t>
        </w:r>
      </w:ins>
      <w:ins w:id="1218" w:author="PR Preview" w:date="2026-01-01T00:00:00Z">
        <w:r>
          <w:t xml:space="preserve">gives the same values.</w:t>
        </w:r>
      </w:ins>
    </w:p>
    <w:bookmarkEnd w:id="52"/>
    <w:bookmarkEnd w:id="53"/>
    <w:bookmarkStart w:id="60" w:name="sec-recursive-algorithms"/>
    <w:p>
      <w:pPr>
        <w:pStyle w:val="Heading1"/>
      </w:pPr>
      <w:ins w:id="1219" w:author="PR Preview" w:date="2026-01-01T00:00:00Z">
        <w:r>
          <w:t xml:space="preserve">5. Recursive algorithms</w:t>
        </w:r>
      </w:ins>
    </w:p>
    <w:bookmarkStart w:id="55" w:name="exr-palindrome-trace"/>
    <w:p>
      <w:pPr>
        <w:pStyle w:val="FirstParagraph"/>
      </w:pPr>
      <w:ins w:id="1220" w:author="PR Preview" w:date="2026-01-01T00:00:00Z">
        <w:r>
          <w:rPr>
            <w:b/>
            <w:bCs/>
          </w:rPr>
          <w:t xml:space="preserve">Exercise 5 (Is it a palindrome?)</w:t>
        </w:r>
      </w:ins>
      <w:ins w:id="1221" w:author="PR Preview" w:date="2026-01-01T00:00:00Z">
        <w:r>
          <w:t xml:space="preserve"> </w:t>
        </w:r>
      </w:ins>
      <w:ins w:id="1222" w:author="PR Preview" w:date="2026-01-01T00:00:00Z">
        <w:r>
          <w:t xml:space="preserve">The algorithm</w:t>
        </w:r>
      </w:ins>
      <w:ins w:id="1223" w:author="PR Preview" w:date="2026-01-01T00:00:00Z">
        <w:r>
          <w:t xml:space="preserve"> </w:t>
        </w:r>
      </w:ins>
      <w:ins w:id="1224" w:author="PR Preview" w:date="2026-01-01T00:00:00Z">
        <w:r>
          <w:rPr>
            <w:rStyle w:val="VerbatimChar"/>
          </w:rPr>
          <w:t xml:space="preserve">pal</w:t>
        </w:r>
      </w:ins>
      <w:ins w:id="1225" w:author="PR Preview" w:date="2026-01-01T00:00:00Z">
        <w:r>
          <w:t xml:space="preserve">, in the pseudocode of</w:t>
        </w:r>
      </w:ins>
      <w:ins w:id="1226" w:author="PR Preview" w:date="2026-01-01T00:00:00Z">
        <w:r>
          <w:t xml:space="preserve"> </w:t>
        </w:r>
      </w:ins>
      <w:hyperlink r:id="rId54">
        <w:ins w:id="1227" w:author="PR Preview" w:date="2026-01-01T00:00:00Z">
          <w:r>
            <w:rPr>
              <w:rStyle w:val="Hyperlink"/>
            </w:rPr>
            <w:t xml:space="preserve">Remark: How to read the pseudocode in this chapter</w:t>
          </w:r>
        </w:ins>
      </w:hyperlink>
      <w:ins w:id="1228" w:author="PR Preview" w:date="2026-01-01T00:00:00Z">
        <w:r>
          <w:t xml:space="preserve">,</w:t>
        </w:r>
      </w:ins>
      <w:ins w:id="1229" w:author="PR Preview" w:date="2026-01-01T00:00:00Z">
        <w:r>
          <w:t xml:space="preserve"> </w:t>
        </w:r>
      </w:ins>
      <w:ins w:id="1230" w:author="PR Preview" w:date="2026-01-01T00:00:00Z">
        <w:r>
          <w:t xml:space="preserve">tests whether a string is a palindrome (</w:t>
        </w:r>
      </w:ins>
      <w:hyperlink w:anchor="def-palindrome">
        <w:ins w:id="1231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232" w:author="PR Preview" w:date="2026-01-01T00:00:00Z">
        <w:r>
          <w:t xml:space="preserve">):</w:t>
        </w:r>
      </w:ins>
    </w:p>
    <w:p>
      <w:pPr>
        <w:pStyle w:val="SourceCode"/>
      </w:pPr>
      <w:ins w:id="1233" w:author="PR Preview" w:date="2026-01-01T00:00:00Z">
        <w:r>
          <w:rPr>
            <w:rStyle w:val="VerbatimChar"/>
          </w:rPr>
          <w:t xml:space="preserve">procedure pal(s)        // s is a string s[1] s[2] ... s[n] of n symbols</w:t>
        </w:r>
      </w:ins>
      <w:ins w:id="1234" w:author="PR Preview" w:date="2026-01-01T00:00:00Z">
        <w:r>
          <w:br/>
        </w:r>
      </w:ins>
      <w:ins w:id="1235" w:author="PR Preview" w:date="2026-01-01T00:00:00Z">
        <w:r>
          <w:rPr>
            <w:rStyle w:val="VerbatimChar"/>
          </w:rPr>
          <w:t xml:space="preserve">    if n &lt;= 1</w:t>
        </w:r>
      </w:ins>
      <w:ins w:id="1236" w:author="PR Preview" w:date="2026-01-01T00:00:00Z">
        <w:r>
          <w:br/>
        </w:r>
      </w:ins>
      <w:ins w:id="1237" w:author="PR Preview" w:date="2026-01-01T00:00:00Z">
        <w:r>
          <w:rPr>
            <w:rStyle w:val="VerbatimChar"/>
          </w:rPr>
          <w:t xml:space="preserve">        return true</w:t>
        </w:r>
      </w:ins>
      <w:ins w:id="1238" w:author="PR Preview" w:date="2026-01-01T00:00:00Z">
        <w:r>
          <w:br/>
        </w:r>
      </w:ins>
      <w:ins w:id="1239" w:author="PR Preview" w:date="2026-01-01T00:00:00Z">
        <w:r>
          <w:rPr>
            <w:rStyle w:val="VerbatimChar"/>
          </w:rPr>
          <w:t xml:space="preserve">    if s[1] != s[n]</w:t>
        </w:r>
      </w:ins>
      <w:ins w:id="1240" w:author="PR Preview" w:date="2026-01-01T00:00:00Z">
        <w:r>
          <w:br/>
        </w:r>
      </w:ins>
      <w:ins w:id="1241" w:author="PR Preview" w:date="2026-01-01T00:00:00Z">
        <w:r>
          <w:rPr>
            <w:rStyle w:val="VerbatimChar"/>
          </w:rPr>
          <w:t xml:space="preserve">        return false</w:t>
        </w:r>
      </w:ins>
      <w:ins w:id="1242" w:author="PR Preview" w:date="2026-01-01T00:00:00Z">
        <w:r>
          <w:br/>
        </w:r>
      </w:ins>
      <w:ins w:id="1243" w:author="PR Preview" w:date="2026-01-01T00:00:00Z">
        <w:r>
          <w:rPr>
            <w:rStyle w:val="VerbatimChar"/>
          </w:rPr>
          <w:t xml:space="preserve">    return pal(s[2..n-1])   // s without its first and last symbols</w:t>
        </w:r>
      </w:ins>
    </w:p>
    <w:p>
      <w:pPr>
        <w:pStyle w:val="FirstParagraph"/>
      </w:pPr>
      <w:ins w:id="1244" w:author="PR Preview" w:date="2026-01-01T00:00:00Z">
        <w:r>
          <w:t xml:space="preserve">Here</w:t>
        </w:r>
      </w:ins>
      <w:ins w:id="1245" w:author="PR Preview" w:date="2026-01-01T00:00:00Z">
        <w:r>
          <w:t xml:space="preserve"> </w:t>
        </w:r>
      </w:ins>
      <w:ins w:id="1246" w:author="PR Preview" w:date="2026-01-01T00:00:00Z">
        <w:r>
          <w:rPr>
            <w:rStyle w:val="VerbatimChar"/>
          </w:rPr>
          <w:t xml:space="preserve">!=</w:t>
        </w:r>
      </w:ins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means</w:t>
        </w:r>
      </w:ins>
      <w:ins w:id="1249" w:author="PR Preview" w:date="2026-01-01T00:00:00Z">
        <w:r>
          <w:t xml:space="preserve"> </w:t>
        </w:r>
      </w:ins>
      <m:oMath>
        <m:r>
          <m:rPr>
            <m:sty m:val="p"/>
          </m:rPr>
          <m:t>≠</m:t>
        </m:r>
      </m:oMath>
      <w:ins w:id="1250" w:author="PR Preview" w:date="2026-01-01T00:00:00Z">
        <w:r>
          <w:t xml:space="preserve">,</w:t>
        </w:r>
      </w:ins>
      <w:ins w:id="1251" w:author="PR Preview" w:date="2026-01-01T00:00:00Z">
        <w:r>
          <w:t xml:space="preserve"> </w:t>
        </w:r>
      </w:ins>
      <w:ins w:id="1252" w:author="PR Preview" w:date="2026-01-01T00:00:00Z">
        <w:r>
          <w:t xml:space="preserve">and</w:t>
        </w:r>
      </w:ins>
      <w:ins w:id="1253" w:author="PR Preview" w:date="2026-01-01T00:00:00Z">
        <w:r>
          <w:t xml:space="preserve"> </w:t>
        </w:r>
      </w:ins>
      <w:ins w:id="1254" w:author="PR Preview" w:date="2026-01-01T00:00:00Z">
        <w:r>
          <w:rPr>
            <w:rStyle w:val="VerbatimChar"/>
          </w:rPr>
          <w:t xml:space="preserve">s[2..n-1]</w:t>
        </w:r>
      </w:ins>
      <w:ins w:id="1255" w:author="PR Preview" w:date="2026-01-01T00:00:00Z">
        <w:r>
          <w:t xml:space="preserve"> </w:t>
        </w:r>
      </w:ins>
      <w:ins w:id="1256" w:author="PR Preview" w:date="2026-01-01T00:00:00Z">
        <w:r>
          <w:t xml:space="preserve">is the string of the symbols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rPr>
            <w:rStyle w:val="VerbatimChar"/>
          </w:rPr>
          <w:t xml:space="preserve">s[2]</w:t>
        </w:r>
      </w:ins>
      <w:ins w:id="1259" w:author="PR Preview" w:date="2026-01-01T00:00:00Z">
        <w:r>
          <w:t xml:space="preserve"> </w:t>
        </w:r>
      </w:ins>
      <w:ins w:id="1260" w:author="PR Preview" w:date="2026-01-01T00:00:00Z">
        <w:r>
          <w:t xml:space="preserve">through</w:t>
        </w:r>
      </w:ins>
      <w:ins w:id="1261" w:author="PR Preview" w:date="2026-01-01T00:00:00Z">
        <w:r>
          <w:t xml:space="preserve"> </w:t>
        </w:r>
      </w:ins>
      <w:ins w:id="1262" w:author="PR Preview" w:date="2026-01-01T00:00:00Z">
        <w:r>
          <w:rPr>
            <w:rStyle w:val="VerbatimChar"/>
          </w:rPr>
          <w:t xml:space="preserve">s[n-1]</w:t>
        </w:r>
      </w:ins>
      <w:ins w:id="1263" w:author="PR Preview" w:date="2026-01-01T00:00:00Z">
        <w:r>
          <w:t xml:space="preserve">,</w:t>
        </w:r>
      </w:ins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which is the empty string when</w:t>
        </w:r>
      </w:ins>
      <w:ins w:id="126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</m:t>
        </m:r>
      </m:oMath>
      <w:ins w:id="1267" w:author="PR Preview" w:date="2026-01-01T00:00:00Z">
        <w:r>
          <w:t xml:space="preserve">, since the range</w:t>
        </w:r>
      </w:ins>
      <w:ins w:id="1268" w:author="PR Preview" w:date="2026-01-01T00:00:00Z">
        <w:r>
          <w:t xml:space="preserve"> </w:t>
        </w:r>
      </w:ins>
      <w:ins w:id="1269" w:author="PR Preview" w:date="2026-01-01T00:00:00Z">
        <w:r>
          <w:rPr>
            <w:rStyle w:val="VerbatimChar"/>
          </w:rPr>
          <w:t xml:space="preserve">2..1</w:t>
        </w:r>
      </w:ins>
      <w:ins w:id="1270" w:author="PR Preview" w:date="2026-01-01T00:00:00Z">
        <w:r>
          <w:t xml:space="preserve"> </w:t>
        </w:r>
      </w:ins>
      <w:ins w:id="1271" w:author="PR Preview" w:date="2026-01-01T00:00:00Z">
        <w:r>
          <w:t xml:space="preserve">is empty.</w:t>
        </w:r>
      </w:ins>
      <w:ins w:id="1272" w:author="PR Preview" w:date="2026-01-01T00:00:00Z">
        <w:r>
          <w:t xml:space="preserve"> </w:t>
        </w:r>
      </w:ins>
      <w:ins w:id="1273" w:author="PR Preview" w:date="2026-01-01T00:00:00Z">
        <w:r>
          <w:t xml:space="preserve">Run</w:t>
        </w:r>
      </w:ins>
      <w:ins w:id="1274" w:author="PR Preview" w:date="2026-01-01T00:00:00Z">
        <w:r>
          <w:t xml:space="preserve"> </w:t>
        </w:r>
      </w:ins>
      <w:ins w:id="1275" w:author="PR Preview" w:date="2026-01-01T00:00:00Z">
        <w:r>
          <w:rPr>
            <w:rStyle w:val="VerbatimChar"/>
          </w:rPr>
          <w:t xml:space="preserve">pal(level)</w:t>
        </w:r>
      </w:ins>
      <w:ins w:id="1276" w:author="PR Preview" w:date="2026-01-01T00:00:00Z">
        <w:r>
          <w:t xml:space="preserve"> </w:t>
        </w:r>
      </w:ins>
      <w:ins w:id="1277" w:author="PR Preview" w:date="2026-01-01T00:00:00Z">
        <w:r>
          <w:t xml:space="preserve">by hand:</w:t>
        </w:r>
      </w:ins>
      <w:ins w:id="1278" w:author="PR Preview" w:date="2026-01-01T00:00:00Z">
        <w:r>
          <w:t xml:space="preserve"> </w:t>
        </w:r>
      </w:ins>
      <w:ins w:id="1279" w:author="PR Preview" w:date="2026-01-01T00:00:00Z">
        <w:r>
          <w:t xml:space="preserve">write down each call of</w:t>
        </w:r>
      </w:ins>
      <w:ins w:id="1280" w:author="PR Preview" w:date="2026-01-01T00:00:00Z">
        <w:r>
          <w:t xml:space="preserve"> </w:t>
        </w:r>
      </w:ins>
      <w:ins w:id="1281" w:author="PR Preview" w:date="2026-01-01T00:00:00Z">
        <w:r>
          <w:rPr>
            <w:rStyle w:val="VerbatimChar"/>
          </w:rPr>
          <w:t xml:space="preserve">pal</w:t>
        </w:r>
      </w:ins>
      <w:ins w:id="1282" w:author="PR Preview" w:date="2026-01-01T00:00:00Z">
        <w:r>
          <w:t xml:space="preserve"> </w:t>
        </w:r>
      </w:ins>
      <w:ins w:id="1283" w:author="PR Preview" w:date="2026-01-01T00:00:00Z">
        <w:r>
          <w:t xml:space="preserve">that it makes, and what each call returns.</w:t>
        </w:r>
      </w:ins>
    </w:p>
    <w:bookmarkEnd w:id="55"/>
    <w:bookmarkStart w:id="56" w:name="sol-palindrome-trace"/>
    <w:p>
      <w:pPr>
        <w:pStyle w:val="BodyText"/>
      </w:pPr>
      <w:ins w:id="1284" w:author="PR Preview" w:date="2026-01-01T00:00:00Z">
        <w:r>
          <w:rPr>
            <w:i/>
            <w:iCs/>
          </w:rPr>
          <w:t xml:space="preserve">Solution 5</w:t>
        </w:r>
      </w:ins>
      <w:ins w:id="1285" w:author="PR Preview" w:date="2026-01-01T00:00:00Z">
        <w:r>
          <w:t xml:space="preserve">. 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 and last symbols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What the call does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pal(level)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pal(eve)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pal(eve)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returns true</w:t>
            </w:r>
          </w:p>
        </w:tc>
      </w:tr>
    </w:tbl>
    <w:p>
      <w:pPr>
        <w:pStyle w:val="BodyText"/>
      </w:pPr>
      <w:ins w:id="1286" w:author="PR Preview" w:date="2026-01-01T00:00:00Z">
        <w:r>
          <w:rPr>
            <w:rStyle w:val="VerbatimChar"/>
          </w:rPr>
          <w:t xml:space="preserve">pal(v)</w:t>
        </w:r>
      </w:ins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returns true, so</w:t>
        </w:r>
      </w:ins>
      <w:ins w:id="1289" w:author="PR Preview" w:date="2026-01-01T00:00:00Z">
        <w:r>
          <w:t xml:space="preserve"> </w:t>
        </w:r>
      </w:ins>
      <w:ins w:id="1290" w:author="PR Preview" w:date="2026-01-01T00:00:00Z">
        <w:r>
          <w:rPr>
            <w:rStyle w:val="VerbatimChar"/>
          </w:rPr>
          <w:t xml:space="preserve">pal(eve)</w:t>
        </w:r>
      </w:ins>
      <w:ins w:id="1291" w:author="PR Preview" w:date="2026-01-01T00:00:00Z">
        <w:r>
          <w:t xml:space="preserve"> </w:t>
        </w:r>
      </w:ins>
      <w:ins w:id="1292" w:author="PR Preview" w:date="2026-01-01T00:00:00Z">
        <w:r>
          <w:t xml:space="preserve">returns true, and so</w:t>
        </w:r>
      </w:ins>
      <w:ins w:id="1293" w:author="PR Preview" w:date="2026-01-01T00:00:00Z">
        <w:r>
          <w:t xml:space="preserve"> </w:t>
        </w:r>
      </w:ins>
      <w:ins w:id="1294" w:author="PR Preview" w:date="2026-01-01T00:00:00Z">
        <w:r>
          <w:rPr>
            <w:rStyle w:val="VerbatimChar"/>
          </w:rPr>
          <w:t xml:space="preserve">pal(level)</w:t>
        </w:r>
      </w:ins>
      <w:ins w:id="1295" w:author="PR Preview" w:date="2026-01-01T00:00:00Z">
        <w:r>
          <w:t xml:space="preserve"> </w:t>
        </w:r>
      </w:ins>
      <w:ins w:id="1296" w:author="PR Preview" w:date="2026-01-01T00:00:00Z">
        <w:r>
          <w:t xml:space="preserve">returns true:</w:t>
        </w:r>
      </w:ins>
      <w:ins w:id="1297" w:author="PR Preview" w:date="2026-01-01T00:00:00Z">
        <w:r>
          <w:t xml:space="preserve"> </w:t>
        </w:r>
      </w:ins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l</m:t>
        </m:r>
      </m:oMath>
      <w:ins w:id="1298" w:author="PR Preview" w:date="2026-01-01T00:00:00Z">
        <w:r>
          <w:t xml:space="preserve"> </w:t>
        </w:r>
      </w:ins>
      <w:ins w:id="1299" w:author="PR Preview" w:date="2026-01-01T00:00:00Z">
        <w:r>
          <w:t xml:space="preserve">is a palindrome.</w:t>
        </w:r>
      </w:ins>
    </w:p>
    <w:bookmarkEnd w:id="56"/>
    <w:bookmarkStart w:id="58" w:name="def-recursive-algorithm"/>
    <w:p>
      <w:pPr>
        <w:pStyle w:val="BodyText"/>
      </w:pPr>
      <w:ins w:id="1300" w:author="PR Preview" w:date="2026-01-01T00:00:00Z">
        <w:r>
          <w:rPr>
            <w:b/>
            <w:bCs/>
          </w:rPr>
          <w:t xml:space="preserve">Definition 10 (Recursive algorithm)</w:t>
        </w:r>
      </w:ins>
      <w:ins w:id="1301" w:author="PR Preview" w:date="2026-01-01T00:00:00Z">
        <w:r>
          <w:t xml:space="preserve"> </w:t>
        </w:r>
      </w:ins>
      <w:ins w:id="1302" w:author="PR Preview" w:date="2026-01-01T00:00:00Z">
        <w:r>
          <w:t xml:space="preserve">An algorithm (</w:t>
        </w:r>
      </w:ins>
      <w:hyperlink r:id="rId57">
        <w:ins w:id="1303" w:author="PR Preview" w:date="2026-01-01T00:00:00Z">
          <w:r>
            <w:rPr>
              <w:rStyle w:val="Hyperlink"/>
            </w:rPr>
            <w:t xml:space="preserve">Definition: Algorithm</w:t>
          </w:r>
        </w:ins>
      </w:hyperlink>
      <w:ins w:id="1304" w:author="PR Preview" w:date="2026-01-01T00:00:00Z">
        <w:r>
          <w:t xml:space="preserve">) is</w:t>
        </w:r>
      </w:ins>
      <w:ins w:id="1305" w:author="PR Preview" w:date="2026-01-01T00:00:00Z">
        <w:r>
          <w:t xml:space="preserve"> </w:t>
        </w:r>
      </w:ins>
      <w:ins w:id="1306" w:author="PR Preview" w:date="2026-01-01T00:00:00Z">
        <w:r>
          <w:rPr>
            <w:b/>
            <w:bCs/>
          </w:rPr>
          <w:t xml:space="preserve">recursive</w:t>
        </w:r>
      </w:ins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(Wikipedia contributors 2026e)</w:t>
        </w:r>
      </w:ins>
      <w:ins w:id="1309" w:author="PR Preview" w:date="2026-01-01T00:00:00Z">
        <w:r>
          <w:t xml:space="preserve"> </w:t>
        </w:r>
      </w:ins>
      <w:ins w:id="1310" w:author="PR Preview" w:date="2026-01-01T00:00:00Z">
        <w:r>
          <w:t xml:space="preserve">if it solves a problem</w:t>
        </w:r>
      </w:ins>
      <w:ins w:id="1311" w:author="PR Preview" w:date="2026-01-01T00:00:00Z">
        <w:r>
          <w:t xml:space="preserve"> </w:t>
        </w:r>
      </w:ins>
      <w:ins w:id="1312" w:author="PR Preview" w:date="2026-01-01T00:00:00Z">
        <w:r>
          <w:t xml:space="preserve">by calling itself on smaller inputs of the same problem and using what those calls return.</w:t>
        </w:r>
      </w:ins>
      <w:ins w:id="1313" w:author="PR Preview" w:date="2026-01-01T00:00:00Z">
        <w:r>
          <w:t xml:space="preserve"> </w:t>
        </w:r>
      </w:ins>
      <w:ins w:id="1314" w:author="PR Preview" w:date="2026-01-01T00:00:00Z">
        <w:r>
          <w:t xml:space="preserve">The inputs that it answers without calling itself are its base cases,</w:t>
        </w:r>
      </w:ins>
      <w:ins w:id="1315" w:author="PR Preview" w:date="2026-01-01T00:00:00Z">
        <w:r>
          <w:t xml:space="preserve"> </w:t>
        </w:r>
      </w:ins>
      <w:ins w:id="1316" w:author="PR Preview" w:date="2026-01-01T00:00:00Z">
        <w:r>
          <w:t xml:space="preserve">as in</w:t>
        </w:r>
      </w:ins>
      <w:ins w:id="1317" w:author="PR Preview" w:date="2026-01-01T00:00:00Z">
        <w:r>
          <w:t xml:space="preserve"> </w:t>
        </w:r>
      </w:ins>
      <w:hyperlink w:anchor="def-recursive-definition">
        <w:ins w:id="1318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319" w:author="PR Preview" w:date="2026-01-01T00:00:00Z">
        <w:r>
          <w:t xml:space="preserve">.</w:t>
        </w:r>
      </w:ins>
    </w:p>
    <w:bookmarkEnd w:id="58"/>
    <w:bookmarkStart w:id="59" w:name="exm-palindrome-recursive"/>
    <w:p>
      <w:pPr>
        <w:pStyle w:val="BodyText"/>
      </w:pPr>
      <w:ins w:id="1320" w:author="PR Preview" w:date="2026-01-01T00:00:00Z">
        <w:r>
          <w:rPr>
            <w:b/>
            <w:bCs/>
          </w:rPr>
          <w:t xml:space="preserve">Example 12 (</w:t>
        </w:r>
      </w:ins>
      <w:ins w:id="1321" w:author="PR Preview" w:date="2026-01-01T00:00:00Z">
        <w:r>
          <w:rPr>
            <w:rStyle w:val="VerbatimChar"/>
            <w:b/>
            <w:bCs/>
          </w:rPr>
          <w:t xml:space="preserve">pal</w:t>
        </w:r>
      </w:ins>
      <w:ins w:id="1322" w:author="PR Preview" w:date="2026-01-01T00:00:00Z">
        <w:r>
          <w:rPr>
            <w:b/>
            <w:bCs/>
          </w:rPr>
          <w:t xml:space="preserve"> </w:t>
        </w:r>
      </w:ins>
      <w:ins w:id="1323" w:author="PR Preview" w:date="2026-01-01T00:00:00Z">
        <w:r>
          <w:rPr>
            <w:b/>
            <w:bCs/>
          </w:rPr>
          <w:t xml:space="preserve">is recursive)</w:t>
        </w:r>
      </w:ins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The algorithm</w:t>
        </w:r>
      </w:ins>
      <w:ins w:id="1326" w:author="PR Preview" w:date="2026-01-01T00:00:00Z">
        <w:r>
          <w:t xml:space="preserve"> </w:t>
        </w:r>
      </w:ins>
      <w:ins w:id="1327" w:author="PR Preview" w:date="2026-01-01T00:00:00Z">
        <w:r>
          <w:rPr>
            <w:rStyle w:val="VerbatimChar"/>
          </w:rPr>
          <w:t xml:space="preserve">pal</w:t>
        </w:r>
      </w:ins>
      <w:ins w:id="1328" w:author="PR Preview" w:date="2026-01-01T00:00:00Z">
        <w:r>
          <w:t xml:space="preserve"> </w:t>
        </w:r>
      </w:ins>
      <w:ins w:id="1329" w:author="PR Preview" w:date="2026-01-01T00:00:00Z">
        <w:r>
          <w:t xml:space="preserve">of</w:t>
        </w:r>
      </w:ins>
      <w:ins w:id="1330" w:author="PR Preview" w:date="2026-01-01T00:00:00Z">
        <w:r>
          <w:t xml:space="preserve"> </w:t>
        </w:r>
      </w:ins>
      <w:hyperlink w:anchor="exr-palindrome-trace">
        <w:ins w:id="1331" w:author="PR Preview" w:date="2026-01-01T00:00:00Z">
          <w:r>
            <w:rPr>
              <w:rStyle w:val="Hyperlink"/>
            </w:rPr>
            <w:t xml:space="preserve">Exercise 5</w:t>
          </w:r>
        </w:ins>
      </w:hyperlink>
      <w:ins w:id="1332" w:author="PR Preview" w:date="2026-01-01T00:00:00Z">
        <w:r>
          <w:t xml:space="preserve"> </w:t>
        </w:r>
      </w:ins>
      <w:ins w:id="1333" w:author="PR Preview" w:date="2026-01-01T00:00:00Z">
        <w:r>
          <w:t xml:space="preserve">is recursive (</w:t>
        </w:r>
      </w:ins>
      <w:hyperlink w:anchor="def-recursive-algorithm">
        <w:ins w:id="1334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335" w:author="PR Preview" w:date="2026-01-01T00:00:00Z">
        <w:r>
          <w:t xml:space="preserve">).</w:t>
        </w:r>
      </w:ins>
      <w:ins w:id="1336" w:author="PR Preview" w:date="2026-01-01T00:00:00Z">
        <w:r>
          <w:t xml:space="preserve"> </w:t>
        </w:r>
      </w:ins>
      <w:ins w:id="1337" w:author="PR Preview" w:date="2026-01-01T00:00:00Z">
        <w:r>
          <w:t xml:space="preserve">On a string of</w:t>
        </w:r>
      </w:ins>
      <w:ins w:id="133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2</m:t>
        </m:r>
      </m:oMath>
      <w:ins w:id="1339" w:author="PR Preview" w:date="2026-01-01T00:00:00Z">
        <w:r>
          <w:t xml:space="preserve"> </w:t>
        </w:r>
      </w:ins>
      <w:ins w:id="1340" w:author="PR Preview" w:date="2026-01-01T00:00:00Z">
        <w:r>
          <w:t xml:space="preserve">symbols whose first and last symbols match,</w:t>
        </w:r>
      </w:ins>
      <w:ins w:id="1341" w:author="PR Preview" w:date="2026-01-01T00:00:00Z">
        <w:r>
          <w:t xml:space="preserve"> </w:t>
        </w:r>
      </w:ins>
      <w:ins w:id="1342" w:author="PR Preview" w:date="2026-01-01T00:00:00Z">
        <w:r>
          <w:t xml:space="preserve">it calls itself on the string without those two symbols, which has</w:t>
        </w:r>
      </w:ins>
      <w:ins w:id="134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2</m:t>
        </m:r>
      </m:oMath>
      <w:ins w:id="1344" w:author="PR Preview" w:date="2026-01-01T00:00:00Z">
        <w:r>
          <w:t xml:space="preserve"> </w:t>
        </w:r>
      </w:ins>
      <w:ins w:id="1345" w:author="PR Preview" w:date="2026-01-01T00:00:00Z">
        <w:r>
          <w:t xml:space="preserve">symbols,</w:t>
        </w:r>
      </w:ins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and returns what that call returns.</w:t>
        </w:r>
      </w:ins>
    </w:p>
    <w:p>
      <w:pPr>
        <w:pStyle w:val="BodyText"/>
      </w:pPr>
      <w:ins w:id="1348" w:author="PR Preview" w:date="2026-01-01T00:00:00Z">
        <w:r>
          <w:t xml:space="preserve">It answers directly in two cases:</w:t>
        </w:r>
      </w:ins>
      <w:ins w:id="1349" w:author="PR Preview" w:date="2026-01-01T00:00:00Z">
        <w:r>
          <w:t xml:space="preserve"> </w:t>
        </w:r>
      </w:ins>
      <w:ins w:id="1350" w:author="PR Preview" w:date="2026-01-01T00:00:00Z">
        <w:r>
          <w:t xml:space="preserve">when</w:t>
        </w:r>
      </w:ins>
      <w:ins w:id="135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≤</m:t>
        </m:r>
        <m:r>
          <m:t>1</m:t>
        </m:r>
      </m:oMath>
      <w:ins w:id="1352" w:author="PR Preview" w:date="2026-01-01T00:00:00Z">
        <w:r>
          <w:t xml:space="preserve">, since the empty string and a single symbol read the same backward,</w:t>
        </w:r>
      </w:ins>
      <w:ins w:id="1353" w:author="PR Preview" w:date="2026-01-01T00:00:00Z">
        <w:r>
          <w:t xml:space="preserve"> </w:t>
        </w:r>
      </w:ins>
      <w:ins w:id="1354" w:author="PR Preview" w:date="2026-01-01T00:00:00Z">
        <w:r>
          <w:t xml:space="preserve">and when the first and last symbols differ.</w:t>
        </w:r>
      </w:ins>
      <w:ins w:id="1355" w:author="PR Preview" w:date="2026-01-01T00:00:00Z">
        <w:r>
          <w:t xml:space="preserve"> </w:t>
        </w:r>
      </w:ins>
      <w:ins w:id="1356" w:author="PR Preview" w:date="2026-01-01T00:00:00Z">
        <w:r>
          <w:t xml:space="preserve">For example,</w:t>
        </w:r>
      </w:ins>
      <w:ins w:id="1357" w:author="PR Preview" w:date="2026-01-01T00:00:00Z">
        <w:r>
          <w:t xml:space="preserve"> </w:t>
        </w:r>
      </w:ins>
      <w:ins w:id="1358" w:author="PR Preview" w:date="2026-01-01T00:00:00Z">
        <w:r>
          <w:rPr>
            <w:rStyle w:val="VerbatimChar"/>
          </w:rPr>
          <w:t xml:space="preserve">pal(recur)</w:t>
        </w:r>
      </w:ins>
      <w:ins w:id="1359" w:author="PR Preview" w:date="2026-01-01T00:00:00Z">
        <w:r>
          <w:t xml:space="preserve"> </w:t>
        </w:r>
      </w:ins>
      <w:ins w:id="1360" w:author="PR Preview" w:date="2026-01-01T00:00:00Z">
        <w:r>
          <w:t xml:space="preserve">finds that the first and last symbols are both</w:t>
        </w:r>
      </w:ins>
      <w:ins w:id="1361" w:author="PR Preview" w:date="2026-01-01T00:00:00Z">
        <w:r>
          <w:t xml:space="preserve"> </w:t>
        </w:r>
      </w:ins>
      <w:ins w:id="1362" w:author="PR Preview" w:date="2026-01-01T00:00:00Z">
        <w:r>
          <w:rPr>
            <w:rStyle w:val="VerbatimChar"/>
          </w:rPr>
          <w:t xml:space="preserve">r</w:t>
        </w:r>
      </w:ins>
      <w:ins w:id="1363" w:author="PR Preview" w:date="2026-01-01T00:00:00Z">
        <w:r>
          <w:t xml:space="preserve">, and calls</w:t>
        </w:r>
      </w:ins>
      <w:ins w:id="1364" w:author="PR Preview" w:date="2026-01-01T00:00:00Z">
        <w:r>
          <w:t xml:space="preserve"> </w:t>
        </w:r>
      </w:ins>
      <w:ins w:id="1365" w:author="PR Preview" w:date="2026-01-01T00:00:00Z">
        <w:r>
          <w:rPr>
            <w:rStyle w:val="VerbatimChar"/>
          </w:rPr>
          <w:t xml:space="preserve">pal(ecu)</w:t>
        </w:r>
      </w:ins>
      <w:ins w:id="1366" w:author="PR Preview" w:date="2026-01-01T00:00:00Z">
        <w:r>
          <w:t xml:space="preserve">.</w:t>
        </w:r>
      </w:ins>
      <w:ins w:id="1367" w:author="PR Preview" w:date="2026-01-01T00:00:00Z">
        <w:r>
          <w:t xml:space="preserve"> </w:t>
        </w:r>
      </w:ins>
      <w:ins w:id="1368" w:author="PR Preview" w:date="2026-01-01T00:00:00Z">
        <w:r>
          <w:t xml:space="preserve">That call finds</w:t>
        </w:r>
      </w:ins>
      <w:ins w:id="1369" w:author="PR Preview" w:date="2026-01-01T00:00:00Z">
        <w:r>
          <w:t xml:space="preserve"> </w:t>
        </w:r>
      </w:ins>
      <w:ins w:id="1370" w:author="PR Preview" w:date="2026-01-01T00:00:00Z">
        <w:r>
          <w:rPr>
            <w:rStyle w:val="VerbatimChar"/>
          </w:rPr>
          <w:t xml:space="preserve">e</w:t>
        </w:r>
      </w:ins>
      <w:ins w:id="1371" w:author="PR Preview" w:date="2026-01-01T00:00:00Z">
        <w:r>
          <w:t xml:space="preserve"> </w:t>
        </w:r>
      </w:ins>
      <w:ins w:id="1372" w:author="PR Preview" w:date="2026-01-01T00:00:00Z">
        <w:r>
          <w:t xml:space="preserve">and</w:t>
        </w:r>
      </w:ins>
      <w:ins w:id="1373" w:author="PR Preview" w:date="2026-01-01T00:00:00Z">
        <w:r>
          <w:t xml:space="preserve"> </w:t>
        </w:r>
      </w:ins>
      <w:ins w:id="1374" w:author="PR Preview" w:date="2026-01-01T00:00:00Z">
        <w:r>
          <w:rPr>
            <w:rStyle w:val="VerbatimChar"/>
          </w:rPr>
          <w:t xml:space="preserve">u</w:t>
        </w:r>
      </w:ins>
      <w:ins w:id="1375" w:author="PR Preview" w:date="2026-01-01T00:00:00Z">
        <w:r>
          <w:t xml:space="preserve">, which differ, and returns false,</w:t>
        </w:r>
      </w:ins>
      <w:ins w:id="1376" w:author="PR Preview" w:date="2026-01-01T00:00:00Z">
        <w:r>
          <w:t xml:space="preserve"> </w:t>
        </w:r>
      </w:ins>
      <w:ins w:id="1377" w:author="PR Preview" w:date="2026-01-01T00:00:00Z">
        <w:r>
          <w:t xml:space="preserve">so</w:t>
        </w:r>
      </w:ins>
      <w:ins w:id="1378" w:author="PR Preview" w:date="2026-01-01T00:00:00Z">
        <w:r>
          <w:t xml:space="preserve"> </w:t>
        </w:r>
      </w:ins>
      <w:ins w:id="1379" w:author="PR Preview" w:date="2026-01-01T00:00:00Z">
        <w:r>
          <w:rPr>
            <w:rStyle w:val="VerbatimChar"/>
          </w:rPr>
          <w:t xml:space="preserve">pal(recur)</w:t>
        </w:r>
      </w:ins>
      <w:ins w:id="1380" w:author="PR Preview" w:date="2026-01-01T00:00:00Z">
        <w:r>
          <w:t xml:space="preserve"> </w:t>
        </w:r>
      </w:ins>
      <w:ins w:id="1381" w:author="PR Preview" w:date="2026-01-01T00:00:00Z">
        <w:r>
          <w:t xml:space="preserve">returns false.</w:t>
        </w:r>
      </w:ins>
    </w:p>
    <w:bookmarkEnd w:id="59"/>
    <w:bookmarkEnd w:id="60"/>
    <w:bookmarkStart w:id="73" w:name="sec-recursive-proofs"/>
    <w:p>
      <w:pPr>
        <w:pStyle w:val="Heading1"/>
      </w:pPr>
      <w:ins w:id="1382" w:author="PR Preview" w:date="2026-01-01T00:00:00Z">
        <w:r>
          <w:t xml:space="preserve">6. Proofs about recursive definitions</w:t>
        </w:r>
      </w:ins>
    </w:p>
    <w:bookmarkStart w:id="61" w:name="exr-doubling-guess"/>
    <w:p>
      <w:pPr>
        <w:pStyle w:val="FirstParagraph"/>
      </w:pPr>
      <w:ins w:id="1383" w:author="PR Preview" w:date="2026-01-01T00:00:00Z">
        <w:r>
          <w:rPr>
            <w:b/>
            <w:bCs/>
          </w:rPr>
          <w:t xml:space="preserve">Exercise 6 (Guessing a formula)</w:t>
        </w:r>
      </w:ins>
      <w:ins w:id="1384" w:author="PR Preview" w:date="2026-01-01T00:00:00Z">
        <w:r>
          <w:t xml:space="preserve"> </w:t>
        </w:r>
      </w:ins>
      <w:ins w:id="1385" w:author="PR Preview" w:date="2026-01-01T00:00:00Z">
        <w:r>
          <w:t xml:space="preserve">Compare each term</w:t>
        </w:r>
      </w:ins>
      <w:ins w:id="138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</m:oMath>
      <w:ins w:id="1387" w:author="PR Preview" w:date="2026-01-01T00:00:00Z">
        <w:r>
          <w:t xml:space="preserve"> </w:t>
        </w:r>
      </w:ins>
      <w:ins w:id="1388" w:author="PR Preview" w:date="2026-01-01T00:00:00Z">
        <w:r>
          <w:t xml:space="preserve">of the sequence in</w:t>
        </w:r>
      </w:ins>
      <w:ins w:id="1389" w:author="PR Preview" w:date="2026-01-01T00:00:00Z">
        <w:r>
          <w:t xml:space="preserve"> </w:t>
        </w:r>
      </w:ins>
      <w:hyperlink w:anchor="sol-doubling-terms">
        <w:ins w:id="1390" w:author="PR Preview" w:date="2026-01-01T00:00:00Z">
          <w:r>
            <w:rPr>
              <w:rStyle w:val="Hyperlink"/>
            </w:rPr>
            <w:t xml:space="preserve">Solution 1</w:t>
          </w:r>
        </w:ins>
      </w:hyperlink>
      <w:ins w:id="1391" w:author="PR Preview" w:date="2026-01-01T00:00:00Z">
        <w:r>
          <w:t xml:space="preserve"> </w:t>
        </w:r>
      </w:ins>
      <w:ins w:id="1392" w:author="PR Preview" w:date="2026-01-01T00:00:00Z">
        <w:r>
          <w:t xml:space="preserve">with the power</w:t>
        </w:r>
      </w:ins>
      <w:ins w:id="1393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n</m:t>
            </m:r>
          </m:sup>
        </m:sSup>
      </m:oMath>
      <w:ins w:id="1394" w:author="PR Preview" w:date="2026-01-01T00:00:00Z">
        <w:r>
          <w:t xml:space="preserve">,</w:t>
        </w:r>
      </w:ins>
      <w:ins w:id="1395" w:author="PR Preview" w:date="2026-01-01T00:00:00Z">
        <w:r>
          <w:t xml:space="preserve"> </w:t>
        </w:r>
      </w:ins>
      <w:ins w:id="1396" w:author="PR Preview" w:date="2026-01-01T00:00:00Z">
        <w:r>
          <w:t xml:space="preserve">and guess a formula for</w:t>
        </w:r>
      </w:ins>
      <w:ins w:id="139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</m:oMath>
      <w:ins w:id="1398" w:author="PR Preview" w:date="2026-01-01T00:00:00Z">
        <w:r>
          <w:t xml:space="preserve"> </w:t>
        </w:r>
      </w:ins>
      <w:ins w:id="1399" w:author="PR Preview" w:date="2026-01-01T00:00:00Z">
        <w:r>
          <w:t xml:space="preserve">that does not use the earlier terms.</w:t>
        </w:r>
      </w:ins>
    </w:p>
    <w:bookmarkEnd w:id="61"/>
    <w:bookmarkStart w:id="62" w:name="sol-doubling-guess"/>
    <w:p>
      <w:pPr>
        <w:pStyle w:val="BodyText"/>
      </w:pPr>
      <w:ins w:id="1400" w:author="PR Preview" w:date="2026-01-01T00:00:00Z">
        <w:r>
          <w:rPr>
            <w:i/>
            <w:iCs/>
          </w:rPr>
          <w:t xml:space="preserve">Solution 6</w:t>
        </w:r>
      </w:ins>
      <w:ins w:id="1401" w:author="PR Preview" w:date="2026-01-01T00:00:00Z">
        <w:r>
          <w:t xml:space="preserve">. 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</w:tbl>
    <w:p>
      <w:pPr>
        <w:pStyle w:val="BodyText"/>
      </w:pPr>
      <w:ins w:id="1402" w:author="PR Preview" w:date="2026-01-01T00:00:00Z">
        <w:r>
          <w:t xml:space="preserve">Each term is one more than the power below it, so a good guess is</w:t>
        </w:r>
      </w:ins>
      <w:ins w:id="140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ins w:id="1404" w:author="PR Preview" w:date="2026-01-01T00:00:00Z">
        <w:r>
          <w:t xml:space="preserve">.</w:t>
        </w:r>
      </w:ins>
      <w:ins w:id="1405" w:author="PR Preview" w:date="2026-01-01T00:00:00Z">
        <w:r>
          <w:t xml:space="preserve"> </w:t>
        </w:r>
      </w:ins>
      <w:ins w:id="1406" w:author="PR Preview" w:date="2026-01-01T00:00:00Z">
        <w:r>
          <w:t xml:space="preserve">Six terms do not prove the guess for every</w:t>
        </w:r>
      </w:ins>
      <w:ins w:id="1407" w:author="PR Preview" w:date="2026-01-01T00:00:00Z">
        <w:r>
          <w:t xml:space="preserve"> </w:t>
        </w:r>
      </w:ins>
      <m:oMath>
        <m:r>
          <m:t>n</m:t>
        </m:r>
      </m:oMath>
      <w:ins w:id="1408" w:author="PR Preview" w:date="2026-01-01T00:00:00Z">
        <w:r>
          <w:t xml:space="preserve">.</w:t>
        </w:r>
      </w:ins>
    </w:p>
    <w:bookmarkEnd w:id="62"/>
    <w:bookmarkStart w:id="63" w:name="thm-doubling-closed"/>
    <w:p>
      <w:pPr>
        <w:pStyle w:val="BodyText"/>
      </w:pPr>
      <w:ins w:id="1409" w:author="PR Preview" w:date="2026-01-01T00:00:00Z">
        <w:r>
          <w:rPr>
            <w:b/>
            <w:bCs/>
          </w:rPr>
          <w:t xml:space="preserve">Theorem 1 (A formula for the double-minus-one sequence)</w:t>
        </w:r>
      </w:ins>
      <w:ins w:id="1410" w:author="PR Preview" w:date="2026-01-01T00:00:00Z">
        <w:r>
          <w:t xml:space="preserve"> </w:t>
        </w:r>
      </w:ins>
      <w:ins w:id="1411" w:author="PR Preview" w:date="2026-01-01T00:00:00Z">
        <w:r>
          <w:t xml:space="preserve">Let</w:t>
        </w:r>
      </w:ins>
      <w:ins w:id="141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413" w:author="PR Preview" w:date="2026-01-01T00:00:00Z">
        <w:r>
          <w:t xml:space="preserve"> </w:t>
        </w:r>
      </w:ins>
      <w:ins w:id="1414" w:author="PR Preview" w:date="2026-01-01T00:00:00Z">
        <w:r>
          <w:t xml:space="preserve">be the sequence with</w:t>
        </w:r>
      </w:ins>
      <w:ins w:id="141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ins w:id="1416" w:author="PR Preview" w:date="2026-01-01T00:00:00Z">
        <w:r>
          <w:t xml:space="preserve"> </w:t>
        </w:r>
      </w:ins>
      <w:ins w:id="1417" w:author="PR Preview" w:date="2026-01-01T00:00:00Z">
        <w:r>
          <w:t xml:space="preserve">and</w:t>
        </w:r>
      </w:ins>
      <w:ins w:id="141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ins w:id="1419" w:author="PR Preview" w:date="2026-01-01T00:00:00Z">
        <w:r>
          <w:t xml:space="preserve"> </w:t>
        </w:r>
      </w:ins>
      <w:ins w:id="1420" w:author="PR Preview" w:date="2026-01-01T00:00:00Z">
        <w:r>
          <w:t xml:space="preserve">for every integer</w:t>
        </w:r>
      </w:ins>
      <w:ins w:id="142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1422" w:author="PR Preview" w:date="2026-01-01T00:00:00Z">
        <w:r>
          <w:t xml:space="preserve"> </w:t>
        </w:r>
      </w:ins>
      <w:ins w:id="1423" w:author="PR Preview" w:date="2026-01-01T00:00:00Z">
        <w:r>
          <w:t xml:space="preserve">(</w:t>
        </w:r>
      </w:ins>
      <w:hyperlink w:anchor="exm-doubling-sequence">
        <w:ins w:id="1424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425" w:author="PR Preview" w:date="2026-01-01T00:00:00Z">
        <w:r>
          <w:t xml:space="preserve">).</w:t>
        </w:r>
      </w:ins>
      <w:ins w:id="1426" w:author="PR Preview" w:date="2026-01-01T00:00:00Z">
        <w:r>
          <w:t xml:space="preserve"> </w:t>
        </w:r>
      </w:ins>
      <w:ins w:id="1427" w:author="PR Preview" w:date="2026-01-01T00:00:00Z">
        <w:r>
          <w:t xml:space="preserve">Then</w:t>
        </w:r>
      </w:ins>
      <w:ins w:id="1428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ins w:id="1429" w:author="PR Preview" w:date="2026-01-01T00:00:00Z">
        <w:r>
          <w:t xml:space="preserve"> </w:t>
        </w:r>
      </w:ins>
      <w:ins w:id="1430" w:author="PR Preview" w:date="2026-01-01T00:00:00Z">
        <w:r>
          <w:t xml:space="preserve">for every non-negative integer</w:t>
        </w:r>
      </w:ins>
      <w:ins w:id="1431" w:author="PR Preview" w:date="2026-01-01T00:00:00Z">
        <w:r>
          <w:t xml:space="preserve"> </w:t>
        </w:r>
      </w:ins>
      <m:oMath>
        <m:r>
          <m:t>n</m:t>
        </m:r>
      </m:oMath>
      <w:ins w:id="1432" w:author="PR Preview" w:date="2026-01-01T00:00:00Z">
        <w:r>
          <w:t xml:space="preserve">.</w:t>
        </w:r>
      </w:ins>
    </w:p>
    <w:bookmarkEnd w:id="63"/>
    <w:p>
      <w:pPr>
        <w:pStyle w:val="BodyText"/>
      </w:pPr>
      <w:ins w:id="1433" w:author="PR Preview" w:date="2026-01-01T00:00:00Z">
        <w:r>
          <w:rPr>
            <w:i/>
            <w:iCs/>
          </w:rPr>
          <w:t xml:space="preserve">Proof</w:t>
        </w:r>
      </w:ins>
      <w:ins w:id="1434" w:author="PR Preview" w:date="2026-01-01T00:00:00Z">
        <w:r>
          <w:t xml:space="preserve">. </w:t>
        </w:r>
      </w:ins>
      <w:ins w:id="1435" w:author="PR Preview" w:date="2026-01-01T00:00:00Z">
        <w:r>
          <w:t xml:space="preserve">We use induction (</w:t>
        </w:r>
      </w:ins>
      <w:hyperlink r:id="rId64">
        <w:ins w:id="1436" w:author="PR Preview" w:date="2026-01-01T00:00:00Z">
          <w:r>
            <w:rPr>
              <w:rStyle w:val="Hyperlink"/>
            </w:rPr>
            <w:t xml:space="preserve">Definition: Proof by induction</w:t>
          </w:r>
        </w:ins>
      </w:hyperlink>
      <w:ins w:id="1437" w:author="PR Preview" w:date="2026-01-01T00:00:00Z">
        <w:r>
          <w:t xml:space="preserve">), following</w:t>
        </w:r>
      </w:ins>
      <w:ins w:id="1438" w:author="PR Preview" w:date="2026-01-01T00:00:00Z">
        <w:r>
          <w:t xml:space="preserve"> </w:t>
        </w:r>
      </w:ins>
      <w:hyperlink r:id="rId65">
        <w:ins w:id="1439" w:author="PR Preview" w:date="2026-01-01T00:00:00Z">
          <w:r>
            <w:rPr>
              <w:rStyle w:val="Hyperlink"/>
            </w:rPr>
            <w:t xml:space="preserve">Remark: The shape of a proof by induction</w:t>
          </w:r>
        </w:ins>
      </w:hyperlink>
      <w:ins w:id="1440" w:author="PR Preview" w:date="2026-01-01T00:00:00Z">
        <w:r>
          <w:t xml:space="preserve"> </w:t>
        </w:r>
      </w:ins>
      <w:ins w:id="1441" w:author="PR Preview" w:date="2026-01-01T00:00:00Z">
        <w:r>
          <w:t xml:space="preserve">with</w:t>
        </w:r>
      </w:ins>
      <w:ins w:id="1442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1443" w:author="PR Preview" w:date="2026-01-01T00:00:00Z">
        <w:r>
          <w:t xml:space="preserve">.</w:t>
        </w:r>
      </w:ins>
      <w:ins w:id="1444" w:author="PR Preview" w:date="2026-01-01T00:00:00Z">
        <w:r>
          <w:t xml:space="preserve"> </w:t>
        </w:r>
      </w:ins>
      <w:ins w:id="1445" w:author="PR Preview" w:date="2026-01-01T00:00:00Z">
        <w:r>
          <w:t xml:space="preserve">Let</w:t>
        </w:r>
      </w:ins>
      <w:ins w:id="144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447" w:author="PR Preview" w:date="2026-01-01T00:00:00Z">
        <w:r>
          <w:t xml:space="preserve"> </w:t>
        </w:r>
      </w:ins>
      <w:ins w:id="1448" w:author="PR Preview" w:date="2026-01-01T00:00:00Z">
        <w:r>
          <w:t xml:space="preserve">be the equation</w:t>
        </w:r>
      </w:ins>
      <w:ins w:id="144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ins w:id="1450" w:author="PR Preview" w:date="2026-01-01T00:00:00Z">
        <w:r>
          <w:t xml:space="preserve">.</w:t>
        </w:r>
      </w:ins>
    </w:p>
    <w:p>
      <w:pPr>
        <w:pStyle w:val="BodyText"/>
      </w:pPr>
      <w:ins w:id="1451" w:author="PR Preview" w:date="2026-01-01T00:00:00Z">
        <w:r>
          <w:rPr>
            <w:b/>
            <w:bCs/>
          </w:rPr>
          <w:t xml:space="preserve">Base case.</w:t>
        </w:r>
      </w:ins>
      <w:ins w:id="145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t>1</m:t>
        </m:r>
      </m:oMath>
      <w:ins w:id="1453" w:author="PR Preview" w:date="2026-01-01T00:00:00Z">
        <w:r>
          <w:t xml:space="preserve">.</w:t>
        </w:r>
      </w:ins>
    </w:p>
    <w:p>
      <w:pPr>
        <w:pStyle w:val="BodyText"/>
      </w:pPr>
      <w:ins w:id="1454" w:author="PR Preview" w:date="2026-01-01T00:00:00Z">
        <w:r>
          <w:rPr>
            <w:b/>
            <w:bCs/>
          </w:rPr>
          <w:t xml:space="preserve">Inductive step.</w:t>
        </w:r>
      </w:ins>
      <w:ins w:id="1455" w:author="PR Preview" w:date="2026-01-01T00:00:00Z">
        <w:r>
          <w:t xml:space="preserve"> </w:t>
        </w:r>
      </w:ins>
      <w:ins w:id="1456" w:author="PR Preview" w:date="2026-01-01T00:00:00Z">
        <w:r>
          <w:t xml:space="preserve">Let</w:t>
        </w:r>
      </w:ins>
      <w:ins w:id="1457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0</m:t>
        </m:r>
      </m:oMath>
      <w:ins w:id="1458" w:author="PR Preview" w:date="2026-01-01T00:00:00Z">
        <w:r>
          <w:t xml:space="preserve"> </w:t>
        </w:r>
      </w:ins>
      <w:ins w:id="1459" w:author="PR Preview" w:date="2026-01-01T00:00:00Z">
        <w:r>
          <w:t xml:space="preserve">be an integer, and suppose</w:t>
        </w:r>
      </w:ins>
      <w:ins w:id="146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ins w:id="1461" w:author="PR Preview" w:date="2026-01-01T00:00:00Z">
        <w:r>
          <w:t xml:space="preserve">:</w:t>
        </w:r>
      </w:ins>
      <w:ins w:id="146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1</m:t>
        </m:r>
      </m:oMath>
      <w:ins w:id="1463" w:author="PR Preview" w:date="2026-01-01T00:00:00Z">
        <w:r>
          <w:t xml:space="preserve">.</w:t>
        </w:r>
      </w:ins>
      <w:ins w:id="1464" w:author="PR Preview" w:date="2026-01-01T00:00:00Z">
        <w:r>
          <w:t xml:space="preserve"> </w:t>
        </w:r>
      </w:ins>
      <w:ins w:id="1465" w:author="PR Preview" w:date="2026-01-01T00:00:00Z">
        <w:r>
          <w:t xml:space="preserve">The goal</w:t>
        </w:r>
      </w:ins>
      <w:ins w:id="146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1467" w:author="PR Preview" w:date="2026-01-01T00:00:00Z">
        <w:r>
          <w:t xml:space="preserve"> </w:t>
        </w:r>
      </w:ins>
      <w:ins w:id="1468" w:author="PR Preview" w:date="2026-01-01T00:00:00Z">
        <w:r>
          <w:t xml:space="preserve">is</w:t>
        </w:r>
      </w:ins>
      <w:ins w:id="146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ins w:id="1470" w:author="PR Preview" w:date="2026-01-01T00:00:00Z">
        <w:r>
          <w:t xml:space="preserve">.</w:t>
        </w:r>
      </w:ins>
      <w:ins w:id="1471" w:author="PR Preview" w:date="2026-01-01T00:00:00Z">
        <w:r>
          <w:t xml:space="preserve"> </w:t>
        </w:r>
      </w:ins>
      <w:ins w:id="1472" w:author="PR Preview" w:date="2026-01-01T00:00:00Z">
        <w:r>
          <w:t xml:space="preserve">Since</w:t>
        </w:r>
      </w:ins>
      <w:ins w:id="147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ins w:id="1474" w:author="PR Preview" w:date="2026-01-01T00:00:00Z">
        <w:r>
          <w:t xml:space="preserve">, the recursive rule gives</w:t>
        </w:r>
      </w:ins>
      <w:ins w:id="147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1476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477" w:author="PR Preview" w:date="2026-01-01T00:00:00Z">
        <w:r>
          <w:t xml:space="preserve">So</w:t>
        </w:r>
      </w:ins>
      <w:ins w:id="147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1479" w:author="PR Preview" w:date="2026-01-01T00:00:00Z">
        <w:r>
          <w:t xml:space="preserve"> </w:t>
        </w:r>
      </w:ins>
      <w:ins w:id="1480" w:author="PR Preview" w:date="2026-01-01T00:00:00Z">
        <w:r>
          <w:t xml:space="preserve">holds, and by induction</w:t>
        </w:r>
      </w:ins>
      <w:ins w:id="148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ins w:id="1482" w:author="PR Preview" w:date="2026-01-01T00:00:00Z">
        <w:r>
          <w:t xml:space="preserve"> </w:t>
        </w:r>
      </w:ins>
      <w:ins w:id="1483" w:author="PR Preview" w:date="2026-01-01T00:00:00Z">
        <w:r>
          <w:t xml:space="preserve">for every non-negative integer</w:t>
        </w:r>
      </w:ins>
      <w:ins w:id="1484" w:author="PR Preview" w:date="2026-01-01T00:00:00Z">
        <w:r>
          <w:t xml:space="preserve"> </w:t>
        </w:r>
      </w:ins>
      <m:oMath>
        <m:r>
          <m:t>n</m:t>
        </m:r>
      </m:oMath>
      <w:ins w:id="1485" w:author="PR Preview" w:date="2026-01-01T00:00:00Z">
        <w:r>
          <w:t xml:space="preserve">.</w:t>
        </w:r>
      </w:ins>
    </w:p>
    <w:bookmarkStart w:id="66" w:name="def-structural-induction"/>
    <w:p>
      <w:pPr>
        <w:pStyle w:val="BodyText"/>
      </w:pPr>
      <w:ins w:id="1486" w:author="PR Preview" w:date="2026-01-01T00:00:00Z">
        <w:r>
          <w:rPr>
            <w:b/>
            <w:bCs/>
          </w:rPr>
          <w:t xml:space="preserve">Definition 11 (Structural induction)</w:t>
        </w:r>
      </w:ins>
      <w:ins w:id="1487" w:author="PR Preview" w:date="2026-01-01T00:00:00Z">
        <w:r>
          <w:t xml:space="preserve"> </w:t>
        </w:r>
      </w:ins>
      <w:ins w:id="1488" w:author="PR Preview" w:date="2026-01-01T00:00:00Z">
        <w:r>
          <w:rPr>
            <w:b/>
            <w:bCs/>
          </w:rPr>
          <w:t xml:space="preserve">Structural induction</w:t>
        </w:r>
      </w:ins>
      <w:ins w:id="1489" w:author="PR Preview" w:date="2026-01-01T00:00:00Z">
        <w:r>
          <w:t xml:space="preserve"> </w:t>
        </w:r>
      </w:ins>
      <w:ins w:id="1490" w:author="PR Preview" w:date="2026-01-01T00:00:00Z">
        <w:r>
          <w:t xml:space="preserve">(Wikipedia contributors 2026h)</w:t>
        </w:r>
      </w:ins>
      <w:ins w:id="1491" w:author="PR Preview" w:date="2026-01-01T00:00:00Z">
        <w:r>
          <w:t xml:space="preserve"> </w:t>
        </w:r>
      </w:ins>
      <w:ins w:id="1492" w:author="PR Preview" w:date="2026-01-01T00:00:00Z">
        <w:r>
          <w:t xml:space="preserve">is a way to prove that every element of a recursively defined set (</w:t>
        </w:r>
      </w:ins>
      <w:hyperlink w:anchor="def-recursive-set">
        <w:ins w:id="1493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494" w:author="PR Preview" w:date="2026-01-01T00:00:00Z">
        <w:r>
          <w:t xml:space="preserve">)</w:t>
        </w:r>
      </w:ins>
      <w:ins w:id="1495" w:author="PR Preview" w:date="2026-01-01T00:00:00Z">
        <w:r>
          <w:t xml:space="preserve"> </w:t>
        </w:r>
      </w:ins>
      <w:ins w:id="1496" w:author="PR Preview" w:date="2026-01-01T00:00:00Z">
        <w:r>
          <w:t xml:space="preserve">has a property</w:t>
        </w:r>
      </w:ins>
      <w:ins w:id="1497" w:author="PR Preview" w:date="2026-01-01T00:00:00Z">
        <w:r>
          <w:t xml:space="preserve"> </w:t>
        </w:r>
      </w:ins>
      <m:oMath>
        <m:r>
          <m:t>P</m:t>
        </m:r>
      </m:oMath>
      <w:ins w:id="1498" w:author="PR Preview" w:date="2026-01-01T00:00:00Z">
        <w:r>
          <w:t xml:space="preserve">, in two steps:</w:t>
        </w:r>
      </w:ins>
    </w:p>
    <w:p>
      <w:pPr>
        <w:pStyle w:val="Compact"/>
        <w:numPr>
          <w:ilvl w:val="0"/>
          <w:numId w:val="1015"/>
        </w:numPr>
      </w:pPr>
      <w:ins w:id="1499" w:author="PR Preview" w:date="2026-01-01T00:00:00Z">
        <w:r>
          <w:rPr>
            <w:b/>
            <w:bCs/>
          </w:rPr>
          <w:t xml:space="preserve">Base case.</w:t>
        </w:r>
      </w:ins>
      <w:ins w:id="1500" w:author="PR Preview" w:date="2026-01-01T00:00:00Z">
        <w:r>
          <w:t xml:space="preserve"> </w:t>
        </w:r>
      </w:ins>
      <w:ins w:id="1501" w:author="PR Preview" w:date="2026-01-01T00:00:00Z">
        <w:r>
          <w:t xml:space="preserve">Show that every element that the set’s base case names has</w:t>
        </w:r>
      </w:ins>
      <w:ins w:id="1502" w:author="PR Preview" w:date="2026-01-01T00:00:00Z">
        <w:r>
          <w:t xml:space="preserve"> </w:t>
        </w:r>
      </w:ins>
      <m:oMath>
        <m:r>
          <m:t>P</m:t>
        </m:r>
      </m:oMath>
      <w:ins w:id="150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5"/>
        </w:numPr>
      </w:pPr>
      <w:ins w:id="1504" w:author="PR Preview" w:date="2026-01-01T00:00:00Z">
        <w:r>
          <w:rPr>
            <w:b/>
            <w:bCs/>
          </w:rPr>
          <w:t xml:space="preserve">Inductive step.</w:t>
        </w:r>
      </w:ins>
      <w:ins w:id="1505" w:author="PR Preview" w:date="2026-01-01T00:00:00Z">
        <w:r>
          <w:t xml:space="preserve"> </w:t>
        </w:r>
      </w:ins>
      <w:ins w:id="1506" w:author="PR Preview" w:date="2026-01-01T00:00:00Z">
        <w:r>
          <w:t xml:space="preserve">Show that whenever the recursive rule builds a new element from elements that have</w:t>
        </w:r>
      </w:ins>
      <w:ins w:id="1507" w:author="PR Preview" w:date="2026-01-01T00:00:00Z">
        <w:r>
          <w:t xml:space="preserve"> </w:t>
        </w:r>
      </w:ins>
      <m:oMath>
        <m:r>
          <m:t>P</m:t>
        </m:r>
      </m:oMath>
      <w:ins w:id="1508" w:author="PR Preview" w:date="2026-01-01T00:00:00Z">
        <w:r>
          <w:t xml:space="preserve">,</w:t>
        </w:r>
      </w:ins>
      <w:ins w:id="1509" w:author="PR Preview" w:date="2026-01-01T00:00:00Z">
        <w:r>
          <w:t xml:space="preserve"> </w:t>
        </w:r>
      </w:ins>
      <w:ins w:id="1510" w:author="PR Preview" w:date="2026-01-01T00:00:00Z">
        <w:r>
          <w:t xml:space="preserve">the new element has</w:t>
        </w:r>
      </w:ins>
      <w:ins w:id="1511" w:author="PR Preview" w:date="2026-01-01T00:00:00Z">
        <w:r>
          <w:t xml:space="preserve"> </w:t>
        </w:r>
      </w:ins>
      <m:oMath>
        <m:r>
          <m:t>P</m:t>
        </m:r>
      </m:oMath>
      <w:ins w:id="1512" w:author="PR Preview" w:date="2026-01-01T00:00:00Z">
        <w:r>
          <w:t xml:space="preserve"> </w:t>
        </w:r>
      </w:ins>
      <w:ins w:id="1513" w:author="PR Preview" w:date="2026-01-01T00:00:00Z">
        <w:r>
          <w:t xml:space="preserve">too.</w:t>
        </w:r>
      </w:ins>
    </w:p>
    <w:bookmarkEnd w:id="66"/>
    <w:bookmarkStart w:id="68" w:name="exm-odd-set-odd"/>
    <w:p>
      <w:pPr>
        <w:pStyle w:val="FirstParagraph"/>
      </w:pPr>
      <w:ins w:id="1514" w:author="PR Preview" w:date="2026-01-01T00:00:00Z">
        <w:r>
          <w:rPr>
            <w:b/>
            <w:bCs/>
          </w:rPr>
          <w:t xml:space="preserve">Example 13 (Every element of</w:t>
        </w:r>
      </w:ins>
      <w:ins w:id="1515" w:author="PR Preview" w:date="2026-01-01T00:00:00Z">
        <w:r>
          <w:rPr>
            <w:b/>
            <w:bCs/>
          </w:rPr>
          <w:t xml:space="preserve"> </w:t>
        </w:r>
      </w:ins>
      <m:oMath>
        <m:r>
          <m:t>S</m:t>
        </m:r>
      </m:oMath>
      <w:ins w:id="1516" w:author="PR Preview" w:date="2026-01-01T00:00:00Z">
        <w:r>
          <w:rPr>
            <w:b/>
            <w:bCs/>
          </w:rPr>
          <w:t xml:space="preserve"> </w:t>
        </w:r>
      </w:ins>
      <w:ins w:id="1517" w:author="PR Preview" w:date="2026-01-01T00:00:00Z">
        <w:r>
          <w:rPr>
            <w:b/>
            <w:bCs/>
          </w:rPr>
          <w:t xml:space="preserve">is odd)</w:t>
        </w:r>
      </w:ins>
      <w:ins w:id="1518" w:author="PR Preview" w:date="2026-01-01T00:00:00Z">
        <w:r>
          <w:t xml:space="preserve"> </w:t>
        </w:r>
      </w:ins>
      <w:ins w:id="1519" w:author="PR Preview" w:date="2026-01-01T00:00:00Z">
        <w:r>
          <w:t xml:space="preserve">Let</w:t>
        </w:r>
      </w:ins>
      <w:ins w:id="1520" w:author="PR Preview" w:date="2026-01-01T00:00:00Z">
        <w:r>
          <w:t xml:space="preserve"> </w:t>
        </w:r>
      </w:ins>
      <m:oMath>
        <m:r>
          <m:t>S</m:t>
        </m:r>
      </m:oMath>
      <w:ins w:id="1521" w:author="PR Preview" w:date="2026-01-01T00:00:00Z">
        <w:r>
          <w:t xml:space="preserve"> </w:t>
        </w:r>
      </w:ins>
      <w:ins w:id="1522" w:author="PR Preview" w:date="2026-01-01T00:00:00Z">
        <w:r>
          <w:t xml:space="preserve">be the set of</w:t>
        </w:r>
      </w:ins>
      <w:ins w:id="1523" w:author="PR Preview" w:date="2026-01-01T00:00:00Z">
        <w:r>
          <w:t xml:space="preserve"> </w:t>
        </w:r>
      </w:ins>
      <w:hyperlink w:anchor="exr-odd-set">
        <w:ins w:id="1524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1525" w:author="PR Preview" w:date="2026-01-01T00:00:00Z">
        <w:r>
          <w:t xml:space="preserve">.</w:t>
        </w:r>
      </w:ins>
      <w:ins w:id="1526" w:author="PR Preview" w:date="2026-01-01T00:00:00Z">
        <w:r>
          <w:t xml:space="preserve"> </w:t>
        </w:r>
      </w:ins>
      <w:ins w:id="1527" w:author="PR Preview" w:date="2026-01-01T00:00:00Z">
        <w:r>
          <w:t xml:space="preserve">It is a recursively defined set (</w:t>
        </w:r>
      </w:ins>
      <w:hyperlink w:anchor="def-recursive-set">
        <w:ins w:id="1528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529" w:author="PR Preview" w:date="2026-01-01T00:00:00Z">
        <w:r>
          <w:t xml:space="preserve">),</w:t>
        </w:r>
      </w:ins>
      <w:ins w:id="1530" w:author="PR Preview" w:date="2026-01-01T00:00:00Z">
        <w:r>
          <w:t xml:space="preserve"> </w:t>
        </w:r>
      </w:ins>
      <w:ins w:id="1531" w:author="PR Preview" w:date="2026-01-01T00:00:00Z">
        <w:r>
          <w:t xml:space="preserve">with base case</w:t>
        </w:r>
      </w:ins>
      <w:ins w:id="153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∈</m:t>
        </m:r>
        <m:r>
          <m:t>S</m:t>
        </m:r>
      </m:oMath>
      <w:ins w:id="1533" w:author="PR Preview" w:date="2026-01-01T00:00:00Z">
        <w:r>
          <w:t xml:space="preserve"> </w:t>
        </w:r>
      </w:ins>
      <w:ins w:id="1534" w:author="PR Preview" w:date="2026-01-01T00:00:00Z">
        <w:r>
          <w:t xml:space="preserve">and recursive rule that if</w:t>
        </w:r>
      </w:ins>
      <w:ins w:id="153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S</m:t>
        </m:r>
      </m:oMath>
      <w:ins w:id="1536" w:author="PR Preview" w:date="2026-01-01T00:00:00Z">
        <w:r>
          <w:t xml:space="preserve">, then</w:t>
        </w:r>
      </w:ins>
      <w:ins w:id="153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ins w:id="1538" w:author="PR Preview" w:date="2026-01-01T00:00:00Z">
        <w:r>
          <w:t xml:space="preserve"> </w:t>
        </w:r>
      </w:ins>
      <w:ins w:id="1539" w:author="PR Preview" w:date="2026-01-01T00:00:00Z">
        <w:r>
          <w:t xml:space="preserve">and</w:t>
        </w:r>
      </w:ins>
      <w:ins w:id="1540" w:author="PR Preview" w:date="2026-01-01T00:00:00Z">
        <w:r>
          <w:t xml:space="preserve"> </w:t>
        </w:r>
      </w:ins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ins w:id="1541" w:author="PR Preview" w:date="2026-01-01T00:00:00Z">
        <w:r>
          <w:t xml:space="preserve">.</w:t>
        </w:r>
      </w:ins>
      <w:ins w:id="1542" w:author="PR Preview" w:date="2026-01-01T00:00:00Z">
        <w:r>
          <w:t xml:space="preserve"> </w:t>
        </w:r>
      </w:ins>
      <w:ins w:id="1543" w:author="PR Preview" w:date="2026-01-01T00:00:00Z">
        <w:r>
          <w:t xml:space="preserve">We use structural induction (</w:t>
        </w:r>
      </w:ins>
      <w:hyperlink w:anchor="def-structural-induction">
        <w:ins w:id="1544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545" w:author="PR Preview" w:date="2026-01-01T00:00:00Z">
        <w:r>
          <w:t xml:space="preserve">) to show that every element of</w:t>
        </w:r>
      </w:ins>
      <w:ins w:id="1546" w:author="PR Preview" w:date="2026-01-01T00:00:00Z">
        <w:r>
          <w:t xml:space="preserve"> </w:t>
        </w:r>
      </w:ins>
      <m:oMath>
        <m:r>
          <m:t>S</m:t>
        </m:r>
      </m:oMath>
      <w:ins w:id="1547" w:author="PR Preview" w:date="2026-01-01T00:00:00Z">
        <w:r>
          <w:t xml:space="preserve"> </w:t>
        </w:r>
      </w:ins>
      <w:ins w:id="1548" w:author="PR Preview" w:date="2026-01-01T00:00:00Z">
        <w:r>
          <w:t xml:space="preserve">is a positive odd (</w:t>
        </w:r>
      </w:ins>
      <w:hyperlink r:id="rId67">
        <w:ins w:id="1549" w:author="PR Preview" w:date="2026-01-01T00:00:00Z">
          <w:r>
            <w:rPr>
              <w:rStyle w:val="Hyperlink"/>
            </w:rPr>
            <w:t xml:space="preserve">Definition: Even integer</w:t>
          </w:r>
        </w:ins>
      </w:hyperlink>
      <w:ins w:id="1550" w:author="PR Preview" w:date="2026-01-01T00:00:00Z">
        <w:r>
          <w:t xml:space="preserve">) integer.</w:t>
        </w:r>
      </w:ins>
    </w:p>
    <w:p>
      <w:pPr>
        <w:pStyle w:val="BodyText"/>
      </w:pPr>
      <w:ins w:id="1551" w:author="PR Preview" w:date="2026-01-01T00:00:00Z">
        <w:r>
          <w:rPr>
            <w:b/>
            <w:bCs/>
          </w:rPr>
          <w:t xml:space="preserve">Base case.</w:t>
        </w:r>
      </w:ins>
      <w:ins w:id="1552" w:author="PR Preview" w:date="2026-01-01T00:00:00Z">
        <w:r>
          <w:t xml:space="preserve"> </w:t>
        </w:r>
      </w:ins>
      <w:ins w:id="1553" w:author="PR Preview" w:date="2026-01-01T00:00:00Z">
        <w:r>
          <w:t xml:space="preserve">The base case names 1, and</w:t>
        </w:r>
      </w:ins>
      <w:ins w:id="155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1</m:t>
        </m:r>
      </m:oMath>
      <w:ins w:id="1555" w:author="PR Preview" w:date="2026-01-01T00:00:00Z">
        <w:r>
          <w:t xml:space="preserve"> </w:t>
        </w:r>
      </w:ins>
      <w:ins w:id="1556" w:author="PR Preview" w:date="2026-01-01T00:00:00Z">
        <w:r>
          <w:t xml:space="preserve">is positive and odd.</w:t>
        </w:r>
      </w:ins>
    </w:p>
    <w:p>
      <w:pPr>
        <w:pStyle w:val="BodyText"/>
      </w:pPr>
      <w:ins w:id="1557" w:author="PR Preview" w:date="2026-01-01T00:00:00Z">
        <w:r>
          <w:rPr>
            <w:b/>
            <w:bCs/>
          </w:rPr>
          <w:t xml:space="preserve">Inductive step.</w:t>
        </w:r>
      </w:ins>
      <w:ins w:id="1558" w:author="PR Preview" w:date="2026-01-01T00:00:00Z">
        <w:r>
          <w:t xml:space="preserve"> </w:t>
        </w:r>
      </w:ins>
      <w:ins w:id="1559" w:author="PR Preview" w:date="2026-01-01T00:00:00Z">
        <w:r>
          <w:t xml:space="preserve">Let</w:t>
        </w:r>
      </w:ins>
      <w:ins w:id="156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S</m:t>
        </m:r>
      </m:oMath>
      <w:ins w:id="1561" w:author="PR Preview" w:date="2026-01-01T00:00:00Z">
        <w:r>
          <w:t xml:space="preserve"> </w:t>
        </w:r>
      </w:ins>
      <w:ins w:id="1562" w:author="PR Preview" w:date="2026-01-01T00:00:00Z">
        <w:r>
          <w:t xml:space="preserve">be a positive odd integer, so</w:t>
        </w:r>
      </w:ins>
      <w:ins w:id="156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ins w:id="1564" w:author="PR Preview" w:date="2026-01-01T00:00:00Z">
        <w:r>
          <w:t xml:space="preserve"> </w:t>
        </w:r>
      </w:ins>
      <w:ins w:id="1565" w:author="PR Preview" w:date="2026-01-01T00:00:00Z">
        <w:r>
          <w:t xml:space="preserve">for some integer</w:t>
        </w:r>
      </w:ins>
      <w:ins w:id="1566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≥</m:t>
        </m:r>
        <m:r>
          <m:t>0</m:t>
        </m:r>
      </m:oMath>
      <w:ins w:id="1567" w:author="PR Preview" w:date="2026-01-01T00:00:00Z">
        <w:r>
          <w:t xml:space="preserve">.</w:t>
        </w:r>
      </w:ins>
      <w:ins w:id="1568" w:author="PR Preview" w:date="2026-01-01T00:00:00Z">
        <w:r>
          <w:t xml:space="preserve"> </w:t>
        </w:r>
      </w:ins>
      <w:ins w:id="1569" w:author="PR Preview" w:date="2026-01-01T00:00:00Z">
        <w:r>
          <w:t xml:space="preserve">The recursive rule builds</w:t>
        </w:r>
      </w:ins>
      <w:ins w:id="157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+</m:t>
        </m:r>
        <m:r>
          <m:t>2</m:t>
        </m:r>
      </m:oMath>
      <w:ins w:id="1571" w:author="PR Preview" w:date="2026-01-01T00:00:00Z">
        <w:r>
          <w:t xml:space="preserve"> </w:t>
        </w:r>
      </w:ins>
      <w:ins w:id="1572" w:author="PR Preview" w:date="2026-01-01T00:00:00Z">
        <w:r>
          <w:t xml:space="preserve">and</w:t>
        </w:r>
      </w:ins>
      <w:ins w:id="1573" w:author="PR Preview" w:date="2026-01-01T00:00:00Z">
        <w:r>
          <w:t xml:space="preserve"> </w:t>
        </w:r>
      </w:ins>
      <m:oMath>
        <m:r>
          <m:t>3</m:t>
        </m:r>
        <m:r>
          <m:t>x</m:t>
        </m:r>
      </m:oMath>
      <w:ins w:id="1574" w:author="PR Preview" w:date="2026-01-01T00:00:00Z">
        <w:r>
          <w:t xml:space="preserve"> </w:t>
        </w:r>
      </w:ins>
      <w:ins w:id="1575" w:author="PR Preview" w:date="2026-01-01T00:00:00Z">
        <w:r>
          <w:t xml:space="preserve">from</w:t>
        </w:r>
      </w:ins>
      <w:ins w:id="1576" w:author="PR Preview" w:date="2026-01-01T00:00:00Z">
        <w:r>
          <w:t xml:space="preserve"> </w:t>
        </w:r>
      </w:ins>
      <m:oMath>
        <m:r>
          <m:t>x</m:t>
        </m:r>
      </m:oMath>
      <w:ins w:id="1577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3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578" w:author="PR Preview" w:date="2026-01-01T00:00:00Z">
        <w:r>
          <w:t xml:space="preserve">which are positive and odd, since</w:t>
        </w:r>
      </w:ins>
      <w:ins w:id="1579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+</m:t>
        </m:r>
        <m:r>
          <m:t>1</m:t>
        </m:r>
      </m:oMath>
      <w:ins w:id="1580" w:author="PR Preview" w:date="2026-01-01T00:00:00Z">
        <w:r>
          <w:t xml:space="preserve"> </w:t>
        </w:r>
      </w:ins>
      <w:ins w:id="1581" w:author="PR Preview" w:date="2026-01-01T00:00:00Z">
        <w:r>
          <w:t xml:space="preserve">and</w:t>
        </w:r>
      </w:ins>
      <w:ins w:id="1582" w:author="PR Preview" w:date="2026-01-01T00:00:00Z">
        <w:r>
          <w:t xml:space="preserve"> </w:t>
        </w:r>
      </w:ins>
      <m:oMath>
        <m:r>
          <m:t>3</m:t>
        </m:r>
        <m:r>
          <m:t>j</m:t>
        </m:r>
        <m:r>
          <m:rPr>
            <m:sty m:val="p"/>
          </m:rPr>
          <m:t>+</m:t>
        </m:r>
        <m:r>
          <m:t>1</m:t>
        </m:r>
      </m:oMath>
      <w:ins w:id="1583" w:author="PR Preview" w:date="2026-01-01T00:00:00Z">
        <w:r>
          <w:t xml:space="preserve"> </w:t>
        </w:r>
      </w:ins>
      <w:ins w:id="1584" w:author="PR Preview" w:date="2026-01-01T00:00:00Z">
        <w:r>
          <w:t xml:space="preserve">are non-negative integers.</w:t>
        </w:r>
      </w:ins>
    </w:p>
    <w:p>
      <w:pPr>
        <w:pStyle w:val="BodyText"/>
      </w:pPr>
      <w:ins w:id="1585" w:author="PR Preview" w:date="2026-01-01T00:00:00Z">
        <w:r>
          <w:t xml:space="preserve">So every element of</w:t>
        </w:r>
      </w:ins>
      <w:ins w:id="1586" w:author="PR Preview" w:date="2026-01-01T00:00:00Z">
        <w:r>
          <w:t xml:space="preserve"> </w:t>
        </w:r>
      </w:ins>
      <m:oMath>
        <m:r>
          <m:t>S</m:t>
        </m:r>
      </m:oMath>
      <w:ins w:id="1587" w:author="PR Preview" w:date="2026-01-01T00:00:00Z">
        <w:r>
          <w:t xml:space="preserve"> </w:t>
        </w:r>
      </w:ins>
      <w:ins w:id="1588" w:author="PR Preview" w:date="2026-01-01T00:00:00Z">
        <w:r>
          <w:t xml:space="preserve">is a positive odd integer.</w:t>
        </w:r>
      </w:ins>
      <w:ins w:id="1589" w:author="PR Preview" w:date="2026-01-01T00:00:00Z">
        <w:r>
          <w:t xml:space="preserve"> </w:t>
        </w:r>
      </w:ins>
      <w:ins w:id="1590" w:author="PR Preview" w:date="2026-01-01T00:00:00Z">
        <w:r>
          <w:t xml:space="preserve">Every positive odd integer</w:t>
        </w:r>
      </w:ins>
      <w:ins w:id="1591" w:author="PR Preview" w:date="2026-01-01T00:00:00Z">
        <w:r>
          <w:t xml:space="preserve"> </w:t>
        </w:r>
      </w:ins>
      <m:oMath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ins w:id="1592" w:author="PR Preview" w:date="2026-01-01T00:00:00Z">
        <w:r>
          <w:t xml:space="preserve"> </w:t>
        </w:r>
      </w:ins>
      <w:ins w:id="1593" w:author="PR Preview" w:date="2026-01-01T00:00:00Z">
        <w:r>
          <w:t xml:space="preserve">is in</w:t>
        </w:r>
      </w:ins>
      <w:ins w:id="1594" w:author="PR Preview" w:date="2026-01-01T00:00:00Z">
        <w:r>
          <w:t xml:space="preserve"> </w:t>
        </w:r>
      </w:ins>
      <m:oMath>
        <m:r>
          <m:t>S</m:t>
        </m:r>
      </m:oMath>
      <w:ins w:id="1595" w:author="PR Preview" w:date="2026-01-01T00:00:00Z">
        <w:r>
          <w:t xml:space="preserve"> </w:t>
        </w:r>
      </w:ins>
      <w:ins w:id="1596" w:author="PR Preview" w:date="2026-01-01T00:00:00Z">
        <w:r>
          <w:t xml:space="preserve">too,</w:t>
        </w:r>
      </w:ins>
      <w:ins w:id="1597" w:author="PR Preview" w:date="2026-01-01T00:00:00Z">
        <w:r>
          <w:t xml:space="preserve"> </w:t>
        </w:r>
      </w:ins>
      <w:ins w:id="1598" w:author="PR Preview" w:date="2026-01-01T00:00:00Z">
        <w:r>
          <w:t xml:space="preserve">since it comes from 1 by adding 2 a total of</w:t>
        </w:r>
      </w:ins>
      <w:ins w:id="1599" w:author="PR Preview" w:date="2026-01-01T00:00:00Z">
        <w:r>
          <w:t xml:space="preserve"> </w:t>
        </w:r>
      </w:ins>
      <m:oMath>
        <m:r>
          <m:t>j</m:t>
        </m:r>
      </m:oMath>
      <w:ins w:id="1600" w:author="PR Preview" w:date="2026-01-01T00:00:00Z">
        <w:r>
          <w:t xml:space="preserve"> </w:t>
        </w:r>
      </w:ins>
      <w:ins w:id="1601" w:author="PR Preview" w:date="2026-01-01T00:00:00Z">
        <w:r>
          <w:t xml:space="preserve">times.</w:t>
        </w:r>
      </w:ins>
      <w:ins w:id="1602" w:author="PR Preview" w:date="2026-01-01T00:00:00Z">
        <w:r>
          <w:t xml:space="preserve"> </w:t>
        </w:r>
      </w:ins>
      <w:ins w:id="1603" w:author="PR Preview" w:date="2026-01-01T00:00:00Z">
        <w:r>
          <w:t xml:space="preserve">So</w:t>
        </w:r>
      </w:ins>
      <w:ins w:id="1604" w:author="PR Preview" w:date="2026-01-01T00:00:00Z">
        <w:r>
          <w:t xml:space="preserve"> </w:t>
        </w:r>
      </w:ins>
      <m:oMath>
        <m:r>
          <m:t>S</m:t>
        </m:r>
      </m:oMath>
      <w:ins w:id="1605" w:author="PR Preview" w:date="2026-01-01T00:00:00Z">
        <w:r>
          <w:t xml:space="preserve"> </w:t>
        </w:r>
      </w:ins>
      <w:ins w:id="1606" w:author="PR Preview" w:date="2026-01-01T00:00:00Z">
        <w:r>
          <w:t xml:space="preserve">is the set of positive odd integers, as</w:t>
        </w:r>
      </w:ins>
      <w:ins w:id="1607" w:author="PR Preview" w:date="2026-01-01T00:00:00Z">
        <w:r>
          <w:t xml:space="preserve"> </w:t>
        </w:r>
      </w:ins>
      <w:hyperlink w:anchor="sol-odd-set">
        <w:ins w:id="1608" w:author="PR Preview" w:date="2026-01-01T00:00:00Z">
          <w:r>
            <w:rPr>
              <w:rStyle w:val="Hyperlink"/>
            </w:rPr>
            <w:t xml:space="preserve">Solution 2</w:t>
          </w:r>
        </w:ins>
      </w:hyperlink>
      <w:ins w:id="1609" w:author="PR Preview" w:date="2026-01-01T00:00:00Z">
        <w:r>
          <w:t xml:space="preserve"> </w:t>
        </w:r>
      </w:ins>
      <w:ins w:id="1610" w:author="PR Preview" w:date="2026-01-01T00:00:00Z">
        <w:r>
          <w:t xml:space="preserve">found for the elements less than 12.</w:t>
        </w:r>
      </w:ins>
    </w:p>
    <w:bookmarkEnd w:id="68"/>
    <w:bookmarkStart w:id="70" w:name="rem-structural-induction"/>
    <w:p>
      <w:pPr>
        <w:pStyle w:val="BodyText"/>
      </w:pPr>
      <w:ins w:id="1611" w:author="PR Preview" w:date="2026-01-01T00:00:00Z">
        <w:r>
          <w:rPr>
            <w:i/>
            <w:iCs/>
          </w:rPr>
          <w:t xml:space="preserve">Remark 2</w:t>
        </w:r>
      </w:ins>
      <w:ins w:id="1612" w:author="PR Preview" w:date="2026-01-01T00:00:00Z">
        <w:r>
          <w:t xml:space="preserve"> (Why structural induction works). </w:t>
        </w:r>
      </w:ins>
      <w:ins w:id="1613" w:author="PR Preview" w:date="2026-01-01T00:00:00Z">
        <w:r>
          <w:t xml:space="preserve">Every element of a recursively defined set (</w:t>
        </w:r>
      </w:ins>
      <w:hyperlink w:anchor="def-recursive-set">
        <w:ins w:id="1614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615" w:author="PR Preview" w:date="2026-01-01T00:00:00Z">
        <w:r>
          <w:t xml:space="preserve">) comes from the base case</w:t>
        </w:r>
      </w:ins>
      <w:ins w:id="1616" w:author="PR Preview" w:date="2026-01-01T00:00:00Z">
        <w:r>
          <w:t xml:space="preserve"> </w:t>
        </w:r>
      </w:ins>
      <w:ins w:id="1617" w:author="PR Preview" w:date="2026-01-01T00:00:00Z">
        <w:r>
          <w:t xml:space="preserve">by applying the recursive rule some number</w:t>
        </w:r>
      </w:ins>
      <w:ins w:id="161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0</m:t>
        </m:r>
      </m:oMath>
      <w:ins w:id="1619" w:author="PR Preview" w:date="2026-01-01T00:00:00Z">
        <w:r>
          <w:t xml:space="preserve"> </w:t>
        </w:r>
      </w:ins>
      <w:ins w:id="1620" w:author="PR Preview" w:date="2026-01-01T00:00:00Z">
        <w:r>
          <w:t xml:space="preserve">of times.</w:t>
        </w:r>
      </w:ins>
      <w:ins w:id="1621" w:author="PR Preview" w:date="2026-01-01T00:00:00Z">
        <w:r>
          <w:t xml:space="preserve"> </w:t>
        </w:r>
      </w:ins>
      <w:ins w:id="1622" w:author="PR Preview" w:date="2026-01-01T00:00:00Z">
        <w:r>
          <w:t xml:space="preserve">Let</w:t>
        </w:r>
      </w:ins>
      <w:ins w:id="1623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ins w:id="1624" w:author="PR Preview" w:date="2026-01-01T00:00:00Z">
        <w:r>
          <w:t xml:space="preserve"> </w:t>
        </w:r>
      </w:ins>
      <w:ins w:id="1625" w:author="PR Preview" w:date="2026-01-01T00:00:00Z">
        <w:r>
          <w:t xml:space="preserve">be the claim that every element built with</w:t>
        </w:r>
      </w:ins>
      <w:ins w:id="1626" w:author="PR Preview" w:date="2026-01-01T00:00:00Z">
        <w:r>
          <w:t xml:space="preserve"> </w:t>
        </w:r>
      </w:ins>
      <m:oMath>
        <m:r>
          <m:t>k</m:t>
        </m:r>
      </m:oMath>
      <w:ins w:id="1627" w:author="PR Preview" w:date="2026-01-01T00:00:00Z">
        <w:r>
          <w:t xml:space="preserve"> </w:t>
        </w:r>
      </w:ins>
      <w:ins w:id="1628" w:author="PR Preview" w:date="2026-01-01T00:00:00Z">
        <w:r>
          <w:t xml:space="preserve">applications of the rule has the property</w:t>
        </w:r>
      </w:ins>
      <w:ins w:id="1629" w:author="PR Preview" w:date="2026-01-01T00:00:00Z">
        <w:r>
          <w:t xml:space="preserve"> </w:t>
        </w:r>
      </w:ins>
      <m:oMath>
        <m:r>
          <m:t>P</m:t>
        </m:r>
      </m:oMath>
      <w:ins w:id="1630" w:author="PR Preview" w:date="2026-01-01T00:00:00Z">
        <w:r>
          <w:t xml:space="preserve">.</w:t>
        </w:r>
      </w:ins>
      <w:ins w:id="1631" w:author="PR Preview" w:date="2026-01-01T00:00:00Z">
        <w:r>
          <w:t xml:space="preserve"> </w:t>
        </w:r>
      </w:ins>
      <w:ins w:id="1632" w:author="PR Preview" w:date="2026-01-01T00:00:00Z">
        <w:r>
          <w:t xml:space="preserve">Strong induction (</w:t>
        </w:r>
      </w:ins>
      <w:hyperlink r:id="rId69">
        <w:ins w:id="1633" w:author="PR Preview" w:date="2026-01-01T00:00:00Z">
          <w:r>
            <w:rPr>
              <w:rStyle w:val="Hyperlink"/>
            </w:rPr>
            <w:t xml:space="preserve">Definition: Proof by strong induction</w:t>
          </w:r>
        </w:ins>
      </w:hyperlink>
      <w:ins w:id="1634" w:author="PR Preview" w:date="2026-01-01T00:00:00Z">
        <w:r>
          <w:t xml:space="preserve">) on</w:t>
        </w:r>
      </w:ins>
      <w:ins w:id="1635" w:author="PR Preview" w:date="2026-01-01T00:00:00Z">
        <w:r>
          <w:t xml:space="preserve"> </w:t>
        </w:r>
      </w:ins>
      <m:oMath>
        <m:r>
          <m:t>k</m:t>
        </m:r>
      </m:oMath>
      <w:ins w:id="1636" w:author="PR Preview" w:date="2026-01-01T00:00:00Z">
        <w:r>
          <w:t xml:space="preserve"> </w:t>
        </w:r>
      </w:ins>
      <w:ins w:id="1637" w:author="PR Preview" w:date="2026-01-01T00:00:00Z">
        <w:r>
          <w:t xml:space="preserve">proves</w:t>
        </w:r>
      </w:ins>
      <w:ins w:id="1638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ins w:id="1639" w:author="PR Preview" w:date="2026-01-01T00:00:00Z">
        <w:r>
          <w:t xml:space="preserve"> </w:t>
        </w:r>
      </w:ins>
      <w:ins w:id="1640" w:author="PR Preview" w:date="2026-01-01T00:00:00Z">
        <w:r>
          <w:t xml:space="preserve">for every</w:t>
        </w:r>
      </w:ins>
      <w:ins w:id="164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0</m:t>
        </m:r>
      </m:oMath>
      <w:ins w:id="1642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6"/>
        </w:numPr>
      </w:pPr>
      <w:ins w:id="1643" w:author="PR Preview" w:date="2026-01-01T00:00:00Z">
        <w:r>
          <w:t xml:space="preserve">an element built with 0 applications is named by the base case, so it has</w:t>
        </w:r>
      </w:ins>
      <w:ins w:id="1644" w:author="PR Preview" w:date="2026-01-01T00:00:00Z">
        <w:r>
          <w:t xml:space="preserve"> </w:t>
        </w:r>
      </w:ins>
      <m:oMath>
        <m:r>
          <m:t>P</m:t>
        </m:r>
      </m:oMath>
      <w:ins w:id="1645" w:author="PR Preview" w:date="2026-01-01T00:00:00Z">
        <w:r>
          <w:t xml:space="preserve"> </w:t>
        </w:r>
      </w:ins>
      <w:ins w:id="1646" w:author="PR Preview" w:date="2026-01-01T00:00:00Z">
        <w:r>
          <w:t xml:space="preserve">by the base case of</w:t>
        </w:r>
      </w:ins>
      <w:ins w:id="1647" w:author="PR Preview" w:date="2026-01-01T00:00:00Z">
        <w:r>
          <w:t xml:space="preserve"> </w:t>
        </w:r>
      </w:ins>
      <w:hyperlink w:anchor="def-structural-induction">
        <w:ins w:id="1648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649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6"/>
        </w:numPr>
      </w:pPr>
      <w:ins w:id="1650" w:author="PR Preview" w:date="2026-01-01T00:00:00Z">
        <w:r>
          <w:t xml:space="preserve">an element built with</w:t>
        </w:r>
      </w:ins>
      <w:ins w:id="165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≥</m:t>
        </m:r>
        <m:r>
          <m:t>1</m:t>
        </m:r>
      </m:oMath>
      <w:ins w:id="1652" w:author="PR Preview" w:date="2026-01-01T00:00:00Z">
        <w:r>
          <w:t xml:space="preserve"> </w:t>
        </w:r>
      </w:ins>
      <w:ins w:id="1653" w:author="PR Preview" w:date="2026-01-01T00:00:00Z">
        <w:r>
          <w:t xml:space="preserve">applications comes, by its last application, from elements built with fewer applications,</w:t>
        </w:r>
      </w:ins>
      <w:ins w:id="1654" w:author="PR Preview" w:date="2026-01-01T00:00:00Z">
        <w:r>
          <w:t xml:space="preserve"> </w:t>
        </w:r>
      </w:ins>
      <w:ins w:id="1655" w:author="PR Preview" w:date="2026-01-01T00:00:00Z">
        <w:r>
          <w:t xml:space="preserve">which have</w:t>
        </w:r>
      </w:ins>
      <w:ins w:id="1656" w:author="PR Preview" w:date="2026-01-01T00:00:00Z">
        <w:r>
          <w:t xml:space="preserve"> </w:t>
        </w:r>
      </w:ins>
      <m:oMath>
        <m:r>
          <m:t>P</m:t>
        </m:r>
      </m:oMath>
      <w:ins w:id="1657" w:author="PR Preview" w:date="2026-01-01T00:00:00Z">
        <w:r>
          <w:t xml:space="preserve"> </w:t>
        </w:r>
      </w:ins>
      <w:ins w:id="1658" w:author="PR Preview" w:date="2026-01-01T00:00:00Z">
        <w:r>
          <w:t xml:space="preserve">by the strong induction hypothesis, so it has</w:t>
        </w:r>
      </w:ins>
      <w:ins w:id="1659" w:author="PR Preview" w:date="2026-01-01T00:00:00Z">
        <w:r>
          <w:t xml:space="preserve"> </w:t>
        </w:r>
      </w:ins>
      <m:oMath>
        <m:r>
          <m:t>P</m:t>
        </m:r>
      </m:oMath>
      <w:ins w:id="1660" w:author="PR Preview" w:date="2026-01-01T00:00:00Z">
        <w:r>
          <w:t xml:space="preserve"> </w:t>
        </w:r>
      </w:ins>
      <w:ins w:id="1661" w:author="PR Preview" w:date="2026-01-01T00:00:00Z">
        <w:r>
          <w:t xml:space="preserve">by the inductive step.</w:t>
        </w:r>
      </w:ins>
    </w:p>
    <w:p>
      <w:pPr>
        <w:pStyle w:val="FirstParagraph"/>
      </w:pPr>
      <w:ins w:id="1662" w:author="PR Preview" w:date="2026-01-01T00:00:00Z">
        <w:r>
          <w:t xml:space="preserve">So every element of the set has</w:t>
        </w:r>
      </w:ins>
      <w:ins w:id="1663" w:author="PR Preview" w:date="2026-01-01T00:00:00Z">
        <w:r>
          <w:t xml:space="preserve"> </w:t>
        </w:r>
      </w:ins>
      <m:oMath>
        <m:r>
          <m:t>P</m:t>
        </m:r>
      </m:oMath>
      <w:ins w:id="1664" w:author="PR Preview" w:date="2026-01-01T00:00:00Z">
        <w:r>
          <w:t xml:space="preserve">.</w:t>
        </w:r>
      </w:ins>
    </w:p>
    <w:bookmarkEnd w:id="70"/>
    <w:bookmarkStart w:id="71" w:name="thm-append-length"/>
    <w:p>
      <w:pPr>
        <w:pStyle w:val="BodyText"/>
      </w:pPr>
      <w:ins w:id="1665" w:author="PR Preview" w:date="2026-01-01T00:00:00Z">
        <w:r>
          <w:rPr>
            <w:b/>
            <w:bCs/>
          </w:rPr>
          <w:t xml:space="preserve">Theorem 2 (Appending adds lengths)</w:t>
        </w:r>
      </w:ins>
      <w:ins w:id="1666" w:author="PR Preview" w:date="2026-01-01T00:00:00Z">
        <w:r>
          <w:t xml:space="preserve"> </w:t>
        </w:r>
      </w:ins>
      <w:ins w:id="1667" w:author="PR Preview" w:date="2026-01-01T00:00:00Z">
        <w:r>
          <w:t xml:space="preserve">For all lists</w:t>
        </w:r>
      </w:ins>
      <w:ins w:id="1668" w:author="PR Preview" w:date="2026-01-01T00:00:00Z">
        <w:r>
          <w:t xml:space="preserve"> </w:t>
        </w:r>
      </w:ins>
      <m:oMath>
        <m:r>
          <m:t>L</m:t>
        </m:r>
      </m:oMath>
      <w:ins w:id="1669" w:author="PR Preview" w:date="2026-01-01T00:00:00Z">
        <w:r>
          <w:t xml:space="preserve"> </w:t>
        </w:r>
      </w:ins>
      <w:ins w:id="1670" w:author="PR Preview" w:date="2026-01-01T00:00:00Z">
        <w:r>
          <w:t xml:space="preserve">and</w:t>
        </w:r>
      </w:ins>
      <w:ins w:id="1671" w:author="PR Preview" w:date="2026-01-01T00:00:00Z">
        <w:r>
          <w:t xml:space="preserve"> </w:t>
        </w:r>
      </w:ins>
      <m:oMath>
        <m:r>
          <m:t>M</m:t>
        </m:r>
      </m:oMath>
      <w:ins w:id="1672" w:author="PR Preview" w:date="2026-01-01T00:00:00Z">
        <w:r>
          <w:t xml:space="preserve"> </w:t>
        </w:r>
      </w:ins>
      <w:ins w:id="1673" w:author="PR Preview" w:date="2026-01-01T00:00:00Z">
        <w:r>
          <w:t xml:space="preserve">(</w:t>
        </w:r>
      </w:ins>
      <w:hyperlink w:anchor="def-list">
        <w:ins w:id="1674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675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676" w:author="PR Preview" w:date="2026-01-01T00:00:00Z">
        <w:r>
          <w:t xml:space="preserve">where</w:t>
        </w:r>
      </w:ins>
      <w:ins w:id="1677" w:author="PR Preview" w:date="2026-01-01T00:00:00Z">
        <w:r>
          <w:t xml:space="preserve"> </w:t>
        </w:r>
      </w:ins>
      <m:oMath>
        <m:r>
          <m:rPr>
            <m:sty m:val="p"/>
          </m:rPr>
          <m:t>len</m:t>
        </m:r>
      </m:oMath>
      <w:ins w:id="1678" w:author="PR Preview" w:date="2026-01-01T00:00:00Z">
        <w:r>
          <w:t xml:space="preserve"> </w:t>
        </w:r>
      </w:ins>
      <w:ins w:id="1679" w:author="PR Preview" w:date="2026-01-01T00:00:00Z">
        <w:r>
          <w:t xml:space="preserve">is the length (</w:t>
        </w:r>
      </w:ins>
      <w:hyperlink w:anchor="def-list-length">
        <w:ins w:id="1680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1681" w:author="PR Preview" w:date="2026-01-01T00:00:00Z">
        <w:r>
          <w:t xml:space="preserve">) and</w:t>
        </w:r>
      </w:ins>
      <w:ins w:id="1682" w:author="PR Preview" w:date="2026-01-01T00:00:00Z">
        <w:r>
          <w:t xml:space="preserve"> </w:t>
        </w:r>
      </w:ins>
      <m:oMath>
        <m:r>
          <m:rPr>
            <m:sty m:val="p"/>
          </m:rPr>
          <m:t>app</m:t>
        </m:r>
      </m:oMath>
      <w:ins w:id="1683" w:author="PR Preview" w:date="2026-01-01T00:00:00Z">
        <w:r>
          <w:t xml:space="preserve"> </w:t>
        </w:r>
      </w:ins>
      <w:ins w:id="1684" w:author="PR Preview" w:date="2026-01-01T00:00:00Z">
        <w:r>
          <w:t xml:space="preserve">is the append (</w:t>
        </w:r>
      </w:ins>
      <w:hyperlink w:anchor="def-append">
        <w:ins w:id="1685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686" w:author="PR Preview" w:date="2026-01-01T00:00:00Z">
        <w:r>
          <w:t xml:space="preserve">).</w:t>
        </w:r>
      </w:ins>
    </w:p>
    <w:bookmarkEnd w:id="71"/>
    <w:p>
      <w:pPr>
        <w:pStyle w:val="BodyText"/>
      </w:pPr>
      <w:ins w:id="1687" w:author="PR Preview" w:date="2026-01-01T00:00:00Z">
        <w:r>
          <w:rPr>
            <w:i/>
            <w:iCs/>
          </w:rPr>
          <w:t xml:space="preserve">Proof</w:t>
        </w:r>
      </w:ins>
      <w:ins w:id="1688" w:author="PR Preview" w:date="2026-01-01T00:00:00Z">
        <w:r>
          <w:t xml:space="preserve">. </w:t>
        </w:r>
      </w:ins>
      <w:ins w:id="1689" w:author="PR Preview" w:date="2026-01-01T00:00:00Z">
        <w:r>
          <w:t xml:space="preserve">Let</w:t>
        </w:r>
      </w:ins>
      <w:ins w:id="1690" w:author="PR Preview" w:date="2026-01-01T00:00:00Z">
        <w:r>
          <w:t xml:space="preserve"> </w:t>
        </w:r>
      </w:ins>
      <m:oMath>
        <m:r>
          <m:t>M</m:t>
        </m:r>
      </m:oMath>
      <w:ins w:id="1691" w:author="PR Preview" w:date="2026-01-01T00:00:00Z">
        <w:r>
          <w:t xml:space="preserve"> </w:t>
        </w:r>
      </w:ins>
      <w:ins w:id="1692" w:author="PR Preview" w:date="2026-01-01T00:00:00Z">
        <w:r>
          <w:t xml:space="preserve">be a list.</w:t>
        </w:r>
      </w:ins>
      <w:ins w:id="1693" w:author="PR Preview" w:date="2026-01-01T00:00:00Z">
        <w:r>
          <w:t xml:space="preserve"> </w:t>
        </w:r>
      </w:ins>
      <w:ins w:id="1694" w:author="PR Preview" w:date="2026-01-01T00:00:00Z">
        <w:r>
          <w:t xml:space="preserve">We use structural induction (</w:t>
        </w:r>
      </w:ins>
      <w:hyperlink w:anchor="def-structural-induction">
        <w:ins w:id="1695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696" w:author="PR Preview" w:date="2026-01-01T00:00:00Z">
        <w:r>
          <w:t xml:space="preserve">) on</w:t>
        </w:r>
      </w:ins>
      <w:ins w:id="1697" w:author="PR Preview" w:date="2026-01-01T00:00:00Z">
        <w:r>
          <w:t xml:space="preserve"> </w:t>
        </w:r>
      </w:ins>
      <m:oMath>
        <m:r>
          <m:t>L</m:t>
        </m:r>
      </m:oMath>
      <w:ins w:id="1698" w:author="PR Preview" w:date="2026-01-01T00:00:00Z">
        <w:r>
          <w:t xml:space="preserve">,</w:t>
        </w:r>
      </w:ins>
      <w:ins w:id="1699" w:author="PR Preview" w:date="2026-01-01T00:00:00Z">
        <w:r>
          <w:t xml:space="preserve"> </w:t>
        </w:r>
      </w:ins>
      <w:ins w:id="1700" w:author="PR Preview" w:date="2026-01-01T00:00:00Z">
        <w:r>
          <w:t xml:space="preserve">with</w:t>
        </w:r>
      </w:ins>
      <w:ins w:id="170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1702" w:author="PR Preview" w:date="2026-01-01T00:00:00Z">
        <w:r>
          <w:t xml:space="preserve"> </w:t>
        </w:r>
      </w:ins>
      <w:ins w:id="1703" w:author="PR Preview" w:date="2026-01-01T00:00:00Z">
        <w:r>
          <w:t xml:space="preserve">the equation</w:t>
        </w:r>
      </w:ins>
      <w:ins w:id="1704" w:author="PR Preview" w:date="2026-01-01T00:00:00Z">
        <w:r>
          <w:t xml:space="preserve"> </w:t>
        </w:r>
      </w:ins>
      <m:oMath>
        <m:r>
          <m:rPr>
            <m:sty m:val="p"/>
          </m:rPr>
          <m:t>len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app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ins w:id="1705" w:author="PR Preview" w:date="2026-01-01T00:00:00Z">
        <w:r>
          <w:t xml:space="preserve">.</w:t>
        </w:r>
      </w:ins>
    </w:p>
    <w:p>
      <w:pPr>
        <w:pStyle w:val="BodyText"/>
      </w:pPr>
      <w:ins w:id="1706" w:author="PR Preview" w:date="2026-01-01T00:00:00Z">
        <w:r>
          <w:rPr>
            <w:b/>
            <w:bCs/>
          </w:rPr>
          <w:t xml:space="preserve">Base case.</w:t>
        </w:r>
      </w:ins>
      <w:ins w:id="1707" w:author="PR Preview" w:date="2026-01-01T00:00:00Z">
        <w:r>
          <w:t xml:space="preserve"> </w:t>
        </w:r>
      </w:ins>
      <w:ins w:id="1708" w:author="PR Preview" w:date="2026-01-01T00:00:00Z">
        <w:r>
          <w:t xml:space="preserve">The base case of</w:t>
        </w:r>
      </w:ins>
      <w:ins w:id="1709" w:author="PR Preview" w:date="2026-01-01T00:00:00Z">
        <w:r>
          <w:t xml:space="preserve"> </w:t>
        </w:r>
      </w:ins>
      <w:hyperlink w:anchor="def-list">
        <w:ins w:id="1710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711" w:author="PR Preview" w:date="2026-01-01T00:00:00Z">
        <w:r>
          <w:t xml:space="preserve"> </w:t>
        </w:r>
      </w:ins>
      <w:ins w:id="1712" w:author="PR Preview" w:date="2026-01-01T00:00:00Z">
        <w:r>
          <w:t xml:space="preserve">names only the empty list,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713" w:author="PR Preview" w:date="2026-01-01T00:00:00Z">
        <w:r>
          <w:rPr>
            <w:b/>
            <w:bCs/>
          </w:rPr>
          <w:t xml:space="preserve">Inductive step.</w:t>
        </w:r>
      </w:ins>
      <w:ins w:id="1714" w:author="PR Preview" w:date="2026-01-01T00:00:00Z">
        <w:r>
          <w:t xml:space="preserve"> </w:t>
        </w:r>
      </w:ins>
      <w:ins w:id="1715" w:author="PR Preview" w:date="2026-01-01T00:00:00Z">
        <w:r>
          <w:t xml:space="preserve">The recursive rule builds</w:t>
        </w:r>
      </w:ins>
      <w:ins w:id="1716" w:author="PR Preview" w:date="2026-01-01T00:00:00Z">
        <w:r>
          <w:t xml:space="preserve"> </w:t>
        </w:r>
      </w:ins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ins w:id="1717" w:author="PR Preview" w:date="2026-01-01T00:00:00Z">
        <w:r>
          <w:t xml:space="preserve"> </w:t>
        </w:r>
      </w:ins>
      <w:ins w:id="1718" w:author="PR Preview" w:date="2026-01-01T00:00:00Z">
        <w:r>
          <w:t xml:space="preserve">from an element</w:t>
        </w:r>
      </w:ins>
      <w:ins w:id="1719" w:author="PR Preview" w:date="2026-01-01T00:00:00Z">
        <w:r>
          <w:t xml:space="preserve"> </w:t>
        </w:r>
      </w:ins>
      <m:oMath>
        <m:r>
          <m:t>x</m:t>
        </m:r>
      </m:oMath>
      <w:ins w:id="1720" w:author="PR Preview" w:date="2026-01-01T00:00:00Z">
        <w:r>
          <w:t xml:space="preserve"> </w:t>
        </w:r>
      </w:ins>
      <w:ins w:id="1721" w:author="PR Preview" w:date="2026-01-01T00:00:00Z">
        <w:r>
          <w:t xml:space="preserve">and a list</w:t>
        </w:r>
      </w:ins>
      <w:ins w:id="1722" w:author="PR Preview" w:date="2026-01-01T00:00:00Z">
        <w:r>
          <w:t xml:space="preserve"> </w:t>
        </w:r>
      </w:ins>
      <m:oMath>
        <m:r>
          <m:t>L</m:t>
        </m:r>
      </m:oMath>
      <w:ins w:id="1723" w:author="PR Preview" w:date="2026-01-01T00:00:00Z">
        <w:r>
          <w:t xml:space="preserve">.</w:t>
        </w:r>
      </w:ins>
      <w:ins w:id="1724" w:author="PR Preview" w:date="2026-01-01T00:00:00Z">
        <w:r>
          <w:t xml:space="preserve"> </w:t>
        </w:r>
      </w:ins>
      <w:ins w:id="1725" w:author="PR Preview" w:date="2026-01-01T00:00:00Z">
        <w:r>
          <w:t xml:space="preserve">Suppose</w:t>
        </w:r>
      </w:ins>
      <w:ins w:id="172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1727" w:author="PR Preview" w:date="2026-01-01T00:00:00Z">
        <w:r>
          <w:t xml:space="preserve">.</w:t>
        </w:r>
      </w:ins>
      <w:ins w:id="1728" w:author="PR Preview" w:date="2026-01-01T00:00:00Z">
        <w:r>
          <w:t xml:space="preserve"> </w:t>
        </w:r>
      </w:ins>
      <w:ins w:id="1729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app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 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730" w:author="PR Preview" w:date="2026-01-01T00:00:00Z">
        <w:r>
          <w:t xml:space="preserve">which is</w:t>
        </w:r>
      </w:ins>
      <w:ins w:id="1731" w:author="PR Preview" w:date="2026-01-01T00:00:00Z">
        <w:r>
          <w:t xml:space="preserve"> </w:t>
        </w:r>
      </w:ins>
      <m:oMath>
        <m: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cons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732" w:author="PR Preview" w:date="2026-01-01T00:00:00Z">
        <w:r>
          <w:t xml:space="preserve">.</w:t>
        </w:r>
      </w:ins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By structural induction,</w:t>
        </w:r>
      </w:ins>
      <w:ins w:id="173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ins w:id="1736" w:author="PR Preview" w:date="2026-01-01T00:00:00Z">
        <w:r>
          <w:t xml:space="preserve"> </w:t>
        </w:r>
      </w:ins>
      <w:ins w:id="1737" w:author="PR Preview" w:date="2026-01-01T00:00:00Z">
        <w:r>
          <w:t xml:space="preserve">holds for every list</w:t>
        </w:r>
      </w:ins>
      <w:ins w:id="1738" w:author="PR Preview" w:date="2026-01-01T00:00:00Z">
        <w:r>
          <w:t xml:space="preserve"> </w:t>
        </w:r>
      </w:ins>
      <m:oMath>
        <m:r>
          <m:t>L</m:t>
        </m:r>
      </m:oMath>
      <w:ins w:id="1739" w:author="PR Preview" w:date="2026-01-01T00:00:00Z">
        <w:r>
          <w:t xml:space="preserve">.</w:t>
        </w:r>
      </w:ins>
      <w:ins w:id="1740" w:author="PR Preview" w:date="2026-01-01T00:00:00Z">
        <w:r>
          <w:t xml:space="preserve"> </w:t>
        </w:r>
      </w:ins>
      <w:ins w:id="1741" w:author="PR Preview" w:date="2026-01-01T00:00:00Z">
        <w:r>
          <w:t xml:space="preserve">Since</w:t>
        </w:r>
      </w:ins>
      <w:ins w:id="1742" w:author="PR Preview" w:date="2026-01-01T00:00:00Z">
        <w:r>
          <w:t xml:space="preserve"> </w:t>
        </w:r>
      </w:ins>
      <m:oMath>
        <m:r>
          <m:t>M</m:t>
        </m:r>
      </m:oMath>
      <w:ins w:id="1743" w:author="PR Preview" w:date="2026-01-01T00:00:00Z">
        <w:r>
          <w:t xml:space="preserve"> </w:t>
        </w:r>
      </w:ins>
      <w:ins w:id="1744" w:author="PR Preview" w:date="2026-01-01T00:00:00Z">
        <w:r>
          <w:t xml:space="preserve">was any list, the equation holds for all lists</w:t>
        </w:r>
      </w:ins>
      <w:ins w:id="1745" w:author="PR Preview" w:date="2026-01-01T00:00:00Z">
        <w:r>
          <w:t xml:space="preserve"> </w:t>
        </w:r>
      </w:ins>
      <m:oMath>
        <m:r>
          <m:t>L</m:t>
        </m:r>
      </m:oMath>
      <w:ins w:id="1746" w:author="PR Preview" w:date="2026-01-01T00:00:00Z">
        <w:r>
          <w:t xml:space="preserve"> </w:t>
        </w:r>
      </w:ins>
      <w:ins w:id="1747" w:author="PR Preview" w:date="2026-01-01T00:00:00Z">
        <w:r>
          <w:t xml:space="preserve">and</w:t>
        </w:r>
      </w:ins>
      <w:ins w:id="1748" w:author="PR Preview" w:date="2026-01-01T00:00:00Z">
        <w:r>
          <w:t xml:space="preserve"> </w:t>
        </w:r>
      </w:ins>
      <m:oMath>
        <m:r>
          <m:t>M</m:t>
        </m:r>
      </m:oMath>
      <w:ins w:id="1749" w:author="PR Preview" w:date="2026-01-01T00:00:00Z">
        <w:r>
          <w:t xml:space="preserve">.</w:t>
        </w:r>
      </w:ins>
    </w:p>
    <w:bookmarkStart w:id="72" w:name="thm-digit-count"/>
    <w:p>
      <w:pPr>
        <w:pStyle w:val="BodyText"/>
      </w:pPr>
      <w:ins w:id="1750" w:author="PR Preview" w:date="2026-01-01T00:00:00Z">
        <w:r>
          <w:rPr>
            <w:b/>
            <w:bCs/>
          </w:rPr>
          <w:t xml:space="preserve">Theorem 3 (The function</w:t>
        </w:r>
      </w:ins>
      <w:ins w:id="1751" w:author="PR Preview" w:date="2026-01-01T00:00:00Z">
        <w:r>
          <w:rPr>
            <w:b/>
            <w:bCs/>
          </w:rPr>
          <w:t xml:space="preserve"> </w:t>
        </w:r>
      </w:ins>
      <m:oMath>
        <m:r>
          <m:t>d</m:t>
        </m:r>
      </m:oMath>
      <w:ins w:id="1752" w:author="PR Preview" w:date="2026-01-01T00:00:00Z">
        <w:r>
          <w:rPr>
            <w:b/>
            <w:bCs/>
          </w:rPr>
          <w:t xml:space="preserve"> </w:t>
        </w:r>
      </w:ins>
      <w:ins w:id="1753" w:author="PR Preview" w:date="2026-01-01T00:00:00Z">
        <w:r>
          <w:rPr>
            <w:b/>
            <w:bCs/>
          </w:rPr>
          <w:t xml:space="preserve">counts digits)</w:t>
        </w:r>
      </w:ins>
      <w:ins w:id="1754" w:author="PR Preview" w:date="2026-01-01T00:00:00Z">
        <w:r>
          <w:t xml:space="preserve"> </w:t>
        </w:r>
      </w:ins>
      <w:ins w:id="1755" w:author="PR Preview" w:date="2026-01-01T00:00:00Z">
        <w:r>
          <w:t xml:space="preserve">Let</w:t>
        </w:r>
      </w:ins>
      <w:ins w:id="1756" w:author="PR Preview" w:date="2026-01-01T00:00:00Z">
        <w:r>
          <w:t xml:space="preserve"> </w:t>
        </w:r>
      </w:ins>
      <m:oMath>
        <m:r>
          <m:t>d</m:t>
        </m:r>
      </m:oMath>
      <w:ins w:id="1757" w:author="PR Preview" w:date="2026-01-01T00:00:00Z">
        <w:r>
          <w:t xml:space="preserve"> </w:t>
        </w:r>
      </w:ins>
      <w:ins w:id="1758" w:author="PR Preview" w:date="2026-01-01T00:00:00Z">
        <w:r>
          <w:t xml:space="preserve">be the function of</w:t>
        </w:r>
      </w:ins>
      <w:ins w:id="1759" w:author="PR Preview" w:date="2026-01-01T00:00:00Z">
        <w:r>
          <w:t xml:space="preserve"> </w:t>
        </w:r>
      </w:ins>
      <w:hyperlink w:anchor="exm-digit-count">
        <w:ins w:id="1760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1761" w:author="PR Preview" w:date="2026-01-01T00:00:00Z">
        <w:r>
          <w:t xml:space="preserve">.</w:t>
        </w:r>
      </w:ins>
      <w:ins w:id="1762" w:author="PR Preview" w:date="2026-01-01T00:00:00Z">
        <w:r>
          <w:t xml:space="preserve"> </w:t>
        </w:r>
      </w:ins>
      <w:ins w:id="1763" w:author="PR Preview" w:date="2026-01-01T00:00:00Z">
        <w:r>
          <w:t xml:space="preserve">For every natural number</w:t>
        </w:r>
      </w:ins>
      <w:ins w:id="1764" w:author="PR Preview" w:date="2026-01-01T00:00:00Z">
        <w:r>
          <w:t xml:space="preserve"> </w:t>
        </w:r>
      </w:ins>
      <m:oMath>
        <m:r>
          <m:t>n</m:t>
        </m:r>
      </m:oMath>
      <w:ins w:id="176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766" w:author="PR Preview" w:date="2026-01-01T00:00:00Z">
        <w:r>
          <w:t xml:space="preserve">so</w:t>
        </w:r>
      </w:ins>
      <w:ins w:id="1767" w:author="PR Preview" w:date="2026-01-01T00:00:00Z">
        <w:r>
          <w:t xml:space="preserve"> </w:t>
        </w:r>
      </w:ins>
      <m:oMath>
        <m:r>
          <m:t>n</m:t>
        </m:r>
      </m:oMath>
      <w:ins w:id="1768" w:author="PR Preview" w:date="2026-01-01T00:00:00Z">
        <w:r>
          <w:t xml:space="preserve"> </w:t>
        </w:r>
      </w:ins>
      <w:ins w:id="1769" w:author="PR Preview" w:date="2026-01-01T00:00:00Z">
        <w:r>
          <w:t xml:space="preserve">has exactly</w:t>
        </w:r>
      </w:ins>
      <w:ins w:id="1770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771" w:author="PR Preview" w:date="2026-01-01T00:00:00Z">
        <w:r>
          <w:t xml:space="preserve"> </w:t>
        </w:r>
      </w:ins>
      <w:ins w:id="1772" w:author="PR Preview" w:date="2026-01-01T00:00:00Z">
        <w:r>
          <w:t xml:space="preserve">decimal digits.</w:t>
        </w:r>
      </w:ins>
    </w:p>
    <w:bookmarkEnd w:id="72"/>
    <w:p>
      <w:pPr>
        <w:pStyle w:val="BodyText"/>
      </w:pPr>
      <w:ins w:id="1773" w:author="PR Preview" w:date="2026-01-01T00:00:00Z">
        <w:r>
          <w:rPr>
            <w:i/>
            <w:iCs/>
          </w:rPr>
          <w:t xml:space="preserve">Proof</w:t>
        </w:r>
      </w:ins>
      <w:ins w:id="1774" w:author="PR Preview" w:date="2026-01-01T00:00:00Z">
        <w:r>
          <w:t xml:space="preserve">. </w:t>
        </w:r>
      </w:ins>
      <w:ins w:id="1775" w:author="PR Preview" w:date="2026-01-01T00:00:00Z">
        <w:r>
          <w:t xml:space="preserve">A natural number</w:t>
        </w:r>
      </w:ins>
      <w:ins w:id="1776" w:author="PR Preview" w:date="2026-01-01T00:00:00Z">
        <w:r>
          <w:t xml:space="preserve"> </w:t>
        </w:r>
      </w:ins>
      <m:oMath>
        <m:r>
          <m:t>n</m:t>
        </m:r>
      </m:oMath>
      <w:ins w:id="1777" w:author="PR Preview" w:date="2026-01-01T00:00:00Z">
        <w:r>
          <w:t xml:space="preserve"> </w:t>
        </w:r>
      </w:ins>
      <w:ins w:id="1778" w:author="PR Preview" w:date="2026-01-01T00:00:00Z">
        <w:r>
          <w:t xml:space="preserve">has</w:t>
        </w:r>
      </w:ins>
      <w:ins w:id="1779" w:author="PR Preview" w:date="2026-01-01T00:00:00Z">
        <w:r>
          <w:t xml:space="preserve"> </w:t>
        </w:r>
      </w:ins>
      <m:oMath>
        <m:r>
          <m:t>m</m:t>
        </m:r>
      </m:oMath>
      <w:ins w:id="1780" w:author="PR Preview" w:date="2026-01-01T00:00:00Z">
        <w:r>
          <w:t xml:space="preserve"> </w:t>
        </w:r>
      </w:ins>
      <w:ins w:id="1781" w:author="PR Preview" w:date="2026-01-01T00:00:00Z">
        <w:r>
          <w:t xml:space="preserve">digits exactly when</w:t>
        </w:r>
      </w:ins>
      <w:ins w:id="1782" w:author="PR Preview" w:date="2026-01-01T00:00:00Z">
        <w:r>
          <w:t xml:space="preserve"> </w:t>
        </w:r>
      </w:ins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m</m:t>
            </m:r>
          </m:sup>
        </m:sSup>
      </m:oMath>
      <w:ins w:id="1783" w:author="PR Preview" w:date="2026-01-01T00:00:00Z">
        <w:r>
          <w:t xml:space="preserve">,</w:t>
        </w:r>
      </w:ins>
      <w:ins w:id="1784" w:author="PR Preview" w:date="2026-01-01T00:00:00Z">
        <w:r>
          <w:t xml:space="preserve"> </w:t>
        </w:r>
      </w:ins>
      <w:ins w:id="1785" w:author="PR Preview" w:date="2026-01-01T00:00:00Z">
        <w:r>
          <w:t xml:space="preserve">since</w:t>
        </w:r>
      </w:ins>
      <w:ins w:id="1786" w:author="PR Preview" w:date="2026-01-01T00:00:00Z">
        <w:r>
          <w:t xml:space="preserve"> </w:t>
        </w:r>
      </w:ins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787" w:author="PR Preview" w:date="2026-01-01T00:00:00Z">
        <w:r>
          <w:t xml:space="preserve">, which is 1 followed by</w:t>
        </w:r>
      </w:ins>
      <w:ins w:id="178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−</m:t>
        </m:r>
        <m:r>
          <m:t>1</m:t>
        </m:r>
      </m:oMath>
      <w:ins w:id="1789" w:author="PR Preview" w:date="2026-01-01T00:00:00Z">
        <w:r>
          <w:t xml:space="preserve"> </w:t>
        </w:r>
      </w:ins>
      <w:ins w:id="1790" w:author="PR Preview" w:date="2026-01-01T00:00:00Z">
        <w:r>
          <w:t xml:space="preserve">zeros, is the smallest natural number with</w:t>
        </w:r>
      </w:ins>
      <w:ins w:id="1791" w:author="PR Preview" w:date="2026-01-01T00:00:00Z">
        <w:r>
          <w:t xml:space="preserve"> </w:t>
        </w:r>
      </w:ins>
      <m:oMath>
        <m:r>
          <m:t>m</m:t>
        </m:r>
      </m:oMath>
      <w:ins w:id="1792" w:author="PR Preview" w:date="2026-01-01T00:00:00Z">
        <w:r>
          <w:t xml:space="preserve"> </w:t>
        </w:r>
      </w:ins>
      <w:ins w:id="1793" w:author="PR Preview" w:date="2026-01-01T00:00:00Z">
        <w:r>
          <w:t xml:space="preserve">digits,</w:t>
        </w:r>
      </w:ins>
      <w:ins w:id="1794" w:author="PR Preview" w:date="2026-01-01T00:00:00Z">
        <w:r>
          <w:t xml:space="preserve"> </w:t>
        </w:r>
      </w:ins>
      <w:ins w:id="1795" w:author="PR Preview" w:date="2026-01-01T00:00:00Z">
        <w:r>
          <w:t xml:space="preserve">and</w:t>
        </w:r>
      </w:ins>
      <w:ins w:id="1796" w:author="PR Preview" w:date="2026-01-01T00:00:00Z">
        <w:r>
          <w:t xml:space="preserve"> </w:t>
        </w:r>
      </w:ins>
      <m:oMath>
        <m:sSup>
          <m:e>
            <m:r>
              <m:t>10</m:t>
            </m:r>
          </m:e>
          <m:sup>
            <m:r>
              <m:t>m</m:t>
            </m:r>
          </m:sup>
        </m:sSup>
      </m:oMath>
      <w:ins w:id="1797" w:author="PR Preview" w:date="2026-01-01T00:00:00Z">
        <w:r>
          <w:t xml:space="preserve">, which is 1 followed by</w:t>
        </w:r>
      </w:ins>
      <w:ins w:id="1798" w:author="PR Preview" w:date="2026-01-01T00:00:00Z">
        <w:r>
          <w:t xml:space="preserve"> </w:t>
        </w:r>
      </w:ins>
      <m:oMath>
        <m:r>
          <m:t>m</m:t>
        </m:r>
      </m:oMath>
      <w:ins w:id="1799" w:author="PR Preview" w:date="2026-01-01T00:00:00Z">
        <w:r>
          <w:t xml:space="preserve"> </w:t>
        </w:r>
      </w:ins>
      <w:ins w:id="1800" w:author="PR Preview" w:date="2026-01-01T00:00:00Z">
        <w:r>
          <w:t xml:space="preserve">zeros, is the smallest with</w:t>
        </w:r>
      </w:ins>
      <w:ins w:id="180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+</m:t>
        </m:r>
        <m:r>
          <m:t>1</m:t>
        </m:r>
      </m:oMath>
      <w:ins w:id="1802" w:author="PR Preview" w:date="2026-01-01T00:00:00Z">
        <w:r>
          <w:t xml:space="preserve">.</w:t>
        </w:r>
      </w:ins>
      <w:ins w:id="1803" w:author="PR Preview" w:date="2026-01-01T00:00:00Z">
        <w:r>
          <w:t xml:space="preserve"> </w:t>
        </w:r>
      </w:ins>
      <w:ins w:id="1804" w:author="PR Preview" w:date="2026-01-01T00:00:00Z">
        <w:r>
          <w:t xml:space="preserve">So the inequalities say that</w:t>
        </w:r>
      </w:ins>
      <w:ins w:id="1805" w:author="PR Preview" w:date="2026-01-01T00:00:00Z">
        <w:r>
          <w:t xml:space="preserve"> </w:t>
        </w:r>
      </w:ins>
      <m:oMath>
        <m:r>
          <m:t>n</m:t>
        </m:r>
      </m:oMath>
      <w:ins w:id="1806" w:author="PR Preview" w:date="2026-01-01T00:00:00Z">
        <w:r>
          <w:t xml:space="preserve"> </w:t>
        </w:r>
      </w:ins>
      <w:ins w:id="1807" w:author="PR Preview" w:date="2026-01-01T00:00:00Z">
        <w:r>
          <w:t xml:space="preserve">has</w:t>
        </w:r>
      </w:ins>
      <w:ins w:id="1808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809" w:author="PR Preview" w:date="2026-01-01T00:00:00Z">
        <w:r>
          <w:t xml:space="preserve"> </w:t>
        </w:r>
      </w:ins>
      <w:ins w:id="1810" w:author="PR Preview" w:date="2026-01-01T00:00:00Z">
        <w:r>
          <w:t xml:space="preserve">digits.</w:t>
        </w:r>
      </w:ins>
    </w:p>
    <w:p>
      <w:pPr>
        <w:pStyle w:val="BodyText"/>
      </w:pPr>
      <w:ins w:id="1811" w:author="PR Preview" w:date="2026-01-01T00:00:00Z">
        <w:r>
          <w:t xml:space="preserve">The recursive rule uses</w:t>
        </w:r>
      </w:ins>
      <w:ins w:id="1812" w:author="PR Preview" w:date="2026-01-01T00:00:00Z">
        <w:r>
          <w:t xml:space="preserve"> </w:t>
        </w:r>
      </w:ins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⌊"/>
                <m:sepChr m:val=""/>
                <m:endChr m:val="⌋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10</m:t>
                </m:r>
              </m:e>
            </m:d>
            <m:r>
              <m:t>​</m:t>
            </m:r>
          </m:e>
        </m:d>
        <m:r>
          <m:t>​</m:t>
        </m:r>
      </m:oMath>
      <w:ins w:id="1813" w:author="PR Preview" w:date="2026-01-01T00:00:00Z">
        <w:r>
          <w:t xml:space="preserve">, not</w:t>
        </w:r>
      </w:ins>
      <w:ins w:id="1814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815" w:author="PR Preview" w:date="2026-01-01T00:00:00Z">
        <w:r>
          <w:t xml:space="preserve">,</w:t>
        </w:r>
      </w:ins>
      <w:ins w:id="1816" w:author="PR Preview" w:date="2026-01-01T00:00:00Z">
        <w:r>
          <w:t xml:space="preserve"> </w:t>
        </w:r>
      </w:ins>
      <w:ins w:id="1817" w:author="PR Preview" w:date="2026-01-01T00:00:00Z">
        <w:r>
          <w:t xml:space="preserve">so we use strong induction (</w:t>
        </w:r>
      </w:ins>
      <w:hyperlink r:id="rId69">
        <w:ins w:id="1818" w:author="PR Preview" w:date="2026-01-01T00:00:00Z">
          <w:r>
            <w:rPr>
              <w:rStyle w:val="Hyperlink"/>
            </w:rPr>
            <w:t xml:space="preserve">Definition: Proof by strong induction</w:t>
          </w:r>
        </w:ins>
      </w:hyperlink>
      <w:ins w:id="1819" w:author="PR Preview" w:date="2026-01-01T00:00:00Z">
        <w:r>
          <w:t xml:space="preserve">).</w:t>
        </w:r>
      </w:ins>
      <w:ins w:id="1820" w:author="PR Preview" w:date="2026-01-01T00:00:00Z">
        <w:r>
          <w:t xml:space="preserve"> </w:t>
        </w:r>
      </w:ins>
      <w:ins w:id="1821" w:author="PR Preview" w:date="2026-01-01T00:00:00Z">
        <w:r>
          <w:t xml:space="preserve">Let</w:t>
        </w:r>
      </w:ins>
      <w:ins w:id="1822" w:author="PR Preview" w:date="2026-01-01T00:00:00Z">
        <w:r>
          <w:t xml:space="preserve"> </w:t>
        </w:r>
      </w:ins>
      <m:oMath>
        <m:r>
          <m:t>n</m:t>
        </m:r>
      </m:oMath>
      <w:ins w:id="1823" w:author="PR Preview" w:date="2026-01-01T00:00:00Z">
        <w:r>
          <w:t xml:space="preserve"> </w:t>
        </w:r>
      </w:ins>
      <w:ins w:id="1824" w:author="PR Preview" w:date="2026-01-01T00:00:00Z">
        <w:r>
          <w:t xml:space="preserve">be a natural number,</w:t>
        </w:r>
      </w:ins>
      <w:ins w:id="1825" w:author="PR Preview" w:date="2026-01-01T00:00:00Z">
        <w:r>
          <w:t xml:space="preserve"> </w:t>
        </w:r>
      </w:ins>
      <w:ins w:id="1826" w:author="PR Preview" w:date="2026-01-01T00:00:00Z">
        <w:r>
          <w:t xml:space="preserve">and suppose the inequalities hold for every natural number less than</w:t>
        </w:r>
      </w:ins>
      <w:ins w:id="1827" w:author="PR Preview" w:date="2026-01-01T00:00:00Z">
        <w:r>
          <w:t xml:space="preserve"> </w:t>
        </w:r>
      </w:ins>
      <m:oMath>
        <m:r>
          <m:t>n</m:t>
        </m:r>
      </m:oMath>
      <w:ins w:id="1828" w:author="PR Preview" w:date="2026-01-01T00:00:00Z">
        <w:r>
          <w:t xml:space="preserve">.</w:t>
        </w:r>
      </w:ins>
    </w:p>
    <w:p>
      <w:pPr>
        <w:pStyle w:val="BodyText"/>
      </w:pPr>
      <w:ins w:id="1829" w:author="PR Preview" w:date="2026-01-01T00:00:00Z">
        <w:r>
          <w:t xml:space="preserve">If</w:t>
        </w:r>
      </w:ins>
      <w:ins w:id="183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≤</m:t>
        </m:r>
        <m:r>
          <m:t>9</m:t>
        </m:r>
      </m:oMath>
      <w:ins w:id="1831" w:author="PR Preview" w:date="2026-01-01T00:00:00Z">
        <w:r>
          <w:t xml:space="preserve">, then</w:t>
        </w:r>
      </w:ins>
      <w:ins w:id="1832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1833" w:author="PR Preview" w:date="2026-01-01T00:00:00Z">
        <w:r>
          <w:t xml:space="preserve">, and</w:t>
        </w:r>
      </w:ins>
      <w:ins w:id="1834" w:author="PR Preview" w:date="2026-01-01T00:00:00Z">
        <w:r>
          <w:t xml:space="preserve"> </w:t>
        </w:r>
      </w:ins>
      <m:oMath>
        <m:sSup>
          <m:e>
            <m:r>
              <m:t>10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</m:t>
            </m:r>
          </m:sup>
        </m:sSup>
      </m:oMath>
      <w:ins w:id="1835" w:author="PR Preview" w:date="2026-01-01T00:00:00Z">
        <w:r>
          <w:t xml:space="preserve">.</w:t>
        </w:r>
      </w:ins>
    </w:p>
    <w:p>
      <w:pPr>
        <w:pStyle w:val="BodyText"/>
      </w:pPr>
      <w:ins w:id="1836" w:author="PR Preview" w:date="2026-01-01T00:00:00Z">
        <w:r>
          <w:t xml:space="preserve">If</w:t>
        </w:r>
      </w:ins>
      <w:ins w:id="183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10</m:t>
        </m:r>
      </m:oMath>
      <w:ins w:id="1838" w:author="PR Preview" w:date="2026-01-01T00:00:00Z">
        <w:r>
          <w:t xml:space="preserve">, let</w:t>
        </w:r>
      </w:ins>
      <w:ins w:id="1839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ins w:id="1840" w:author="PR Preview" w:date="2026-01-01T00:00:00Z">
        <w:r>
          <w:t xml:space="preserve">.</w:t>
        </w:r>
      </w:ins>
      <w:ins w:id="1841" w:author="PR Preview" w:date="2026-01-01T00:00:00Z">
        <w:r>
          <w:t xml:space="preserve"> </w:t>
        </w:r>
      </w:ins>
      <w:ins w:id="1842" w:author="PR Preview" w:date="2026-01-01T00:00:00Z">
        <w:r>
          <w:t xml:space="preserve">Then</w:t>
        </w:r>
      </w:ins>
      <w:ins w:id="1843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+</m:t>
        </m:r>
        <m:r>
          <m:t>1</m:t>
        </m:r>
      </m:oMath>
      <w:ins w:id="1844" w:author="PR Preview" w:date="2026-01-01T00:00:00Z">
        <w:r>
          <w:t xml:space="preserve">, so</w:t>
        </w:r>
      </w:ins>
      <w:ins w:id="1845" w:author="PR Preview" w:date="2026-01-01T00:00:00Z">
        <w:r>
          <w:t xml:space="preserve"> </w:t>
        </w:r>
      </w:ins>
      <m:oMath>
        <m:r>
          <m:t>10</m:t>
        </m:r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t>q</m:t>
        </m:r>
        <m:r>
          <m:rPr>
            <m:sty m:val="p"/>
          </m:rPr>
          <m:t>+</m:t>
        </m:r>
        <m:r>
          <m:t>10</m:t>
        </m:r>
      </m:oMath>
      <w:ins w:id="1846" w:author="PR Preview" w:date="2026-01-01T00:00:00Z">
        <w:r>
          <w:t xml:space="preserve">.</w:t>
        </w:r>
      </w:ins>
      <w:ins w:id="1847" w:author="PR Preview" w:date="2026-01-01T00:00:00Z">
        <w:r>
          <w:t xml:space="preserve"> </w:t>
        </w:r>
      </w:ins>
      <w:ins w:id="1848" w:author="PR Preview" w:date="2026-01-01T00:00:00Z">
        <w:r>
          <w:t xml:space="preserve">Also</w:t>
        </w:r>
      </w:ins>
      <w:ins w:id="1849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≥</m:t>
        </m:r>
        <m:r>
          <m:t>1</m:t>
        </m:r>
      </m:oMath>
      <w:ins w:id="1850" w:author="PR Preview" w:date="2026-01-01T00:00:00Z">
        <w:r>
          <w:t xml:space="preserve">, since</w:t>
        </w:r>
      </w:ins>
      <w:ins w:id="185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≥</m:t>
        </m:r>
        <m:r>
          <m:t>1</m:t>
        </m:r>
      </m:oMath>
      <w:ins w:id="1852" w:author="PR Preview" w:date="2026-01-01T00:00:00Z">
        <w:r>
          <w:t xml:space="preserve">, and</w:t>
        </w:r>
      </w:ins>
      <w:ins w:id="1853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&lt;</m:t>
        </m:r>
        <m:r>
          <m:t>n</m:t>
        </m:r>
      </m:oMath>
      <w:ins w:id="1854" w:author="PR Preview" w:date="2026-01-01T00:00:00Z">
        <w:r>
          <w:t xml:space="preserve">,</w:t>
        </w:r>
      </w:ins>
      <w:ins w:id="1855" w:author="PR Preview" w:date="2026-01-01T00:00:00Z">
        <w:r>
          <w:t xml:space="preserve"> </w:t>
        </w:r>
      </w:ins>
      <w:ins w:id="1856" w:author="PR Preview" w:date="2026-01-01T00:00:00Z">
        <w:r>
          <w:t xml:space="preserve">so</w:t>
        </w:r>
      </w:ins>
      <w:ins w:id="1857" w:author="PR Preview" w:date="2026-01-01T00:00:00Z">
        <w:r>
          <w:t xml:space="preserve"> </w:t>
        </w:r>
      </w:ins>
      <m:oMath>
        <m:r>
          <m:t>q</m:t>
        </m:r>
      </m:oMath>
      <w:ins w:id="1858" w:author="PR Preview" w:date="2026-01-01T00:00:00Z">
        <w:r>
          <w:t xml:space="preserve"> </w:t>
        </w:r>
      </w:ins>
      <w:ins w:id="1859" w:author="PR Preview" w:date="2026-01-01T00:00:00Z">
        <w:r>
          <w:t xml:space="preserve">is a natural number less than</w:t>
        </w:r>
      </w:ins>
      <w:ins w:id="1860" w:author="PR Preview" w:date="2026-01-01T00:00:00Z">
        <w:r>
          <w:t xml:space="preserve"> </w:t>
        </w:r>
      </w:ins>
      <m:oMath>
        <m:r>
          <m:t>n</m:t>
        </m:r>
      </m:oMath>
      <w:ins w:id="1861" w:author="PR Preview" w:date="2026-01-01T00:00:00Z">
        <w:r>
          <w:t xml:space="preserve">, and by the strong induction hypothesis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1862" w:author="PR Preview" w:date="2026-01-01T00:00:00Z">
        <w:r>
          <w:t xml:space="preserve">The recursive rule gives</w:t>
        </w:r>
      </w:ins>
      <w:ins w:id="1863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ins w:id="1864" w:author="PR Preview" w:date="2026-01-01T00:00:00Z">
        <w:r>
          <w:t xml:space="preserve">.</w:t>
        </w:r>
      </w:ins>
      <w:ins w:id="1865" w:author="PR Preview" w:date="2026-01-01T00:00:00Z">
        <w:r>
          <w:t xml:space="preserve"> </w:t>
        </w:r>
      </w:ins>
      <w:ins w:id="1866" w:author="PR Preview" w:date="2026-01-01T00:00:00Z">
        <w:r>
          <w:t xml:space="preserve">For the lower bound,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867" w:author="PR Preview" w:date="2026-01-01T00:00:00Z">
        <w:r>
          <w:t xml:space="preserve">For the upper bound,</w:t>
        </w:r>
      </w:ins>
      <w:ins w:id="1868" w:author="PR Preview" w:date="2026-01-01T00:00:00Z">
        <w:r>
          <w:t xml:space="preserve"> </w:t>
        </w:r>
      </w:ins>
      <m:oMath>
        <m:r>
          <m:t>q</m:t>
        </m:r>
      </m:oMath>
      <w:ins w:id="1869" w:author="PR Preview" w:date="2026-01-01T00:00:00Z">
        <w:r>
          <w:t xml:space="preserve"> </w:t>
        </w:r>
      </w:ins>
      <w:ins w:id="1870" w:author="PR Preview" w:date="2026-01-01T00:00:00Z">
        <w:r>
          <w:t xml:space="preserve">and</w:t>
        </w:r>
      </w:ins>
      <w:ins w:id="1871" w:author="PR Preview" w:date="2026-01-01T00:00:00Z">
        <w:r>
          <w:t xml:space="preserve"> </w:t>
        </w:r>
      </w:ins>
      <m:oMath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ins w:id="1872" w:author="PR Preview" w:date="2026-01-01T00:00:00Z">
        <w:r>
          <w:t xml:space="preserve"> </w:t>
        </w:r>
      </w:ins>
      <w:ins w:id="1873" w:author="PR Preview" w:date="2026-01-01T00:00:00Z">
        <w:r>
          <w:t xml:space="preserve">are integers with</w:t>
        </w:r>
      </w:ins>
      <w:ins w:id="1874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ins w:id="1875" w:author="PR Preview" w:date="2026-01-01T00:00:00Z">
        <w:r>
          <w:t xml:space="preserve">, so</w:t>
        </w:r>
      </w:ins>
      <w:ins w:id="1876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ins w:id="1877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878" w:author="PR Preview" w:date="2026-01-01T00:00:00Z">
        <w:r>
          <w:t xml:space="preserve">So the inequalities hold for</w:t>
        </w:r>
      </w:ins>
      <w:ins w:id="1879" w:author="PR Preview" w:date="2026-01-01T00:00:00Z">
        <w:r>
          <w:t xml:space="preserve"> </w:t>
        </w:r>
      </w:ins>
      <m:oMath>
        <m:r>
          <m:t>n</m:t>
        </m:r>
      </m:oMath>
      <w:ins w:id="1880" w:author="PR Preview" w:date="2026-01-01T00:00:00Z">
        <w:r>
          <w:t xml:space="preserve">,</w:t>
        </w:r>
      </w:ins>
      <w:ins w:id="1881" w:author="PR Preview" w:date="2026-01-01T00:00:00Z">
        <w:r>
          <w:t xml:space="preserve"> </w:t>
        </w:r>
      </w:ins>
      <w:ins w:id="1882" w:author="PR Preview" w:date="2026-01-01T00:00:00Z">
        <w:r>
          <w:t xml:space="preserve">and by strong induction they hold for every natural number</w:t>
        </w:r>
      </w:ins>
      <w:ins w:id="1883" w:author="PR Preview" w:date="2026-01-01T00:00:00Z">
        <w:r>
          <w:t xml:space="preserve"> </w:t>
        </w:r>
      </w:ins>
      <m:oMath>
        <m:r>
          <m:t>n</m:t>
        </m:r>
      </m:oMath>
      <w:ins w:id="1884" w:author="PR Preview" w:date="2026-01-01T00:00:00Z">
        <w:r>
          <w:t xml:space="preserve">.</w:t>
        </w:r>
      </w:ins>
    </w:p>
    <w:bookmarkEnd w:id="73"/>
    <w:bookmarkStart w:id="91" w:name="references"/>
    <w:p>
      <w:pPr>
        <w:pStyle w:val="Heading1"/>
      </w:pPr>
      <w:ins w:id="1885" w:author="PR Preview" w:date="2026-01-01T00:00:00Z">
        <w:r>
          <w:t xml:space="preserve">References</w:t>
        </w:r>
      </w:ins>
    </w:p>
    <w:bookmarkStart w:id="90" w:name="refs"/>
    <w:bookmarkStart w:id="75" w:name="ref-wikipedia_alphabet_formal_languages"/>
    <w:p>
      <w:pPr>
        <w:pStyle w:val="Bibliography"/>
      </w:pPr>
      <w:ins w:id="1886" w:author="PR Preview" w:date="2026-01-01T00:00:00Z">
        <w:r>
          <w:t xml:space="preserve">Wikipedia contributors. 2026a.</w:t>
        </w:r>
      </w:ins>
      <w:ins w:id="1887" w:author="PR Preview" w:date="2026-01-01T00:00:00Z">
        <w:r>
          <w:t xml:space="preserve"> </w:t>
        </w:r>
      </w:ins>
      <w:ins w:id="1888" w:author="PR Preview" w:date="2026-01-01T00:00:00Z">
        <w:r>
          <w:rPr>
            <w:i/>
            <w:iCs/>
          </w:rPr>
          <w:t xml:space="preserve">Alphabet (Formal Languages) —</w:t>
        </w:r>
      </w:ins>
      <w:ins w:id="1889" w:author="PR Preview" w:date="2026-01-01T00:00:00Z">
        <w:r>
          <w:rPr>
            <w:i/>
            <w:iCs/>
          </w:rPr>
          <w:t xml:space="preserve"> </w:t>
        </w:r>
      </w:ins>
      <w:ins w:id="1890" w:author="PR Preview" w:date="2026-01-01T00:00:00Z">
        <w:r>
          <w:rPr>
            <w:i/>
            <w:iCs/>
          </w:rPr>
          <w:t xml:space="preserve">Wikipedia</w:t>
        </w:r>
      </w:ins>
      <w:ins w:id="1891" w:author="PR Preview" w:date="2026-01-01T00:00:00Z">
        <w:r>
          <w:rPr>
            <w:i/>
            <w:iCs/>
          </w:rPr>
          <w:t xml:space="preserve">,</w:t>
        </w:r>
      </w:ins>
      <w:ins w:id="1892" w:author="PR Preview" w:date="2026-01-01T00:00:00Z">
        <w:r>
          <w:rPr>
            <w:i/>
            <w:iCs/>
          </w:rPr>
          <w:t xml:space="preserve"> </w:t>
        </w:r>
      </w:ins>
      <w:ins w:id="1893" w:author="PR Preview" w:date="2026-01-01T00:00:00Z">
        <w:r>
          <w:rPr>
            <w:i/>
            <w:iCs/>
          </w:rPr>
          <w:t xml:space="preserve">the Free Encyclopedia</w:t>
        </w:r>
      </w:ins>
      <w:ins w:id="1894" w:author="PR Preview" w:date="2026-01-01T00:00:00Z">
        <w:r>
          <w:t xml:space="preserve">.</w:t>
        </w:r>
      </w:ins>
      <w:ins w:id="1895" w:author="PR Preview" w:date="2026-01-01T00:00:00Z">
        <w:r>
          <w:t xml:space="preserve"> </w:t>
        </w:r>
      </w:ins>
      <w:hyperlink r:id="rId74">
        <w:ins w:id="1896" w:author="PR Preview" w:date="2026-01-01T00:00:00Z">
          <w:r>
            <w:rPr>
              <w:rStyle w:val="Hyperlink"/>
            </w:rPr>
            <w:t xml:space="preserve">https://en.wikipedia.org/wiki/Alphabet_(formal_languages)</w:t>
          </w:r>
        </w:ins>
      </w:hyperlink>
      <w:ins w:id="1897" w:author="PR Preview" w:date="2026-01-01T00:00:00Z">
        <w:r>
          <w:t xml:space="preserve">.</w:t>
        </w:r>
      </w:ins>
    </w:p>
    <w:bookmarkEnd w:id="75"/>
    <w:bookmarkStart w:id="77" w:name="ref-wikipedia_floor_ceiling"/>
    <w:p>
      <w:pPr>
        <w:pStyle w:val="Bibliography"/>
      </w:pPr>
      <w:ins w:id="1898" w:author="PR Preview" w:date="2026-01-01T00:00:00Z">
        <w:r>
          <w:t xml:space="preserve">Wikipedia contributors. 2026b.</w:t>
        </w:r>
      </w:ins>
      <w:ins w:id="1899" w:author="PR Preview" w:date="2026-01-01T00:00:00Z">
        <w:r>
          <w:t xml:space="preserve"> </w:t>
        </w:r>
      </w:ins>
      <w:ins w:id="1900" w:author="PR Preview" w:date="2026-01-01T00:00:00Z">
        <w:r>
          <w:rPr>
            <w:i/>
            <w:iCs/>
          </w:rPr>
          <w:t xml:space="preserve">Floor and Ceiling Functions —</w:t>
        </w:r>
      </w:ins>
      <w:ins w:id="1901" w:author="PR Preview" w:date="2026-01-01T00:00:00Z">
        <w:r>
          <w:rPr>
            <w:i/>
            <w:iCs/>
          </w:rPr>
          <w:t xml:space="preserve"> </w:t>
        </w:r>
      </w:ins>
      <w:ins w:id="1902" w:author="PR Preview" w:date="2026-01-01T00:00:00Z">
        <w:r>
          <w:rPr>
            <w:i/>
            <w:iCs/>
          </w:rPr>
          <w:t xml:space="preserve">Wikipedia</w:t>
        </w:r>
      </w:ins>
      <w:ins w:id="1903" w:author="PR Preview" w:date="2026-01-01T00:00:00Z">
        <w:r>
          <w:rPr>
            <w:i/>
            <w:iCs/>
          </w:rPr>
          <w:t xml:space="preserve">,</w:t>
        </w:r>
      </w:ins>
      <w:ins w:id="1904" w:author="PR Preview" w:date="2026-01-01T00:00:00Z">
        <w:r>
          <w:rPr>
            <w:i/>
            <w:iCs/>
          </w:rPr>
          <w:t xml:space="preserve"> </w:t>
        </w:r>
      </w:ins>
      <w:ins w:id="1905" w:author="PR Preview" w:date="2026-01-01T00:00:00Z">
        <w:r>
          <w:rPr>
            <w:i/>
            <w:iCs/>
          </w:rPr>
          <w:t xml:space="preserve">the Free Encyclopedia</w:t>
        </w:r>
      </w:ins>
      <w:ins w:id="1906" w:author="PR Preview" w:date="2026-01-01T00:00:00Z">
        <w:r>
          <w:t xml:space="preserve">.</w:t>
        </w:r>
      </w:ins>
      <w:ins w:id="1907" w:author="PR Preview" w:date="2026-01-01T00:00:00Z">
        <w:r>
          <w:t xml:space="preserve"> </w:t>
        </w:r>
      </w:ins>
      <w:hyperlink r:id="rId76">
        <w:ins w:id="1908" w:author="PR Preview" w:date="2026-01-01T00:00:00Z">
          <w:r>
            <w:rPr>
              <w:rStyle w:val="Hyperlink"/>
            </w:rPr>
            <w:t xml:space="preserve">https://en.wikipedia.org/wiki/Floor_and_ceiling_functions</w:t>
          </w:r>
        </w:ins>
      </w:hyperlink>
      <w:ins w:id="1909" w:author="PR Preview" w:date="2026-01-01T00:00:00Z">
        <w:r>
          <w:t xml:space="preserve">.</w:t>
        </w:r>
      </w:ins>
    </w:p>
    <w:bookmarkEnd w:id="77"/>
    <w:bookmarkStart w:id="79" w:name="ref-wikipedia_list_abstract_data_type"/>
    <w:p>
      <w:pPr>
        <w:pStyle w:val="Bibliography"/>
      </w:pPr>
      <w:ins w:id="1910" w:author="PR Preview" w:date="2026-01-01T00:00:00Z">
        <w:r>
          <w:t xml:space="preserve">Wikipedia contributors. 2026c.</w:t>
        </w:r>
      </w:ins>
      <w:ins w:id="1911" w:author="PR Preview" w:date="2026-01-01T00:00:00Z">
        <w:r>
          <w:t xml:space="preserve"> </w:t>
        </w:r>
      </w:ins>
      <w:ins w:id="1912" w:author="PR Preview" w:date="2026-01-01T00:00:00Z">
        <w:r>
          <w:rPr>
            <w:i/>
            <w:iCs/>
          </w:rPr>
          <w:t xml:space="preserve">List (Abstract Data Type) —</w:t>
        </w:r>
      </w:ins>
      <w:ins w:id="1913" w:author="PR Preview" w:date="2026-01-01T00:00:00Z">
        <w:r>
          <w:rPr>
            <w:i/>
            <w:iCs/>
          </w:rPr>
          <w:t xml:space="preserve"> </w:t>
        </w:r>
      </w:ins>
      <w:ins w:id="1914" w:author="PR Preview" w:date="2026-01-01T00:00:00Z">
        <w:r>
          <w:rPr>
            <w:i/>
            <w:iCs/>
          </w:rPr>
          <w:t xml:space="preserve">Wikipedia</w:t>
        </w:r>
      </w:ins>
      <w:ins w:id="1915" w:author="PR Preview" w:date="2026-01-01T00:00:00Z">
        <w:r>
          <w:rPr>
            <w:i/>
            <w:iCs/>
          </w:rPr>
          <w:t xml:space="preserve">,</w:t>
        </w:r>
      </w:ins>
      <w:ins w:id="1916" w:author="PR Preview" w:date="2026-01-01T00:00:00Z">
        <w:r>
          <w:rPr>
            <w:i/>
            <w:iCs/>
          </w:rPr>
          <w:t xml:space="preserve"> </w:t>
        </w:r>
      </w:ins>
      <w:ins w:id="1917" w:author="PR Preview" w:date="2026-01-01T00:00:00Z">
        <w:r>
          <w:rPr>
            <w:i/>
            <w:iCs/>
          </w:rPr>
          <w:t xml:space="preserve">the Free Encyclopedia</w:t>
        </w:r>
      </w:ins>
      <w:ins w:id="1918" w:author="PR Preview" w:date="2026-01-01T00:00:00Z">
        <w:r>
          <w:t xml:space="preserve">.</w:t>
        </w:r>
      </w:ins>
      <w:ins w:id="1919" w:author="PR Preview" w:date="2026-01-01T00:00:00Z">
        <w:r>
          <w:t xml:space="preserve"> </w:t>
        </w:r>
      </w:ins>
      <w:hyperlink r:id="rId78">
        <w:ins w:id="1920" w:author="PR Preview" w:date="2026-01-01T00:00:00Z">
          <w:r>
            <w:rPr>
              <w:rStyle w:val="Hyperlink"/>
            </w:rPr>
            <w:t xml:space="preserve">https://en.wikipedia.org/wiki/List_(abstract_data_type)</w:t>
          </w:r>
        </w:ins>
      </w:hyperlink>
      <w:ins w:id="1921" w:author="PR Preview" w:date="2026-01-01T00:00:00Z">
        <w:r>
          <w:t xml:space="preserve">.</w:t>
        </w:r>
      </w:ins>
    </w:p>
    <w:bookmarkEnd w:id="79"/>
    <w:bookmarkStart w:id="81" w:name="ref-wikipedia_palindrome"/>
    <w:p>
      <w:pPr>
        <w:pStyle w:val="Bibliography"/>
      </w:pPr>
      <w:ins w:id="1922" w:author="PR Preview" w:date="2026-01-01T00:00:00Z">
        <w:r>
          <w:t xml:space="preserve">Wikipedia contributors. 2026d.</w:t>
        </w:r>
      </w:ins>
      <w:ins w:id="1923" w:author="PR Preview" w:date="2026-01-01T00:00:00Z">
        <w:r>
          <w:t xml:space="preserve"> </w:t>
        </w:r>
      </w:ins>
      <w:ins w:id="1924" w:author="PR Preview" w:date="2026-01-01T00:00:00Z">
        <w:r>
          <w:rPr>
            <w:i/>
            <w:iCs/>
          </w:rPr>
          <w:t xml:space="preserve">Palindrome —</w:t>
        </w:r>
      </w:ins>
      <w:ins w:id="1925" w:author="PR Preview" w:date="2026-01-01T00:00:00Z">
        <w:r>
          <w:rPr>
            <w:i/>
            <w:iCs/>
          </w:rPr>
          <w:t xml:space="preserve"> </w:t>
        </w:r>
      </w:ins>
      <w:ins w:id="1926" w:author="PR Preview" w:date="2026-01-01T00:00:00Z">
        <w:r>
          <w:rPr>
            <w:i/>
            <w:iCs/>
          </w:rPr>
          <w:t xml:space="preserve">Wikipedia</w:t>
        </w:r>
      </w:ins>
      <w:ins w:id="1927" w:author="PR Preview" w:date="2026-01-01T00:00:00Z">
        <w:r>
          <w:rPr>
            <w:i/>
            <w:iCs/>
          </w:rPr>
          <w:t xml:space="preserve">,</w:t>
        </w:r>
      </w:ins>
      <w:ins w:id="1928" w:author="PR Preview" w:date="2026-01-01T00:00:00Z">
        <w:r>
          <w:rPr>
            <w:i/>
            <w:iCs/>
          </w:rPr>
          <w:t xml:space="preserve"> </w:t>
        </w:r>
      </w:ins>
      <w:ins w:id="1929" w:author="PR Preview" w:date="2026-01-01T00:00:00Z">
        <w:r>
          <w:rPr>
            <w:i/>
            <w:iCs/>
          </w:rPr>
          <w:t xml:space="preserve">the Free Encyclopedia</w:t>
        </w:r>
      </w:ins>
      <w:ins w:id="1930" w:author="PR Preview" w:date="2026-01-01T00:00:00Z">
        <w:r>
          <w:t xml:space="preserve">.</w:t>
        </w:r>
      </w:ins>
      <w:ins w:id="1931" w:author="PR Preview" w:date="2026-01-01T00:00:00Z">
        <w:r>
          <w:t xml:space="preserve"> </w:t>
        </w:r>
      </w:ins>
      <w:hyperlink r:id="rId80">
        <w:ins w:id="1932" w:author="PR Preview" w:date="2026-01-01T00:00:00Z">
          <w:r>
            <w:rPr>
              <w:rStyle w:val="Hyperlink"/>
            </w:rPr>
            <w:t xml:space="preserve">https://en.wikipedia.org/wiki/Palindrome</w:t>
          </w:r>
        </w:ins>
      </w:hyperlink>
      <w:ins w:id="1933" w:author="PR Preview" w:date="2026-01-01T00:00:00Z">
        <w:r>
          <w:t xml:space="preserve">.</w:t>
        </w:r>
      </w:ins>
    </w:p>
    <w:bookmarkEnd w:id="81"/>
    <w:bookmarkStart w:id="83" w:name="ref-wikipedia_recursion_computer_science"/>
    <w:p>
      <w:pPr>
        <w:pStyle w:val="Bibliography"/>
      </w:pPr>
      <w:ins w:id="1934" w:author="PR Preview" w:date="2026-01-01T00:00:00Z">
        <w:r>
          <w:t xml:space="preserve">Wikipedia contributors. 2026e.</w:t>
        </w:r>
      </w:ins>
      <w:ins w:id="1935" w:author="PR Preview" w:date="2026-01-01T00:00:00Z">
        <w:r>
          <w:t xml:space="preserve"> </w:t>
        </w:r>
      </w:ins>
      <w:ins w:id="1936" w:author="PR Preview" w:date="2026-01-01T00:00:00Z">
        <w:r>
          <w:rPr>
            <w:i/>
            <w:iCs/>
          </w:rPr>
          <w:t xml:space="preserve">Recursion (Computer Science) —</w:t>
        </w:r>
      </w:ins>
      <w:ins w:id="1937" w:author="PR Preview" w:date="2026-01-01T00:00:00Z">
        <w:r>
          <w:rPr>
            <w:i/>
            <w:iCs/>
          </w:rPr>
          <w:t xml:space="preserve"> </w:t>
        </w:r>
      </w:ins>
      <w:ins w:id="1938" w:author="PR Preview" w:date="2026-01-01T00:00:00Z">
        <w:r>
          <w:rPr>
            <w:i/>
            <w:iCs/>
          </w:rPr>
          <w:t xml:space="preserve">Wikipedia</w:t>
        </w:r>
      </w:ins>
      <w:ins w:id="1939" w:author="PR Preview" w:date="2026-01-01T00:00:00Z">
        <w:r>
          <w:rPr>
            <w:i/>
            <w:iCs/>
          </w:rPr>
          <w:t xml:space="preserve">,</w:t>
        </w:r>
      </w:ins>
      <w:ins w:id="1940" w:author="PR Preview" w:date="2026-01-01T00:00:00Z">
        <w:r>
          <w:rPr>
            <w:i/>
            <w:iCs/>
          </w:rPr>
          <w:t xml:space="preserve"> </w:t>
        </w:r>
      </w:ins>
      <w:ins w:id="1941" w:author="PR Preview" w:date="2026-01-01T00:00:00Z">
        <w:r>
          <w:rPr>
            <w:i/>
            <w:iCs/>
          </w:rPr>
          <w:t xml:space="preserve">the Free Encyclopedia</w:t>
        </w:r>
      </w:ins>
      <w:ins w:id="1942" w:author="PR Preview" w:date="2026-01-01T00:00:00Z">
        <w:r>
          <w:t xml:space="preserve">.</w:t>
        </w:r>
      </w:ins>
      <w:ins w:id="1943" w:author="PR Preview" w:date="2026-01-01T00:00:00Z">
        <w:r>
          <w:t xml:space="preserve"> </w:t>
        </w:r>
      </w:ins>
      <w:hyperlink r:id="rId82">
        <w:ins w:id="1944" w:author="PR Preview" w:date="2026-01-01T00:00:00Z">
          <w:r>
            <w:rPr>
              <w:rStyle w:val="Hyperlink"/>
            </w:rPr>
            <w:t xml:space="preserve">https://en.wikipedia.org/wiki/Recursion_(computer_science)</w:t>
          </w:r>
        </w:ins>
      </w:hyperlink>
      <w:ins w:id="1945" w:author="PR Preview" w:date="2026-01-01T00:00:00Z">
        <w:r>
          <w:t xml:space="preserve">.</w:t>
        </w:r>
      </w:ins>
    </w:p>
    <w:bookmarkEnd w:id="83"/>
    <w:bookmarkStart w:id="85" w:name="ref-wikipedia_recursive_definition"/>
    <w:p>
      <w:pPr>
        <w:pStyle w:val="Bibliography"/>
      </w:pPr>
      <w:ins w:id="1946" w:author="PR Preview" w:date="2026-01-01T00:00:00Z">
        <w:r>
          <w:t xml:space="preserve">Wikipedia contributors. 2026f.</w:t>
        </w:r>
      </w:ins>
      <w:ins w:id="1947" w:author="PR Preview" w:date="2026-01-01T00:00:00Z">
        <w:r>
          <w:t xml:space="preserve"> </w:t>
        </w:r>
      </w:ins>
      <w:ins w:id="1948" w:author="PR Preview" w:date="2026-01-01T00:00:00Z">
        <w:r>
          <w:rPr>
            <w:i/>
            <w:iCs/>
          </w:rPr>
          <w:t xml:space="preserve">Recursive Definition —</w:t>
        </w:r>
      </w:ins>
      <w:ins w:id="1949" w:author="PR Preview" w:date="2026-01-01T00:00:00Z">
        <w:r>
          <w:rPr>
            <w:i/>
            <w:iCs/>
          </w:rPr>
          <w:t xml:space="preserve"> </w:t>
        </w:r>
      </w:ins>
      <w:ins w:id="1950" w:author="PR Preview" w:date="2026-01-01T00:00:00Z">
        <w:r>
          <w:rPr>
            <w:i/>
            <w:iCs/>
          </w:rPr>
          <w:t xml:space="preserve">Wikipedia</w:t>
        </w:r>
      </w:ins>
      <w:ins w:id="1951" w:author="PR Preview" w:date="2026-01-01T00:00:00Z">
        <w:r>
          <w:rPr>
            <w:i/>
            <w:iCs/>
          </w:rPr>
          <w:t xml:space="preserve">,</w:t>
        </w:r>
      </w:ins>
      <w:ins w:id="1952" w:author="PR Preview" w:date="2026-01-01T00:00:00Z">
        <w:r>
          <w:rPr>
            <w:i/>
            <w:iCs/>
          </w:rPr>
          <w:t xml:space="preserve"> </w:t>
        </w:r>
      </w:ins>
      <w:ins w:id="1953" w:author="PR Preview" w:date="2026-01-01T00:00:00Z">
        <w:r>
          <w:rPr>
            <w:i/>
            <w:iCs/>
          </w:rPr>
          <w:t xml:space="preserve">the Free Encyclopedia</w:t>
        </w:r>
      </w:ins>
      <w:ins w:id="1954" w:author="PR Preview" w:date="2026-01-01T00:00:00Z">
        <w:r>
          <w:t xml:space="preserve">.</w:t>
        </w:r>
      </w:ins>
      <w:ins w:id="1955" w:author="PR Preview" w:date="2026-01-01T00:00:00Z">
        <w:r>
          <w:t xml:space="preserve"> </w:t>
        </w:r>
      </w:ins>
      <w:hyperlink r:id="rId84">
        <w:ins w:id="1956" w:author="PR Preview" w:date="2026-01-01T00:00:00Z">
          <w:r>
            <w:rPr>
              <w:rStyle w:val="Hyperlink"/>
            </w:rPr>
            <w:t xml:space="preserve">https://en.wikipedia.org/wiki/Recursive_definition</w:t>
          </w:r>
        </w:ins>
      </w:hyperlink>
      <w:ins w:id="1957" w:author="PR Preview" w:date="2026-01-01T00:00:00Z">
        <w:r>
          <w:t xml:space="preserve">.</w:t>
        </w:r>
      </w:ins>
    </w:p>
    <w:bookmarkEnd w:id="85"/>
    <w:bookmarkStart w:id="87" w:name="ref-wikipedia_string_computer_science"/>
    <w:p>
      <w:pPr>
        <w:pStyle w:val="Bibliography"/>
      </w:pPr>
      <w:ins w:id="1958" w:author="PR Preview" w:date="2026-01-01T00:00:00Z">
        <w:r>
          <w:t xml:space="preserve">Wikipedia contributors. 2026g.</w:t>
        </w:r>
      </w:ins>
      <w:ins w:id="1959" w:author="PR Preview" w:date="2026-01-01T00:00:00Z">
        <w:r>
          <w:t xml:space="preserve"> </w:t>
        </w:r>
      </w:ins>
      <w:ins w:id="1960" w:author="PR Preview" w:date="2026-01-01T00:00:00Z">
        <w:r>
          <w:rPr>
            <w:i/>
            <w:iCs/>
          </w:rPr>
          <w:t xml:space="preserve">String (Computer Science) —</w:t>
        </w:r>
      </w:ins>
      <w:ins w:id="1961" w:author="PR Preview" w:date="2026-01-01T00:00:00Z">
        <w:r>
          <w:rPr>
            <w:i/>
            <w:iCs/>
          </w:rPr>
          <w:t xml:space="preserve"> </w:t>
        </w:r>
      </w:ins>
      <w:ins w:id="1962" w:author="PR Preview" w:date="2026-01-01T00:00:00Z">
        <w:r>
          <w:rPr>
            <w:i/>
            <w:iCs/>
          </w:rPr>
          <w:t xml:space="preserve">Wikipedia</w:t>
        </w:r>
      </w:ins>
      <w:ins w:id="1963" w:author="PR Preview" w:date="2026-01-01T00:00:00Z">
        <w:r>
          <w:rPr>
            <w:i/>
            <w:iCs/>
          </w:rPr>
          <w:t xml:space="preserve">,</w:t>
        </w:r>
      </w:ins>
      <w:ins w:id="1964" w:author="PR Preview" w:date="2026-01-01T00:00:00Z">
        <w:r>
          <w:rPr>
            <w:i/>
            <w:iCs/>
          </w:rPr>
          <w:t xml:space="preserve"> </w:t>
        </w:r>
      </w:ins>
      <w:ins w:id="1965" w:author="PR Preview" w:date="2026-01-01T00:00:00Z">
        <w:r>
          <w:rPr>
            <w:i/>
            <w:iCs/>
          </w:rPr>
          <w:t xml:space="preserve">the Free Encyclopedia</w:t>
        </w:r>
      </w:ins>
      <w:ins w:id="1966" w:author="PR Preview" w:date="2026-01-01T00:00:00Z">
        <w:r>
          <w:t xml:space="preserve">.</w:t>
        </w:r>
      </w:ins>
      <w:ins w:id="1967" w:author="PR Preview" w:date="2026-01-01T00:00:00Z">
        <w:r>
          <w:t xml:space="preserve"> </w:t>
        </w:r>
      </w:ins>
      <w:hyperlink r:id="rId86">
        <w:ins w:id="1968" w:author="PR Preview" w:date="2026-01-01T00:00:00Z">
          <w:r>
            <w:rPr>
              <w:rStyle w:val="Hyperlink"/>
            </w:rPr>
            <w:t xml:space="preserve">https://en.wikipedia.org/wiki/String_(computer_science)</w:t>
          </w:r>
        </w:ins>
      </w:hyperlink>
      <w:ins w:id="1969" w:author="PR Preview" w:date="2026-01-01T00:00:00Z">
        <w:r>
          <w:t xml:space="preserve">.</w:t>
        </w:r>
      </w:ins>
    </w:p>
    <w:bookmarkEnd w:id="87"/>
    <w:bookmarkStart w:id="89" w:name="ref-wikipedia_structural_induction"/>
    <w:p>
      <w:pPr>
        <w:pStyle w:val="Bibliography"/>
      </w:pPr>
      <w:ins w:id="1970" w:author="PR Preview" w:date="2026-01-01T00:00:00Z">
        <w:r>
          <w:t xml:space="preserve">Wikipedia contributors. 2026h.</w:t>
        </w:r>
      </w:ins>
      <w:ins w:id="1971" w:author="PR Preview" w:date="2026-01-01T00:00:00Z">
        <w:r>
          <w:t xml:space="preserve"> </w:t>
        </w:r>
      </w:ins>
      <w:ins w:id="1972" w:author="PR Preview" w:date="2026-01-01T00:00:00Z">
        <w:r>
          <w:rPr>
            <w:i/>
            <w:iCs/>
          </w:rPr>
          <w:t xml:space="preserve">Structural Induction —</w:t>
        </w:r>
      </w:ins>
      <w:ins w:id="1973" w:author="PR Preview" w:date="2026-01-01T00:00:00Z">
        <w:r>
          <w:rPr>
            <w:i/>
            <w:iCs/>
          </w:rPr>
          <w:t xml:space="preserve"> </w:t>
        </w:r>
      </w:ins>
      <w:ins w:id="1974" w:author="PR Preview" w:date="2026-01-01T00:00:00Z">
        <w:r>
          <w:rPr>
            <w:i/>
            <w:iCs/>
          </w:rPr>
          <w:t xml:space="preserve">Wikipedia</w:t>
        </w:r>
      </w:ins>
      <w:ins w:id="1975" w:author="PR Preview" w:date="2026-01-01T00:00:00Z">
        <w:r>
          <w:rPr>
            <w:i/>
            <w:iCs/>
          </w:rPr>
          <w:t xml:space="preserve">,</w:t>
        </w:r>
      </w:ins>
      <w:ins w:id="1976" w:author="PR Preview" w:date="2026-01-01T00:00:00Z">
        <w:r>
          <w:rPr>
            <w:i/>
            <w:iCs/>
          </w:rPr>
          <w:t xml:space="preserve"> </w:t>
        </w:r>
      </w:ins>
      <w:ins w:id="1977" w:author="PR Preview" w:date="2026-01-01T00:00:00Z">
        <w:r>
          <w:rPr>
            <w:i/>
            <w:iCs/>
          </w:rPr>
          <w:t xml:space="preserve">the Free Encyclopedia</w:t>
        </w:r>
      </w:ins>
      <w:ins w:id="1978" w:author="PR Preview" w:date="2026-01-01T00:00:00Z">
        <w:r>
          <w:t xml:space="preserve">.</w:t>
        </w:r>
      </w:ins>
      <w:ins w:id="1979" w:author="PR Preview" w:date="2026-01-01T00:00:00Z">
        <w:r>
          <w:t xml:space="preserve"> </w:t>
        </w:r>
      </w:ins>
      <w:hyperlink r:id="rId88">
        <w:ins w:id="1980" w:author="PR Preview" w:date="2026-01-01T00:00:00Z">
          <w:r>
            <w:rPr>
              <w:rStyle w:val="Hyperlink"/>
            </w:rPr>
            <w:t xml:space="preserve">https://en.wikipedia.org/wiki/Structural_induction</w:t>
          </w:r>
        </w:ins>
      </w:hyperlink>
      <w:ins w:id="1981" w:author="PR Preview" w:date="2026-01-01T00:00:00Z">
        <w:r>
          <w:t xml:space="preserve">.</w:t>
        </w:r>
      </w:ins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4" Type="http://schemas.openxmlformats.org/officeDocument/2006/relationships/hyperlink" Target="https://en.wikipedia.org/wiki/Alphabet_(formal_languages)" TargetMode="External"/><Relationship Id="rId76" Type="http://schemas.openxmlformats.org/officeDocument/2006/relationships/hyperlink" Target="https://en.wikipedia.org/wiki/Floor_and_ceiling_functions" TargetMode="External"/><Relationship Id="rId78" Type="http://schemas.openxmlformats.org/officeDocument/2006/relationships/hyperlink" Target="https://en.wikipedia.org/wiki/List_(abstract_data_type)" TargetMode="External"/><Relationship Id="rId80" Type="http://schemas.openxmlformats.org/officeDocument/2006/relationships/hyperlink" Target="https://en.wikipedia.org/wiki/Palindrome" TargetMode="External"/><Relationship Id="rId82" Type="http://schemas.openxmlformats.org/officeDocument/2006/relationships/hyperlink" Target="https://en.wikipedia.org/wiki/Recursion_(computer_science)" TargetMode="External"/><Relationship Id="rId84" Type="http://schemas.openxmlformats.org/officeDocument/2006/relationships/hyperlink" Target="https://en.wikipedia.org/wiki/Recursive_definition" TargetMode="External"/><Relationship Id="rId86" Type="http://schemas.openxmlformats.org/officeDocument/2006/relationships/hyperlink" Target="https://en.wikipedia.org/wiki/String_(computer_science)" TargetMode="External"/><Relationship Id="rId88" Type="http://schemas.openxmlformats.org/officeDocument/2006/relationships/hyperlink" Target="https://en.wikipedia.org/wiki/Structural_induction" TargetMode="External"/><Relationship Id="rId67" Type="http://schemas.openxmlformats.org/officeDocument/2006/relationships/hyperlink" Target="https://morrison-lab.github.io/mcs/chapters/direct-proof.html#def-even-odd" TargetMode="External"/><Relationship Id="rId15" Type="http://schemas.openxmlformats.org/officeDocument/2006/relationships/hyperlink" Target="https://morrison-lab.github.io/mcs/chapters/direct-proof.html#def-integers" TargetMode="External"/><Relationship Id="rId37" Type="http://schemas.openxmlformats.org/officeDocument/2006/relationships/hyperlink" Target="https://morrison-lab.github.io/mcs/chapters/equivalence-negation.html#exr-palindrome" TargetMode="External"/><Relationship Id="rId64" Type="http://schemas.openxmlformats.org/officeDocument/2006/relationships/hyperlink" Target="https://morrison-lab.github.io/mcs/chapters/induction.html#def-proof-by-induction" TargetMode="External"/><Relationship Id="rId18" Type="http://schemas.openxmlformats.org/officeDocument/2006/relationships/hyperlink" Target="https://morrison-lab.github.io/mcs/chapters/induction.html#def-recursive-sequence" TargetMode="External"/><Relationship Id="rId69" Type="http://schemas.openxmlformats.org/officeDocument/2006/relationships/hyperlink" Target="https://morrison-lab.github.io/mcs/chapters/induction.html#def-strong-induction" TargetMode="External"/><Relationship Id="rId65" Type="http://schemas.openxmlformats.org/officeDocument/2006/relationships/hyperlink" Target="https://morrison-lab.github.io/mcs/chapters/induction.html#rem-induction-template" TargetMode="External"/><Relationship Id="rId54" Type="http://schemas.openxmlformats.org/officeDocument/2006/relationships/hyperlink" Target="https://morrison-lab.github.io/mcs/chapters/loop-invariants.html#rem-pseudocode" TargetMode="External"/><Relationship Id="rId22" Type="http://schemas.openxmlformats.org/officeDocument/2006/relationships/hyperlink" Target="https://morrison-lab.github.io/mcs/chapters/sets.html#def-natural-numbers" TargetMode="External"/><Relationship Id="rId20" Type="http://schemas.openxmlformats.org/officeDocument/2006/relationships/hyperlink" Target="https://morrison-lab.github.io/mcs/chapters/sets.html#def-real-numbers" TargetMode="External"/><Relationship Id="rId26" Type="http://schemas.openxmlformats.org/officeDocument/2006/relationships/hyperlink" Target="https://morrison-lab.github.io/mcs/chapters/sets.html#def-set" TargetMode="External"/><Relationship Id="rId57" Type="http://schemas.openxmlformats.org/officeDocument/2006/relationships/hyperlink" Target="https://morrison-lab.github.io/mds/expressions-algorithms.html#def-algorithm" TargetMode="External"/><Relationship Id="rId16" Type="http://schemas.openxmlformats.org/officeDocument/2006/relationships/hyperlink" Target="https://morrison-lab.github.io/mds/functions.html#def-function" TargetMode="External"/><Relationship Id="rId12" Type="http://schemas.openxmlformats.org/officeDocument/2006/relationships/hyperlink" Target="https://morrison-lab.github.io/mds/functions.html#def-sequence" TargetMode="External"/><Relationship Id="rId30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74" Type="http://schemas.openxmlformats.org/officeDocument/2006/relationships/hyperlink" Target="https://en.wikipedia.org/wiki/Alphabet_(formal_languages)" TargetMode="External"/><Relationship Id="rId76" Type="http://schemas.openxmlformats.org/officeDocument/2006/relationships/hyperlink" Target="https://en.wikipedia.org/wiki/Floor_and_ceiling_functions" TargetMode="External"/><Relationship Id="rId78" Type="http://schemas.openxmlformats.org/officeDocument/2006/relationships/hyperlink" Target="https://en.wikipedia.org/wiki/List_(abstract_data_type)" TargetMode="External"/><Relationship Id="rId80" Type="http://schemas.openxmlformats.org/officeDocument/2006/relationships/hyperlink" Target="https://en.wikipedia.org/wiki/Palindrome" TargetMode="External"/><Relationship Id="rId82" Type="http://schemas.openxmlformats.org/officeDocument/2006/relationships/hyperlink" Target="https://en.wikipedia.org/wiki/Recursion_(computer_science)" TargetMode="External"/><Relationship Id="rId84" Type="http://schemas.openxmlformats.org/officeDocument/2006/relationships/hyperlink" Target="https://en.wikipedia.org/wiki/Recursive_definition" TargetMode="External"/><Relationship Id="rId86" Type="http://schemas.openxmlformats.org/officeDocument/2006/relationships/hyperlink" Target="https://en.wikipedia.org/wiki/String_(computer_science)" TargetMode="External"/><Relationship Id="rId88" Type="http://schemas.openxmlformats.org/officeDocument/2006/relationships/hyperlink" Target="https://en.wikipedia.org/wiki/Structural_induction" TargetMode="External"/><Relationship Id="rId67" Type="http://schemas.openxmlformats.org/officeDocument/2006/relationships/hyperlink" Target="https://morrison-lab.github.io/mcs/chapters/direct-proof.html#def-even-odd" TargetMode="External"/><Relationship Id="rId15" Type="http://schemas.openxmlformats.org/officeDocument/2006/relationships/hyperlink" Target="https://morrison-lab.github.io/mcs/chapters/direct-proof.html#def-integers" TargetMode="External"/><Relationship Id="rId37" Type="http://schemas.openxmlformats.org/officeDocument/2006/relationships/hyperlink" Target="https://morrison-lab.github.io/mcs/chapters/equivalence-negation.html#exr-palindrome" TargetMode="External"/><Relationship Id="rId64" Type="http://schemas.openxmlformats.org/officeDocument/2006/relationships/hyperlink" Target="https://morrison-lab.github.io/mcs/chapters/induction.html#def-proof-by-induction" TargetMode="External"/><Relationship Id="rId18" Type="http://schemas.openxmlformats.org/officeDocument/2006/relationships/hyperlink" Target="https://morrison-lab.github.io/mcs/chapters/induction.html#def-recursive-sequence" TargetMode="External"/><Relationship Id="rId69" Type="http://schemas.openxmlformats.org/officeDocument/2006/relationships/hyperlink" Target="https://morrison-lab.github.io/mcs/chapters/induction.html#def-strong-induction" TargetMode="External"/><Relationship Id="rId65" Type="http://schemas.openxmlformats.org/officeDocument/2006/relationships/hyperlink" Target="https://morrison-lab.github.io/mcs/chapters/induction.html#rem-induction-template" TargetMode="External"/><Relationship Id="rId54" Type="http://schemas.openxmlformats.org/officeDocument/2006/relationships/hyperlink" Target="https://morrison-lab.github.io/mcs/chapters/loop-invariants.html#rem-pseudocode" TargetMode="External"/><Relationship Id="rId22" Type="http://schemas.openxmlformats.org/officeDocument/2006/relationships/hyperlink" Target="https://morrison-lab.github.io/mcs/chapters/sets.html#def-natural-numbers" TargetMode="External"/><Relationship Id="rId20" Type="http://schemas.openxmlformats.org/officeDocument/2006/relationships/hyperlink" Target="https://morrison-lab.github.io/mcs/chapters/sets.html#def-real-numbers" TargetMode="External"/><Relationship Id="rId26" Type="http://schemas.openxmlformats.org/officeDocument/2006/relationships/hyperlink" Target="https://morrison-lab.github.io/mcs/chapters/sets.html#def-set" TargetMode="External"/><Relationship Id="rId57" Type="http://schemas.openxmlformats.org/officeDocument/2006/relationships/hyperlink" Target="https://morrison-lab.github.io/mds/expressions-algorithms.html#def-algorithm" TargetMode="External"/><Relationship Id="rId16" Type="http://schemas.openxmlformats.org/officeDocument/2006/relationships/hyperlink" Target="https://morrison-lab.github.io/mds/functions.html#def-function" TargetMode="External"/><Relationship Id="rId12" Type="http://schemas.openxmlformats.org/officeDocument/2006/relationships/hyperlink" Target="https://morrison-lab.github.io/mds/functions.html#def-sequence" TargetMode="External"/><Relationship Id="rId30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Recursion</dc:title>
  <dc:creator/>
  <cp:keywords/>
  <dcterms:created xsi:type="dcterms:W3CDTF">2026-10-24T15:42:22Z</dcterms:created>
  <dcterms:modified xsi:type="dcterms:W3CDTF">2026-10-24T15:42:22Z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08:35:08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Recursive definitions, recursive programs and proofs about them</vt:lpwstr>
  </property>
  <property fmtid="{D5CDD505-2E9C-101B-9397-08002B2CF9AE}" pid="17" name="toc-title">
    <vt:lpwstr>Table of contents</vt:lpwstr>
  </property>
</Properties>
</file>