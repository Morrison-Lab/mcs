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Proofs with Sets</w:t>
      </w:r>
    </w:p>
    <w:p>
      <w:pPr>
        <w:pStyle w:val="Subtitle"/>
      </w:pPr>
      <w:r>
        <w:t xml:space="preserve">Membership, subsets and set equality</w:t>
      </w:r>
    </w:p>
    <w:p>
      <w:pPr>
        <w:pStyle w:val="Date"/>
      </w:pPr>
      <w:del w:id="1" w:author="PR Preview" w:date="2026-01-01T00:00:00Z">
        <w:r>
          <w:delText xml:space="preserve">Last modified: 2026-10-29 14:19:01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14:20:19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“Proofs Involving Sets”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what to show to prove that an element is in a set given in set-builder notation;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direct and contrapositive outlines of a subset proof;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proving set equality by proving that each set is a subset of the other;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theorem that a nonempty factor cancels from both sides of an equation between Cartesian products,</w:t>
            </w:r>
            <w:r>
              <w:t xml:space="preserve"> </w:t>
            </w:r>
            <w:r>
              <w:t xml:space="preserve">with the proof of its first half.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Everything else is new:</w:t>
            </w:r>
            <w:r>
              <w:t xml:space="preserve"> </w:t>
            </w:r>
            <w:r>
              <w:t xml:space="preserve">the exercises, the other examples and theorems, the second half of that proof,</w:t>
            </w:r>
            <w:r>
              <w:t xml:space="preserve"> </w:t>
            </w:r>
            <w:r>
              <w:t xml:space="preserve">the membership test for a set built with an expression,</w:t>
            </w:r>
            <w:r>
              <w:t xml:space="preserve"> </w:t>
            </w:r>
            <w:r>
              <w:t xml:space="preserve">and the section on disproving a claim about sets.</w:t>
            </w:r>
          </w:p>
        </w:tc>
      </w:tr>
    </w:tbl>
    <w:bookmarkStart w:id="20" w:name="sec-membership"/>
    <w:p>
      <w:pPr>
        <w:pStyle w:val="Heading1"/>
      </w:pPr>
      <w:r>
        <w:t xml:space="preserve">1. Proving membership</w:t>
      </w:r>
    </w:p>
    <w:bookmarkStart w:id="13" w:name="exr-three-k-plus-two"/>
    <w:p>
      <w:pPr>
        <w:pStyle w:val="FirstParagraph"/>
      </w:pPr>
      <w:r>
        <w:rPr>
          <w:b/>
          <w:bCs/>
        </w:rPr>
        <w:t xml:space="preserve">Exercise 1 (In or out)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Set-builder notation with an expression</w:t>
        </w:r>
      </w:hyperlink>
      <w:r>
        <w:t xml:space="preserve">).</w:t>
      </w:r>
      <w:r>
        <w:t xml:space="preserve"> </w:t>
      </w:r>
      <w:r>
        <w:t xml:space="preserve">Prove that</w:t>
      </w:r>
      <w:r>
        <w:t xml:space="preserve"> </w:t>
      </w:r>
      <m:oMath>
        <m:r>
          <m:t>17</m:t>
        </m:r>
        <m:r>
          <m:rPr>
            <m:sty m:val="p"/>
          </m:rPr>
          <m:t>∈</m:t>
        </m:r>
        <m:r>
          <m:t>T</m:t>
        </m:r>
      </m:oMath>
      <w:r>
        <w:t xml:space="preserve"> </w:t>
      </w:r>
      <w:r>
        <w:t xml:space="preserve">and that</w:t>
      </w:r>
      <w:r>
        <w:t xml:space="preserve"> </w:t>
      </w:r>
      <m:oMath>
        <m:r>
          <m:t>19</m:t>
        </m:r>
        <m:r>
          <m:rPr>
            <m:sty m:val="p"/>
          </m:rPr>
          <m:t>∉</m:t>
        </m:r>
        <m:r>
          <m:t>T</m:t>
        </m:r>
      </m:oMath>
      <w:r>
        <w:t xml:space="preserve">.</w:t>
      </w:r>
    </w:p>
    <w:bookmarkEnd w:id="13"/>
    <w:bookmarkStart w:id="15" w:name="sol-three-k-plus-two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m:oMath>
        <m:r>
          <m:t>17</m:t>
        </m:r>
        <m:r>
          <m:rPr>
            <m:sty m:val="p"/>
          </m:rPr>
          <m:t>∈</m:t>
        </m:r>
        <m:r>
          <m:t>T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 element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number of the form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 integer.</w:t>
      </w:r>
      <w:r>
        <w:t xml:space="preserve"> </w:t>
      </w:r>
      <w:r>
        <w:t xml:space="preserve">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, which is an integer.</w:t>
      </w:r>
      <w:r>
        <w:t xml:space="preserve"> </w:t>
      </w:r>
      <w:r>
        <w:t xml:space="preserve">Then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17</m:t>
        </m:r>
      </m:oMath>
      <w:r>
        <w:t xml:space="preserve">, so</w:t>
      </w:r>
      <w:r>
        <w:t xml:space="preserve"> </w:t>
      </w:r>
      <m:oMath>
        <m:r>
          <m:t>17</m:t>
        </m:r>
        <m:r>
          <m:rPr>
            <m:sty m:val="p"/>
          </m:rPr>
          <m:t>∈</m:t>
        </m:r>
        <m:r>
          <m:t>T</m:t>
        </m:r>
      </m:oMath>
      <w:r>
        <w:t xml:space="preserve">.</w:t>
      </w:r>
    </w:p>
    <w:p>
      <w:pPr>
        <w:pStyle w:val="BodyText"/>
      </w:pPr>
      <m:oMath>
        <m:r>
          <m:t>19</m:t>
        </m:r>
        <m:r>
          <m:rPr>
            <m:sty m:val="p"/>
          </m:rPr>
          <m:t>∉</m:t>
        </m:r>
        <m:r>
          <m:t>T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Suppose, for contradiction, that</w:t>
      </w:r>
      <w:r>
        <w:t xml:space="preserve"> </w:t>
      </w:r>
      <m:oMath>
        <m:r>
          <m:t>19</m:t>
        </m:r>
        <m:r>
          <m:rPr>
            <m:sty m:val="p"/>
          </m:rPr>
          <m:t>∈</m:t>
        </m:r>
        <m:r>
          <m:t>T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Proof by contradiction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19</m:t>
        </m:r>
        <m:r>
          <m:rPr>
            <m:sty m:val="p"/>
          </m:rPr>
          <m:t>=</m:t>
        </m:r>
        <m:r>
          <m:t>3</m:t>
        </m:r>
        <m:r>
          <m:t>k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Subtracting 2 from both sides gives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=</m:t>
        </m:r>
        <m:r>
          <m:t>17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17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17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is not an integer,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&lt;</m:t>
        </m:r>
        <m:r>
          <m:t>17</m:t>
        </m:r>
        <m:r>
          <m:rPr>
            <m:sty m:val="p"/>
          </m:rPr>
          <m:t>&lt;</m:t>
        </m:r>
        <m:r>
          <m:t>18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.</w:t>
      </w:r>
      <w:r>
        <w:t xml:space="preserve"> </w:t>
      </w:r>
      <w:r>
        <w:t xml:space="preserve">This contradicts that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19</m:t>
        </m:r>
        <m:r>
          <m:rPr>
            <m:sty m:val="p"/>
          </m:rPr>
          <m:t>∉</m:t>
        </m:r>
        <m:r>
          <m:t>T</m:t>
        </m:r>
      </m:oMath>
      <w:r>
        <w:t xml:space="preserve">.</w:t>
      </w:r>
    </w:p>
    <w:bookmarkEnd w:id="15"/>
    <w:bookmarkStart w:id="18" w:name="rem-membership"/>
    <w:p>
      <w:pPr>
        <w:pStyle w:val="BodyText"/>
      </w:pPr>
      <w:r>
        <w:rPr>
          <w:i/>
          <w:iCs/>
        </w:rPr>
        <w:t xml:space="preserve">Remark 1</w:t>
      </w:r>
      <w:r>
        <w:t xml:space="preserve"> (What to show for membership). </w:t>
      </w:r>
      <w:r>
        <w:t xml:space="preserve">To prove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a set,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passes the set’s test:</w:t>
      </w:r>
    </w:p>
    <w:p>
      <w:pPr>
        <w:pStyle w:val="Compact"/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Definition: Set-builder notation</w:t>
        </w:r>
      </w:hyperlink>
      <w:r>
        <w:t xml:space="preserve">), show that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true;</w:t>
      </w:r>
    </w:p>
    <w:p>
      <w:pPr>
        <w:pStyle w:val="Compact"/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same notation with no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named, show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true;</w:t>
      </w:r>
    </w:p>
    <w:p>
      <w:pPr>
        <w:pStyle w:val="Compact"/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Set-builder notation with an expression</w:t>
        </w:r>
      </w:hyperlink>
      <w:r>
        <w:t xml:space="preserve">), find some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FirstParagraph"/>
      </w:pPr>
      <w:r>
        <w:t xml:space="preserve">The last case is an existence proof,</w:t>
      </w:r>
      <w:r>
        <w:t xml:space="preserve"> </w:t>
      </w:r>
      <w:r>
        <w:t xml:space="preserve">so it usually names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Definition: Constructive proof</w:t>
        </w:r>
      </w:hyperlink>
      <w:r>
        <w:t xml:space="preserve">).</w:t>
      </w:r>
      <w:r>
        <w:t xml:space="preserve"> </w:t>
      </w:r>
      <w:r>
        <w:t xml:space="preserve">To prove that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S</m:t>
        </m:r>
      </m:oMath>
      <w:r>
        <w:t xml:space="preserve">, prove the negation of the test,</w:t>
      </w:r>
      <w:r>
        <w:t xml:space="preserve"> </w:t>
      </w:r>
      <w:r>
        <w:t xml:space="preserve">often by contradiction, as in</w:t>
      </w:r>
      <w:r>
        <w:t xml:space="preserve"> </w:t>
      </w:r>
      <w:hyperlink w:anchor="sol-three-k-plus-two">
        <w:r>
          <w:rPr>
            <w:rStyle w:val="Hyperlink"/>
          </w:rPr>
          <w:t xml:space="preserve">Solution 1</w:t>
        </w:r>
      </w:hyperlink>
      <w:r>
        <w:t xml:space="preserve">.</w:t>
      </w:r>
    </w:p>
    <w:bookmarkEnd w:id="18"/>
    <w:bookmarkStart w:id="19" w:name="exm-membership"/>
    <w:p>
      <w:pPr>
        <w:pStyle w:val="BodyText"/>
      </w:pPr>
      <w:r>
        <w:rPr>
          <w:b/>
          <w:bCs/>
        </w:rPr>
        <w:t xml:space="preserve">Example 1 (A root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2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∈</m:t>
        </m:r>
        <m:r>
          <m:t>S</m:t>
        </m:r>
      </m:oMath>
      <w:r>
        <w:t xml:space="preserve">.</w:t>
      </w:r>
    </w:p>
    <w:p>
      <w:pPr>
        <w:pStyle w:val="BodyText"/>
      </w:pPr>
      <w:r>
        <w:t xml:space="preserve">The set has the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so there are two things to show</w:t>
      </w:r>
      <w:r>
        <w:t xml:space="preserve"> </w:t>
      </w:r>
      <w:r>
        <w:t xml:space="preserve">(</w:t>
      </w:r>
      <w:hyperlink w:anchor="rem-membership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First,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 real number.</w:t>
      </w:r>
      <w:r>
        <w:t xml:space="preserve"> </w:t>
      </w:r>
      <w:r>
        <w:t xml:space="preserve">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End w:id="20"/>
    <w:bookmarkStart w:id="33" w:name="sec-subset-proofs"/>
    <w:p>
      <w:pPr>
        <w:pStyle w:val="Heading1"/>
      </w:pPr>
      <w:r>
        <w:t xml:space="preserve">2. Proving a subset</w:t>
      </w:r>
    </w:p>
    <w:bookmarkStart w:id="24" w:name="exr-disk-square"/>
    <w:p>
      <w:pPr>
        <w:pStyle w:val="FirstParagraph"/>
      </w:pPr>
      <w:r>
        <w:rPr>
          <w:b/>
          <w:bCs/>
        </w:rPr>
        <w:t xml:space="preserve">Exercise 2 (A disk inside a square)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, the points of the plane at distance at most 1 from the origin.</w:t>
      </w:r>
      <w:r>
        <w:t xml:space="preserve"> </w:t>
      </w:r>
      <w:r>
        <w:t xml:space="preserve">Prove that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where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Definition: Cartesian product</w:t>
        </w:r>
      </w:hyperlink>
      <w:r>
        <w:t xml:space="preserve">,</w:t>
      </w:r>
      <w:r>
        <w:t xml:space="preserve"> </w:t>
      </w:r>
      <w:hyperlink r:id="rId23">
        <w:r>
          <w:rPr>
            <w:rStyle w:val="Hyperlink"/>
          </w:rPr>
          <w:t xml:space="preserve">Definition: Closed interval</w:t>
        </w:r>
      </w:hyperlink>
      <w:r>
        <w:t xml:space="preserve">).</w:t>
      </w:r>
    </w:p>
    <w:bookmarkEnd w:id="24"/>
    <w:bookmarkStart w:id="25" w:name="sol-disk-squa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D</m:t>
        </m:r>
      </m:oMath>
      <w:r>
        <w:t xml:space="preserve">, 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with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 and 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Neither is possible, so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1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 give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element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5"/>
    <w:bookmarkStart w:id="28" w:name="rem-subset-template"/>
    <w:p>
      <w:pPr>
        <w:pStyle w:val="BodyText"/>
      </w:pPr>
      <w:r>
        <w:rPr>
          <w:i/>
          <w:iCs/>
        </w:rPr>
        <w:t xml:space="preserve">Remark 2</w:t>
      </w:r>
      <w:r>
        <w:t xml:space="preserve"> (The shape of a subset proof). </w:t>
      </w:r>
      <w:r>
        <w:t xml:space="preserve">By</w:t>
      </w:r>
      <w:r>
        <w:t xml:space="preserve"> 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means the conditional</w:t>
      </w:r>
      <w:r>
        <w:t xml:space="preserve"> </w:t>
      </w:r>
      <w:r>
        <w:t xml:space="preserve">“if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”</w:t>
      </w:r>
      <w:r>
        <w:t xml:space="preserve"> </w:t>
      </w:r>
      <w:r>
        <w:t xml:space="preserve">is true for every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 a proof of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is a proof of that conditional,</w:t>
      </w:r>
      <w:r>
        <w:t xml:space="preserve"> </w:t>
      </w:r>
      <w:r>
        <w:t xml:space="preserve">either directly (</w:t>
      </w:r>
      <w:hyperlink r:id="rId26">
        <w:r>
          <w:rPr>
            <w:rStyle w:val="Hyperlink"/>
          </w:rPr>
          <w:t xml:space="preserve">Definition: Direct proof</w:t>
        </w:r>
      </w:hyperlink>
      <w:r>
        <w:t xml:space="preserve">):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br/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or by contrapositive (</w:t>
      </w:r>
      <w:hyperlink r:id="rId27">
        <w:r>
          <w:rPr>
            <w:rStyle w:val="Hyperlink"/>
          </w:rPr>
          <w:t xml:space="preserve">Definition: Proof by contrapositive</w:t>
        </w:r>
      </w:hyperlink>
      <w:r>
        <w:t xml:space="preserve">):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B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.</w:t>
      </w:r>
      <w:r>
        <w:br/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The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arbitrary: the proof may use only that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(or that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B</m:t>
        </m:r>
      </m:oMath>
      <w:r>
        <w:t xml:space="preserve">),</w:t>
      </w:r>
      <w:r>
        <w:t xml:space="preserve"> </w:t>
      </w:r>
      <w:r>
        <w:t xml:space="preserve">nothing else about it.</w:t>
      </w:r>
    </w:p>
    <w:bookmarkEnd w:id="28"/>
    <w:bookmarkStart w:id="30" w:name="exm-subset-contrapositive"/>
    <w:p>
      <w:pPr>
        <w:pStyle w:val="BodyText"/>
      </w:pPr>
      <w:r>
        <w:rPr>
          <w:b/>
          <w:bCs/>
        </w:rPr>
        <w:t xml:space="preserve">Example 2 (A subset proof by contrapositive)</w:t>
      </w:r>
      <w:r>
        <w:t xml:space="preserve"> </w:t>
      </w:r>
      <w:r>
        <w:t xml:space="preserve">Claim: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&gt;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1</m:t>
            </m:r>
            <m:r>
              <m:rPr>
                <m:nor/>
                <m:sty m:val="p"/>
              </m:rPr>
              <m:t> or </m:t>
            </m:r>
            <m:r>
              <m:t>y</m:t>
            </m:r>
            <m:r>
              <m:rPr>
                <m:sty m:val="p"/>
              </m:rPr>
              <m:t>&gt;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two numbers add up to more than 2, at least one of them is more than 1.</w:t>
      </w:r>
    </w:p>
    <w:p>
      <w:pPr>
        <w:pStyle w:val="BodyText"/>
      </w:pPr>
      <w:r>
        <w:t xml:space="preserve">We use the contrapositive outline of</w:t>
      </w:r>
      <w:r>
        <w:t xml:space="preserve"> </w:t>
      </w:r>
      <w:hyperlink w:anchor="rem-subset-template">
        <w:r>
          <w:rPr>
            <w:rStyle w:val="Hyperlink"/>
          </w:rPr>
          <w:t xml:space="preserve">Remark 2</w:t>
        </w:r>
      </w:hyperlink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1</m:t>
            </m:r>
            <m:r>
              <m:rPr>
                <m:nor/>
                <m:sty m:val="p"/>
              </m:rPr>
              <m:t> or </m:t>
            </m:r>
            <m:r>
              <m:t>y</m:t>
            </m:r>
            <m:r>
              <m:rPr>
                <m:sty m:val="p"/>
              </m:rPr>
              <m:t>&gt;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not a pair of real numbers,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not in the left-hand set either,</w:t>
      </w:r>
      <w:r>
        <w:t xml:space="preserve"> </w:t>
      </w:r>
      <w:r>
        <w:t xml:space="preserve">since every element of that set is a pair of real numbers.</w:t>
      </w:r>
      <w:r>
        <w:t xml:space="preserve"> </w:t>
      </w:r>
      <w:r>
        <w:t xml:space="preserve">Otherwise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real, and</w:t>
      </w:r>
      <w:r>
        <w:t xml:space="preserve"> </w:t>
      </w:r>
      <w:r>
        <w:t xml:space="preserve">“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By De Morgan’s laws (</w:t>
      </w:r>
      <w:hyperlink r:id="rId29">
        <w:r>
          <w:rPr>
            <w:rStyle w:val="Hyperlink"/>
          </w:rPr>
          <w:t xml:space="preserve">Theorem: De Morgan’s laws</w:t>
        </w:r>
      </w:hyperlink>
      <w:r>
        <w:t xml:space="preserve">),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false, that is,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&gt;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the left-hand set is a subset of the right-hand set.</w:t>
      </w:r>
    </w:p>
    <w:p>
      <w:pPr>
        <w:pStyle w:val="BodyText"/>
      </w:pPr>
      <w:r>
        <w:t xml:space="preserve">The contrapositive turns the conclusion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, which does not say which number is large,</w:t>
      </w:r>
      <w:r>
        <w:t xml:space="preserve"> </w:t>
      </w:r>
      <w:r>
        <w:t xml:space="preserve">into the hypothesis</w:t>
      </w:r>
      <w:r>
        <w:t xml:space="preserve"> </w:t>
      </w:r>
      <w:r>
        <w:t xml:space="preserve">“</w:t>
      </w:r>
      <m:oMath>
        <m:r>
          <m:t>a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”</w:t>
      </w:r>
      <w:r>
        <w:t xml:space="preserve">, which says something about both.</w:t>
      </w:r>
    </w:p>
    <w:bookmarkEnd w:id="30"/>
    <w:bookmarkStart w:id="31" w:name="thm-subset-transitive"/>
    <w:p>
      <w:pPr>
        <w:pStyle w:val="BodyText"/>
      </w:pPr>
      <w:r>
        <w:rPr>
          <w:b/>
          <w:bCs/>
        </w:rPr>
        <w:t xml:space="preserve">Theorem 1 (Subsets of subsets)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C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C</m:t>
        </m:r>
      </m:oMath>
      <w:r>
        <w:t xml:space="preserve">, 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C</m:t>
        </m:r>
      </m:oMath>
      <w:r>
        <w:t xml:space="preserve">.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C</m:t>
        </m:r>
      </m:oMath>
      <w:r>
        <w:t xml:space="preserve">.</w:t>
      </w:r>
    </w:p>
    <w:bookmarkStart w:id="32" w:name="exm-subset-transitive"/>
    <w:p>
      <w:pPr>
        <w:pStyle w:val="BodyText"/>
      </w:pPr>
      <w:r>
        <w:rPr>
          <w:b/>
          <w:bCs/>
        </w:rPr>
        <w:t xml:space="preserve">Example 3 (A chain of subsets)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disk of</w:t>
      </w:r>
      <w:r>
        <w:t xml:space="preserve"> </w:t>
      </w:r>
      <w:hyperlink w:anchor="exr-disk-squa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≤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sol-disk-square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 that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≤</m:t>
        </m:r>
        <m:r>
          <m:t>2</m:t>
        </m:r>
      </m:oMath>
      <w:r>
        <w:t xml:space="preserve">,</w:t>
      </w:r>
      <w:r>
        <w:t xml:space="preserve"> </w:t>
      </w:r>
      <w:r>
        <w:t xml:space="preserve">and so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bset-transitiv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t>H</m:t>
        </m:r>
      </m:oMath>
      <w:r>
        <w:t xml:space="preserve">.</w:t>
      </w:r>
    </w:p>
    <w:bookmarkEnd w:id="32"/>
    <w:bookmarkEnd w:id="33"/>
    <w:bookmarkStart w:id="55" w:name="sec-set-equality"/>
    <w:p>
      <w:pPr>
        <w:pStyle w:val="Heading1"/>
      </w:pPr>
      <w:r>
        <w:t xml:space="preserve">3. Proving set equality</w:t>
      </w:r>
    </w:p>
    <w:bookmarkStart w:id="36" w:name="exr-set-absorption"/>
    <w:p>
      <w:pPr>
        <w:pStyle w:val="FirstParagraph"/>
      </w:pPr>
      <w:r>
        <w:rPr>
          <w:b/>
          <w:bCs/>
        </w:rPr>
        <w:t xml:space="preserve">Exercise 3 (Absorbing an intersection)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Prove that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Definition: Union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Definition: Intersection</w:t>
        </w:r>
      </w:hyperlink>
      <w:r>
        <w:t xml:space="preserve">).</w:t>
      </w:r>
    </w:p>
    <w:p>
      <w:pPr>
        <w:pStyle w:val="BodyText"/>
      </w:pPr>
      <w:r>
        <w:t xml:space="preserve">Hint: prove that each side is a subset of the other.</w:t>
      </w:r>
    </w:p>
    <w:bookmarkEnd w:id="36"/>
    <w:bookmarkStart w:id="40" w:name="sol-set-absorptio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m:oMath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.</w:t>
      </w:r>
      <w:r>
        <w:t xml:space="preserve"> </w:t>
      </w:r>
      <w:r>
        <w:t xml:space="preserve">In the first case,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In the second case,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, so again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Either way,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Definition: Proof by cases</w:t>
        </w:r>
      </w:hyperlink>
      <w:r>
        <w:t xml:space="preserve">).</w:t>
      </w:r>
    </w:p>
    <w:p>
      <w:pPr>
        <w:pStyle w:val="BodyText"/>
      </w:pPr>
      <m:oMath>
        <m:r>
          <m:t>A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since its first part is true (</w:t>
      </w:r>
      <w:hyperlink r:id="rId38">
        <w:r>
          <w:rPr>
            <w:rStyle w:val="Hyperlink"/>
          </w:rPr>
          <w:t xml:space="preserve">Definition: 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Each side is a subset of the other,</w:t>
      </w:r>
      <w:r>
        <w:t xml:space="preserve"> </w:t>
      </w:r>
      <w:r>
        <w:t xml:space="preserve">so an element is in one side exactly when it is in the other,</w:t>
      </w:r>
      <w:r>
        <w:t xml:space="preserve"> </w:t>
      </w:r>
      <w:r>
        <w:t xml:space="preserve">and the two sets are equal (</w:t>
      </w:r>
      <w:hyperlink r:id="rId39">
        <w:r>
          <w:rPr>
            <w:rStyle w:val="Hyperlink"/>
          </w:rPr>
          <w:t xml:space="preserve">Definition: Set</w:t>
        </w:r>
      </w:hyperlink>
      <w:r>
        <w:t xml:space="preserve">).</w:t>
      </w:r>
    </w:p>
    <w:bookmarkEnd w:id="40"/>
    <w:bookmarkStart w:id="41" w:name="thm-double-inclusion"/>
    <w:p>
      <w:pPr>
        <w:pStyle w:val="BodyText"/>
      </w:pPr>
      <w:r>
        <w:rPr>
          <w:b/>
          <w:bCs/>
        </w:rPr>
        <w:t xml:space="preserve">Theorem 2 (Equal sets are subsets of each other)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9">
        <w:r>
          <w:rPr>
            <w:rStyle w:val="Hyperlink"/>
          </w:rPr>
          <w:t xml:space="preserve">Definition: Set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means that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2">
        <w:r>
          <w:rPr>
            <w:rStyle w:val="Hyperlink"/>
          </w:rPr>
          <w:t xml:space="preserve">Theorem: A biconditional is two conditionals</w:t>
        </w:r>
      </w:hyperlink>
      <w:r>
        <w:t xml:space="preserve">, that biconditional is the same as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A conjunction is true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exactly when each of its two parts is true for every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first conditional, for every</w:t>
      </w:r>
      <w:r>
        <w:t xml:space="preserve"> </w:t>
      </w:r>
      <m:oMath>
        <m:r>
          <m:t>x</m:t>
        </m:r>
      </m:oMath>
      <w:r>
        <w:t xml:space="preserve">, is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),</w:t>
      </w:r>
      <w:r>
        <w:t xml:space="preserve"> </w:t>
      </w:r>
      <w:r>
        <w:t xml:space="preserve">and the second, for every</w:t>
      </w:r>
      <w:r>
        <w:t xml:space="preserve"> </w:t>
      </w:r>
      <m:oMath>
        <m:r>
          <m:t>x</m:t>
        </m:r>
      </m:oMath>
      <w:r>
        <w:t xml:space="preserve">, is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Start w:id="44" w:name="rem-double-inclusion"/>
    <w:p>
      <w:pPr>
        <w:pStyle w:val="BodyText"/>
      </w:pPr>
      <w:r>
        <w:rPr>
          <w:i/>
          <w:iCs/>
        </w:rPr>
        <w:t xml:space="preserve">Remark 3</w:t>
      </w:r>
      <w:r>
        <w:t xml:space="preserve"> (The shape of a set equality proof). </w:t>
      </w:r>
      <w:r>
        <w:t xml:space="preserve">By</w:t>
      </w:r>
      <w:r>
        <w:t xml:space="preserve"> 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, a proof of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has two parts,</w:t>
      </w:r>
      <w:r>
        <w:t xml:space="preserve"> </w:t>
      </w:r>
      <w:r>
        <w:t xml:space="preserve">each a subset proof (</w:t>
      </w:r>
      <w:hyperlink w:anchor="rem-subset-template">
        <w:r>
          <w:rPr>
            <w:rStyle w:val="Hyperlink"/>
          </w:rPr>
          <w:t xml:space="preserve">Remark 2</w:t>
        </w:r>
      </w:hyperlink>
      <w:r>
        <w:t xml:space="preserve">):</w:t>
      </w:r>
    </w:p>
    <w:p>
      <w:pPr>
        <w:pStyle w:val="BlockText"/>
      </w:pPr>
      <w:r>
        <w:t xml:space="preserve">(</w:t>
      </w:r>
      <m:oMath>
        <m:r>
          <m:rPr>
            <m:sty m:val="p"/>
          </m:rPr>
          <m:t>⊆</m:t>
        </m:r>
      </m:oMath>
      <w:r>
        <w:t xml:space="preserve">) Suppose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br/>
      </w:r>
      <w:r>
        <w:br/>
      </w:r>
      <w:r>
        <w:t xml:space="preserve">(</w:t>
      </w:r>
      <m:oMath>
        <m:r>
          <m:rPr>
            <m:sty m:val="p"/>
          </m:rPr>
          <m:t>⊇</m:t>
        </m:r>
      </m:oMath>
      <w:r>
        <w:t xml:space="preserve">) Suppose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br/>
      </w:r>
      <w:r>
        <w:br/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t xml:space="preserve">“if and only if”</w:t>
      </w:r>
      <w:r>
        <w:t xml:space="preserve"> </w:t>
      </w:r>
      <w:r>
        <w:t xml:space="preserve">outline of</w:t>
      </w:r>
      <w:r>
        <w:t xml:space="preserve"> </w:t>
      </w:r>
      <w:hyperlink r:id="rId43">
        <w:r>
          <w:rPr>
            <w:rStyle w:val="Hyperlink"/>
          </w:rPr>
          <w:t xml:space="preserve">Remark: The shape of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“if and only if”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proof</w:t>
        </w:r>
      </w:hyperlink>
      <w:r>
        <w:t xml:space="preserve">,</w:t>
      </w:r>
      <w:r>
        <w:t xml:space="preserve"> </w:t>
      </w:r>
      <w:r>
        <w:t xml:space="preserve">applied to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bookmarkEnd w:id="44"/>
    <w:bookmarkStart w:id="48" w:name="exm-odd-forms"/>
    <w:p>
      <w:pPr>
        <w:pStyle w:val="BodyText"/>
      </w:pPr>
      <w:r>
        <w:rPr>
          <w:b/>
          <w:bCs/>
        </w:rPr>
        <w:t xml:space="preserve">Example 4 (Two kinds of odd number)</w:t>
      </w:r>
      <w:r>
        <w:t xml:space="preserve"> </w:t>
      </w:r>
      <w:r>
        <w:t xml:space="preserve">Claim: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:</m:t>
            </m:r>
            <m:r>
              <m:t>m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⊆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in the left-hand side.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  <m:r>
          <m:t>k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are integers (</w:t>
      </w:r>
      <w:hyperlink r:id="rId45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 either way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right-hand side.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⊇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even or odd (</w:t>
      </w:r>
      <w:hyperlink r:id="rId45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Definition: Even integer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j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4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odd, then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Definition: Odd integer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4</m:t>
        </m:r>
        <m:r>
          <m:t>j</m:t>
        </m:r>
        <m:r>
          <m:rPr>
            <m:sty m:val="p"/>
          </m:rPr>
          <m:t>+</m:t>
        </m:r>
        <m:r>
          <m:t>3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Either way,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side.</w:t>
      </w:r>
      <w:r>
        <w:t xml:space="preserve"> </w:t>
      </w:r>
      <w:r>
        <w:t xml:space="preserve">So the two sets are equal (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).</w:t>
      </w:r>
    </w:p>
    <w:bookmarkEnd w:id="48"/>
    <w:bookmarkStart w:id="49" w:name="thm-subset-intersection"/>
    <w:p>
      <w:pPr>
        <w:pStyle w:val="BodyText"/>
      </w:pPr>
      <w:r>
        <w:rPr>
          <w:b/>
          <w:bCs/>
        </w:rPr>
        <w:t xml:space="preserve">Theorem 3 (A subset is its own intersection)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Definition: Intersection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, 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 and 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 since the two sets are equal,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</w:p>
    <w:bookmarkStart w:id="50" w:name="exm-subset-intersection"/>
    <w:p>
      <w:pPr>
        <w:pStyle w:val="BodyText"/>
      </w:pPr>
      <w:r>
        <w:rPr>
          <w:b/>
          <w:bCs/>
        </w:rPr>
        <w:t xml:space="preserve">Example 5 (Intersecting with a larger set)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⊆</m:t>
        </m:r>
        <m:r>
          <m:t>B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 as</w:t>
      </w:r>
      <w:r>
        <w:t xml:space="preserve"> </w:t>
      </w:r>
      <w:hyperlink w:anchor="thm-subset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⊈</m:t>
        </m:r>
        <m:r>
          <m:t>B</m:t>
        </m:r>
      </m:oMath>
      <w:r>
        <w:t xml:space="preserve">, since</w:t>
      </w:r>
      <w:r>
        <w:t xml:space="preserve"> </w:t>
      </w:r>
      <m:oMath>
        <m:r>
          <m:t>5</m:t>
        </m:r>
        <m:r>
          <m:rPr>
            <m:sty m:val="p"/>
          </m:rPr>
          <m:t>∉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which is not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50"/>
    <w:bookmarkStart w:id="51" w:name="thm-cartesian-cancel"/>
    <w:p>
      <w:pPr>
        <w:pStyle w:val="FirstParagraph"/>
      </w:pPr>
      <w:r>
        <w:rPr>
          <w:b/>
          <w:bCs/>
        </w:rPr>
        <w:t xml:space="preserve">Theorem 4 (Cancelling a factor of a Cartesian product)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sets with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Definition: Cartesian product</w:t>
        </w:r>
      </w:hyperlink>
      <w:r>
        <w:t xml:space="preserve">).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rPr>
            <m:sty m:val="p"/>
          </m:rPr>
          <m:t>∅</m:t>
        </m:r>
      </m:oMath>
      <w:r>
        <w:t xml:space="preserve">,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C</m:t>
        </m:r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Definition: Empty set</w:t>
        </w:r>
      </w:hyperlink>
      <w:r>
        <w:t xml:space="preserve">).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⊆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×</m:t>
        </m:r>
        <m:r>
          <m:t>C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 also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∈</m:t>
        </m:r>
        <m:r>
          <m:t>C</m:t>
        </m:r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Definition: Cartesian product</w:t>
        </w:r>
      </w:hyperlink>
      <w:r>
        <w:t xml:space="preserve">).</w:t>
      </w:r>
      <w:r>
        <w:t xml:space="preserve"> </w:t>
      </w:r>
      <w:r>
        <w:t xml:space="preserve">Two ordered pairs are equal only when their first entries are equal (</w:t>
      </w:r>
      <w:hyperlink r:id="rId53">
        <w:r>
          <w:rPr>
            <w:rStyle w:val="Hyperlink"/>
          </w:rPr>
          <w:t xml:space="preserve">Definition: Ordered pair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⊇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×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A</m:t>
        </m:r>
      </m:oMath>
      <w:r>
        <w:t xml:space="preserve">, by the same steps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(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54" w:name="exm-cartesian-cancel"/>
    <w:p>
      <w:pPr>
        <w:pStyle w:val="BodyText"/>
      </w:pPr>
      <w:r>
        <w:rPr>
          <w:b/>
          <w:bCs/>
        </w:rPr>
        <w:t xml:space="preserve">Example 6 (Why</w:t>
      </w:r>
      <w:r>
        <w:rPr>
          <w:b/>
          <w:bCs/>
        </w:rPr>
        <w:t xml:space="preserve"> </w:t>
      </w:r>
      <m:oMath>
        <m: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must not be empty)</w:t>
      </w:r>
      <w:r>
        <w:t xml:space="preserve"> </w:t>
      </w:r>
      <w:r>
        <w:t xml:space="preserve">The condition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rPr>
            <m:sty m:val="p"/>
          </m:rPr>
          <m:t>∅</m:t>
        </m:r>
      </m:oMath>
      <w:r>
        <w:t xml:space="preserve"> </w:t>
      </w:r>
      <w:r>
        <w:t xml:space="preserve">in</w:t>
      </w:r>
      <w:r>
        <w:t xml:space="preserve"> </w:t>
      </w:r>
      <w:hyperlink w:anchor="thm-cartesian-cancel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is needed.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A pair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would need a second entry in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 none,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 and likewise</w:t>
      </w:r>
      <w:r>
        <w:t xml:space="preserve"> </w:t>
      </w:r>
      <m:oMath>
        <m:r>
          <m:t>B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 but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The proof uses the condition in its first step, to find an element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C</m:t>
        </m:r>
      </m:oMath>
      <w:r>
        <w:t xml:space="preserve">.</w:t>
      </w:r>
    </w:p>
    <w:bookmarkEnd w:id="54"/>
    <w:bookmarkEnd w:id="55"/>
    <w:bookmarkStart w:id="64" w:name="sec-set-disproof"/>
    <w:p>
      <w:pPr>
        <w:pStyle w:val="Heading1"/>
      </w:pPr>
      <w:r>
        <w:t xml:space="preserve">4. Disproving a claim about sets</w:t>
      </w:r>
    </w:p>
    <w:bookmarkStart w:id="57" w:name="exr-difference-regroup"/>
    <w:p>
      <w:pPr>
        <w:pStyle w:val="FirstParagraph"/>
      </w:pPr>
      <w:r>
        <w:rPr>
          <w:b/>
          <w:bCs/>
        </w:rPr>
        <w:t xml:space="preserve">Exercise 4 (Regrouping differences)</w:t>
      </w:r>
      <w:r>
        <w:t xml:space="preserve"> </w:t>
      </w:r>
      <w:r>
        <w:t xml:space="preserve">Show that the claim</w:t>
      </w:r>
      <w:r>
        <w:t xml:space="preserve"> </w:t>
      </w:r>
      <w:r>
        <w:t xml:space="preserve">“for all sets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C</m:t>
        </m:r>
      </m:oMath>
      <w:r>
        <w:t xml:space="preserve">”</w:t>
      </w:r>
      <w:r>
        <w:t xml:space="preserve"> </w:t>
      </w:r>
      <w:r>
        <w:t xml:space="preserve">is false (</w:t>
      </w:r>
      <w:hyperlink r:id="rId56">
        <w:r>
          <w:rPr>
            <w:rStyle w:val="Hyperlink"/>
          </w:rPr>
          <w:t xml:space="preserve">Definition: Set difference</w:t>
        </w:r>
      </w:hyperlink>
      <w:r>
        <w:t xml:space="preserve">).</w:t>
      </w:r>
    </w:p>
    <w:bookmarkEnd w:id="57"/>
    <w:bookmarkStart w:id="59" w:name="sol-difference-regroup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A counterexample (</w:t>
      </w:r>
      <w:hyperlink r:id="rId58">
        <w:r>
          <w:rPr>
            <w:rStyle w:val="Hyperlink"/>
          </w:rPr>
          <w:t xml:space="preserve">Definition: Counterexample</w:t>
        </w:r>
      </w:hyperlink>
      <w:r>
        <w:t xml:space="preserve">) is one choice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 which the two sides differ.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∅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sides differ, so the claim is false.</w:t>
      </w:r>
    </w:p>
    <w:bookmarkEnd w:id="59"/>
    <w:bookmarkStart w:id="62" w:name="rem-set-counterexample"/>
    <w:p>
      <w:pPr>
        <w:pStyle w:val="BodyText"/>
      </w:pPr>
      <w:r>
        <w:rPr>
          <w:i/>
          <w:iCs/>
        </w:rPr>
        <w:t xml:space="preserve">Remark 4</w:t>
      </w:r>
      <w:r>
        <w:t xml:space="preserve"> (Disproving a claim about all sets). </w:t>
      </w:r>
      <w:r>
        <w:t xml:space="preserve">A claim of the form</w:t>
      </w:r>
      <w:r>
        <w:t xml:space="preserve"> </w:t>
      </w:r>
      <w:r>
        <w:t xml:space="preserve">“for all sets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…, some equation holds”</w:t>
      </w:r>
      <w:r>
        <w:t xml:space="preserve"> </w:t>
      </w:r>
      <w:r>
        <w:t xml:space="preserve">is disproved by one choice of sets for which it fails (</w:t>
      </w:r>
      <w:hyperlink r:id="rId60">
        <w:r>
          <w:rPr>
            <w:rStyle w:val="Hyperlink"/>
          </w:rPr>
          <w:t xml:space="preserve">Definition: Disproof</w:t>
        </w:r>
      </w:hyperlink>
      <w:r>
        <w:t xml:space="preserve">).</w:t>
      </w:r>
      <w:r>
        <w:t xml:space="preserve"> </w:t>
      </w:r>
      <w:r>
        <w:t xml:space="preserve">Small sets, such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 are a good place to look.</w:t>
      </w:r>
      <w:r>
        <w:t xml:space="preserve"> </w:t>
      </w:r>
      <w:r>
        <w:t xml:space="preserve">A Venn diagram (</w:t>
      </w:r>
      <w:hyperlink r:id="rId61">
        <w:r>
          <w:rPr>
            <w:rStyle w:val="Hyperlink"/>
          </w:rPr>
          <w:t xml:space="preserve">Definition: Venn diagram</w:t>
        </w:r>
      </w:hyperlink>
      <w:r>
        <w:t xml:space="preserve">) can suggest where to look:</w:t>
      </w:r>
      <w:r>
        <w:t xml:space="preserve"> </w:t>
      </w:r>
      <w:r>
        <w:t xml:space="preserve">shade each side, find a region shaded on one side only,</w:t>
      </w:r>
      <w:r>
        <w:t xml:space="preserve"> </w:t>
      </w:r>
      <w:r>
        <w:t xml:space="preserve">and put an element in that region.</w:t>
      </w:r>
    </w:p>
    <w:bookmarkEnd w:id="62"/>
    <w:bookmarkStart w:id="63" w:name="exm-union-cancel"/>
    <w:p>
      <w:pPr>
        <w:pStyle w:val="BodyText"/>
      </w:pPr>
      <w:r>
        <w:rPr>
          <w:b/>
          <w:bCs/>
        </w:rPr>
        <w:t xml:space="preserve">Example 7 (A union does not cancel)</w:t>
      </w:r>
      <w:r>
        <w:t xml:space="preserve"> </w:t>
      </w:r>
      <w:r>
        <w:t xml:space="preserve">Claim to disprove: for all sets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∪</m:t>
        </m:r>
        <m:r>
          <m:t>C</m:t>
        </m:r>
      </m:oMath>
      <w:r>
        <w:t xml:space="preserve">, then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∪</m:t>
        </m:r>
        <m:r>
          <m:t>C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C</m:t>
        </m:r>
      </m:oMath>
      <w:r>
        <w:t xml:space="preserve">.</w:t>
      </w:r>
      <w:r>
        <w:t xml:space="preserve"> </w:t>
      </w:r>
      <w:r>
        <w:t xml:space="preserve">So the claim is false.</w:t>
      </w:r>
    </w:p>
    <w:bookmarkEnd w:id="63"/>
    <w:bookmarkEnd w:id="64"/>
    <w:bookmarkStart w:id="66" w:name="references"/>
    <w:p>
      <w:pPr>
        <w:pStyle w:val="Heading1"/>
      </w:pPr>
      <w:r>
        <w:t xml:space="preserve">References</w:t>
      </w:r>
    </w:p>
    <w:bookmarkStart w:id="65" w:name="refs"/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4" Type="http://schemas.openxmlformats.org/officeDocument/2006/relationships/hyperlink" Target="https://morrison-lab.github.io/mcs/chapters/contrapositive-contradiction.html#def-proof-by-contradiction" TargetMode="External"/><Relationship Id="rId27" Type="http://schemas.openxmlformats.org/officeDocument/2006/relationships/hyperlink" Target="https://morrison-lab.github.io/mcs/chapters/contrapositive-contradiction.html#def-proof-by-contrapositive" TargetMode="External"/><Relationship Id="rId26" Type="http://schemas.openxmlformats.org/officeDocument/2006/relationships/hyperlink" Target="https://morrison-lab.github.io/mcs/chapters/direct-proof.html#def-direct-proof" TargetMode="External"/><Relationship Id="rId46" Type="http://schemas.openxmlformats.org/officeDocument/2006/relationships/hyperlink" Target="https://morrison-lab.github.io/mcs/chapters/direct-proof.html#def-even-odd" TargetMode="External"/><Relationship Id="rId47" Type="http://schemas.openxmlformats.org/officeDocument/2006/relationships/hyperlink" Target="https://morrison-lab.github.io/mcs/chapters/direct-proof.html#def-odd" TargetMode="External"/><Relationship Id="rId37" Type="http://schemas.openxmlformats.org/officeDocument/2006/relationships/hyperlink" Target="https://morrison-lab.github.io/mcs/chapters/direct-proof.html#def-proof-by-cases" TargetMode="External"/><Relationship Id="rId45" Type="http://schemas.openxmlformats.org/officeDocument/2006/relationships/hyperlink" Target="https://morrison-lab.github.io/mcs/chapters/direct-proof.html#rem-integer-closure" TargetMode="External"/><Relationship Id="rId29" Type="http://schemas.openxmlformats.org/officeDocument/2006/relationships/hyperlink" Target="https://morrison-lab.github.io/mcs/chapters/equivalence-negation.html#thm-de-morgan-logic" TargetMode="External"/><Relationship Id="rId17" Type="http://schemas.openxmlformats.org/officeDocument/2006/relationships/hyperlink" Target="https://morrison-lab.github.io/mcs/chapters/iff-existence-disproof.html#def-constructive-proof" TargetMode="External"/><Relationship Id="rId60" Type="http://schemas.openxmlformats.org/officeDocument/2006/relationships/hyperlink" Target="https://morrison-lab.github.io/mcs/chapters/iff-existence-disproof.html#def-disproof" TargetMode="External"/><Relationship Id="rId43" Type="http://schemas.openxmlformats.org/officeDocument/2006/relationships/hyperlink" Target="https://morrison-lab.github.io/mcs/chapters/iff-existence-disproof.html#rem-iff-template" TargetMode="External"/><Relationship Id="rId42" Type="http://schemas.openxmlformats.org/officeDocument/2006/relationships/hyperlink" Target="https://morrison-lab.github.io/mcs/chapters/iff-existence-disproof.html#thm-biconditional-split" TargetMode="External"/><Relationship Id="rId58" Type="http://schemas.openxmlformats.org/officeDocument/2006/relationships/hyperlink" Target="https://morrison-lab.github.io/mcs/chapters/predicates-quantifiers.html#def-counterexample" TargetMode="External"/><Relationship Id="rId38" Type="http://schemas.openxmlformats.org/officeDocument/2006/relationships/hyperlink" Target="https://morrison-lab.github.io/mcs/chapters/propositional-logic.html#def-or" TargetMode="External"/><Relationship Id="rId22" Type="http://schemas.openxmlformats.org/officeDocument/2006/relationships/hyperlink" Target="https://morrison-lab.github.io/mcs/chapters/sets.html#def-cartesian-product" TargetMode="External"/><Relationship Id="rId52" Type="http://schemas.openxmlformats.org/officeDocument/2006/relationships/hyperlink" Target="https://morrison-lab.github.io/mcs/chapters/sets.html#def-empty-set" TargetMode="External"/><Relationship Id="rId35" Type="http://schemas.openxmlformats.org/officeDocument/2006/relationships/hyperlink" Target="https://morrison-lab.github.io/mcs/chapters/sets.html#def-intersection" TargetMode="External"/><Relationship Id="rId53" Type="http://schemas.openxmlformats.org/officeDocument/2006/relationships/hyperlink" Target="https://morrison-lab.github.io/mcs/chapters/sets.html#def-ordered-pair" TargetMode="External"/><Relationship Id="rId39" Type="http://schemas.openxmlformats.org/officeDocument/2006/relationships/hyperlink" Target="https://morrison-lab.github.io/mcs/chapters/sets.html#def-set" TargetMode="External"/><Relationship Id="rId16" Type="http://schemas.openxmlformats.org/officeDocument/2006/relationships/hyperlink" Target="https://morrison-lab.github.io/mcs/chapters/sets.html#def-set-builder" TargetMode="External"/><Relationship Id="rId12" Type="http://schemas.openxmlformats.org/officeDocument/2006/relationships/hyperlink" Target="https://morrison-lab.github.io/mcs/chapters/sets.html#def-set-builder-expression" TargetMode="External"/><Relationship Id="rId56" Type="http://schemas.openxmlformats.org/officeDocument/2006/relationships/hyperlink" Target="https://morrison-lab.github.io/mcs/chapters/sets.html#def-set-difference" TargetMode="External"/><Relationship Id="rId21" Type="http://schemas.openxmlformats.org/officeDocument/2006/relationships/hyperlink" Target="https://morrison-lab.github.io/mcs/chapters/sets.html#def-subset" TargetMode="External"/><Relationship Id="rId34" Type="http://schemas.openxmlformats.org/officeDocument/2006/relationships/hyperlink" Target="https://morrison-lab.github.io/mcs/chapters/sets.html#def-union" TargetMode="External"/><Relationship Id="rId61" Type="http://schemas.openxmlformats.org/officeDocument/2006/relationships/hyperlink" Target="https://morrison-lab.github.io/mcs/chapters/sets.html#def-venn-diagram" TargetMode="External"/><Relationship Id="rId23" Type="http://schemas.openxmlformats.org/officeDocument/2006/relationships/hyperlink" Target="https://morrison-lab.github.io/mds/sets.html#def-closed-interval" TargetMode="External"/></Relationships>
</file>

<file path=word/_rels/footnotes.xml.rels><?xml version='1.0' encoding='UTF-8' standalone='yes'?>
<Relationships xmlns="http://schemas.openxmlformats.org/package/2006/relationships"><Relationship Id="rId14" Type="http://schemas.openxmlformats.org/officeDocument/2006/relationships/hyperlink" Target="https://morrison-lab.github.io/mcs/chapters/contrapositive-contradiction.html#def-proof-by-contradiction" TargetMode="External"/><Relationship Id="rId27" Type="http://schemas.openxmlformats.org/officeDocument/2006/relationships/hyperlink" Target="https://morrison-lab.github.io/mcs/chapters/contrapositive-contradiction.html#def-proof-by-contrapositive" TargetMode="External"/><Relationship Id="rId26" Type="http://schemas.openxmlformats.org/officeDocument/2006/relationships/hyperlink" Target="https://morrison-lab.github.io/mcs/chapters/direct-proof.html#def-direct-proof" TargetMode="External"/><Relationship Id="rId46" Type="http://schemas.openxmlformats.org/officeDocument/2006/relationships/hyperlink" Target="https://morrison-lab.github.io/mcs/chapters/direct-proof.html#def-even-odd" TargetMode="External"/><Relationship Id="rId47" Type="http://schemas.openxmlformats.org/officeDocument/2006/relationships/hyperlink" Target="https://morrison-lab.github.io/mcs/chapters/direct-proof.html#def-odd" TargetMode="External"/><Relationship Id="rId37" Type="http://schemas.openxmlformats.org/officeDocument/2006/relationships/hyperlink" Target="https://morrison-lab.github.io/mcs/chapters/direct-proof.html#def-proof-by-cases" TargetMode="External"/><Relationship Id="rId45" Type="http://schemas.openxmlformats.org/officeDocument/2006/relationships/hyperlink" Target="https://morrison-lab.github.io/mcs/chapters/direct-proof.html#rem-integer-closure" TargetMode="External"/><Relationship Id="rId29" Type="http://schemas.openxmlformats.org/officeDocument/2006/relationships/hyperlink" Target="https://morrison-lab.github.io/mcs/chapters/equivalence-negation.html#thm-de-morgan-logic" TargetMode="External"/><Relationship Id="rId17" Type="http://schemas.openxmlformats.org/officeDocument/2006/relationships/hyperlink" Target="https://morrison-lab.github.io/mcs/chapters/iff-existence-disproof.html#def-constructive-proof" TargetMode="External"/><Relationship Id="rId60" Type="http://schemas.openxmlformats.org/officeDocument/2006/relationships/hyperlink" Target="https://morrison-lab.github.io/mcs/chapters/iff-existence-disproof.html#def-disproof" TargetMode="External"/><Relationship Id="rId43" Type="http://schemas.openxmlformats.org/officeDocument/2006/relationships/hyperlink" Target="https://morrison-lab.github.io/mcs/chapters/iff-existence-disproof.html#rem-iff-template" TargetMode="External"/><Relationship Id="rId42" Type="http://schemas.openxmlformats.org/officeDocument/2006/relationships/hyperlink" Target="https://morrison-lab.github.io/mcs/chapters/iff-existence-disproof.html#thm-biconditional-split" TargetMode="External"/><Relationship Id="rId58" Type="http://schemas.openxmlformats.org/officeDocument/2006/relationships/hyperlink" Target="https://morrison-lab.github.io/mcs/chapters/predicates-quantifiers.html#def-counterexample" TargetMode="External"/><Relationship Id="rId38" Type="http://schemas.openxmlformats.org/officeDocument/2006/relationships/hyperlink" Target="https://morrison-lab.github.io/mcs/chapters/propositional-logic.html#def-or" TargetMode="External"/><Relationship Id="rId22" Type="http://schemas.openxmlformats.org/officeDocument/2006/relationships/hyperlink" Target="https://morrison-lab.github.io/mcs/chapters/sets.html#def-cartesian-product" TargetMode="External"/><Relationship Id="rId52" Type="http://schemas.openxmlformats.org/officeDocument/2006/relationships/hyperlink" Target="https://morrison-lab.github.io/mcs/chapters/sets.html#def-empty-set" TargetMode="External"/><Relationship Id="rId35" Type="http://schemas.openxmlformats.org/officeDocument/2006/relationships/hyperlink" Target="https://morrison-lab.github.io/mcs/chapters/sets.html#def-intersection" TargetMode="External"/><Relationship Id="rId53" Type="http://schemas.openxmlformats.org/officeDocument/2006/relationships/hyperlink" Target="https://morrison-lab.github.io/mcs/chapters/sets.html#def-ordered-pair" TargetMode="External"/><Relationship Id="rId39" Type="http://schemas.openxmlformats.org/officeDocument/2006/relationships/hyperlink" Target="https://morrison-lab.github.io/mcs/chapters/sets.html#def-set" TargetMode="External"/><Relationship Id="rId16" Type="http://schemas.openxmlformats.org/officeDocument/2006/relationships/hyperlink" Target="https://morrison-lab.github.io/mcs/chapters/sets.html#def-set-builder" TargetMode="External"/><Relationship Id="rId12" Type="http://schemas.openxmlformats.org/officeDocument/2006/relationships/hyperlink" Target="https://morrison-lab.github.io/mcs/chapters/sets.html#def-set-builder-expression" TargetMode="External"/><Relationship Id="rId56" Type="http://schemas.openxmlformats.org/officeDocument/2006/relationships/hyperlink" Target="https://morrison-lab.github.io/mcs/chapters/sets.html#def-set-difference" TargetMode="External"/><Relationship Id="rId21" Type="http://schemas.openxmlformats.org/officeDocument/2006/relationships/hyperlink" Target="https://morrison-lab.github.io/mcs/chapters/sets.html#def-subset" TargetMode="External"/><Relationship Id="rId34" Type="http://schemas.openxmlformats.org/officeDocument/2006/relationships/hyperlink" Target="https://morrison-lab.github.io/mcs/chapters/sets.html#def-union" TargetMode="External"/><Relationship Id="rId61" Type="http://schemas.openxmlformats.org/officeDocument/2006/relationships/hyperlink" Target="https://morrison-lab.github.io/mcs/chapters/sets.html#def-venn-diagram" TargetMode="External"/><Relationship Id="rId23" Type="http://schemas.openxmlformats.org/officeDocument/2006/relationships/hyperlink" Target="https://morrison-lab.github.io/mds/sets.html#def-closed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Proofs with Sets</dc:title>
  <dc:creator/>
  <cp:keywords/>
  <dcterms:created xsi:type="dcterms:W3CDTF">2026-10-29T21:28:27Z</dcterms:created>
  <dcterms:modified xsi:type="dcterms:W3CDTF">2026-10-29T21:28:27Z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14:20:19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Membership, subsets and set equality</vt:lpwstr>
  </property>
  <property fmtid="{D5CDD505-2E9C-101B-9397-08002B2CF9AE}" pid="17" name="toc-title">
    <vt:lpwstr>Table of contents</vt:lpwstr>
  </property>
</Properties>
</file>