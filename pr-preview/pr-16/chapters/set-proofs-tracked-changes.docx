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Proofs with Sets</w:t>
        </w:r>
      </w:ins>
    </w:p>
    <w:p>
      <w:pPr>
        <w:pStyle w:val="Subtitle"/>
      </w:pPr>
      <w:ins w:id="2" w:author="PR Preview" w:date="2026-01-01T00:00:00Z">
        <w:r>
          <w:t xml:space="preserve">Membership, subsets and set equality</w:t>
        </w:r>
      </w:ins>
    </w:p>
    <w:p>
      <w:pPr>
        <w:pStyle w:val="Date"/>
      </w:pPr>
      <w:ins w:id="3" w:author="PR Preview" w:date="2026-01-01T00:00:00Z">
        <w:r>
          <w:t xml:space="preserve">Last modified: 2026-10-23 15:03:02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second half of that proof, the membership test for a set built with an expression,</w:t>
            </w:r>
            <w:r>
              <w:t xml:space="preserve"> </w:t>
            </w:r>
            <w:r>
              <w:t xml:space="preserve">and the section on disproving a claim about sets are new.</w:t>
            </w:r>
          </w:p>
        </w:tc>
      </w:tr>
    </w:tbl>
    <w:bookmarkStart w:id="20" w:name="sec-membership"/>
    <w:p>
      <w:pPr>
        <w:pStyle w:val="Heading1"/>
      </w:pPr>
      <w:ins w:id="4" w:author="PR Preview" w:date="2026-01-01T00:00:00Z">
        <w:r>
          <w:t xml:space="preserve">1. Proving membership</w:t>
        </w:r>
      </w:ins>
    </w:p>
    <w:bookmarkStart w:id="13" w:name="exr-three-k-plus-two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(In or out)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Let</w:t>
        </w:r>
      </w:ins>
      <w:ins w:id="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(</w:t>
        </w:r>
      </w:ins>
      <w:hyperlink r:id="rId12">
        <w:ins w:id="11" w:author="PR Preview" w:date="2026-01-01T00:00:00Z">
          <w:r>
            <w:rPr>
              <w:rStyle w:val="Hyperlink"/>
            </w:rPr>
            <w:t xml:space="preserve">Definition: Set-builder notation with an expression</w:t>
          </w:r>
        </w:ins>
      </w:hyperlink>
      <w:ins w:id="12" w:author="PR Preview" w:date="2026-01-01T00:00:00Z">
        <w:r>
          <w:t xml:space="preserve">).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Prove that</w:t>
        </w:r>
      </w:ins>
      <w:ins w:id="15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∈</m:t>
        </m:r>
        <m:r>
          <m:t>T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that</w:t>
        </w:r>
      </w:ins>
      <w:ins w:id="18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∉</m:t>
        </m:r>
        <m:r>
          <m:t>T</m:t>
        </m:r>
      </m:oMath>
      <w:ins w:id="19" w:author="PR Preview" w:date="2026-01-01T00:00:00Z">
        <w:r>
          <w:t xml:space="preserve">.</w:t>
        </w:r>
      </w:ins>
    </w:p>
    <w:bookmarkEnd w:id="13"/>
    <w:bookmarkStart w:id="15" w:name="sol-three-k-plus-two"/>
    <w:p>
      <w:pPr>
        <w:pStyle w:val="BodyText"/>
      </w:pPr>
      <w:ins w:id="20" w:author="PR Preview" w:date="2026-01-01T00:00:00Z">
        <w:r>
          <w:rPr>
            <w:i/>
            <w:iCs/>
          </w:rPr>
          <w:t xml:space="preserve">Solution 1</w:t>
        </w:r>
      </w:ins>
      <w:ins w:id="21" w:author="PR Preview" w:date="2026-01-01T00:00:00Z">
        <w:r>
          <w:t xml:space="preserve">. </w:t>
        </w:r>
      </w:ins>
      <m:oMath>
        <m:r>
          <m:t>17</m:t>
        </m:r>
        <m:r>
          <m:rPr>
            <m:sty m:val="p"/>
          </m:rPr>
          <m:t>∈</m:t>
        </m:r>
        <m:r>
          <m:t>T</m:t>
        </m:r>
      </m:oMath>
      <w:ins w:id="22" w:author="PR Preview" w:date="2026-01-01T00:00:00Z">
        <w:r>
          <w:rPr>
            <w:b/>
            <w:bCs/>
          </w:rP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An element of</w:t>
        </w:r>
      </w:ins>
      <w:ins w:id="25" w:author="PR Preview" w:date="2026-01-01T00:00:00Z">
        <w:r>
          <w:t xml:space="preserve"> </w:t>
        </w:r>
      </w:ins>
      <m:oMath>
        <m:r>
          <m:t>T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 a number of the form</w:t>
        </w:r>
      </w:ins>
      <w:ins w:id="28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with</w:t>
        </w:r>
      </w:ins>
      <w:ins w:id="31" w:author="PR Preview" w:date="2026-01-01T00:00:00Z">
        <w:r>
          <w:t xml:space="preserve"> </w:t>
        </w:r>
      </w:ins>
      <m:oMath>
        <m:r>
          <m:t>k</m:t>
        </m:r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an integer.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Take</w:t>
        </w:r>
      </w:ins>
      <w:ins w:id="3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5</m:t>
        </m:r>
      </m:oMath>
      <w:ins w:id="37" w:author="PR Preview" w:date="2026-01-01T00:00:00Z">
        <w:r>
          <w:t xml:space="preserve">, which is an integer.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Then</w:t>
        </w:r>
      </w:ins>
      <w:ins w:id="40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ins w:id="41" w:author="PR Preview" w:date="2026-01-01T00:00:00Z">
        <w:r>
          <w:t xml:space="preserve">, so</w:t>
        </w:r>
      </w:ins>
      <w:ins w:id="42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∈</m:t>
        </m:r>
        <m:r>
          <m:t>T</m:t>
        </m:r>
      </m:oMath>
      <w:ins w:id="43" w:author="PR Preview" w:date="2026-01-01T00:00:00Z">
        <w:r>
          <w:t xml:space="preserve">.</w:t>
        </w:r>
      </w:ins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ins w:id="44" w:author="PR Preview" w:date="2026-01-01T00:00:00Z">
        <w:r>
          <w:rPr>
            <w:b/>
            <w:bCs/>
          </w:rP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Suppose, for contradiction, that</w:t>
        </w:r>
      </w:ins>
      <w:ins w:id="47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∈</m:t>
        </m:r>
        <m:r>
          <m:t>T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(</w:t>
        </w:r>
      </w:ins>
      <w:hyperlink r:id="rId14">
        <w:ins w:id="50" w:author="PR Preview" w:date="2026-01-01T00:00:00Z">
          <w:r>
            <w:rPr>
              <w:rStyle w:val="Hyperlink"/>
            </w:rPr>
            <w:t xml:space="preserve">Definition: Proof by contradiction</w:t>
          </w:r>
        </w:ins>
      </w:hyperlink>
      <w:ins w:id="51" w:author="PR Preview" w:date="2026-01-01T00:00:00Z">
        <w:r>
          <w:t xml:space="preserve">).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Then</w:t>
        </w:r>
      </w:ins>
      <w:ins w:id="54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for some integer</w:t>
        </w:r>
      </w:ins>
      <w:ins w:id="57" w:author="PR Preview" w:date="2026-01-01T00:00:00Z">
        <w:r>
          <w:t xml:space="preserve"> </w:t>
        </w:r>
      </w:ins>
      <m:oMath>
        <m:r>
          <m:t>k</m:t>
        </m:r>
      </m:oMath>
      <w:ins w:id="58" w:author="PR Preview" w:date="2026-01-01T00:00:00Z">
        <w:r>
          <w:t xml:space="preserve">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Subtracting 2 from both sides gives</w:t>
        </w:r>
      </w:ins>
      <w:ins w:id="61" w:author="PR Preview" w:date="2026-01-01T00:00:00Z">
        <w:r>
          <w:t xml:space="preserve"> </w:t>
        </w:r>
      </w:ins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ins w:id="62" w:author="PR Preview" w:date="2026-01-01T00:00:00Z">
        <w:r>
          <w:t xml:space="preserve">, so</w:t>
        </w:r>
      </w:ins>
      <w:ins w:id="63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But</w:t>
        </w:r>
      </w:ins>
      <w:ins w:id="67" w:author="PR Preview" w:date="2026-01-01T00:00:00Z">
        <w:r>
          <w:t xml:space="preserve"> </w:t>
        </w:r>
      </w:ins>
      <m:oMath>
        <m:r>
          <m:t>17</m:t>
        </m:r>
        <m:r>
          <m:rPr>
            <m:sty m:val="p"/>
          </m:rPr>
          <m:t>/</m:t>
        </m:r>
        <m:r>
          <m:t>3</m:t>
        </m:r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 not an integer, since</w:t>
        </w:r>
      </w:ins>
      <w:ins w:id="7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ins w:id="71" w:author="PR Preview" w:date="2026-01-01T00:00:00Z">
        <w:r>
          <w:t xml:space="preserve">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This contradicts that</w:t>
        </w:r>
      </w:ins>
      <w:ins w:id="74" w:author="PR Preview" w:date="2026-01-01T00:00:00Z">
        <w:r>
          <w:t xml:space="preserve"> </w:t>
        </w:r>
      </w:ins>
      <m:oMath>
        <m:r>
          <m:t>k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an integer, so</w:t>
        </w:r>
      </w:ins>
      <w:ins w:id="77" w:author="PR Preview" w:date="2026-01-01T00:00:00Z">
        <w:r>
          <w:t xml:space="preserve"> </w:t>
        </w:r>
      </w:ins>
      <m:oMath>
        <m:r>
          <m:t>19</m:t>
        </m:r>
        <m:r>
          <m:rPr>
            <m:sty m:val="p"/>
          </m:rPr>
          <m:t>∉</m:t>
        </m:r>
        <m:r>
          <m:t>T</m:t>
        </m:r>
      </m:oMath>
      <w:ins w:id="78" w:author="PR Preview" w:date="2026-01-01T00:00:00Z">
        <w:r>
          <w:t xml:space="preserve">.</w:t>
        </w:r>
      </w:ins>
    </w:p>
    <w:bookmarkEnd w:id="15"/>
    <w:bookmarkStart w:id="18" w:name="rem-membership"/>
    <w:p>
      <w:pPr>
        <w:pStyle w:val="BodyText"/>
      </w:pPr>
      <w:ins w:id="79" w:author="PR Preview" w:date="2026-01-01T00:00:00Z">
        <w:r>
          <w:rPr>
            <w:i/>
            <w:iCs/>
          </w:rPr>
          <w:t xml:space="preserve">Remark 1</w:t>
        </w:r>
      </w:ins>
      <w:ins w:id="80" w:author="PR Preview" w:date="2026-01-01T00:00:00Z">
        <w:r>
          <w:t xml:space="preserve"> (What to show for membership). </w:t>
        </w:r>
      </w:ins>
      <w:ins w:id="81" w:author="PR Preview" w:date="2026-01-01T00:00:00Z">
        <w:r>
          <w:t xml:space="preserve">To prove that</w:t>
        </w:r>
      </w:ins>
      <w:ins w:id="82" w:author="PR Preview" w:date="2026-01-01T00:00:00Z">
        <w:r>
          <w:t xml:space="preserve"> </w:t>
        </w:r>
      </w:ins>
      <m:oMath>
        <m:r>
          <m:t>a</m:t>
        </m:r>
      </m:oMath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is an element of a set,</w:t>
        </w:r>
      </w:ins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show that</w:t>
        </w:r>
      </w:ins>
      <w:ins w:id="87" w:author="PR Preview" w:date="2026-01-01T00:00:00Z">
        <w:r>
          <w:t xml:space="preserve"> </w:t>
        </w:r>
      </w:ins>
      <m:oMath>
        <m:r>
          <m:t>a</m:t>
        </m:r>
      </m:oMath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passes the set’s test (</w:t>
        </w:r>
      </w:ins>
      <w:hyperlink r:id="rId16">
        <w:ins w:id="90" w:author="PR Preview" w:date="2026-01-01T00:00:00Z">
          <w:r>
            <w:rPr>
              <w:rStyle w:val="Hyperlink"/>
            </w:rPr>
            <w:t xml:space="preserve">Definition: Set-builder notation</w:t>
          </w:r>
        </w:ins>
      </w:hyperlink>
      <w:ins w:id="91" w:author="PR Preview" w:date="2026-01-01T00:00:00Z">
        <w:r>
          <w:t xml:space="preserve">,</w:t>
        </w:r>
      </w:ins>
      <w:ins w:id="92" w:author="PR Preview" w:date="2026-01-01T00:00:00Z">
        <w:r>
          <w:t xml:space="preserve"> </w:t>
        </w:r>
      </w:ins>
      <w:hyperlink r:id="rId12">
        <w:ins w:id="93" w:author="PR Preview" w:date="2026-01-01T00:00:00Z">
          <w:r>
            <w:rPr>
              <w:rStyle w:val="Hyperlink"/>
            </w:rPr>
            <w:t xml:space="preserve">Definition: Set-builder notation with an expression</w:t>
          </w:r>
        </w:ins>
      </w:hyperlink>
      <w:ins w:id="94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2"/>
        </w:numPr>
      </w:pPr>
      <w:ins w:id="95" w:author="PR Preview" w:date="2026-01-01T00:00:00Z">
        <w:r>
          <w:t xml:space="preserve">for</w:t>
        </w:r>
      </w:ins>
      <w:ins w:id="9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97" w:author="PR Preview" w:date="2026-01-01T00:00:00Z">
        <w:r>
          <w:t xml:space="preserve">, the same set-builder notation with no set</w:t>
        </w:r>
      </w:ins>
      <w:ins w:id="98" w:author="PR Preview" w:date="2026-01-01T00:00:00Z">
        <w:r>
          <w:t xml:space="preserve"> </w:t>
        </w:r>
      </w:ins>
      <m:oMath>
        <m:r>
          <m:t>A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named, show that</w:t>
        </w:r>
      </w:ins>
      <w:ins w:id="10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is true;</w:t>
        </w:r>
      </w:ins>
    </w:p>
    <w:p>
      <w:pPr>
        <w:pStyle w:val="Compact"/>
        <w:numPr>
          <w:ilvl w:val="0"/>
          <w:numId w:val="1002"/>
        </w:numPr>
      </w:pPr>
      <w:ins w:id="104" w:author="PR Preview" w:date="2026-01-01T00:00:00Z">
        <w:r>
          <w:t xml:space="preserve">for</w:t>
        </w:r>
      </w:ins>
      <w:ins w:id="10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06" w:author="PR Preview" w:date="2026-01-01T00:00:00Z">
        <w:r>
          <w:t xml:space="preserve">, show that</w:t>
        </w:r>
      </w:ins>
      <w:ins w:id="10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that</w:t>
        </w:r>
      </w:ins>
      <w:ins w:id="11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is true;</w:t>
        </w:r>
      </w:ins>
    </w:p>
    <w:p>
      <w:pPr>
        <w:pStyle w:val="Compact"/>
        <w:numPr>
          <w:ilvl w:val="0"/>
          <w:numId w:val="1002"/>
        </w:numPr>
      </w:pPr>
      <w:ins w:id="113" w:author="PR Preview" w:date="2026-01-01T00:00:00Z">
        <w:r>
          <w:t xml:space="preserve">for</w:t>
        </w:r>
      </w:ins>
      <w:ins w:id="114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ins w:id="115" w:author="PR Preview" w:date="2026-01-01T00:00:00Z">
        <w:r>
          <w:t xml:space="preserve">, find some</w:t>
        </w:r>
      </w:ins>
      <w:ins w:id="11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∈</m:t>
        </m:r>
        <m:r>
          <m:t>A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with</w:t>
        </w:r>
      </w:ins>
      <w:ins w:id="119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120" w:author="PR Preview" w:date="2026-01-01T00:00:00Z">
        <w:r>
          <w:t xml:space="preserve">.</w:t>
        </w:r>
      </w:ins>
    </w:p>
    <w:p>
      <w:pPr>
        <w:pStyle w:val="FirstParagraph"/>
      </w:pPr>
      <w:ins w:id="121" w:author="PR Preview" w:date="2026-01-01T00:00:00Z">
        <w:r>
          <w:t xml:space="preserve">The last case is an existence proof,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so it usually names the</w:t>
        </w:r>
      </w:ins>
      <w:ins w:id="124" w:author="PR Preview" w:date="2026-01-01T00:00:00Z">
        <w:r>
          <w:t xml:space="preserve"> </w:t>
        </w:r>
      </w:ins>
      <m:oMath>
        <m:r>
          <m:t>k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(</w:t>
        </w:r>
      </w:ins>
      <w:hyperlink r:id="rId17">
        <w:ins w:id="127" w:author="PR Preview" w:date="2026-01-01T00:00:00Z">
          <w:r>
            <w:rPr>
              <w:rStyle w:val="Hyperlink"/>
            </w:rPr>
            <w:t xml:space="preserve">Definition: Constructive proof</w:t>
          </w:r>
        </w:ins>
      </w:hyperlink>
      <w:ins w:id="128" w:author="PR Preview" w:date="2026-01-01T00:00:00Z">
        <w:r>
          <w:t xml:space="preserve">).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To prove that</w:t>
        </w:r>
      </w:ins>
      <w:ins w:id="13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S</m:t>
        </m:r>
      </m:oMath>
      <w:ins w:id="132" w:author="PR Preview" w:date="2026-01-01T00:00:00Z">
        <w:r>
          <w:t xml:space="preserve">, prove the negation of the test,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often by contradiction, as in</w:t>
        </w:r>
      </w:ins>
      <w:ins w:id="135" w:author="PR Preview" w:date="2026-01-01T00:00:00Z">
        <w:r>
          <w:t xml:space="preserve"> </w:t>
        </w:r>
      </w:ins>
      <w:hyperlink w:anchor="sol-three-k-plus-two">
        <w:ins w:id="136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137" w:author="PR Preview" w:date="2026-01-01T00:00:00Z">
        <w:r>
          <w:t xml:space="preserve">.</w:t>
        </w:r>
      </w:ins>
    </w:p>
    <w:bookmarkEnd w:id="18"/>
    <w:bookmarkStart w:id="19" w:name="exm-membership"/>
    <w:p>
      <w:pPr>
        <w:pStyle w:val="BodyText"/>
      </w:pPr>
      <w:ins w:id="138" w:author="PR Preview" w:date="2026-01-01T00:00:00Z">
        <w:r>
          <w:rPr>
            <w:b/>
            <w:bCs/>
          </w:rPr>
          <w:t xml:space="preserve">Example 1 (A root of a polynomial)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Let</w:t>
        </w:r>
      </w:ins>
      <w:ins w:id="141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ins w:id="142" w:author="PR Preview" w:date="2026-01-01T00:00:00Z">
        <w:r>
          <w:t xml:space="preserve">.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Then</w:t>
        </w:r>
      </w:ins>
      <w:ins w:id="14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ins w:id="146" w:author="PR Preview" w:date="2026-01-01T00:00:00Z">
        <w:r>
          <w:t xml:space="preserve">.</w:t>
        </w:r>
      </w:ins>
    </w:p>
    <w:p>
      <w:pPr>
        <w:pStyle w:val="BodyText"/>
      </w:pPr>
      <w:ins w:id="147" w:author="PR Preview" w:date="2026-01-01T00:00:00Z">
        <w:r>
          <w:t xml:space="preserve">The set has the form</w:t>
        </w:r>
      </w:ins>
      <w:ins w:id="1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149" w:author="PR Preview" w:date="2026-01-01T00:00:00Z">
        <w:r>
          <w:t xml:space="preserve">, so there are two things to show</w:t>
        </w:r>
      </w:ins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(</w:t>
        </w:r>
      </w:ins>
      <w:hyperlink w:anchor="rem-membership">
        <w:ins w:id="152" w:author="PR Preview" w:date="2026-01-01T00:00:00Z">
          <w:r>
            <w:rPr>
              <w:rStyle w:val="Hyperlink"/>
            </w:rPr>
            <w:t xml:space="preserve">Remark 1</w:t>
          </w:r>
        </w:ins>
      </w:hyperlink>
      <w:ins w:id="153" w:author="PR Preview" w:date="2026-01-01T00:00:00Z">
        <w:r>
          <w:t xml:space="preserve">).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First,</w:t>
        </w:r>
      </w:ins>
      <w:ins w:id="15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is a real number.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Second,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1" w:name="sec-subset-proofs"/>
    <w:p>
      <w:pPr>
        <w:pStyle w:val="Heading1"/>
      </w:pPr>
      <w:ins w:id="161" w:author="PR Preview" w:date="2026-01-01T00:00:00Z">
        <w:r>
          <w:t xml:space="preserve">2. Proving a subset</w:t>
        </w:r>
      </w:ins>
    </w:p>
    <w:bookmarkStart w:id="22" w:name="exr-between-roots"/>
    <w:p>
      <w:pPr>
        <w:pStyle w:val="FirstParagraph"/>
      </w:pPr>
      <w:ins w:id="162" w:author="PR Preview" w:date="2026-01-01T00:00:00Z">
        <w:r>
          <w:rPr>
            <w:b/>
            <w:bCs/>
          </w:rPr>
          <w:t xml:space="preserve">Exercise 2 (Where a quadratic is negative)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Prove that</w:t>
        </w:r>
      </w:ins>
      <w:ins w:id="16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(</w:t>
        </w:r>
      </w:ins>
      <w:hyperlink r:id="rId21">
        <w:ins w:id="168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169" w:author="PR Preview" w:date="2026-01-01T00:00:00Z">
        <w:r>
          <w:t xml:space="preserve">).</w:t>
        </w:r>
      </w:ins>
    </w:p>
    <w:p>
      <w:pPr>
        <w:pStyle w:val="BodyText"/>
      </w:pPr>
      <w:ins w:id="170" w:author="PR Preview" w:date="2026-01-01T00:00:00Z">
        <w:r>
          <w:t xml:space="preserve">Hint: factor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</m:oMath>
      <w:ins w:id="172" w:author="PR Preview" w:date="2026-01-01T00:00:00Z">
        <w:r>
          <w:t xml:space="preserve">.</w:t>
        </w:r>
      </w:ins>
    </w:p>
    <w:bookmarkEnd w:id="22"/>
    <w:bookmarkStart w:id="24" w:name="sol-between-roots"/>
    <w:p>
      <w:pPr>
        <w:pStyle w:val="BodyText"/>
      </w:pPr>
      <w:ins w:id="173" w:author="PR Preview" w:date="2026-01-01T00:00:00Z">
        <w:r>
          <w:rPr>
            <w:i/>
            <w:iCs/>
          </w:rPr>
          <w:t xml:space="preserve">Solution 2</w:t>
        </w:r>
      </w:ins>
      <w:ins w:id="174" w:author="PR Preview" w:date="2026-01-01T00:00:00Z">
        <w:r>
          <w:t xml:space="preserve">. </w:t>
        </w:r>
      </w:ins>
      <w:ins w:id="175" w:author="PR Preview" w:date="2026-01-01T00:00:00Z">
        <w:r>
          <w:t xml:space="preserve">Let</w:t>
        </w:r>
      </w:ins>
      <w:ins w:id="17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t>​</m:t>
        </m:r>
      </m:oMath>
      <w:ins w:id="177" w:author="PR Preview" w:date="2026-01-01T00:00:00Z">
        <w:r>
          <w:t xml:space="preserve">.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Then</w:t>
        </w:r>
      </w:ins>
      <w:ins w:id="180" w:author="PR Preview" w:date="2026-01-01T00:00:00Z">
        <w:r>
          <w:t xml:space="preserve"> </w:t>
        </w:r>
      </w:ins>
      <m:oMath>
        <m:r>
          <m:t>x</m:t>
        </m:r>
      </m:oMath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is a real number, and</w:t>
        </w:r>
      </w:ins>
      <w:ins w:id="18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We show that</w:t>
        </w:r>
      </w:ins>
      <w:ins w:id="18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188" w:author="PR Preview" w:date="2026-01-01T00:00:00Z">
        <w:r>
          <w:t xml:space="preserve">, by ruling out the other two cases (</w:t>
        </w:r>
      </w:ins>
      <w:hyperlink r:id="rId23">
        <w:ins w:id="189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19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3"/>
        </w:numPr>
      </w:pPr>
      <w:ins w:id="191" w:author="PR Preview" w:date="2026-01-01T00:00:00Z">
        <w:r>
          <w:t xml:space="preserve">If</w:t>
        </w:r>
      </w:ins>
      <w:ins w:id="19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≤</m:t>
        </m:r>
        <m:r>
          <m:t>1</m:t>
        </m:r>
      </m:oMath>
      <w:ins w:id="193" w:author="PR Preview" w:date="2026-01-01T00:00:00Z">
        <w:r>
          <w:t xml:space="preserve">, then</w:t>
        </w:r>
      </w:ins>
      <w:ins w:id="19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so</w:t>
        </w:r>
      </w:ins>
      <w:ins w:id="20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02" w:author="PR Preview" w:date="2026-01-01T00:00:00Z">
        <w:r>
          <w:t xml:space="preserve">, since the product of two numbers that are not positive is not negative.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That contradicts</w:t>
        </w:r>
      </w:ins>
      <w:ins w:id="2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ins w:id="20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w:ins w:id="207" w:author="PR Preview" w:date="2026-01-01T00:00:00Z">
        <w:r>
          <w:t xml:space="preserve">If</w:t>
        </w:r>
      </w:ins>
      <w:ins w:id="20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2</m:t>
        </m:r>
      </m:oMath>
      <w:ins w:id="209" w:author="PR Preview" w:date="2026-01-01T00:00:00Z">
        <w:r>
          <w:t xml:space="preserve">, then</w:t>
        </w:r>
      </w:ins>
      <w:ins w:id="21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and</w:t>
        </w:r>
      </w:ins>
      <w:ins w:id="2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ins w:id="214" w:author="PR Preview" w:date="2026-01-01T00:00:00Z">
        <w:r>
          <w:t xml:space="preserve">,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so</w:t>
        </w:r>
      </w:ins>
      <w:ins w:id="21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ins w:id="218" w:author="PR Preview" w:date="2026-01-01T00:00:00Z">
        <w:r>
          <w:t xml:space="preserve">, again a contradiction.</w:t>
        </w:r>
      </w:ins>
    </w:p>
    <w:p>
      <w:pPr>
        <w:pStyle w:val="FirstParagraph"/>
      </w:pPr>
      <w:ins w:id="219" w:author="PR Preview" w:date="2026-01-01T00:00:00Z">
        <w:r>
          <w:t xml:space="preserve">So</w:t>
        </w:r>
      </w:ins>
      <w:ins w:id="22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ins w:id="221" w:author="PR Preview" w:date="2026-01-01T00:00:00Z">
        <w:r>
          <w:t xml:space="preserve">, and so</w:t>
        </w:r>
      </w:ins>
      <w:ins w:id="22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3</m:t>
        </m:r>
      </m:oMath>
      <w:ins w:id="223" w:author="PR Preview" w:date="2026-01-01T00:00:00Z">
        <w:r>
          <w:t xml:space="preserve">.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So</w:t>
        </w:r>
      </w:ins>
      <w:ins w:id="2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ins w:id="227" w:author="PR Preview" w:date="2026-01-01T00:00:00Z">
        <w:r>
          <w:t xml:space="preserve">.</w:t>
        </w:r>
      </w:ins>
    </w:p>
    <w:bookmarkEnd w:id="24"/>
    <w:bookmarkStart w:id="27" w:name="rem-subset-template"/>
    <w:p>
      <w:pPr>
        <w:pStyle w:val="BodyText"/>
      </w:pPr>
      <w:ins w:id="228" w:author="PR Preview" w:date="2026-01-01T00:00:00Z">
        <w:r>
          <w:rPr>
            <w:i/>
            <w:iCs/>
          </w:rPr>
          <w:t xml:space="preserve">Remark 2</w:t>
        </w:r>
      </w:ins>
      <w:ins w:id="229" w:author="PR Preview" w:date="2026-01-01T00:00:00Z">
        <w:r>
          <w:t xml:space="preserve"> (The shape of a subset proof). </w:t>
        </w:r>
      </w:ins>
      <w:ins w:id="230" w:author="PR Preview" w:date="2026-01-01T00:00:00Z">
        <w:r>
          <w:t xml:space="preserve">By</w:t>
        </w:r>
      </w:ins>
      <w:ins w:id="231" w:author="PR Preview" w:date="2026-01-01T00:00:00Z">
        <w:r>
          <w:t xml:space="preserve"> </w:t>
        </w:r>
      </w:ins>
      <w:hyperlink r:id="rId21">
        <w:ins w:id="232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means the conditional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“if</w:t>
        </w:r>
      </w:ins>
      <w:ins w:id="2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40" w:author="PR Preview" w:date="2026-01-01T00:00:00Z">
        <w:r>
          <w:t xml:space="preserve">, then</w:t>
        </w:r>
      </w:ins>
      <w:ins w:id="2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242" w:author="PR Preview" w:date="2026-01-01T00:00:00Z">
        <w:r>
          <w:t xml:space="preserve">”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is true for every</w:t>
        </w:r>
      </w:ins>
      <w:ins w:id="245" w:author="PR Preview" w:date="2026-01-01T00:00:00Z">
        <w:r>
          <w:t xml:space="preserve"> </w:t>
        </w:r>
      </w:ins>
      <m:oMath>
        <m:r>
          <m:t>a</m:t>
        </m:r>
      </m:oMath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So a proof of</w:t>
        </w:r>
      </w:ins>
      <w:ins w:id="2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is a proof of that conditional,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either directly (</w:t>
        </w:r>
      </w:ins>
      <w:hyperlink r:id="rId25">
        <w:ins w:id="254" w:author="PR Preview" w:date="2026-01-01T00:00:00Z">
          <w:r>
            <w:rPr>
              <w:rStyle w:val="Hyperlink"/>
            </w:rPr>
            <w:t xml:space="preserve">Definition: Direct proof</w:t>
          </w:r>
        </w:ins>
      </w:hyperlink>
      <w:ins w:id="255" w:author="PR Preview" w:date="2026-01-01T00:00:00Z">
        <w:r>
          <w:t xml:space="preserve">):</w:t>
        </w:r>
      </w:ins>
    </w:p>
    <w:p>
      <w:pPr>
        <w:pStyle w:val="BlockText"/>
      </w:pPr>
      <w:ins w:id="256" w:author="PR Preview" w:date="2026-01-01T00:00:00Z">
        <w:r>
          <w:t xml:space="preserve">Suppose</w:t>
        </w:r>
      </w:ins>
      <w:ins w:id="2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58" w:author="PR Preview" w:date="2026-01-01T00:00:00Z">
        <w:r>
          <w:t xml:space="preserve">.</w:t>
        </w:r>
      </w:ins>
      <w:ins w:id="259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260" w:author="PR Preview" w:date="2026-01-01T00:00:00Z">
        <w:r>
          <w:br/>
        </w:r>
      </w:ins>
      <w:ins w:id="261" w:author="PR Preview" w:date="2026-01-01T00:00:00Z">
        <w:r>
          <w:t xml:space="preserve">Therefore</w:t>
        </w:r>
      </w:ins>
      <w:ins w:id="26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263" w:author="PR Preview" w:date="2026-01-01T00:00:00Z">
        <w:r>
          <w:t xml:space="preserve">.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t xml:space="preserve">So</w:t>
        </w:r>
      </w:ins>
      <w:ins w:id="2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67" w:author="PR Preview" w:date="2026-01-01T00:00:00Z">
        <w:r>
          <w:t xml:space="preserve">.</w:t>
        </w:r>
      </w:ins>
    </w:p>
    <w:p>
      <w:pPr>
        <w:pStyle w:val="FirstParagraph"/>
      </w:pPr>
      <w:ins w:id="268" w:author="PR Preview" w:date="2026-01-01T00:00:00Z">
        <w:r>
          <w:t xml:space="preserve">or by contrapositive (</w:t>
        </w:r>
      </w:ins>
      <w:hyperlink r:id="rId26">
        <w:ins w:id="269" w:author="PR Preview" w:date="2026-01-01T00:00:00Z">
          <w:r>
            <w:rPr>
              <w:rStyle w:val="Hyperlink"/>
            </w:rPr>
            <w:t xml:space="preserve">Definition: Proof by contrapositive</w:t>
          </w:r>
        </w:ins>
      </w:hyperlink>
      <w:ins w:id="270" w:author="PR Preview" w:date="2026-01-01T00:00:00Z">
        <w:r>
          <w:t xml:space="preserve">):</w:t>
        </w:r>
      </w:ins>
    </w:p>
    <w:p>
      <w:pPr>
        <w:pStyle w:val="BlockText"/>
      </w:pPr>
      <w:ins w:id="271" w:author="PR Preview" w:date="2026-01-01T00:00:00Z">
        <w:r>
          <w:t xml:space="preserve">Suppose</w:t>
        </w:r>
      </w:ins>
      <w:ins w:id="2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B</m:t>
        </m:r>
      </m:oMath>
      <w:ins w:id="273" w:author="PR Preview" w:date="2026-01-01T00:00:00Z">
        <w:r>
          <w:t xml:space="preserve">.</w:t>
        </w:r>
      </w:ins>
      <w:ins w:id="274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275" w:author="PR Preview" w:date="2026-01-01T00:00:00Z">
        <w:r>
          <w:br/>
        </w:r>
      </w:ins>
      <w:ins w:id="276" w:author="PR Preview" w:date="2026-01-01T00:00:00Z">
        <w:r>
          <w:t xml:space="preserve">Therefore</w:t>
        </w:r>
      </w:ins>
      <w:ins w:id="2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A</m:t>
        </m:r>
      </m:oMath>
      <w:ins w:id="278" w:author="PR Preview" w:date="2026-01-01T00:00:00Z">
        <w:r>
          <w:t xml:space="preserve">.</w:t>
        </w:r>
      </w:ins>
      <w:ins w:id="279" w:author="PR Preview" w:date="2026-01-01T00:00:00Z">
        <w:r>
          <w:br/>
        </w:r>
      </w:ins>
      <w:ins w:id="280" w:author="PR Preview" w:date="2026-01-01T00:00:00Z">
        <w:r>
          <w:t xml:space="preserve">So</w:t>
        </w:r>
      </w:ins>
      <w:ins w:id="28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282" w:author="PR Preview" w:date="2026-01-01T00:00:00Z">
        <w:r>
          <w:t xml:space="preserve">.</w:t>
        </w:r>
      </w:ins>
    </w:p>
    <w:p>
      <w:pPr>
        <w:pStyle w:val="FirstParagraph"/>
      </w:pPr>
      <w:ins w:id="283" w:author="PR Preview" w:date="2026-01-01T00:00:00Z">
        <w:r>
          <w:t xml:space="preserve">The element</w:t>
        </w:r>
      </w:ins>
      <w:ins w:id="284" w:author="PR Preview" w:date="2026-01-01T00:00:00Z">
        <w:r>
          <w:t xml:space="preserve"> </w:t>
        </w:r>
      </w:ins>
      <m:oMath>
        <m:r>
          <m:t>a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is arbitrary: the proof may use only that</w:t>
        </w:r>
      </w:ins>
      <w:ins w:id="2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(or that</w:t>
        </w:r>
      </w:ins>
      <w:ins w:id="29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B</m:t>
        </m:r>
      </m:oMath>
      <w:ins w:id="291" w:author="PR Preview" w:date="2026-01-01T00:00:00Z">
        <w:r>
          <w:t xml:space="preserve">),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nothing else about it.</w:t>
        </w:r>
      </w:ins>
    </w:p>
    <w:bookmarkEnd w:id="27"/>
    <w:bookmarkStart w:id="28" w:name="exm-subset-contrapositive"/>
    <w:p>
      <w:pPr>
        <w:pStyle w:val="BodyText"/>
      </w:pPr>
      <w:ins w:id="294" w:author="PR Preview" w:date="2026-01-01T00:00:00Z">
        <w:r>
          <w:rPr>
            <w:b/>
            <w:bCs/>
          </w:rPr>
          <w:t xml:space="preserve">Example 2 (A subset proof by contrapositive)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Claim:</w:t>
        </w:r>
      </w:ins>
      <w:ins w:id="297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298" w:author="PR Preview" w:date="2026-01-01T00:00:00Z">
        <w:r>
          <w:t xml:space="preserve">.</w:t>
        </w:r>
      </w:ins>
    </w:p>
    <w:p>
      <w:pPr>
        <w:pStyle w:val="BodyText"/>
      </w:pPr>
      <w:ins w:id="299" w:author="PR Preview" w:date="2026-01-01T00:00:00Z">
        <w:r>
          <w:t xml:space="preserve">We use the contrapositive outline of</w:t>
        </w:r>
      </w:ins>
      <w:ins w:id="300" w:author="PR Preview" w:date="2026-01-01T00:00:00Z">
        <w:r>
          <w:t xml:space="preserve"> </w:t>
        </w:r>
      </w:ins>
      <w:hyperlink w:anchor="rem-subset-template">
        <w:ins w:id="301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302" w:author="PR Preview" w:date="2026-01-01T00:00:00Z">
        <w:r>
          <w:t xml:space="preserve">.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Suppose</w:t>
        </w:r>
      </w:ins>
      <w:ins w:id="30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306" w:author="PR Preview" w:date="2026-01-01T00:00:00Z">
        <w:r>
          <w:t xml:space="preserve">.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If</w:t>
        </w:r>
      </w:ins>
      <w:ins w:id="309" w:author="PR Preview" w:date="2026-01-01T00:00:00Z">
        <w:r>
          <w:t xml:space="preserve"> </w:t>
        </w:r>
      </w:ins>
      <m:oMath>
        <m:r>
          <m:t>a</m:t>
        </m:r>
      </m:oMath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is not a real number, then</w:t>
        </w:r>
      </w:ins>
      <w:ins w:id="312" w:author="PR Preview" w:date="2026-01-01T00:00:00Z">
        <w:r>
          <w:t xml:space="preserve"> </w:t>
        </w:r>
      </w:ins>
      <m:oMath>
        <m:r>
          <m:t>a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is not in the left-hand set either,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since every element of that set is a real number.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Otherwise</w:t>
        </w:r>
      </w:ins>
      <w:ins w:id="319" w:author="PR Preview" w:date="2026-01-01T00:00:00Z">
        <w:r>
          <w:t xml:space="preserve"> </w:t>
        </w:r>
      </w:ins>
      <m:oMath>
        <m:r>
          <m:t>a</m:t>
        </m:r>
      </m:oMath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is a real number with</w:t>
        </w:r>
      </w:ins>
      <w:ins w:id="32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0</m:t>
        </m:r>
      </m:oMath>
      <w:ins w:id="323" w:author="PR Preview" w:date="2026-01-01T00:00:00Z">
        <w:r>
          <w:t xml:space="preserve">.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Then</w:t>
        </w:r>
      </w:ins>
      <w:ins w:id="326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ins w:id="327" w:author="PR Preview" w:date="2026-01-01T00:00:00Z">
        <w:r>
          <w:t xml:space="preserve">, since</w:t>
        </w:r>
      </w:ins>
      <w:ins w:id="32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0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and</w:t>
        </w:r>
      </w:ins>
      <w:ins w:id="331" w:author="PR Preview" w:date="2026-01-01T00:00:00Z">
        <w:r>
          <w:t xml:space="preserve"> </w:t>
        </w:r>
      </w:ins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ins w:id="332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333" w:author="PR Preview" w:date="2026-01-01T00:00:00Z">
        <w:r>
          <w:t xml:space="preserve">So</w:t>
        </w:r>
      </w:ins>
      <w:ins w:id="33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335" w:author="PR Preview" w:date="2026-01-01T00:00:00Z">
        <w:r>
          <w:t xml:space="preserve">.</w:t>
        </w:r>
      </w:ins>
    </w:p>
    <w:p>
      <w:pPr>
        <w:pStyle w:val="BodyText"/>
      </w:pPr>
      <w:ins w:id="336" w:author="PR Preview" w:date="2026-01-01T00:00:00Z">
        <w:r>
          <w:t xml:space="preserve">The direct outline would start from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“</w:t>
        </w:r>
      </w:ins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a</m:t>
        </m:r>
        <m:r>
          <m:rPr>
            <m:sty m:val="p"/>
          </m:rPr>
          <m:t>&gt;</m:t>
        </m:r>
        <m:r>
          <m:t>0</m:t>
        </m:r>
      </m:oMath>
      <w:ins w:id="339" w:author="PR Preview" w:date="2026-01-01T00:00:00Z">
        <w:r>
          <w:t xml:space="preserve">”</w:t>
        </w:r>
      </w:ins>
      <w:ins w:id="340" w:author="PR Preview" w:date="2026-01-01T00:00:00Z">
        <w:r>
          <w:t xml:space="preserve">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 would have to get from a cubic back to</w:t>
        </w:r>
      </w:ins>
      <w:ins w:id="343" w:author="PR Preview" w:date="2026-01-01T00:00:00Z">
        <w:r>
          <w:t xml:space="preserve"> </w:t>
        </w:r>
      </w:ins>
      <m:oMath>
        <m:r>
          <m:t>a</m:t>
        </m:r>
      </m:oMath>
      <w:ins w:id="344" w:author="PR Preview" w:date="2026-01-01T00:00:00Z">
        <w:r>
          <w:t xml:space="preserve">, which is harder.</w:t>
        </w:r>
      </w:ins>
    </w:p>
    <w:bookmarkEnd w:id="28"/>
    <w:bookmarkStart w:id="29" w:name="thm-subset-transitive"/>
    <w:p>
      <w:pPr>
        <w:pStyle w:val="BodyText"/>
      </w:pPr>
      <w:ins w:id="345" w:author="PR Preview" w:date="2026-01-01T00:00:00Z">
        <w:r>
          <w:rPr>
            <w:b/>
            <w:bCs/>
          </w:rPr>
          <w:t xml:space="preserve">Theorem 1 (Subsets of subsets)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Let</w:t>
        </w:r>
      </w:ins>
      <w:ins w:id="348" w:author="PR Preview" w:date="2026-01-01T00:00:00Z">
        <w:r>
          <w:t xml:space="preserve"> </w:t>
        </w:r>
      </w:ins>
      <m:oMath>
        <m:r>
          <m:t>A</m:t>
        </m:r>
      </m:oMath>
      <w:ins w:id="349" w:author="PR Preview" w:date="2026-01-01T00:00:00Z">
        <w:r>
          <w:t xml:space="preserve">,</w:t>
        </w:r>
      </w:ins>
      <w:ins w:id="350" w:author="PR Preview" w:date="2026-01-01T00:00:00Z">
        <w:r>
          <w:t xml:space="preserve"> </w:t>
        </w:r>
      </w:ins>
      <m:oMath>
        <m:r>
          <m:t>B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and</w:t>
        </w:r>
      </w:ins>
      <w:ins w:id="353" w:author="PR Preview" w:date="2026-01-01T00:00:00Z">
        <w:r>
          <w:t xml:space="preserve"> </w:t>
        </w:r>
      </w:ins>
      <m:oMath>
        <m:r>
          <m:t>C</m:t>
        </m:r>
      </m:oMath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be sets.</w:t>
        </w:r>
      </w:ins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If</w:t>
        </w:r>
      </w:ins>
      <w:ins w:id="35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and</w:t>
        </w:r>
      </w:ins>
      <w:ins w:id="3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t>C</m:t>
        </m:r>
      </m:oMath>
      <w:ins w:id="362" w:author="PR Preview" w:date="2026-01-01T00:00:00Z">
        <w:r>
          <w:t xml:space="preserve">, then</w:t>
        </w:r>
      </w:ins>
      <w:ins w:id="36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C</m:t>
        </m:r>
      </m:oMath>
      <w:ins w:id="364" w:author="PR Preview" w:date="2026-01-01T00:00:00Z">
        <w:r>
          <w:t xml:space="preserve">.</w:t>
        </w:r>
      </w:ins>
    </w:p>
    <w:bookmarkEnd w:id="29"/>
    <w:p>
      <w:pPr>
        <w:pStyle w:val="BodyText"/>
      </w:pPr>
      <w:ins w:id="365" w:author="PR Preview" w:date="2026-01-01T00:00:00Z">
        <w:r>
          <w:rPr>
            <w:i/>
            <w:iCs/>
          </w:rPr>
          <w:t xml:space="preserve">Proof</w:t>
        </w:r>
      </w:ins>
      <w:ins w:id="366" w:author="PR Preview" w:date="2026-01-01T00:00:00Z">
        <w:r>
          <w:t xml:space="preserve">. </w:t>
        </w:r>
      </w:ins>
      <w:ins w:id="367" w:author="PR Preview" w:date="2026-01-01T00:00:00Z">
        <w:r>
          <w:t xml:space="preserve">Suppose</w:t>
        </w:r>
      </w:ins>
      <w:ins w:id="36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and</w:t>
        </w:r>
      </w:ins>
      <w:ins w:id="37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t>C</m:t>
        </m:r>
      </m:oMath>
      <w:ins w:id="372" w:author="PR Preview" w:date="2026-01-01T00:00:00Z">
        <w:r>
          <w:t xml:space="preserve">, and let</w:t>
        </w:r>
      </w:ins>
      <w:ins w:id="37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374" w:author="PR Preview" w:date="2026-01-01T00:00:00Z">
        <w:r>
          <w:t xml:space="preserve">.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Since</w:t>
        </w:r>
      </w:ins>
      <w:ins w:id="3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378" w:author="PR Preview" w:date="2026-01-01T00:00:00Z">
        <w:r>
          <w:t xml:space="preserve">,</w:t>
        </w:r>
      </w:ins>
      <w:ins w:id="37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(</w:t>
        </w:r>
      </w:ins>
      <w:hyperlink r:id="rId21">
        <w:ins w:id="382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383" w:author="PR Preview" w:date="2026-01-01T00:00:00Z">
        <w:r>
          <w:t xml:space="preserve">).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Since</w:t>
        </w:r>
      </w:ins>
      <w:ins w:id="38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t>C</m:t>
        </m:r>
      </m:oMath>
      <w:ins w:id="387" w:author="PR Preview" w:date="2026-01-01T00:00:00Z">
        <w:r>
          <w:t xml:space="preserve">,</w:t>
        </w:r>
      </w:ins>
      <w:ins w:id="3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C</m:t>
        </m:r>
      </m:oMath>
      <w:ins w:id="389" w:author="PR Preview" w:date="2026-01-01T00:00:00Z">
        <w:r>
          <w:t xml:space="preserve">.</w:t>
        </w:r>
      </w:ins>
      <w:ins w:id="390" w:author="PR Preview" w:date="2026-01-01T00:00:00Z">
        <w:r>
          <w:t xml:space="preserve"> </w:t>
        </w:r>
      </w:ins>
      <w:ins w:id="391" w:author="PR Preview" w:date="2026-01-01T00:00:00Z">
        <w:r>
          <w:t xml:space="preserve">So every element of</w:t>
        </w:r>
      </w:ins>
      <w:ins w:id="392" w:author="PR Preview" w:date="2026-01-01T00:00:00Z">
        <w:r>
          <w:t xml:space="preserve"> </w:t>
        </w:r>
      </w:ins>
      <m:oMath>
        <m:r>
          <m:t>A</m:t>
        </m:r>
      </m:oMath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is in</w:t>
        </w:r>
      </w:ins>
      <w:ins w:id="395" w:author="PR Preview" w:date="2026-01-01T00:00:00Z">
        <w:r>
          <w:t xml:space="preserve"> </w:t>
        </w:r>
      </w:ins>
      <m:oMath>
        <m:r>
          <m:t>C</m:t>
        </m:r>
      </m:oMath>
      <w:ins w:id="396" w:author="PR Preview" w:date="2026-01-01T00:00:00Z">
        <w:r>
          <w:t xml:space="preserve">, and</w:t>
        </w:r>
      </w:ins>
      <w:ins w:id="3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C</m:t>
        </m:r>
      </m:oMath>
      <w:ins w:id="398" w:author="PR Preview" w:date="2026-01-01T00:00:00Z">
        <w:r>
          <w:t xml:space="preserve">.</w:t>
        </w:r>
      </w:ins>
    </w:p>
    <w:bookmarkStart w:id="30" w:name="exm-subset-transitive"/>
    <w:p>
      <w:pPr>
        <w:pStyle w:val="BodyText"/>
      </w:pPr>
      <w:ins w:id="399" w:author="PR Preview" w:date="2026-01-01T00:00:00Z">
        <w:r>
          <w:rPr>
            <w:b/>
            <w:bCs/>
          </w:rPr>
          <w:t xml:space="preserve">Example 3 (A chain of subsets)</w:t>
        </w:r>
      </w:ins>
      <w:ins w:id="400" w:author="PR Preview" w:date="2026-01-01T00:00:00Z">
        <w:r>
          <w:t xml:space="preserve"> </w:t>
        </w:r>
      </w:ins>
      <w:hyperlink w:anchor="sol-between-roots">
        <w:ins w:id="401" w:author="PR Preview" w:date="2026-01-01T00:00:00Z">
          <w:r>
            <w:rPr>
              <w:rStyle w:val="Hyperlink"/>
            </w:rPr>
            <w:t xml:space="preserve">Solution 2</w:t>
          </w:r>
        </w:ins>
      </w:hyperlink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shows that</w:t>
        </w:r>
      </w:ins>
      <w:ins w:id="40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and every real number between 0 and 3 is positive, so</w:t>
        </w:r>
      </w:ins>
      <w:ins w:id="40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0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409" w:author="PR Preview" w:date="2026-01-01T00:00:00Z">
        <w:r>
          <w:t xml:space="preserve">.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By</w:t>
        </w:r>
      </w:ins>
      <w:ins w:id="412" w:author="PR Preview" w:date="2026-01-01T00:00:00Z">
        <w:r>
          <w:t xml:space="preserve"> </w:t>
        </w:r>
      </w:ins>
      <w:hyperlink w:anchor="thm-subset-transitive">
        <w:ins w:id="41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14" w:author="PR Preview" w:date="2026-01-01T00:00:00Z">
        <w:r>
          <w:t xml:space="preserve">,</w:t>
        </w:r>
      </w:ins>
      <w:ins w:id="41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&lt;</m:t>
            </m:r>
            <m:r>
              <m:t>0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ins w:id="416" w:author="PR Preview" w:date="2026-01-01T00:00:00Z">
        <w:r>
          <w:t xml:space="preserve">.</w:t>
        </w:r>
      </w:ins>
    </w:p>
    <w:bookmarkEnd w:id="30"/>
    <w:bookmarkEnd w:id="31"/>
    <w:bookmarkStart w:id="53" w:name="sec-set-equality"/>
    <w:p>
      <w:pPr>
        <w:pStyle w:val="Heading1"/>
      </w:pPr>
      <w:ins w:id="417" w:author="PR Preview" w:date="2026-01-01T00:00:00Z">
        <w:r>
          <w:t xml:space="preserve">3. Proving set equality</w:t>
        </w:r>
      </w:ins>
    </w:p>
    <w:bookmarkStart w:id="34" w:name="exr-absorption"/>
    <w:p>
      <w:pPr>
        <w:pStyle w:val="FirstParagraph"/>
      </w:pPr>
      <w:ins w:id="418" w:author="PR Preview" w:date="2026-01-01T00:00:00Z">
        <w:r>
          <w:rPr>
            <w:b/>
            <w:bCs/>
          </w:rPr>
          <w:t xml:space="preserve">Exercise 3 (Absorbing an intersection)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Let</w:t>
        </w:r>
      </w:ins>
      <w:ins w:id="421" w:author="PR Preview" w:date="2026-01-01T00:00:00Z">
        <w:r>
          <w:t xml:space="preserve"> </w:t>
        </w:r>
      </w:ins>
      <m:oMath>
        <m:r>
          <m:t>A</m:t>
        </m:r>
      </m:oMath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and</w:t>
        </w:r>
      </w:ins>
      <w:ins w:id="424" w:author="PR Preview" w:date="2026-01-01T00:00:00Z">
        <w:r>
          <w:t xml:space="preserve"> </w:t>
        </w:r>
      </w:ins>
      <m:oMath>
        <m:r>
          <m:t>B</m:t>
        </m:r>
      </m:oMath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be sets.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Prove that</w:t>
        </w:r>
      </w:ins>
      <w:ins w:id="42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(</w:t>
        </w:r>
      </w:ins>
      <w:hyperlink r:id="rId32">
        <w:ins w:id="432" w:author="PR Preview" w:date="2026-01-01T00:00:00Z">
          <w:r>
            <w:rPr>
              <w:rStyle w:val="Hyperlink"/>
            </w:rPr>
            <w:t xml:space="preserve">Definition: Union</w:t>
          </w:r>
        </w:ins>
      </w:hyperlink>
      <w:ins w:id="433" w:author="PR Preview" w:date="2026-01-01T00:00:00Z">
        <w:r>
          <w:t xml:space="preserve">,</w:t>
        </w:r>
      </w:ins>
      <w:ins w:id="434" w:author="PR Preview" w:date="2026-01-01T00:00:00Z">
        <w:r>
          <w:t xml:space="preserve"> </w:t>
        </w:r>
      </w:ins>
      <w:hyperlink r:id="rId33">
        <w:ins w:id="435" w:author="PR Preview" w:date="2026-01-01T00:00:00Z">
          <w:r>
            <w:rPr>
              <w:rStyle w:val="Hyperlink"/>
            </w:rPr>
            <w:t xml:space="preserve">Definition: Intersection</w:t>
          </w:r>
        </w:ins>
      </w:hyperlink>
      <w:ins w:id="436" w:author="PR Preview" w:date="2026-01-01T00:00:00Z">
        <w:r>
          <w:t xml:space="preserve">).</w:t>
        </w:r>
      </w:ins>
    </w:p>
    <w:p>
      <w:pPr>
        <w:pStyle w:val="BodyText"/>
      </w:pPr>
      <w:ins w:id="437" w:author="PR Preview" w:date="2026-01-01T00:00:00Z">
        <w:r>
          <w:t xml:space="preserve">Hint: prove that each side is a subset of the other.</w:t>
        </w:r>
      </w:ins>
    </w:p>
    <w:bookmarkEnd w:id="34"/>
    <w:bookmarkStart w:id="37" w:name="sol-absorption"/>
    <w:p>
      <w:pPr>
        <w:pStyle w:val="BodyText"/>
      </w:pPr>
      <w:ins w:id="438" w:author="PR Preview" w:date="2026-01-01T00:00:00Z">
        <w:r>
          <w:rPr>
            <w:i/>
            <w:iCs/>
          </w:rPr>
          <w:t xml:space="preserve">Solution 3</w:t>
        </w:r>
      </w:ins>
      <w:ins w:id="439" w:author="PR Preview" w:date="2026-01-01T00:00:00Z">
        <w:r>
          <w:t xml:space="preserve">. </w:t>
        </w:r>
      </w:ins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ins w:id="440" w:author="PR Preview" w:date="2026-01-01T00:00:00Z">
        <w:r>
          <w:rPr>
            <w:b/>
            <w:bCs/>
          </w:rPr>
          <w:t xml:space="preserve">.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Let</w:t>
        </w:r>
      </w:ins>
      <w:ins w:id="4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44" w:author="PR Preview" w:date="2026-01-01T00:00:00Z">
        <w:r>
          <w:t xml:space="preserve">.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Then</w:t>
        </w:r>
      </w:ins>
      <w:ins w:id="44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or</w:t>
        </w:r>
      </w:ins>
      <w:ins w:id="45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ins w:id="451" w:author="PR Preview" w:date="2026-01-01T00:00:00Z">
        <w:r>
          <w:t xml:space="preserve">.</w:t>
        </w:r>
      </w:ins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In the first case,</w:t>
        </w:r>
      </w:ins>
      <w:ins w:id="45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55" w:author="PR Preview" w:date="2026-01-01T00:00:00Z">
        <w:r>
          <w:t xml:space="preserve">.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In the second case,</w:t>
        </w:r>
      </w:ins>
      <w:ins w:id="45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59" w:author="PR Preview" w:date="2026-01-01T00:00:00Z">
        <w:r>
          <w:t xml:space="preserve"> </w:t>
        </w:r>
      </w:ins>
      <w:ins w:id="460" w:author="PR Preview" w:date="2026-01-01T00:00:00Z">
        <w:r>
          <w:t xml:space="preserve">and</w:t>
        </w:r>
      </w:ins>
      <w:ins w:id="46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B</m:t>
        </m:r>
      </m:oMath>
      <w:ins w:id="462" w:author="PR Preview" w:date="2026-01-01T00:00:00Z">
        <w:r>
          <w:t xml:space="preserve">, so again</w:t>
        </w:r>
      </w:ins>
      <w:ins w:id="46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64" w:author="PR Preview" w:date="2026-01-01T00:00:00Z">
        <w:r>
          <w:t xml:space="preserve">.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Either way,</w:t>
        </w:r>
      </w:ins>
      <w:ins w:id="46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(</w:t>
        </w:r>
      </w:ins>
      <w:hyperlink r:id="rId23">
        <w:ins w:id="470" w:author="PR Preview" w:date="2026-01-01T00:00:00Z">
          <w:r>
            <w:rPr>
              <w:rStyle w:val="Hyperlink"/>
            </w:rPr>
            <w:t xml:space="preserve">Definition: Proof by cases</w:t>
          </w:r>
        </w:ins>
      </w:hyperlink>
      <w:ins w:id="471" w:author="PR Preview" w:date="2026-01-01T00:00:00Z">
        <w:r>
          <w:t xml:space="preserve">).</w:t>
        </w:r>
      </w:ins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72" w:author="PR Preview" w:date="2026-01-01T00:00:00Z">
        <w:r>
          <w:rPr>
            <w:b/>
            <w:bCs/>
          </w:rPr>
          <w:t xml:space="preserve">.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Let</w:t>
        </w:r>
      </w:ins>
      <w:ins w:id="4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76" w:author="PR Preview" w:date="2026-01-01T00:00:00Z">
        <w:r>
          <w:t xml:space="preserve">.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Then</w:t>
        </w:r>
      </w:ins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or</w:t>
        </w:r>
      </w:ins>
      <w:ins w:id="48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ins w:id="484" w:author="PR Preview" w:date="2026-01-01T00:00:00Z">
        <w:r>
          <w:t xml:space="preserve">”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is true,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since its first part is true (</w:t>
        </w:r>
      </w:ins>
      <w:hyperlink r:id="rId35">
        <w:ins w:id="489" w:author="PR Preview" w:date="2026-01-01T00:00:00Z">
          <w:r>
            <w:rPr>
              <w:rStyle w:val="Hyperlink"/>
            </w:rPr>
            <w:t xml:space="preserve">Definition: Or</w:t>
          </w:r>
        </w:ins>
      </w:hyperlink>
      <w:ins w:id="490" w:author="PR Preview" w:date="2026-01-01T00:00:00Z">
        <w:r>
          <w:t xml:space="preserve">),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so</w:t>
        </w:r>
      </w:ins>
      <w:ins w:id="4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ins w:id="494" w:author="PR Preview" w:date="2026-01-01T00:00:00Z">
        <w:r>
          <w:t xml:space="preserve">.</w:t>
        </w:r>
      </w:ins>
    </w:p>
    <w:p>
      <w:pPr>
        <w:pStyle w:val="BodyText"/>
      </w:pPr>
      <w:ins w:id="495" w:author="PR Preview" w:date="2026-01-01T00:00:00Z">
        <w:r>
          <w:t xml:space="preserve">Each side is a subset of the other,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an element is in one side exactly when it is in the other,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 the two sets are equal (</w:t>
        </w:r>
      </w:ins>
      <w:hyperlink r:id="rId36">
        <w:ins w:id="500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501" w:author="PR Preview" w:date="2026-01-01T00:00:00Z">
        <w:r>
          <w:t xml:space="preserve">).</w:t>
        </w:r>
      </w:ins>
    </w:p>
    <w:bookmarkEnd w:id="37"/>
    <w:bookmarkStart w:id="38" w:name="thm-double-inclusion"/>
    <w:p>
      <w:pPr>
        <w:pStyle w:val="BodyText"/>
      </w:pPr>
      <w:ins w:id="502" w:author="PR Preview" w:date="2026-01-01T00:00:00Z">
        <w:r>
          <w:rPr>
            <w:b/>
            <w:bCs/>
          </w:rPr>
          <w:t xml:space="preserve">Theorem 2 (Equal sets are subsets of each other)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Let</w:t>
        </w:r>
      </w:ins>
      <w:ins w:id="505" w:author="PR Preview" w:date="2026-01-01T00:00:00Z">
        <w:r>
          <w:t xml:space="preserve"> </w:t>
        </w:r>
      </w:ins>
      <m:oMath>
        <m:r>
          <m:t>A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t>B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be sets.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Then</w:t>
        </w:r>
      </w:ins>
      <w:ins w:id="5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514" w:author="PR Preview" w:date="2026-01-01T00:00:00Z">
        <w:r>
          <w:t xml:space="preserve"> </w:t>
        </w:r>
      </w:ins>
      <w:ins w:id="515" w:author="PR Preview" w:date="2026-01-01T00:00:00Z">
        <w:r>
          <w:t xml:space="preserve">if and only if</w:t>
        </w:r>
      </w:ins>
      <w:ins w:id="5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and</w:t>
        </w:r>
      </w:ins>
      <w:ins w:id="51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t>A</m:t>
        </m:r>
      </m:oMath>
      <w:ins w:id="520" w:author="PR Preview" w:date="2026-01-01T00:00:00Z">
        <w:r>
          <w:t xml:space="preserve">.</w:t>
        </w:r>
      </w:ins>
    </w:p>
    <w:bookmarkEnd w:id="38"/>
    <w:p>
      <w:pPr>
        <w:pStyle w:val="BodyText"/>
      </w:pPr>
      <w:ins w:id="521" w:author="PR Preview" w:date="2026-01-01T00:00:00Z">
        <w:r>
          <w:rPr>
            <w:i/>
            <w:iCs/>
          </w:rPr>
          <w:t xml:space="preserve">Proof</w:t>
        </w:r>
      </w:ins>
      <w:ins w:id="522" w:author="PR Preview" w:date="2026-01-01T00:00:00Z">
        <w:r>
          <w:t xml:space="preserve">. </w:t>
        </w:r>
      </w:ins>
      <w:ins w:id="523" w:author="PR Preview" w:date="2026-01-01T00:00:00Z">
        <w:r>
          <w:t xml:space="preserve">By</w:t>
        </w:r>
      </w:ins>
      <w:ins w:id="524" w:author="PR Preview" w:date="2026-01-01T00:00:00Z">
        <w:r>
          <w:t xml:space="preserve"> </w:t>
        </w:r>
      </w:ins>
      <w:hyperlink r:id="rId36">
        <w:ins w:id="525" w:author="PR Preview" w:date="2026-01-01T00:00:00Z">
          <w:r>
            <w:rPr>
              <w:rStyle w:val="Hyperlink"/>
            </w:rPr>
            <w:t xml:space="preserve">Definition: Set</w:t>
          </w:r>
        </w:ins>
      </w:hyperlink>
      <w:ins w:id="526" w:author="PR Preview" w:date="2026-01-01T00:00:00Z">
        <w:r>
          <w:t xml:space="preserve">,</w:t>
        </w:r>
      </w:ins>
      <w:ins w:id="52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means that every</w:t>
        </w:r>
      </w:ins>
      <w:ins w:id="530" w:author="PR Preview" w:date="2026-01-01T00:00:00Z">
        <w:r>
          <w:t xml:space="preserve"> </w:t>
        </w:r>
      </w:ins>
      <m:oMath>
        <m:r>
          <m:t>x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has</w:t>
        </w:r>
      </w:ins>
      <w:ins w:id="53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ins w:id="534" w:author="PR Preview" w:date="2026-01-01T00:00:00Z">
        <w:r>
          <w:t xml:space="preserve">.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By</w:t>
        </w:r>
      </w:ins>
      <w:ins w:id="537" w:author="PR Preview" w:date="2026-01-01T00:00:00Z">
        <w:r>
          <w:t xml:space="preserve"> </w:t>
        </w:r>
      </w:ins>
      <w:hyperlink r:id="rId39">
        <w:ins w:id="538" w:author="PR Preview" w:date="2026-01-01T00:00:00Z">
          <w:r>
            <w:rPr>
              <w:rStyle w:val="Hyperlink"/>
            </w:rPr>
            <w:t xml:space="preserve">Theorem: A biconditional is two conditionals</w:t>
          </w:r>
        </w:ins>
      </w:hyperlink>
      <w:ins w:id="539" w:author="PR Preview" w:date="2026-01-01T00:00:00Z">
        <w:r>
          <w:t xml:space="preserve">, that biconditional is the same as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“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ins w:id="542" w:author="PR Preview" w:date="2026-01-01T00:00:00Z">
        <w:r>
          <w:t xml:space="preserve">, and</w:t>
        </w:r>
      </w:ins>
      <w:ins w:id="54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ins w:id="544" w:author="PR Preview" w:date="2026-01-01T00:00:00Z">
        <w:r>
          <w:t xml:space="preserve">”</w:t>
        </w:r>
      </w:ins>
      <w:ins w:id="545" w:author="PR Preview" w:date="2026-01-01T00:00:00Z">
        <w:r>
          <w:t xml:space="preserve">.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A conjunction is true for every</w:t>
        </w:r>
      </w:ins>
      <w:ins w:id="548" w:author="PR Preview" w:date="2026-01-01T00:00:00Z">
        <w:r>
          <w:t xml:space="preserve"> </w:t>
        </w:r>
      </w:ins>
      <m:oMath>
        <m:r>
          <m:t>x</m:t>
        </m:r>
      </m:oMath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exactly when each of its two parts is true for every</w:t>
        </w:r>
      </w:ins>
      <w:ins w:id="551" w:author="PR Preview" w:date="2026-01-01T00:00:00Z">
        <w:r>
          <w:t xml:space="preserve"> </w:t>
        </w:r>
      </w:ins>
      <m:oMath>
        <m:r>
          <m:t>x</m:t>
        </m:r>
      </m:oMath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The first conditional, for every</w:t>
        </w:r>
      </w:ins>
      <w:ins w:id="555" w:author="PR Preview" w:date="2026-01-01T00:00:00Z">
        <w:r>
          <w:t xml:space="preserve"> </w:t>
        </w:r>
      </w:ins>
      <m:oMath>
        <m:r>
          <m:t>x</m:t>
        </m:r>
      </m:oMath>
      <w:ins w:id="556" w:author="PR Preview" w:date="2026-01-01T00:00:00Z">
        <w:r>
          <w:t xml:space="preserve">, is</w:t>
        </w:r>
      </w:ins>
      <w:ins w:id="5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(</w:t>
        </w:r>
      </w:ins>
      <w:hyperlink r:id="rId21">
        <w:ins w:id="560" w:author="PR Preview" w:date="2026-01-01T00:00:00Z">
          <w:r>
            <w:rPr>
              <w:rStyle w:val="Hyperlink"/>
            </w:rPr>
            <w:t xml:space="preserve">Definition: Subset</w:t>
          </w:r>
        </w:ins>
      </w:hyperlink>
      <w:ins w:id="561" w:author="PR Preview" w:date="2026-01-01T00:00:00Z">
        <w:r>
          <w:t xml:space="preserve">),</w:t>
        </w:r>
      </w:ins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and the second, for every</w:t>
        </w:r>
      </w:ins>
      <w:ins w:id="564" w:author="PR Preview" w:date="2026-01-01T00:00:00Z">
        <w:r>
          <w:t xml:space="preserve"> </w:t>
        </w:r>
      </w:ins>
      <m:oMath>
        <m:r>
          <m:t>x</m:t>
        </m:r>
      </m:oMath>
      <w:ins w:id="565" w:author="PR Preview" w:date="2026-01-01T00:00:00Z">
        <w:r>
          <w:t xml:space="preserve">, is</w:t>
        </w:r>
      </w:ins>
      <w:ins w:id="56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⊆</m:t>
        </m:r>
        <m:r>
          <m:t>A</m:t>
        </m:r>
      </m:oMath>
      <w:ins w:id="567" w:author="PR Preview" w:date="2026-01-01T00:00:00Z">
        <w:r>
          <w:t xml:space="preserve">.</w:t>
        </w:r>
      </w:ins>
    </w:p>
    <w:bookmarkStart w:id="41" w:name="rem-double-inclusion"/>
    <w:p>
      <w:pPr>
        <w:pStyle w:val="BodyText"/>
      </w:pPr>
      <w:ins w:id="568" w:author="PR Preview" w:date="2026-01-01T00:00:00Z">
        <w:r>
          <w:rPr>
            <w:i/>
            <w:iCs/>
          </w:rPr>
          <w:t xml:space="preserve">Remark 3</w:t>
        </w:r>
      </w:ins>
      <w:ins w:id="569" w:author="PR Preview" w:date="2026-01-01T00:00:00Z">
        <w:r>
          <w:t xml:space="preserve"> (The shape of a set equality proof). </w:t>
        </w:r>
      </w:ins>
      <w:ins w:id="570" w:author="PR Preview" w:date="2026-01-01T00:00:00Z">
        <w:r>
          <w:t xml:space="preserve">By</w:t>
        </w:r>
      </w:ins>
      <w:ins w:id="571" w:author="PR Preview" w:date="2026-01-01T00:00:00Z">
        <w:r>
          <w:t xml:space="preserve"> </w:t>
        </w:r>
      </w:ins>
      <w:hyperlink w:anchor="thm-double-inclusion">
        <w:ins w:id="572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573" w:author="PR Preview" w:date="2026-01-01T00:00:00Z">
        <w:r>
          <w:t xml:space="preserve">, a proof of</w:t>
        </w:r>
      </w:ins>
      <w:ins w:id="5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has two parts,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each a subset proof (</w:t>
        </w:r>
      </w:ins>
      <w:hyperlink w:anchor="rem-subset-template">
        <w:ins w:id="579" w:author="PR Preview" w:date="2026-01-01T00:00:00Z">
          <w:r>
            <w:rPr>
              <w:rStyle w:val="Hyperlink"/>
            </w:rPr>
            <w:t xml:space="preserve">Remark 2</w:t>
          </w:r>
        </w:ins>
      </w:hyperlink>
      <w:ins w:id="580" w:author="PR Preview" w:date="2026-01-01T00:00:00Z">
        <w:r>
          <w:t xml:space="preserve">):</w:t>
        </w:r>
      </w:ins>
    </w:p>
    <w:p>
      <w:pPr>
        <w:pStyle w:val="BlockText"/>
      </w:pPr>
      <w:ins w:id="581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582" w:author="PR Preview" w:date="2026-01-01T00:00:00Z">
        <w:r>
          <w:t xml:space="preserve">) Suppose</w:t>
        </w:r>
      </w:ins>
      <w:ins w:id="58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584" w:author="PR Preview" w:date="2026-01-01T00:00:00Z">
        <w:r>
          <w:t xml:space="preserve">.</w:t>
        </w:r>
      </w:ins>
      <w:ins w:id="585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586" w:author="PR Preview" w:date="2026-01-01T00:00:00Z">
        <w:r>
          <w:br/>
        </w:r>
      </w:ins>
      <w:ins w:id="587" w:author="PR Preview" w:date="2026-01-01T00:00:00Z">
        <w:r>
          <w:t xml:space="preserve">Therefore</w:t>
        </w:r>
      </w:ins>
      <w:ins w:id="588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589" w:author="PR Preview" w:date="2026-01-01T00:00:00Z">
        <w:r>
          <w:t xml:space="preserve">.</w:t>
        </w:r>
      </w:ins>
      <w:ins w:id="590" w:author="PR Preview" w:date="2026-01-01T00:00:00Z">
        <w:r>
          <w:br/>
        </w:r>
      </w:ins>
      <w:ins w:id="591" w:author="PR Preview" w:date="2026-01-01T00:00:00Z">
        <w:r>
          <w:br/>
        </w:r>
      </w:ins>
      <w:ins w:id="592" w:author="PR Preview" w:date="2026-01-01T00:00:00Z">
        <w:r>
          <w:t xml:space="preserve">(</w:t>
        </w:r>
      </w:ins>
      <m:oMath>
        <m:r>
          <m:rPr>
            <m:sty m:val="p"/>
          </m:rPr>
          <m:t>⊇</m:t>
        </m:r>
      </m:oMath>
      <w:ins w:id="593" w:author="PR Preview" w:date="2026-01-01T00:00:00Z">
        <w:r>
          <w:t xml:space="preserve">) Suppose</w:t>
        </w:r>
      </w:ins>
      <w:ins w:id="5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595" w:author="PR Preview" w:date="2026-01-01T00:00:00Z">
        <w:r>
          <w:t xml:space="preserve">.</w:t>
        </w:r>
      </w:ins>
      <w:ins w:id="596" w:author="PR Preview" w:date="2026-01-01T00:00:00Z">
        <w:r>
          <w:br/>
        </w:r>
      </w:ins>
      <m:oMath>
        <m:r>
          <m:rPr>
            <m:sty m:val="p"/>
          </m:rPr>
          <m:t>⋮</m:t>
        </m:r>
      </m:oMath>
      <w:ins w:id="597" w:author="PR Preview" w:date="2026-01-01T00:00:00Z">
        <w:r>
          <w:br/>
        </w:r>
      </w:ins>
      <w:ins w:id="598" w:author="PR Preview" w:date="2026-01-01T00:00:00Z">
        <w:r>
          <w:t xml:space="preserve">Therefore</w:t>
        </w:r>
      </w:ins>
      <w:ins w:id="59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00" w:author="PR Preview" w:date="2026-01-01T00:00:00Z">
        <w:r>
          <w:t xml:space="preserve">.</w:t>
        </w:r>
      </w:ins>
      <w:ins w:id="601" w:author="PR Preview" w:date="2026-01-01T00:00:00Z">
        <w:r>
          <w:br/>
        </w:r>
      </w:ins>
      <w:ins w:id="602" w:author="PR Preview" w:date="2026-01-01T00:00:00Z">
        <w:r>
          <w:br/>
        </w:r>
      </w:ins>
      <w:ins w:id="603" w:author="PR Preview" w:date="2026-01-01T00:00:00Z">
        <w:r>
          <w:t xml:space="preserve">So</w:t>
        </w:r>
      </w:ins>
      <w:ins w:id="60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605" w:author="PR Preview" w:date="2026-01-01T00:00:00Z">
        <w:r>
          <w:t xml:space="preserve">.</w:t>
        </w:r>
      </w:ins>
    </w:p>
    <w:p>
      <w:pPr>
        <w:pStyle w:val="FirstParagraph"/>
      </w:pPr>
      <w:ins w:id="606" w:author="PR Preview" w:date="2026-01-01T00:00:00Z">
        <w:r>
          <w:t xml:space="preserve">This is the</w:t>
        </w:r>
      </w:ins>
      <w:ins w:id="607" w:author="PR Preview" w:date="2026-01-01T00:00:00Z">
        <w:r>
          <w:t xml:space="preserve"> </w:t>
        </w:r>
      </w:ins>
      <w:ins w:id="608" w:author="PR Preview" w:date="2026-01-01T00:00:00Z">
        <w:r>
          <w:t xml:space="preserve">“if and only if”</w:t>
        </w:r>
      </w:ins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outline of</w:t>
        </w:r>
      </w:ins>
      <w:ins w:id="611" w:author="PR Preview" w:date="2026-01-01T00:00:00Z">
        <w:r>
          <w:t xml:space="preserve"> </w:t>
        </w:r>
      </w:ins>
      <w:hyperlink r:id="rId40">
        <w:ins w:id="612" w:author="PR Preview" w:date="2026-01-01T00:00:00Z">
          <w:r>
            <w:rPr>
              <w:rStyle w:val="Hyperlink"/>
            </w:rPr>
            <w:t xml:space="preserve">Remark: The shape of an</w:t>
          </w:r>
        </w:ins>
        <w:ins w:id="613" w:author="PR Preview" w:date="2026-01-01T00:00:00Z">
          <w:r>
            <w:rPr>
              <w:rStyle w:val="Hyperlink"/>
            </w:rPr>
            <w:t xml:space="preserve"> </w:t>
          </w:r>
        </w:ins>
        <w:ins w:id="614" w:author="PR Preview" w:date="2026-01-01T00:00:00Z">
          <w:r>
            <w:rPr>
              <w:rStyle w:val="Hyperlink"/>
            </w:rPr>
            <w:t xml:space="preserve">“if and only if”</w:t>
          </w:r>
        </w:ins>
        <w:ins w:id="615" w:author="PR Preview" w:date="2026-01-01T00:00:00Z">
          <w:r>
            <w:rPr>
              <w:rStyle w:val="Hyperlink"/>
            </w:rPr>
            <w:t xml:space="preserve"> </w:t>
          </w:r>
        </w:ins>
        <w:ins w:id="616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617" w:author="PR Preview" w:date="2026-01-01T00:00:00Z">
        <w:r>
          <w:t xml:space="preserve">,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applied to</w:t>
        </w:r>
      </w:ins>
      <w:ins w:id="6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and</w:t>
        </w:r>
      </w:ins>
      <w:ins w:id="62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624" w:author="PR Preview" w:date="2026-01-01T00:00:00Z">
        <w:r>
          <w:t xml:space="preserve">.</w:t>
        </w:r>
      </w:ins>
    </w:p>
    <w:bookmarkEnd w:id="41"/>
    <w:bookmarkStart w:id="45" w:name="exm-odd-forms"/>
    <w:p>
      <w:pPr>
        <w:pStyle w:val="BodyText"/>
      </w:pPr>
      <w:ins w:id="625" w:author="PR Preview" w:date="2026-01-01T00:00:00Z">
        <w:r>
          <w:rPr>
            <w:b/>
            <w:bCs/>
          </w:rPr>
          <w:t xml:space="preserve">Example 4 (Two kinds of odd number)</w:t>
        </w:r>
      </w:ins>
      <w:ins w:id="626" w:author="PR Preview" w:date="2026-01-01T00:00:00Z">
        <w:r>
          <w:t xml:space="preserve"> </w:t>
        </w:r>
      </w:ins>
      <w:ins w:id="627" w:author="PR Preview" w:date="2026-01-01T00:00:00Z">
        <w:r>
          <w:t xml:space="preserve">Claim:</w:t>
        </w:r>
      </w:ins>
      <w:ins w:id="62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ins w:id="629" w:author="PR Preview" w:date="2026-01-01T00:00:00Z">
        <w:r>
          <w:t xml:space="preserve">.</w:t>
        </w:r>
      </w:ins>
    </w:p>
    <w:p>
      <w:pPr>
        <w:pStyle w:val="BodyText"/>
      </w:pPr>
      <w:ins w:id="630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631" w:author="PR Preview" w:date="2026-01-01T00:00:00Z">
        <w:r>
          <w:t xml:space="preserve">)</w:t>
        </w:r>
      </w:ins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Let</w:t>
        </w:r>
      </w:ins>
      <w:ins w:id="634" w:author="PR Preview" w:date="2026-01-01T00:00:00Z">
        <w:r>
          <w:t xml:space="preserve"> </w:t>
        </w:r>
      </w:ins>
      <m:oMath>
        <m:r>
          <m:t>x</m:t>
        </m:r>
      </m:oMath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be in the left-hand side.</w:t>
        </w:r>
      </w:ins>
      <w:ins w:id="637" w:author="PR Preview" w:date="2026-01-01T00:00:00Z">
        <w:r>
          <w:t xml:space="preserve"> </w:t>
        </w:r>
      </w:ins>
      <w:ins w:id="638" w:author="PR Preview" w:date="2026-01-01T00:00:00Z">
        <w:r>
          <w:t xml:space="preserve">If</w:t>
        </w:r>
      </w:ins>
      <w:ins w:id="63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for some integer</w:t>
        </w:r>
      </w:ins>
      <w:ins w:id="642" w:author="PR Preview" w:date="2026-01-01T00:00:00Z">
        <w:r>
          <w:t xml:space="preserve"> </w:t>
        </w:r>
      </w:ins>
      <m:oMath>
        <m:r>
          <m:t>k</m:t>
        </m:r>
      </m:oMath>
      <w:ins w:id="643" w:author="PR Preview" w:date="2026-01-01T00:00:00Z">
        <w:r>
          <w:t xml:space="preserve">, then</w:t>
        </w:r>
      </w:ins>
      <w:ins w:id="64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45" w:author="PR Preview" w:date="2026-01-01T00:00:00Z">
        <w:r>
          <w:t xml:space="preserve">.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If</w:t>
        </w:r>
      </w:ins>
      <w:ins w:id="6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for some integer</w:t>
        </w:r>
      </w:ins>
      <w:ins w:id="651" w:author="PR Preview" w:date="2026-01-01T00:00:00Z">
        <w:r>
          <w:t xml:space="preserve"> </w:t>
        </w:r>
      </w:ins>
      <m:oMath>
        <m:r>
          <m:t>k</m:t>
        </m:r>
      </m:oMath>
      <w:ins w:id="652" w:author="PR Preview" w:date="2026-01-01T00:00:00Z">
        <w:r>
          <w:t xml:space="preserve">, then</w:t>
        </w:r>
      </w:ins>
      <w:ins w:id="65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ins w:id="654" w:author="PR Preview" w:date="2026-01-01T00:00:00Z">
        <w:r>
          <w:t xml:space="preserve">.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Both</w:t>
        </w:r>
      </w:ins>
      <w:ins w:id="657" w:author="PR Preview" w:date="2026-01-01T00:00:00Z">
        <w:r>
          <w:t xml:space="preserve"> </w:t>
        </w:r>
      </w:ins>
      <m:oMath>
        <m:r>
          <m:t>2</m:t>
        </m:r>
        <m:r>
          <m:t>k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and</w:t>
        </w:r>
      </w:ins>
      <w:ins w:id="660" w:author="PR Preview" w:date="2026-01-01T00:00:00Z">
        <w:r>
          <w:t xml:space="preserve"> </w:t>
        </w:r>
      </w:ins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are integers (</w:t>
        </w:r>
      </w:ins>
      <w:hyperlink r:id="rId42">
        <w:ins w:id="663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664" w:author="PR Preview" w:date="2026-01-01T00:00:00Z">
        <w:r>
          <w:t xml:space="preserve">),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so either way</w:t>
        </w:r>
      </w:ins>
      <w:ins w:id="667" w:author="PR Preview" w:date="2026-01-01T00:00:00Z">
        <w:r>
          <w:t xml:space="preserve"> </w:t>
        </w:r>
      </w:ins>
      <m:oMath>
        <m:r>
          <m:t>x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is in the right-hand side.</w:t>
        </w:r>
      </w:ins>
    </w:p>
    <w:p>
      <w:pPr>
        <w:pStyle w:val="BodyText"/>
      </w:pPr>
      <w:ins w:id="670" w:author="PR Preview" w:date="2026-01-01T00:00:00Z">
        <w:r>
          <w:t xml:space="preserve">(</w:t>
        </w:r>
      </w:ins>
      <m:oMath>
        <m:r>
          <m:rPr>
            <m:sty m:val="p"/>
          </m:rPr>
          <m:t>⊇</m:t>
        </m:r>
      </m:oMath>
      <w:ins w:id="671" w:author="PR Preview" w:date="2026-01-01T00:00:00Z">
        <w:r>
          <w:t xml:space="preserve">)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Let</w:t>
        </w:r>
      </w:ins>
      <w:ins w:id="67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for some integer</w:t>
        </w:r>
      </w:ins>
      <w:ins w:id="677" w:author="PR Preview" w:date="2026-01-01T00:00:00Z">
        <w:r>
          <w:t xml:space="preserve"> </w:t>
        </w:r>
      </w:ins>
      <m:oMath>
        <m:r>
          <m:t>m</m:t>
        </m:r>
      </m:oMath>
      <w:ins w:id="678" w:author="PR Preview" w:date="2026-01-01T00:00:00Z">
        <w:r>
          <w:t xml:space="preserve">.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The integer</w:t>
        </w:r>
      </w:ins>
      <w:ins w:id="681" w:author="PR Preview" w:date="2026-01-01T00:00:00Z">
        <w:r>
          <w:t xml:space="preserve"> </w:t>
        </w:r>
      </w:ins>
      <m:oMath>
        <m:r>
          <m:t>m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is even or odd (</w:t>
        </w:r>
      </w:ins>
      <w:hyperlink r:id="rId42">
        <w:ins w:id="684" w:author="PR Preview" w:date="2026-01-01T00:00:00Z">
          <w:r>
            <w:rPr>
              <w:rStyle w:val="Hyperlink"/>
            </w:rPr>
            <w:t xml:space="preserve">Remark: Facts about integers used without proof</w:t>
          </w:r>
        </w:ins>
      </w:hyperlink>
      <w:ins w:id="68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4"/>
        </w:numPr>
      </w:pPr>
      <w:ins w:id="686" w:author="PR Preview" w:date="2026-01-01T00:00:00Z">
        <w:r>
          <w:t xml:space="preserve">If</w:t>
        </w:r>
      </w:ins>
      <w:ins w:id="687" w:author="PR Preview" w:date="2026-01-01T00:00:00Z">
        <w:r>
          <w:t xml:space="preserve"> </w:t>
        </w:r>
      </w:ins>
      <m:oMath>
        <m:r>
          <m:t>m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is even, then</w:t>
        </w:r>
      </w:ins>
      <w:ins w:id="690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ins w:id="691" w:author="PR Preview" w:date="2026-01-01T00:00:00Z">
        <w:r>
          <w:t xml:space="preserve"> </w:t>
        </w:r>
      </w:ins>
      <w:ins w:id="692" w:author="PR Preview" w:date="2026-01-01T00:00:00Z">
        <w:r>
          <w:t xml:space="preserve">for some integer</w:t>
        </w:r>
      </w:ins>
      <w:ins w:id="693" w:author="PR Preview" w:date="2026-01-01T00:00:00Z">
        <w:r>
          <w:t xml:space="preserve"> </w:t>
        </w:r>
      </w:ins>
      <m:oMath>
        <m:r>
          <m:t>j</m:t>
        </m:r>
      </m:oMath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(</w:t>
        </w:r>
      </w:ins>
      <w:hyperlink r:id="rId43">
        <w:ins w:id="696" w:author="PR Preview" w:date="2026-01-01T00:00:00Z">
          <w:r>
            <w:rPr>
              <w:rStyle w:val="Hyperlink"/>
            </w:rPr>
            <w:t xml:space="preserve">Definition: Even integer</w:t>
          </w:r>
        </w:ins>
      </w:hyperlink>
      <w:ins w:id="697" w:author="PR Preview" w:date="2026-01-01T00:00:00Z">
        <w:r>
          <w:t xml:space="preserve">),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so</w:t>
        </w:r>
      </w:ins>
      <w:ins w:id="70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701" w:author="PR Preview" w:date="2026-01-01T00:00:00Z">
        <w:r>
          <w:t xml:space="preserve">, and</w:t>
        </w:r>
      </w:ins>
      <w:ins w:id="70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ins w:id="70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704" w:author="PR Preview" w:date="2026-01-01T00:00:00Z">
        <w:r>
          <w:t xml:space="preserve">If</w:t>
        </w:r>
      </w:ins>
      <w:ins w:id="705" w:author="PR Preview" w:date="2026-01-01T00:00:00Z">
        <w:r>
          <w:t xml:space="preserve"> </w:t>
        </w:r>
      </w:ins>
      <m:oMath>
        <m:r>
          <m:t>m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odd, then</w:t>
        </w:r>
      </w:ins>
      <w:ins w:id="70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for some integer</w:t>
        </w:r>
      </w:ins>
      <w:ins w:id="711" w:author="PR Preview" w:date="2026-01-01T00:00:00Z">
        <w:r>
          <w:t xml:space="preserve"> </w:t>
        </w:r>
      </w:ins>
      <m:oMath>
        <m:r>
          <m:t>j</m:t>
        </m:r>
      </m:oMath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(</w:t>
        </w:r>
      </w:ins>
      <w:hyperlink r:id="rId44">
        <w:ins w:id="714" w:author="PR Preview" w:date="2026-01-01T00:00:00Z">
          <w:r>
            <w:rPr>
              <w:rStyle w:val="Hyperlink"/>
            </w:rPr>
            <w:t xml:space="preserve">Definition: Odd integer</w:t>
          </w:r>
        </w:ins>
      </w:hyperlink>
      <w:ins w:id="715" w:author="PR Preview" w:date="2026-01-01T00:00:00Z">
        <w:r>
          <w:t xml:space="preserve">),</w:t>
        </w:r>
      </w:ins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so</w:t>
        </w:r>
      </w:ins>
      <w:ins w:id="71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ins w:id="719" w:author="PR Preview" w:date="2026-01-01T00:00:00Z">
        <w:r>
          <w:t xml:space="preserve">, and</w:t>
        </w:r>
      </w:ins>
      <w:ins w:id="7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ins w:id="721" w:author="PR Preview" w:date="2026-01-01T00:00:00Z">
        <w:r>
          <w:t xml:space="preserve">.</w:t>
        </w:r>
      </w:ins>
    </w:p>
    <w:p>
      <w:pPr>
        <w:pStyle w:val="FirstParagraph"/>
      </w:pPr>
      <w:ins w:id="722" w:author="PR Preview" w:date="2026-01-01T00:00:00Z">
        <w:r>
          <w:t xml:space="preserve">Either way,</w:t>
        </w:r>
      </w:ins>
      <w:ins w:id="723" w:author="PR Preview" w:date="2026-01-01T00:00:00Z">
        <w:r>
          <w:t xml:space="preserve"> </w:t>
        </w:r>
      </w:ins>
      <m:oMath>
        <m:r>
          <m:t>x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is in the left-hand side.</w:t>
        </w:r>
      </w:ins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So the two sets are equal (</w:t>
        </w:r>
      </w:ins>
      <w:hyperlink w:anchor="thm-double-inclusion">
        <w:ins w:id="72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29" w:author="PR Preview" w:date="2026-01-01T00:00:00Z">
        <w:r>
          <w:t xml:space="preserve">).</w:t>
        </w:r>
      </w:ins>
    </w:p>
    <w:bookmarkEnd w:id="45"/>
    <w:bookmarkStart w:id="46" w:name="thm-subset-intersection"/>
    <w:p>
      <w:pPr>
        <w:pStyle w:val="BodyText"/>
      </w:pPr>
      <w:ins w:id="730" w:author="PR Preview" w:date="2026-01-01T00:00:00Z">
        <w:r>
          <w:rPr>
            <w:b/>
            <w:bCs/>
          </w:rPr>
          <w:t xml:space="preserve">Theorem 3 (A subset is its own intersection)</w:t>
        </w:r>
      </w:ins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Let</w:t>
        </w:r>
      </w:ins>
      <w:ins w:id="733" w:author="PR Preview" w:date="2026-01-01T00:00:00Z">
        <w:r>
          <w:t xml:space="preserve"> </w:t>
        </w:r>
      </w:ins>
      <m:oMath>
        <m:r>
          <m:t>A</m:t>
        </m:r>
      </m:oMath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and</w:t>
        </w:r>
      </w:ins>
      <w:ins w:id="736" w:author="PR Preview" w:date="2026-01-01T00:00:00Z">
        <w:r>
          <w:t xml:space="preserve"> </w:t>
        </w:r>
      </w:ins>
      <m:oMath>
        <m:r>
          <m:t>B</m:t>
        </m:r>
      </m:oMath>
      <w:ins w:id="737" w:author="PR Preview" w:date="2026-01-01T00:00:00Z">
        <w:r>
          <w:t xml:space="preserve"> </w:t>
        </w:r>
      </w:ins>
      <w:ins w:id="738" w:author="PR Preview" w:date="2026-01-01T00:00:00Z">
        <w:r>
          <w:t xml:space="preserve">be sets.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Then</w:t>
        </w:r>
      </w:ins>
      <w:ins w:id="7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if and only if</w:t>
        </w:r>
      </w:ins>
      <w:ins w:id="74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ins w:id="745" w:author="PR Preview" w:date="2026-01-01T00:00:00Z">
        <w:r>
          <w:t xml:space="preserve">.</w:t>
        </w:r>
      </w:ins>
    </w:p>
    <w:bookmarkEnd w:id="46"/>
    <w:p>
      <w:pPr>
        <w:pStyle w:val="BodyText"/>
      </w:pPr>
      <w:ins w:id="746" w:author="PR Preview" w:date="2026-01-01T00:00:00Z">
        <w:r>
          <w:rPr>
            <w:i/>
            <w:iCs/>
          </w:rPr>
          <w:t xml:space="preserve">Proof</w:t>
        </w:r>
      </w:ins>
      <w:ins w:id="747" w:author="PR Preview" w:date="2026-01-01T00:00:00Z">
        <w:r>
          <w:t xml:space="preserve">. </w:t>
        </w:r>
      </w:ins>
      <w:ins w:id="748" w:author="PR Preview" w:date="2026-01-01T00:00:00Z">
        <w:r>
          <w:t xml:space="preserve">(</w:t>
        </w:r>
      </w:ins>
      <m:oMath>
        <m:r>
          <m:rPr>
            <m:sty m:val="p"/>
          </m:rPr>
          <m:t>⇒</m:t>
        </m:r>
      </m:oMath>
      <w:ins w:id="749" w:author="PR Preview" w:date="2026-01-01T00:00:00Z">
        <w:r>
          <w:t xml:space="preserve">)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Suppose</w:t>
        </w:r>
      </w:ins>
      <w:ins w:id="7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753" w:author="PR Preview" w:date="2026-01-01T00:00:00Z">
        <w:r>
          <w:t xml:space="preserve">.</w:t>
        </w:r>
      </w:ins>
      <w:ins w:id="754" w:author="PR Preview" w:date="2026-01-01T00:00:00Z">
        <w:r>
          <w:t xml:space="preserve"> </w:t>
        </w:r>
      </w:ins>
      <w:ins w:id="755" w:author="PR Preview" w:date="2026-01-01T00:00:00Z">
        <w:r>
          <w:t xml:space="preserve">We show</w:t>
        </w:r>
      </w:ins>
      <w:ins w:id="75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with</w:t>
        </w:r>
      </w:ins>
      <w:ins w:id="759" w:author="PR Preview" w:date="2026-01-01T00:00:00Z">
        <w:r>
          <w:t xml:space="preserve"> </w:t>
        </w:r>
      </w:ins>
      <w:hyperlink w:anchor="thm-double-inclusion">
        <w:ins w:id="76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61" w:author="PR Preview" w:date="2026-01-01T00:00:00Z">
        <w:r>
          <w:t xml:space="preserve">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If</w:t>
        </w:r>
      </w:ins>
      <w:ins w:id="76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ins w:id="765" w:author="PR Preview" w:date="2026-01-01T00:00:00Z">
        <w:r>
          <w:t xml:space="preserve">, then</w:t>
        </w:r>
      </w:ins>
      <w:ins w:id="7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(</w:t>
        </w:r>
      </w:ins>
      <w:hyperlink r:id="rId33">
        <w:ins w:id="769" w:author="PR Preview" w:date="2026-01-01T00:00:00Z">
          <w:r>
            <w:rPr>
              <w:rStyle w:val="Hyperlink"/>
            </w:rPr>
            <w:t xml:space="preserve">Definition: Intersection</w:t>
          </w:r>
        </w:ins>
      </w:hyperlink>
      <w:ins w:id="770" w:author="PR Preview" w:date="2026-01-01T00:00:00Z">
        <w:r>
          <w:t xml:space="preserve">).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If</w:t>
        </w:r>
      </w:ins>
      <w:ins w:id="77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74" w:author="PR Preview" w:date="2026-01-01T00:00:00Z">
        <w:r>
          <w:t xml:space="preserve">, then</w:t>
        </w:r>
      </w:ins>
      <w:ins w:id="775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B</m:t>
        </m:r>
      </m:oMath>
      <w:ins w:id="776" w:author="PR Preview" w:date="2026-01-01T00:00:00Z">
        <w:r>
          <w:t xml:space="preserve">, since</w:t>
        </w:r>
      </w:ins>
      <w:ins w:id="77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778" w:author="PR Preview" w:date="2026-01-01T00:00:00Z">
        <w:r>
          <w:t xml:space="preserve">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so</w:t>
        </w:r>
      </w:ins>
      <w:ins w:id="78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ins w:id="782" w:author="PR Preview" w:date="2026-01-01T00:00:00Z">
        <w:r>
          <w:t xml:space="preserve">.</w:t>
        </w:r>
      </w:ins>
    </w:p>
    <w:p>
      <w:pPr>
        <w:pStyle w:val="BodyText"/>
      </w:pPr>
      <w:ins w:id="783" w:author="PR Preview" w:date="2026-01-01T00:00:00Z">
        <w:r>
          <w:t xml:space="preserve">(</w:t>
        </w:r>
      </w:ins>
      <m:oMath>
        <m:r>
          <m:rPr>
            <m:sty m:val="p"/>
          </m:rPr>
          <m:t>⇐</m:t>
        </m:r>
      </m:oMath>
      <w:ins w:id="784" w:author="PR Preview" w:date="2026-01-01T00:00:00Z">
        <w:r>
          <w:t xml:space="preserve">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Suppose</w:t>
        </w:r>
      </w:ins>
      <w:ins w:id="78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ins w:id="788" w:author="PR Preview" w:date="2026-01-01T00:00:00Z">
        <w:r>
          <w:t xml:space="preserve">, and let</w:t>
        </w:r>
      </w:ins>
      <w:ins w:id="78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</m:oMath>
      <w:ins w:id="790" w:author="PR Preview" w:date="2026-01-01T00:00:00Z">
        <w:r>
          <w:t xml:space="preserve">.</w:t>
        </w:r>
      </w:ins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Then</w:t>
        </w:r>
      </w:ins>
      <w:ins w:id="79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ins w:id="794" w:author="PR Preview" w:date="2026-01-01T00:00:00Z">
        <w:r>
          <w:t xml:space="preserve">, since the two sets are equal,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so</w:t>
        </w:r>
      </w:ins>
      <w:ins w:id="79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B</m:t>
        </m:r>
      </m:oMath>
      <w:ins w:id="798" w:author="PR Preview" w:date="2026-01-01T00:00:00Z">
        <w:r>
          <w:t xml:space="preserve">.</w:t>
        </w:r>
      </w:ins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So</w:t>
        </w:r>
      </w:ins>
      <w:ins w:id="8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⊆</m:t>
        </m:r>
        <m:r>
          <m:t>B</m:t>
        </m:r>
      </m:oMath>
      <w:ins w:id="802" w:author="PR Preview" w:date="2026-01-01T00:00:00Z">
        <w:r>
          <w:t xml:space="preserve">.</w:t>
        </w:r>
      </w:ins>
    </w:p>
    <w:bookmarkStart w:id="47" w:name="exm-subset-intersection"/>
    <w:p>
      <w:pPr>
        <w:pStyle w:val="BodyText"/>
      </w:pPr>
      <w:ins w:id="803" w:author="PR Preview" w:date="2026-01-01T00:00:00Z">
        <w:r>
          <w:rPr>
            <w:b/>
            <w:bCs/>
          </w:rPr>
          <w:t xml:space="preserve">Example 5 (Intersecting with a larger set)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Let</w:t>
        </w:r>
      </w:ins>
      <w:ins w:id="80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80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ins w:id="808" w:author="PR Preview" w:date="2026-01-01T00:00:00Z">
        <w:r>
          <w:t xml:space="preserve">, and</w:t>
        </w:r>
      </w:ins>
      <w:ins w:id="809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ins w:id="810" w:author="PR Preview" w:date="2026-01-01T00:00:00Z">
        <w:r>
          <w:t xml:space="preserve">, as</w:t>
        </w:r>
      </w:ins>
      <w:ins w:id="811" w:author="PR Preview" w:date="2026-01-01T00:00:00Z">
        <w:r>
          <w:t xml:space="preserve"> </w:t>
        </w:r>
      </w:ins>
      <w:hyperlink w:anchor="thm-subset-intersection">
        <w:ins w:id="81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says.</w:t>
        </w:r>
      </w:ins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ins w:id="815" w:author="PR Preview" w:date="2026-01-01T00:00:00Z">
        <w:r>
          <w:t xml:space="preserve">, since</w:t>
        </w:r>
      </w:ins>
      <w:ins w:id="816" w:author="PR Preview" w:date="2026-01-01T00:00:00Z">
        <w:r>
          <w:t xml:space="preserve"> </w:t>
        </w:r>
      </w:ins>
      <m:oMath>
        <m:r>
          <m:t>5</m:t>
        </m:r>
        <m:r>
          <m:rPr>
            <m:sty m:val="p"/>
          </m:rPr>
          <m:t>∉</m:t>
        </m:r>
        <m:r>
          <m:t>B</m:t>
        </m:r>
      </m:oMath>
      <w:ins w:id="817" w:author="PR Preview" w:date="2026-01-01T00:00:00Z">
        <w:r>
          <w:t xml:space="preserve">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and</w:t>
        </w:r>
      </w:ins>
      <w:ins w:id="82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821" w:author="PR Preview" w:date="2026-01-01T00:00:00Z">
        <w:r>
          <w:t xml:space="preserve">, which is not</w:t>
        </w:r>
      </w:ins>
      <w:ins w:id="82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ins w:id="823" w:author="PR Preview" w:date="2026-01-01T00:00:00Z">
        <w:r>
          <w:t xml:space="preserve">.</w:t>
        </w:r>
      </w:ins>
    </w:p>
    <w:bookmarkEnd w:id="47"/>
    <w:bookmarkStart w:id="49" w:name="thm-cartesian-cancel"/>
    <w:p>
      <w:pPr>
        <w:pStyle w:val="FirstParagraph"/>
      </w:pPr>
      <w:ins w:id="824" w:author="PR Preview" w:date="2026-01-01T00:00:00Z">
        <w:r>
          <w:rPr>
            <w:b/>
            <w:bCs/>
          </w:rPr>
          <w:t xml:space="preserve">Theorem 4 (Cancelling a factor of a Cartesian product)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Let</w:t>
        </w:r>
      </w:ins>
      <w:ins w:id="827" w:author="PR Preview" w:date="2026-01-01T00:00:00Z">
        <w:r>
          <w:t xml:space="preserve"> </w:t>
        </w:r>
      </w:ins>
      <m:oMath>
        <m:r>
          <m:t>A</m:t>
        </m:r>
      </m:oMath>
      <w:ins w:id="828" w:author="PR Preview" w:date="2026-01-01T00:00:00Z">
        <w:r>
          <w:t xml:space="preserve">,</w:t>
        </w:r>
      </w:ins>
      <w:ins w:id="829" w:author="PR Preview" w:date="2026-01-01T00:00:00Z">
        <w:r>
          <w:t xml:space="preserve"> </w:t>
        </w:r>
      </w:ins>
      <m:oMath>
        <m:r>
          <m:t>B</m:t>
        </m:r>
      </m:oMath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and</w:t>
        </w:r>
      </w:ins>
      <w:ins w:id="832" w:author="PR Preview" w:date="2026-01-01T00:00:00Z">
        <w:r>
          <w:t xml:space="preserve"> </w:t>
        </w:r>
      </w:ins>
      <m:oMath>
        <m:r>
          <m:t>C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be sets with</w:t>
        </w:r>
      </w:ins>
      <w:ins w:id="83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ins w:id="836" w:author="PR Preview" w:date="2026-01-01T00:00:00Z">
        <w:r>
          <w:t xml:space="preserve">.</w:t>
        </w:r>
      </w:ins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If</w:t>
        </w:r>
      </w:ins>
      <w:ins w:id="83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ins w:id="840" w:author="PR Preview" w:date="2026-01-01T00:00:00Z">
        <w:r>
          <w:t xml:space="preserve">, then</w:t>
        </w:r>
      </w:ins>
      <w:ins w:id="84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(</w:t>
        </w:r>
      </w:ins>
      <w:hyperlink r:id="rId48">
        <w:ins w:id="844" w:author="PR Preview" w:date="2026-01-01T00:00:00Z">
          <w:r>
            <w:rPr>
              <w:rStyle w:val="Hyperlink"/>
            </w:rPr>
            <w:t xml:space="preserve">Definition: Cartesian product</w:t>
          </w:r>
        </w:ins>
      </w:hyperlink>
      <w:ins w:id="845" w:author="PR Preview" w:date="2026-01-01T00:00:00Z">
        <w:r>
          <w:t xml:space="preserve">).</w:t>
        </w:r>
      </w:ins>
    </w:p>
    <w:bookmarkEnd w:id="49"/>
    <w:p>
      <w:pPr>
        <w:pStyle w:val="BodyText"/>
      </w:pPr>
      <w:ins w:id="846" w:author="PR Preview" w:date="2026-01-01T00:00:00Z">
        <w:r>
          <w:rPr>
            <w:i/>
            <w:iCs/>
          </w:rPr>
          <w:t xml:space="preserve">Proof</w:t>
        </w:r>
      </w:ins>
      <w:ins w:id="847" w:author="PR Preview" w:date="2026-01-01T00:00:00Z">
        <w:r>
          <w:t xml:space="preserve">. </w:t>
        </w:r>
      </w:ins>
      <w:ins w:id="848" w:author="PR Preview" w:date="2026-01-01T00:00:00Z">
        <w:r>
          <w:t xml:space="preserve">Suppose</w:t>
        </w:r>
      </w:ins>
      <w:ins w:id="8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ins w:id="850" w:author="PR Preview" w:date="2026-01-01T00:00:00Z">
        <w:r>
          <w:t xml:space="preserve">.</w:t>
        </w:r>
      </w:ins>
      <w:ins w:id="851" w:author="PR Preview" w:date="2026-01-01T00:00:00Z">
        <w:r>
          <w:t xml:space="preserve"> </w:t>
        </w:r>
      </w:ins>
      <w:ins w:id="852" w:author="PR Preview" w:date="2026-01-01T00:00:00Z">
        <w:r>
          <w:t xml:space="preserve">Since</w:t>
        </w:r>
      </w:ins>
      <w:ins w:id="853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ins w:id="854" w:author="PR Preview" w:date="2026-01-01T00:00:00Z">
        <w:r>
          <w:t xml:space="preserve">, there is some</w:t>
        </w:r>
      </w:ins>
      <w:ins w:id="85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C</m:t>
        </m:r>
      </m:oMath>
      <w:ins w:id="856" w:author="PR Preview" w:date="2026-01-01T00:00:00Z">
        <w:r>
          <w:t xml:space="preserve"> </w:t>
        </w:r>
      </w:ins>
      <w:ins w:id="857" w:author="PR Preview" w:date="2026-01-01T00:00:00Z">
        <w:r>
          <w:t xml:space="preserve">(</w:t>
        </w:r>
      </w:ins>
      <w:hyperlink r:id="rId50">
        <w:ins w:id="858" w:author="PR Preview" w:date="2026-01-01T00:00:00Z">
          <w:r>
            <w:rPr>
              <w:rStyle w:val="Hyperlink"/>
            </w:rPr>
            <w:t xml:space="preserve">Definition: Empty set</w:t>
          </w:r>
        </w:ins>
      </w:hyperlink>
      <w:ins w:id="859" w:author="PR Preview" w:date="2026-01-01T00:00:00Z">
        <w:r>
          <w:t xml:space="preserve">).</w:t>
        </w:r>
      </w:ins>
    </w:p>
    <w:p>
      <w:pPr>
        <w:pStyle w:val="BodyText"/>
      </w:pPr>
      <w:ins w:id="860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861" w:author="PR Preview" w:date="2026-01-01T00:00:00Z">
        <w:r>
          <w:t xml:space="preserve">)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Let</w:t>
        </w:r>
      </w:ins>
      <w:ins w:id="86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A</m:t>
        </m:r>
      </m:oMath>
      <w:ins w:id="865" w:author="PR Preview" w:date="2026-01-01T00:00:00Z">
        <w:r>
          <w:t xml:space="preserve">.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Then</w:t>
        </w:r>
      </w:ins>
      <w:ins w:id="8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ins w:id="869" w:author="PR Preview" w:date="2026-01-01T00:00:00Z">
        <w:r>
          <w:t xml:space="preserve">.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Since</w:t>
        </w:r>
      </w:ins>
      <w:ins w:id="87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ins w:id="873" w:author="PR Preview" w:date="2026-01-01T00:00:00Z">
        <w:r>
          <w:t xml:space="preserve">, also</w:t>
        </w:r>
      </w:ins>
      <w:ins w:id="87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ins w:id="875" w:author="PR Preview" w:date="2026-01-01T00:00:00Z">
        <w:r>
          <w:t xml:space="preserve">,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so</w:t>
        </w:r>
      </w:ins>
      <w:ins w:id="8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for some</w:t>
        </w:r>
      </w:ins>
      <w:ins w:id="8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882" w:author="PR Preview" w:date="2026-01-01T00:00:00Z">
        <w:r>
          <w:t xml:space="preserve"> </w:t>
        </w:r>
      </w:ins>
      <w:ins w:id="883" w:author="PR Preview" w:date="2026-01-01T00:00:00Z">
        <w:r>
          <w:t xml:space="preserve">and</w:t>
        </w:r>
      </w:ins>
      <w:ins w:id="884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(</w:t>
        </w:r>
      </w:ins>
      <w:hyperlink r:id="rId48">
        <w:ins w:id="887" w:author="PR Preview" w:date="2026-01-01T00:00:00Z">
          <w:r>
            <w:rPr>
              <w:rStyle w:val="Hyperlink"/>
            </w:rPr>
            <w:t xml:space="preserve">Definition: Cartesian product</w:t>
          </w:r>
        </w:ins>
      </w:hyperlink>
      <w:ins w:id="888" w:author="PR Preview" w:date="2026-01-01T00:00:00Z">
        <w:r>
          <w:t xml:space="preserve">).</w:t>
        </w:r>
      </w:ins>
      <w:ins w:id="889" w:author="PR Preview" w:date="2026-01-01T00:00:00Z">
        <w:r>
          <w:t xml:space="preserve"> </w:t>
        </w:r>
      </w:ins>
      <w:ins w:id="890" w:author="PR Preview" w:date="2026-01-01T00:00:00Z">
        <w:r>
          <w:t xml:space="preserve">Two ordered pairs are equal only when their first entries are equal (</w:t>
        </w:r>
      </w:ins>
      <w:hyperlink r:id="rId51">
        <w:ins w:id="891" w:author="PR Preview" w:date="2026-01-01T00:00:00Z">
          <w:r>
            <w:rPr>
              <w:rStyle w:val="Hyperlink"/>
            </w:rPr>
            <w:t xml:space="preserve">Definition: Ordered pair</w:t>
          </w:r>
        </w:ins>
      </w:hyperlink>
      <w:ins w:id="892" w:author="PR Preview" w:date="2026-01-01T00:00:00Z">
        <w:r>
          <w:t xml:space="preserve">),</w:t>
        </w:r>
      </w:ins>
      <w:ins w:id="893" w:author="PR Preview" w:date="2026-01-01T00:00:00Z">
        <w:r>
          <w:t xml:space="preserve"> </w:t>
        </w:r>
      </w:ins>
      <w:ins w:id="894" w:author="PR Preview" w:date="2026-01-01T00:00:00Z">
        <w:r>
          <w:t xml:space="preserve">so</w:t>
        </w:r>
      </w:ins>
      <w:ins w:id="89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896" w:author="PR Preview" w:date="2026-01-01T00:00:00Z">
        <w:r>
          <w:t xml:space="preserve">, and</w:t>
        </w:r>
      </w:ins>
      <w:ins w:id="89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∈</m:t>
        </m:r>
        <m:r>
          <m:t>B</m:t>
        </m:r>
      </m:oMath>
      <w:ins w:id="898" w:author="PR Preview" w:date="2026-01-01T00:00:00Z">
        <w:r>
          <w:t xml:space="preserve">.</w:t>
        </w:r>
      </w:ins>
    </w:p>
    <w:p>
      <w:pPr>
        <w:pStyle w:val="BodyText"/>
      </w:pPr>
      <w:ins w:id="899" w:author="PR Preview" w:date="2026-01-01T00:00:00Z">
        <w:r>
          <w:t xml:space="preserve">(</w:t>
        </w:r>
      </w:ins>
      <m:oMath>
        <m:r>
          <m:rPr>
            <m:sty m:val="p"/>
          </m:rPr>
          <m:t>⊇</m:t>
        </m:r>
      </m:oMath>
      <w:ins w:id="900" w:author="PR Preview" w:date="2026-01-01T00:00:00Z">
        <w:r>
          <w:t xml:space="preserve">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Let</w:t>
        </w:r>
      </w:ins>
      <w:ins w:id="903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B</m:t>
        </m:r>
      </m:oMath>
      <w:ins w:id="904" w:author="PR Preview" w:date="2026-01-01T00:00:00Z">
        <w:r>
          <w:t xml:space="preserve">.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Then</w:t>
        </w:r>
      </w:ins>
      <w:ins w:id="9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ins w:id="908" w:author="PR Preview" w:date="2026-01-01T00:00:00Z">
        <w:r>
          <w:t xml:space="preserve">,</w:t>
        </w:r>
      </w:ins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so</w:t>
        </w:r>
      </w:ins>
      <w:ins w:id="91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t>A</m:t>
        </m:r>
      </m:oMath>
      <w:ins w:id="912" w:author="PR Preview" w:date="2026-01-01T00:00:00Z">
        <w:r>
          <w:t xml:space="preserve">, by the same steps with</w:t>
        </w:r>
      </w:ins>
      <w:ins w:id="913" w:author="PR Preview" w:date="2026-01-01T00:00:00Z">
        <w:r>
          <w:t xml:space="preserve"> </w:t>
        </w:r>
      </w:ins>
      <m:oMath>
        <m:r>
          <m:t>A</m:t>
        </m:r>
      </m:oMath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and</w:t>
        </w:r>
      </w:ins>
      <w:ins w:id="916" w:author="PR Preview" w:date="2026-01-01T00:00:00Z">
        <w:r>
          <w:t xml:space="preserve"> </w:t>
        </w:r>
      </w:ins>
      <m:oMath>
        <m:r>
          <m:t>B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swapped.</w:t>
        </w:r>
      </w:ins>
    </w:p>
    <w:p>
      <w:pPr>
        <w:pStyle w:val="BodyText"/>
      </w:pPr>
      <w:ins w:id="919" w:author="PR Preview" w:date="2026-01-01T00:00:00Z">
        <w:r>
          <w:t xml:space="preserve">So</w:t>
        </w:r>
      </w:ins>
      <w:ins w:id="92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</m:oMath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(</w:t>
        </w:r>
      </w:ins>
      <w:hyperlink w:anchor="thm-double-inclusion">
        <w:ins w:id="923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924" w:author="PR Preview" w:date="2026-01-01T00:00:00Z">
        <w:r>
          <w:t xml:space="preserve">).</w:t>
        </w:r>
      </w:ins>
    </w:p>
    <w:bookmarkStart w:id="52" w:name="exm-cartesian-cancel"/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Example 6 (Why</w:t>
        </w:r>
      </w:ins>
      <w:ins w:id="926" w:author="PR Preview" w:date="2026-01-01T00:00:00Z">
        <w:r>
          <w:rPr>
            <w:b/>
            <w:bCs/>
          </w:rPr>
          <w:t xml:space="preserve"> </w:t>
        </w:r>
      </w:ins>
      <m:oMath>
        <m:r>
          <m:t>C</m:t>
        </m:r>
      </m:oMath>
      <w:ins w:id="927" w:author="PR Preview" w:date="2026-01-01T00:00:00Z">
        <w:r>
          <w:rPr>
            <w:b/>
            <w:bCs/>
          </w:rPr>
          <w:t xml:space="preserve"> </w:t>
        </w:r>
      </w:ins>
      <w:ins w:id="928" w:author="PR Preview" w:date="2026-01-01T00:00:00Z">
        <w:r>
          <w:rPr>
            <w:b/>
            <w:bCs/>
          </w:rPr>
          <w:t xml:space="preserve">must not be empty)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The condition</w:t>
        </w:r>
      </w:ins>
      <w:ins w:id="93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in</w:t>
        </w:r>
      </w:ins>
      <w:ins w:id="934" w:author="PR Preview" w:date="2026-01-01T00:00:00Z">
        <w:r>
          <w:t xml:space="preserve"> </w:t>
        </w:r>
      </w:ins>
      <w:hyperlink w:anchor="thm-cartesian-cancel">
        <w:ins w:id="93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is needed.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Let</w:t>
        </w:r>
      </w:ins>
      <w:ins w:id="940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941" w:author="PR Preview" w:date="2026-01-01T00:00:00Z">
        <w:r>
          <w:t xml:space="preserve">,</w:t>
        </w:r>
      </w:ins>
      <w:ins w:id="94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and</w:t>
        </w:r>
      </w:ins>
      <w:ins w:id="94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946" w:author="PR Preview" w:date="2026-01-01T00:00:00Z">
        <w:r>
          <w:t xml:space="preserve">.</w:t>
        </w:r>
      </w:ins>
      <w:ins w:id="947" w:author="PR Preview" w:date="2026-01-01T00:00:00Z">
        <w:r>
          <w:t xml:space="preserve"> </w:t>
        </w:r>
      </w:ins>
      <w:ins w:id="948" w:author="PR Preview" w:date="2026-01-01T00:00:00Z">
        <w:r>
          <w:t xml:space="preserve">A pair in</w:t>
        </w:r>
      </w:ins>
      <w:ins w:id="94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</m:oMath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would need a second entry in</w:t>
        </w:r>
      </w:ins>
      <w:ins w:id="952" w:author="PR Preview" w:date="2026-01-01T00:00:00Z">
        <w:r>
          <w:t xml:space="preserve"> </w:t>
        </w:r>
      </w:ins>
      <m:oMath>
        <m:r>
          <m:t>C</m:t>
        </m:r>
      </m:oMath>
      <w:ins w:id="953" w:author="PR Preview" w:date="2026-01-01T00:00:00Z">
        <w:r>
          <w:t xml:space="preserve">, and</w:t>
        </w:r>
      </w:ins>
      <w:ins w:id="954" w:author="PR Preview" w:date="2026-01-01T00:00:00Z">
        <w:r>
          <w:t xml:space="preserve"> </w:t>
        </w:r>
      </w:ins>
      <m:oMath>
        <m:r>
          <m:t>C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has none,</w:t>
        </w:r>
      </w:ins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so</w:t>
        </w:r>
      </w:ins>
      <w:ins w:id="95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960" w:author="PR Preview" w:date="2026-01-01T00:00:00Z">
        <w:r>
          <w:t xml:space="preserve">, and likewise</w:t>
        </w:r>
      </w:ins>
      <w:ins w:id="96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962" w:author="PR Preview" w:date="2026-01-01T00:00:00Z">
        <w:r>
          <w:t xml:space="preserve">.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So</w:t>
        </w:r>
      </w:ins>
      <w:ins w:id="96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ins w:id="966" w:author="PR Preview" w:date="2026-01-01T00:00:00Z">
        <w:r>
          <w:t xml:space="preserve">, but</w:t>
        </w:r>
      </w:ins>
      <w:ins w:id="96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968" w:author="PR Preview" w:date="2026-01-01T00:00:00Z">
        <w:r>
          <w:t xml:space="preserve">.</w:t>
        </w:r>
      </w:ins>
    </w:p>
    <w:p>
      <w:pPr>
        <w:pStyle w:val="BodyText"/>
      </w:pPr>
      <w:ins w:id="969" w:author="PR Preview" w:date="2026-01-01T00:00:00Z">
        <w:r>
          <w:t xml:space="preserve">The proof uses the condition in its first step, to find an element</w:t>
        </w:r>
      </w:ins>
      <w:ins w:id="97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∈</m:t>
        </m:r>
        <m:r>
          <m:t>C</m:t>
        </m:r>
      </m:oMath>
      <w:ins w:id="971" w:author="PR Preview" w:date="2026-01-01T00:00:00Z">
        <w:r>
          <w:t xml:space="preserve">.</w:t>
        </w:r>
      </w:ins>
    </w:p>
    <w:bookmarkEnd w:id="52"/>
    <w:bookmarkEnd w:id="53"/>
    <w:bookmarkStart w:id="62" w:name="sec-set-disproof"/>
    <w:p>
      <w:pPr>
        <w:pStyle w:val="Heading1"/>
      </w:pPr>
      <w:ins w:id="972" w:author="PR Preview" w:date="2026-01-01T00:00:00Z">
        <w:r>
          <w:t xml:space="preserve">4. Disproving a claim about sets</w:t>
        </w:r>
      </w:ins>
    </w:p>
    <w:bookmarkStart w:id="55" w:name="exr-difference-regroup"/>
    <w:p>
      <w:pPr>
        <w:pStyle w:val="FirstParagraph"/>
      </w:pPr>
      <w:ins w:id="973" w:author="PR Preview" w:date="2026-01-01T00:00:00Z">
        <w:r>
          <w:rPr>
            <w:b/>
            <w:bCs/>
          </w:rPr>
          <w:t xml:space="preserve">Exercise 4 (Regrouping differences)</w:t>
        </w:r>
      </w:ins>
      <w:ins w:id="974" w:author="PR Preview" w:date="2026-01-01T00:00:00Z">
        <w:r>
          <w:t xml:space="preserve"> </w:t>
        </w:r>
      </w:ins>
      <w:ins w:id="975" w:author="PR Preview" w:date="2026-01-01T00:00:00Z">
        <w:r>
          <w:t xml:space="preserve">Show that the claim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“for all sets</w:t>
        </w:r>
      </w:ins>
      <w:ins w:id="978" w:author="PR Preview" w:date="2026-01-01T00:00:00Z">
        <w:r>
          <w:t xml:space="preserve"> </w:t>
        </w:r>
      </w:ins>
      <m:oMath>
        <m:r>
          <m:t>A</m:t>
        </m:r>
      </m:oMath>
      <w:ins w:id="979" w:author="PR Preview" w:date="2026-01-01T00:00:00Z">
        <w:r>
          <w:t xml:space="preserve">,</w:t>
        </w:r>
      </w:ins>
      <w:ins w:id="980" w:author="PR Preview" w:date="2026-01-01T00:00:00Z">
        <w:r>
          <w:t xml:space="preserve"> </w:t>
        </w:r>
      </w:ins>
      <m:oMath>
        <m:r>
          <m:t>B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and</w:t>
        </w:r>
      </w:ins>
      <w:ins w:id="983" w:author="PR Preview" w:date="2026-01-01T00:00:00Z">
        <w:r>
          <w:t xml:space="preserve"> </w:t>
        </w:r>
      </w:ins>
      <m:oMath>
        <m:r>
          <m:t>C</m:t>
        </m:r>
      </m:oMath>
      <w:ins w:id="984" w:author="PR Preview" w:date="2026-01-01T00:00:00Z">
        <w:r>
          <w:t xml:space="preserve">,</w:t>
        </w:r>
      </w:ins>
      <w:ins w:id="98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ins w:id="986" w:author="PR Preview" w:date="2026-01-01T00:00:00Z">
        <w:r>
          <w:t xml:space="preserve">”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is false (</w:t>
        </w:r>
      </w:ins>
      <w:hyperlink r:id="rId54">
        <w:ins w:id="989" w:author="PR Preview" w:date="2026-01-01T00:00:00Z">
          <w:r>
            <w:rPr>
              <w:rStyle w:val="Hyperlink"/>
            </w:rPr>
            <w:t xml:space="preserve">Definition: Set difference</w:t>
          </w:r>
        </w:ins>
      </w:hyperlink>
      <w:ins w:id="990" w:author="PR Preview" w:date="2026-01-01T00:00:00Z">
        <w:r>
          <w:t xml:space="preserve">).</w:t>
        </w:r>
      </w:ins>
    </w:p>
    <w:bookmarkEnd w:id="55"/>
    <w:bookmarkStart w:id="57" w:name="sol-difference-regroup"/>
    <w:p>
      <w:pPr>
        <w:pStyle w:val="BodyText"/>
      </w:pPr>
      <w:ins w:id="991" w:author="PR Preview" w:date="2026-01-01T00:00:00Z">
        <w:r>
          <w:rPr>
            <w:i/>
            <w:iCs/>
          </w:rPr>
          <w:t xml:space="preserve">Solution 4</w:t>
        </w:r>
      </w:ins>
      <w:ins w:id="992" w:author="PR Preview" w:date="2026-01-01T00:00:00Z">
        <w:r>
          <w:t xml:space="preserve">. </w:t>
        </w:r>
      </w:ins>
      <w:ins w:id="993" w:author="PR Preview" w:date="2026-01-01T00:00:00Z">
        <w:r>
          <w:t xml:space="preserve">A counterexample (</w:t>
        </w:r>
      </w:ins>
      <w:hyperlink r:id="rId56">
        <w:ins w:id="994" w:author="PR Preview" w:date="2026-01-01T00:00:00Z">
          <w:r>
            <w:rPr>
              <w:rStyle w:val="Hyperlink"/>
            </w:rPr>
            <w:t xml:space="preserve">Definition: Counterexample</w:t>
          </w:r>
        </w:ins>
      </w:hyperlink>
      <w:ins w:id="995" w:author="PR Preview" w:date="2026-01-01T00:00:00Z">
        <w:r>
          <w:t xml:space="preserve">) is one choice of</w:t>
        </w:r>
      </w:ins>
      <w:ins w:id="996" w:author="PR Preview" w:date="2026-01-01T00:00:00Z">
        <w:r>
          <w:t xml:space="preserve"> </w:t>
        </w:r>
      </w:ins>
      <m:oMath>
        <m:r>
          <m:t>A</m:t>
        </m:r>
      </m:oMath>
      <w:ins w:id="997" w:author="PR Preview" w:date="2026-01-01T00:00:00Z">
        <w:r>
          <w:t xml:space="preserve">,</w:t>
        </w:r>
      </w:ins>
      <w:ins w:id="998" w:author="PR Preview" w:date="2026-01-01T00:00:00Z">
        <w:r>
          <w:t xml:space="preserve"> </w:t>
        </w:r>
      </w:ins>
      <m:oMath>
        <m:r>
          <m:t>B</m:t>
        </m:r>
      </m:oMath>
      <w:ins w:id="999" w:author="PR Preview" w:date="2026-01-01T00:00:00Z">
        <w:r>
          <w:t xml:space="preserve"> </w:t>
        </w:r>
      </w:ins>
      <w:ins w:id="1000" w:author="PR Preview" w:date="2026-01-01T00:00:00Z">
        <w:r>
          <w:t xml:space="preserve">and</w:t>
        </w:r>
      </w:ins>
      <w:ins w:id="1001" w:author="PR Preview" w:date="2026-01-01T00:00:00Z">
        <w:r>
          <w:t xml:space="preserve"> </w:t>
        </w:r>
      </w:ins>
      <m:oMath>
        <m:r>
          <m:t>C</m:t>
        </m:r>
      </m:oMath>
      <w:ins w:id="1002" w:author="PR Preview" w:date="2026-01-01T00:00:00Z">
        <w:r>
          <w:t xml:space="preserve"> </w:t>
        </w:r>
      </w:ins>
      <w:ins w:id="1003" w:author="PR Preview" w:date="2026-01-01T00:00:00Z">
        <w:r>
          <w:t xml:space="preserve">for which the two sides differ.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Let</w:t>
        </w:r>
      </w:ins>
      <w:ins w:id="100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07" w:author="PR Preview" w:date="2026-01-01T00:00:00Z">
        <w:r>
          <w:t xml:space="preserve">.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010" w:author="PR Preview" w:date="2026-01-01T00:00:00Z">
        <w:r>
          <w:t xml:space="preserve">while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11" w:author="PR Preview" w:date="2026-01-01T00:00:00Z">
        <w:r>
          <w:t xml:space="preserve">The two sides differ, so the claim is false.</w:t>
        </w:r>
      </w:ins>
    </w:p>
    <w:bookmarkEnd w:id="57"/>
    <w:bookmarkStart w:id="60" w:name="rem-set-counterexample"/>
    <w:p>
      <w:pPr>
        <w:pStyle w:val="BodyText"/>
      </w:pPr>
      <w:ins w:id="1012" w:author="PR Preview" w:date="2026-01-01T00:00:00Z">
        <w:r>
          <w:rPr>
            <w:i/>
            <w:iCs/>
          </w:rPr>
          <w:t xml:space="preserve">Remark 4</w:t>
        </w:r>
      </w:ins>
      <w:ins w:id="1013" w:author="PR Preview" w:date="2026-01-01T00:00:00Z">
        <w:r>
          <w:t xml:space="preserve"> (Disproving a claim about all sets). </w:t>
        </w:r>
      </w:ins>
      <w:ins w:id="1014" w:author="PR Preview" w:date="2026-01-01T00:00:00Z">
        <w:r>
          <w:t xml:space="preserve">A claim of the form</w:t>
        </w:r>
      </w:ins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“for all sets</w:t>
        </w:r>
      </w:ins>
      <w:ins w:id="1017" w:author="PR Preview" w:date="2026-01-01T00:00:00Z">
        <w:r>
          <w:t xml:space="preserve"> </w:t>
        </w:r>
      </w:ins>
      <m:oMath>
        <m:r>
          <m:t>A</m:t>
        </m:r>
      </m:oMath>
      <w:ins w:id="1018" w:author="PR Preview" w:date="2026-01-01T00:00:00Z">
        <w:r>
          <w:t xml:space="preserve">,</w:t>
        </w:r>
      </w:ins>
      <w:ins w:id="1019" w:author="PR Preview" w:date="2026-01-01T00:00:00Z">
        <w:r>
          <w:t xml:space="preserve"> </w:t>
        </w:r>
      </w:ins>
      <m:oMath>
        <m:r>
          <m:t>B</m:t>
        </m:r>
      </m:oMath>
      <w:ins w:id="1020" w:author="PR Preview" w:date="2026-01-01T00:00:00Z">
        <w:r>
          <w:t xml:space="preserve">, …, some equation holds”</w:t>
        </w:r>
      </w:ins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is disproved by one choice of sets for which it fails (</w:t>
        </w:r>
      </w:ins>
      <w:hyperlink r:id="rId58">
        <w:ins w:id="1023" w:author="PR Preview" w:date="2026-01-01T00:00:00Z">
          <w:r>
            <w:rPr>
              <w:rStyle w:val="Hyperlink"/>
            </w:rPr>
            <w:t xml:space="preserve">Definition: Disproof</w:t>
          </w:r>
        </w:ins>
      </w:hyperlink>
      <w:ins w:id="1024" w:author="PR Preview" w:date="2026-01-01T00:00:00Z">
        <w:r>
          <w:t xml:space="preserve">).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Small sets, such as</w:t>
        </w:r>
      </w:ins>
      <w:ins w:id="1027" w:author="PR Preview" w:date="2026-01-01T00:00:00Z">
        <w:r>
          <w:t xml:space="preserve"> </w:t>
        </w:r>
      </w:ins>
      <m:oMath>
        <m:r>
          <m:rPr>
            <m:sty m:val="p"/>
          </m:rPr>
          <m:t>∅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and</w:t>
        </w:r>
      </w:ins>
      <w:ins w:id="1030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31" w:author="PR Preview" w:date="2026-01-01T00:00:00Z">
        <w:r>
          <w:t xml:space="preserve">, are a good place to look.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 Venn diagram (</w:t>
        </w:r>
      </w:ins>
      <w:hyperlink r:id="rId59">
        <w:ins w:id="1034" w:author="PR Preview" w:date="2026-01-01T00:00:00Z">
          <w:r>
            <w:rPr>
              <w:rStyle w:val="Hyperlink"/>
            </w:rPr>
            <w:t xml:space="preserve">Definition: Venn diagram</w:t>
          </w:r>
        </w:ins>
      </w:hyperlink>
      <w:ins w:id="1035" w:author="PR Preview" w:date="2026-01-01T00:00:00Z">
        <w:r>
          <w:t xml:space="preserve">) can suggest where to look:</w:t>
        </w:r>
      </w:ins>
      <w:ins w:id="1036" w:author="PR Preview" w:date="2026-01-01T00:00:00Z">
        <w:r>
          <w:t xml:space="preserve"> </w:t>
        </w:r>
      </w:ins>
      <w:ins w:id="1037" w:author="PR Preview" w:date="2026-01-01T00:00:00Z">
        <w:r>
          <w:t xml:space="preserve">shade each side, find a region shaded on one side only,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 put an element in that region.</w:t>
        </w:r>
      </w:ins>
    </w:p>
    <w:bookmarkEnd w:id="60"/>
    <w:bookmarkStart w:id="61" w:name="exm-union-cancel"/>
    <w:p>
      <w:pPr>
        <w:pStyle w:val="BodyText"/>
      </w:pPr>
      <w:ins w:id="1040" w:author="PR Preview" w:date="2026-01-01T00:00:00Z">
        <w:r>
          <w:rPr>
            <w:b/>
            <w:bCs/>
          </w:rPr>
          <w:t xml:space="preserve">Example 7 (A union does not cancel)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Claim to disprove: for all sets</w:t>
        </w:r>
      </w:ins>
      <w:ins w:id="1043" w:author="PR Preview" w:date="2026-01-01T00:00:00Z">
        <w:r>
          <w:t xml:space="preserve"> </w:t>
        </w:r>
      </w:ins>
      <m:oMath>
        <m:r>
          <m:t>A</m:t>
        </m:r>
      </m:oMath>
      <w:ins w:id="1044" w:author="PR Preview" w:date="2026-01-01T00:00:00Z">
        <w:r>
          <w:t xml:space="preserve">,</w:t>
        </w:r>
      </w:ins>
      <w:ins w:id="1045" w:author="PR Preview" w:date="2026-01-01T00:00:00Z">
        <w:r>
          <w:t xml:space="preserve"> </w:t>
        </w:r>
      </w:ins>
      <m:oMath>
        <m:r>
          <m:t>B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and</w:t>
        </w:r>
      </w:ins>
      <w:ins w:id="1048" w:author="PR Preview" w:date="2026-01-01T00:00:00Z">
        <w:r>
          <w:t xml:space="preserve"> </w:t>
        </w:r>
      </w:ins>
      <m:oMath>
        <m:r>
          <m:t>C</m:t>
        </m:r>
      </m:oMath>
      <w:ins w:id="1049" w:author="PR Preview" w:date="2026-01-01T00:00:00Z">
        <w:r>
          <w:t xml:space="preserve">,</w:t>
        </w:r>
      </w:ins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if</w:t>
        </w:r>
      </w:ins>
      <w:ins w:id="1052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ins w:id="1053" w:author="PR Preview" w:date="2026-01-01T00:00:00Z">
        <w:r>
          <w:t xml:space="preserve">, then</w:t>
        </w:r>
      </w:ins>
      <w:ins w:id="105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C</m:t>
        </m:r>
      </m:oMath>
      <w:ins w:id="1055" w:author="PR Preview" w:date="2026-01-01T00:00:00Z">
        <w:r>
          <w:t xml:space="preserve">.</w:t>
        </w:r>
      </w:ins>
    </w:p>
    <w:p>
      <w:pPr>
        <w:pStyle w:val="BodyText"/>
      </w:pPr>
      <w:ins w:id="1056" w:author="PR Preview" w:date="2026-01-01T00:00:00Z">
        <w:r>
          <w:t xml:space="preserve">Let</w:t>
        </w:r>
      </w:ins>
      <w:ins w:id="105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58" w:author="PR Preview" w:date="2026-01-01T00:00:00Z">
        <w:r>
          <w:t xml:space="preserve">,</w:t>
        </w:r>
      </w:ins>
      <w:ins w:id="105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and</w:t>
        </w:r>
      </w:ins>
      <w:ins w:id="1062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ins w:id="1063" w:author="PR Preview" w:date="2026-01-01T00:00:00Z">
        <w:r>
          <w:t xml:space="preserve">.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Then</w:t>
        </w:r>
      </w:ins>
      <w:ins w:id="106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and</w:t>
        </w:r>
      </w:ins>
      <w:ins w:id="106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ins w:id="1070" w:author="PR Preview" w:date="2026-01-01T00:00:00Z">
        <w:r>
          <w:t xml:space="preserve">, so</w:t>
        </w:r>
      </w:ins>
      <w:ins w:id="107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but</w:t>
        </w:r>
      </w:ins>
      <w:ins w:id="107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C</m:t>
        </m:r>
      </m:oMath>
      <w:ins w:id="1076" w:author="PR Preview" w:date="2026-01-01T00:00:00Z">
        <w:r>
          <w:t xml:space="preserve">.</w:t>
        </w:r>
      </w:ins>
      <w:ins w:id="1077" w:author="PR Preview" w:date="2026-01-01T00:00:00Z">
        <w:r>
          <w:t xml:space="preserve"> </w:t>
        </w:r>
      </w:ins>
      <w:ins w:id="1078" w:author="PR Preview" w:date="2026-01-01T00:00:00Z">
        <w:r>
          <w:t xml:space="preserve">So the claim is false.</w:t>
        </w:r>
      </w:ins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6" Type="http://schemas.openxmlformats.org/officeDocument/2006/relationships/hyperlink" Target="https://morrison-lab.github.io/mcs/chapters/contrapositive-contradiction.html#def-proof-by-contrapositive" TargetMode="External"/><Relationship Id="rId25" Type="http://schemas.openxmlformats.org/officeDocument/2006/relationships/hyperlink" Target="https://morrison-lab.github.io/mcs/chapters/direct-proof.html#def-direct-proof" TargetMode="External"/><Relationship Id="rId43" Type="http://schemas.openxmlformats.org/officeDocument/2006/relationships/hyperlink" Target="https://morrison-lab.github.io/mcs/chapters/direct-proof.html#def-even-odd" TargetMode="External"/><Relationship Id="rId44" Type="http://schemas.openxmlformats.org/officeDocument/2006/relationships/hyperlink" Target="https://morrison-lab.github.io/mcs/chapters/direct-proof.html#def-odd" TargetMode="External"/><Relationship Id="rId23" Type="http://schemas.openxmlformats.org/officeDocument/2006/relationships/hyperlink" Target="https://morrison-lab.github.io/mcs/chapters/direct-proof.html#def-proof-by-cases" TargetMode="External"/><Relationship Id="rId42" Type="http://schemas.openxmlformats.org/officeDocument/2006/relationships/hyperlink" Target="https://morrison-lab.github.io/mcs/chapters/direct-proof.html#rem-integer-closure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58" Type="http://schemas.openxmlformats.org/officeDocument/2006/relationships/hyperlink" Target="https://morrison-lab.github.io/mcs/chapters/iff-existence-disproof.html#def-disproof" TargetMode="External"/><Relationship Id="rId40" Type="http://schemas.openxmlformats.org/officeDocument/2006/relationships/hyperlink" Target="https://morrison-lab.github.io/mcs/chapters/iff-existence-disproof.html#rem-iff-template" TargetMode="External"/><Relationship Id="rId39" Type="http://schemas.openxmlformats.org/officeDocument/2006/relationships/hyperlink" Target="https://morrison-lab.github.io/mcs/chapters/iff-existence-disproof.html#thm-biconditional-split" TargetMode="External"/><Relationship Id="rId56" Type="http://schemas.openxmlformats.org/officeDocument/2006/relationships/hyperlink" Target="https://morrison-lab.github.io/mcs/chapters/predicates-quantifiers.html#def-counterexample" TargetMode="External"/><Relationship Id="rId35" Type="http://schemas.openxmlformats.org/officeDocument/2006/relationships/hyperlink" Target="https://morrison-lab.github.io/mcs/chapters/propositional-logic.html#def-or" TargetMode="External"/><Relationship Id="rId48" Type="http://schemas.openxmlformats.org/officeDocument/2006/relationships/hyperlink" Target="https://morrison-lab.github.io/mcs/chapters/sets.html#def-cartesian-product" TargetMode="External"/><Relationship Id="rId50" Type="http://schemas.openxmlformats.org/officeDocument/2006/relationships/hyperlink" Target="https://morrison-lab.github.io/mcs/chapters/sets.html#def-empty-set" TargetMode="External"/><Relationship Id="rId33" Type="http://schemas.openxmlformats.org/officeDocument/2006/relationships/hyperlink" Target="https://morrison-lab.github.io/mcs/chapters/sets.html#def-intersection" TargetMode="External"/><Relationship Id="rId51" Type="http://schemas.openxmlformats.org/officeDocument/2006/relationships/hyperlink" Target="https://morrison-lab.github.io/mcs/chapters/sets.html#def-ordered-pair" TargetMode="External"/><Relationship Id="rId36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4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2" Type="http://schemas.openxmlformats.org/officeDocument/2006/relationships/hyperlink" Target="https://morrison-lab.github.io/mcs/chapters/sets.html#def-union" TargetMode="External"/><Relationship Id="rId59" Type="http://schemas.openxmlformats.org/officeDocument/2006/relationships/hyperlink" Target="https://morrison-lab.github.io/mcs/chapters/sets.html#def-venn-diagram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6" Type="http://schemas.openxmlformats.org/officeDocument/2006/relationships/hyperlink" Target="https://morrison-lab.github.io/mcs/chapters/contrapositive-contradiction.html#def-proof-by-contrapositive" TargetMode="External"/><Relationship Id="rId25" Type="http://schemas.openxmlformats.org/officeDocument/2006/relationships/hyperlink" Target="https://morrison-lab.github.io/mcs/chapters/direct-proof.html#def-direct-proof" TargetMode="External"/><Relationship Id="rId43" Type="http://schemas.openxmlformats.org/officeDocument/2006/relationships/hyperlink" Target="https://morrison-lab.github.io/mcs/chapters/direct-proof.html#def-even-odd" TargetMode="External"/><Relationship Id="rId44" Type="http://schemas.openxmlformats.org/officeDocument/2006/relationships/hyperlink" Target="https://morrison-lab.github.io/mcs/chapters/direct-proof.html#def-odd" TargetMode="External"/><Relationship Id="rId23" Type="http://schemas.openxmlformats.org/officeDocument/2006/relationships/hyperlink" Target="https://morrison-lab.github.io/mcs/chapters/direct-proof.html#def-proof-by-cases" TargetMode="External"/><Relationship Id="rId42" Type="http://schemas.openxmlformats.org/officeDocument/2006/relationships/hyperlink" Target="https://morrison-lab.github.io/mcs/chapters/direct-proof.html#rem-integer-closure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58" Type="http://schemas.openxmlformats.org/officeDocument/2006/relationships/hyperlink" Target="https://morrison-lab.github.io/mcs/chapters/iff-existence-disproof.html#def-disproof" TargetMode="External"/><Relationship Id="rId40" Type="http://schemas.openxmlformats.org/officeDocument/2006/relationships/hyperlink" Target="https://morrison-lab.github.io/mcs/chapters/iff-existence-disproof.html#rem-iff-template" TargetMode="External"/><Relationship Id="rId39" Type="http://schemas.openxmlformats.org/officeDocument/2006/relationships/hyperlink" Target="https://morrison-lab.github.io/mcs/chapters/iff-existence-disproof.html#thm-biconditional-split" TargetMode="External"/><Relationship Id="rId56" Type="http://schemas.openxmlformats.org/officeDocument/2006/relationships/hyperlink" Target="https://morrison-lab.github.io/mcs/chapters/predicates-quantifiers.html#def-counterexample" TargetMode="External"/><Relationship Id="rId35" Type="http://schemas.openxmlformats.org/officeDocument/2006/relationships/hyperlink" Target="https://morrison-lab.github.io/mcs/chapters/propositional-logic.html#def-or" TargetMode="External"/><Relationship Id="rId48" Type="http://schemas.openxmlformats.org/officeDocument/2006/relationships/hyperlink" Target="https://morrison-lab.github.io/mcs/chapters/sets.html#def-cartesian-product" TargetMode="External"/><Relationship Id="rId50" Type="http://schemas.openxmlformats.org/officeDocument/2006/relationships/hyperlink" Target="https://morrison-lab.github.io/mcs/chapters/sets.html#def-empty-set" TargetMode="External"/><Relationship Id="rId33" Type="http://schemas.openxmlformats.org/officeDocument/2006/relationships/hyperlink" Target="https://morrison-lab.github.io/mcs/chapters/sets.html#def-intersection" TargetMode="External"/><Relationship Id="rId51" Type="http://schemas.openxmlformats.org/officeDocument/2006/relationships/hyperlink" Target="https://morrison-lab.github.io/mcs/chapters/sets.html#def-ordered-pair" TargetMode="External"/><Relationship Id="rId36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4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2" Type="http://schemas.openxmlformats.org/officeDocument/2006/relationships/hyperlink" Target="https://morrison-lab.github.io/mcs/chapters/sets.html#def-union" TargetMode="External"/><Relationship Id="rId59" Type="http://schemas.openxmlformats.org/officeDocument/2006/relationships/hyperlink" Target="https://morrison-lab.github.io/mcs/chapters/sets.html#def-venn-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2026-10-23T22:09:31Z</dcterms:created>
  <dcterms:modified xsi:type="dcterms:W3CDTF">2026-10-23T22:09:31Z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15:03:02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