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2026-10-22 15:24:07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00:45:53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del w:id="3" w:author="PR Preview" w:date="2026-01-01T00:00:00Z">
        <w:r>
          <w:delText xml:space="preserve">These are the lecture notes for CSCI 201, math for computer science (discrete mathematics), at Western Washington University.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General mathematics that several courses share, such as logic, sets and functions, is kept in the</w:delText>
        </w:r>
      </w:del>
      <w:del w:id="6" w:author="PR Preview" w:date="2026-01-01T00:00:00Z">
        <w:r>
          <w:delText xml:space="preserve"> </w:delText>
        </w:r>
      </w:del>
      <w:hyperlink r:id="rId9">
        <w:del w:id="7" w:author="PR Preview" w:date="2026-01-01T00:00:00Z">
          <w:r>
            <w:rPr>
              <w:rStyle w:val="Hyperlink"/>
            </w:rPr>
            <w:delText xml:space="preserve">mathematics prerequisites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site, and these notes link to it.</w:delText>
        </w:r>
      </w:del>
    </w:p>
    <w:p>
      <w:pPr>
        <w:pStyle w:val="FirstParagraph"/>
      </w:pPr>
      <w:ins w:id="10" w:author="PR Preview" w:date="2026-01-01T00:00:00Z">
        <w:r>
          <w:t xml:space="preserve">These are the lecture notes for CSCI 201, math for computer science (discrete mathematics), at Western Washington University.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General mathematics that several courses share, such as logic, sets and functions, is kept in the</w:t>
        </w:r>
      </w:ins>
      <w:ins w:id="13" w:author="PR Preview" w:date="2026-01-01T00:00:00Z">
        <w:r>
          <w:t xml:space="preserve"> </w:t>
        </w:r>
      </w:ins>
      <w:hyperlink r:id="rId9">
        <w:ins w:id="14" w:author="PR Preview" w:date="2026-01-01T00:00:00Z">
          <w:r>
            <w:rPr>
              <w:rStyle w:val="Hyperlink"/>
            </w:rPr>
            <w:t xml:space="preserve">mathematics prerequisites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site.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These notes include its definitions, from 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mds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submodule, so each definition is written once and reads the same in both places.</w:t>
        </w:r>
      </w:ins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del w:id="23" w:author="PR Preview" w:date="2026-01-01T00:00:00Z">
        <w:r>
          <w:delText xml:space="preserve">0.1 About this website</w:delText>
        </w:r>
      </w:del>
    </w:p>
    <w:p>
      <w:pPr>
        <w:pStyle w:val="FirstParagraph"/>
      </w:pPr>
      <w:del w:id="24" w:author="PR Preview" w:date="2026-01-01T00:00:00Z">
        <w:r>
          <w:delText xml:space="preserve">This website is built with</w:delText>
        </w:r>
      </w:del>
      <w:del w:id="25" w:author="PR Preview" w:date="2026-01-01T00:00:00Z">
        <w:r>
          <w:delText xml:space="preserve"> </w:delText>
        </w:r>
      </w:del>
      <w:hyperlink r:id="rId10">
        <w:del w:id="26" w:author="PR Preview" w:date="2026-01-01T00:00:00Z">
          <w:r>
            <w:rPr>
              <w:rStyle w:val="Hyperlink"/>
            </w:rPr>
            <w:delText xml:space="preserve">Quarto</w:delText>
          </w:r>
        </w:del>
      </w:hyperlink>
      <w:del w:id="27" w:author="PR Preview" w:date="2026-01-01T00:00:00Z">
        <w:r>
          <w:delText xml:space="preserve">, an open-source scientific and technical publishing system.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It was created from the</w:delText>
        </w:r>
      </w:del>
      <w:del w:id="30" w:author="PR Preview" w:date="2026-01-01T00:00:00Z">
        <w:r>
          <w:delText xml:space="preserve"> </w:delText>
        </w:r>
      </w:del>
      <w:hyperlink r:id="rId11">
        <w:del w:id="31" w:author="PR Preview" w:date="2026-01-01T00:00:00Z">
          <w:r>
            <w:rPr>
              <w:rStyle w:val="Hyperlink"/>
            </w:rPr>
            <w:delText xml:space="preserve">Morrison-Lab/qwt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template.</w:delText>
        </w:r>
      </w:del>
    </w:p>
    <w:p>
      <w:pPr>
        <w:pStyle w:val="Heading2"/>
      </w:pPr>
      <w:del w:id="34" w:author="PR Preview" w:date="2026-01-01T00:00:00Z">
        <w:r>
          <w:delText xml:space="preserve">0.2 Building the website</w:delText>
        </w:r>
      </w:del>
    </w:p>
    <w:p>
      <w:pPr>
        <w:pStyle w:val="FirstParagraph"/>
      </w:pPr>
      <w:del w:id="35" w:author="PR Preview" w:date="2026-01-01T00:00:00Z">
        <w:r>
          <w:delText xml:space="preserve">To render the website locally:</w:delText>
        </w:r>
      </w:del>
    </w:p>
    <w:p>
      <w:pPr>
        <w:pStyle w:val="SourceCode"/>
      </w:pPr>
      <w:del w:id="36" w:author="PR Preview" w:date="2026-01-01T00:00:00Z">
        <w:r>
          <w:rPr>
            <w:rStyle w:val="ExtensionTok"/>
          </w:rPr>
          <w:delText xml:space="preserve">quarto</w:delText>
        </w:r>
      </w:del>
      <w:del w:id="37" w:author="PR Preview" w:date="2026-01-01T00:00:00Z">
        <w:r>
          <w:rPr>
            <w:rStyle w:val="NormalTok"/>
          </w:rPr>
          <w:delText xml:space="preserve"> render</w:delText>
        </w:r>
      </w:del>
    </w:p>
    <w:p>
      <w:pPr>
        <w:pStyle w:val="FirstParagraph"/>
      </w:pPr>
      <w:del w:id="38" w:author="PR Preview" w:date="2026-01-01T00:00:00Z">
        <w:r>
          <w:delText xml:space="preserve">To preview the website with live reload:</w:delText>
        </w:r>
      </w:del>
    </w:p>
    <w:p>
      <w:pPr>
        <w:pStyle w:val="SourceCode"/>
      </w:pPr>
      <w:del w:id="39" w:author="PR Preview" w:date="2026-01-01T00:00:00Z">
        <w:r>
          <w:rPr>
            <w:rStyle w:val="ExtensionTok"/>
          </w:rPr>
          <w:delText xml:space="preserve">quarto</w:delText>
        </w:r>
      </w:del>
      <w:del w:id="40" w:author="PR Preview" w:date="2026-01-01T00:00:00Z">
        <w:r>
          <w:rPr>
            <w:rStyle w:val="NormalTok"/>
          </w:rPr>
          <w:delText xml:space="preserve"> preview</w:delText>
        </w:r>
      </w:del>
    </w:p>
    <w:p>
      <w:pPr>
        <w:pStyle w:val="FirstParagraph"/>
      </w:pPr>
      <w:del w:id="41" w:author="PR Preview" w:date="2026-01-01T00:00:00Z">
        <w:r>
          <w:delText xml:space="preserve">The rendered output will be in 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_site/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directory, which GitHub Actions publishes to GitHub Pages.</w:delText>
        </w:r>
      </w:del>
    </w:p>
    <w:p>
      <w:pPr>
        <w:pStyle w:val="Heading2"/>
      </w:pPr>
      <w:del w:id="46" w:author="PR Preview" w:date="2026-01-01T00:00:00Z">
        <w:r>
          <w:delText xml:space="preserve">0.3 License</w:delText>
        </w:r>
      </w:del>
    </w:p>
    <w:p>
      <w:pPr>
        <w:pStyle w:val="Heading2"/>
      </w:pPr>
      <w:ins w:id="47" w:author="PR Preview" w:date="2026-01-01T00:00:00Z">
        <w:r>
          <w:t xml:space="preserve">0.1 License</w:t>
        </w:r>
      </w:ins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Relationship Id="rId10" Type="http://schemas.openxmlformats.org/officeDocument/2006/relationships/hyperlink" Target="https://quarto.org/" TargetMode="External"/><Relationship Id="rId11" Type="http://schemas.openxmlformats.org/officeDocument/2006/relationships/hyperlink" Target="https://github.com/Morrison-Lab/qwt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2026-10-23T07:50:57Z</dcterms:created>
  <dcterms:modified xsi:type="dcterms:W3CDTF">2026-10-23T07:50:57Z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00:45:53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