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State Machines and Finite Automata</w:t>
      </w:r>
    </w:p>
    <w:p>
      <w:pPr>
        <w:pStyle w:val="Subtitle"/>
      </w:pPr>
      <w:r>
        <w:t xml:space="preserve">State machines and their state diagrams, runs, deterministic finite automata and their languages, designing automata, and state-transition tables</w:t>
      </w:r>
    </w:p>
    <w:p>
      <w:pPr>
        <w:pStyle w:val="Date"/>
      </w:pPr>
      <w:del w:id="1" w:author="PR Preview" w:date="2026-01-01T00:00:00Z">
        <w:r>
          <w:delText xml:space="preserve">Last modified: 2026-10-29 08:04:26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12:51:24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introducing the theory of computation.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the theory of computation, computability, complexity and automata theory,</w:t>
            </w:r>
            <w:r>
              <w:t xml:space="preserve"> </w:t>
            </w:r>
            <w:r>
              <w:t xml:space="preserve">with the halting problem and the P versus NP problem as examples of the first two;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automata as the precise form of</w:t>
            </w:r>
            <w:r>
              <w:t xml:space="preserve"> </w:t>
            </w:r>
            <w:r>
              <w:t xml:space="preserve">“computer”</w:t>
            </w:r>
            <w:r>
              <w:t xml:space="preserve">, and the question of whether a machine accepts a string as the precise form of</w:t>
            </w:r>
            <w:r>
              <w:t xml:space="preserve"> </w:t>
            </w:r>
            <w:r>
              <w:t xml:space="preserve">“problem”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state machine drawn as a directed graph, with an arrow into the initial state and a double circle for an accepting state.</w:t>
            </w:r>
          </w:p>
          <w:p>
            <w:pPr>
              <w:pStyle w:val="FirstParagraph"/>
            </w:pPr>
            <w:r>
              <w:t xml:space="preserve">These follow the course’s handout on graph extensions: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finite automaton seen as a directed graph whose vertices are states and whose labeled edges are transitions, with a start state and accepting states;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reading a string one symbol at a time, following the edge labeled with each symbol,</w:t>
            </w:r>
            <w:r>
              <w:t xml:space="preserve"> </w:t>
            </w:r>
            <w:r>
              <w:t xml:space="preserve">and accepting the string when the machine ends in an accepting state.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transition function, runs, the extended transition function, languages, dead states, complements and state-transition tables are added here.</w:t>
            </w:r>
            <w:r>
              <w:t xml:space="preserve"> </w:t>
            </w:r>
            <w:r>
              <w:t xml:space="preserve">The notes do not cover nondeterministic automata or regular expressions, so this chapter does not either.</w:t>
            </w:r>
            <w:r>
              <w:t xml:space="preserve"> </w:t>
            </w:r>
            <w:r>
              <w:t xml:space="preserve">The examples, the exercises, the Racket functions and the proofs are new.</w:t>
            </w:r>
          </w:p>
        </w:tc>
      </w:tr>
    </w:tbl>
    <w:bookmarkStart w:id="34" w:name="sec-state-machines"/>
    <w:p>
      <w:pPr>
        <w:pStyle w:val="Heading1"/>
      </w:pPr>
      <w:r>
        <w:t xml:space="preserve">1. State machines</w:t>
      </w:r>
    </w:p>
    <w:bookmarkStart w:id="12" w:name="exr-door-presses"/>
    <w:p>
      <w:pPr>
        <w:pStyle w:val="FirstParagraph"/>
      </w:pPr>
      <w:r>
        <w:rPr>
          <w:b/>
          <w:bCs/>
        </w:rPr>
        <w:t xml:space="preserve">Exercise 1 (A door with a lock)</w:t>
      </w:r>
      <w:r>
        <w:t xml:space="preserve"> </w:t>
      </w:r>
      <w:r>
        <w:t xml:space="preserve">A door is always in one of three conditions: closed, open or locked.</w:t>
      </w:r>
      <w:r>
        <w:t xml:space="preserve"> </w:t>
      </w:r>
      <w:r>
        <w:t xml:space="preserve">Four actions can be done to it: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</w:t>
      </w:r>
      <w:r>
        <w:t xml:space="preserve">: push it open, which opens a closed door and does nothing to a locked or an open one;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</w:t>
      </w:r>
      <w:r>
        <w:t xml:space="preserve">: shut it, which closes an open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</w:t>
      </w:r>
      <w:r>
        <w:t xml:space="preserve">: turn the key to lock, which locks a closed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</w:t>
      </w:r>
      <w:r>
        <w:t xml:space="preserve">: turn the key to unlock, which unlocks a locked door, leaving it closed, and does nothing otherwise.</w:t>
      </w:r>
    </w:p>
    <w:p>
      <w:pPr>
        <w:pStyle w:val="FirstParagraph"/>
      </w:pPr>
      <w:r>
        <w:t xml:space="preserve">The door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c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which condition is the door at the end?</w:t>
      </w:r>
    </w:p>
    <w:bookmarkEnd w:id="12"/>
    <w:bookmarkStart w:id="13" w:name="sol-door-press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Follow the door one action at a 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The first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does nothing, because the door is open,</w:t>
      </w:r>
      <w:r>
        <w:t xml:space="preserve"> </w:t>
      </w:r>
      <w:r>
        <w:t xml:space="preserve">and the second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does nothing, because the door is locked.</w:t>
      </w:r>
      <w:r>
        <w:t xml:space="preserve"> </w:t>
      </w:r>
      <w:r>
        <w:t xml:space="preserve">At the end the door is open.</w:t>
      </w:r>
    </w:p>
    <w:bookmarkEnd w:id="13"/>
    <w:bookmarkStart w:id="15" w:name="rem-theory-of-computation"/>
    <w:p>
      <w:pPr>
        <w:pStyle w:val="BodyText"/>
      </w:pPr>
      <w:r>
        <w:rPr>
          <w:i/>
          <w:iCs/>
        </w:rPr>
        <w:t xml:space="preserve">Remark 1</w:t>
      </w:r>
      <w:r>
        <w:t xml:space="preserve"> (Where state machines come from). </w:t>
      </w:r>
      <w:r>
        <w:t xml:space="preserve">The theory of computation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asks what computers can do.</w:t>
      </w:r>
      <w:r>
        <w:t xml:space="preserve"> </w:t>
      </w:r>
      <w:r>
        <w:t xml:space="preserve">It has three parts: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computability theory</w:t>
      </w:r>
      <w:r>
        <w:t xml:space="preserve"> </w:t>
      </w:r>
      <w:r>
        <w:t xml:space="preserve">asks which problems a computer can solve at all.</w:t>
      </w:r>
      <w:r>
        <w:t xml:space="preserve"> </w:t>
      </w:r>
      <w:r>
        <w:t xml:space="preserve">For example, no program can decide, for every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input</w:t>
      </w:r>
      <w:r>
        <w:t xml:space="preserve"> </w:t>
      </w:r>
      <m:oMath>
        <m:r>
          <m:t>I</m:t>
        </m:r>
      </m:oMath>
      <w:r>
        <w:t xml:space="preserve">, whether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stops when it runs on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w:r>
        <w:t xml:space="preserve">this is the halting problem</w:t>
      </w:r>
      <w:r>
        <w:t xml:space="preserve"> </w:t>
      </w:r>
      <w:r>
        <w:t xml:space="preserve">(Wikipedia contributors 2026d)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complexity theory</w:t>
      </w:r>
      <w:r>
        <w:t xml:space="preserve"> </w:t>
      </w:r>
      <w:r>
        <w:t xml:space="preserve">asks how much time the problems that can be solved need.</w:t>
      </w:r>
      <w:r>
        <w:t xml:space="preserve"> </w:t>
      </w:r>
      <w:r>
        <w:t xml:space="preserve">Whether every problem whose answers can be checked quickly can also be solved quickly</w:t>
      </w:r>
      <w:r>
        <w:t xml:space="preserve"> </w:t>
      </w:r>
      <w:r>
        <w:t xml:space="preserve">is the P versus NP problem</w:t>
      </w:r>
      <w:r>
        <w:t xml:space="preserve"> </w:t>
      </w:r>
      <w:r>
        <w:t xml:space="preserve">(Wikipedia contributors 2026e)</w:t>
      </w:r>
      <w:r>
        <w:t xml:space="preserve">, which no one had solved as of 2026.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automata theory</w:t>
      </w:r>
      <w:r>
        <w:t xml:space="preserve"> </w:t>
      </w:r>
      <w:r>
        <w:t xml:space="preserve">makes</w:t>
      </w:r>
      <w:r>
        <w:t xml:space="preserve"> </w:t>
      </w:r>
      <w:r>
        <w:t xml:space="preserve">“computer”</w:t>
      </w:r>
      <w:r>
        <w:t xml:space="preserve"> </w:t>
      </w:r>
      <w:r>
        <w:t xml:space="preserve">and</w:t>
      </w:r>
      <w:r>
        <w:t xml:space="preserve"> </w:t>
      </w:r>
      <w:r>
        <w:t xml:space="preserve">“problem”</w:t>
      </w:r>
      <w:r>
        <w:t xml:space="preserve"> </w:t>
      </w:r>
      <w:r>
        <w:t xml:space="preserve">precise, so that the other two parts can prove things about them.</w:t>
      </w:r>
      <w:r>
        <w:t xml:space="preserve"> </w:t>
      </w:r>
      <w:r>
        <w:t xml:space="preserve">A computer becomes an abstract machine, called an</w:t>
      </w:r>
      <w:r>
        <w:t xml:space="preserve"> </w:t>
      </w:r>
      <w:r>
        <w:rPr>
          <w:i/>
          <w:iCs/>
        </w:rPr>
        <w:t xml:space="preserve">automaton</w:t>
      </w:r>
      <w:r>
        <w:t xml:space="preserve"> </w:t>
      </w:r>
      <w:r>
        <w:t xml:space="preserve">(plural</w:t>
      </w:r>
      <w:r>
        <w:t xml:space="preserve"> </w:t>
      </w:r>
      <w:r>
        <w:rPr>
          <w:i/>
          <w:iCs/>
        </w:rPr>
        <w:t xml:space="preserve">automata</w:t>
      </w:r>
      <w:r>
        <w:t xml:space="preserve">),</w:t>
      </w:r>
      <w:r>
        <w:t xml:space="preserve"> </w:t>
      </w:r>
      <w:r>
        <w:t xml:space="preserve">and a problem becomes the question of which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the machine answers yes for.</w:t>
      </w:r>
    </w:p>
    <w:p>
      <w:pPr>
        <w:pStyle w:val="FirstParagraph"/>
      </w:pPr>
      <w:r>
        <w:t xml:space="preserve">The halting problem and the P versus NP problem are about machines that can do anything a general program can,</w:t>
      </w:r>
      <w:r>
        <w:t xml:space="preserve"> </w:t>
      </w:r>
      <w:r>
        <w:t xml:space="preserve">called Turing machines</w:t>
      </w:r>
      <w:r>
        <w:t xml:space="preserve"> </w:t>
      </w:r>
      <w:r>
        <w:t xml:space="preserve">(Wikipedia contributors 2026i)</w:t>
      </w:r>
      <w:r>
        <w:t xml:space="preserve">.</w:t>
      </w:r>
      <w:r>
        <w:t xml:space="preserve"> </w:t>
      </w:r>
      <w:r>
        <w:t xml:space="preserve">This chapter studies the simplest automata, which remember only one of finitely many situations.</w:t>
      </w:r>
      <w:r>
        <w:t xml:space="preserve"> </w:t>
      </w:r>
      <w:r>
        <w:t xml:space="preserve">They are far less powerful than Turing machines, and cannot model a general program.</w:t>
      </w:r>
    </w:p>
    <w:bookmarkEnd w:id="15"/>
    <w:bookmarkStart w:id="20" w:name="def-state-machine"/>
    <w:p>
      <w:pPr>
        <w:pStyle w:val="BodyText"/>
      </w:pPr>
      <w:r>
        <w:rPr>
          <w:b/>
          <w:bCs/>
        </w:rPr>
        <w:t xml:space="preserve">Definition 1 (State machine)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</w:t>
        </w:r>
      </w:hyperlink>
      <w:r>
        <w:t xml:space="preserve">), whose elements are called</w:t>
      </w:r>
      <w:r>
        <w:t xml:space="preserve"> </w:t>
      </w:r>
      <w:r>
        <w:rPr>
          <w:i/>
          <w:iCs/>
        </w:rPr>
        <w:t xml:space="preserve">states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), whose symbols are called</w:t>
      </w:r>
      <w:r>
        <w:t xml:space="preserve"> </w:t>
      </w:r>
      <w:r>
        <w:rPr>
          <w:i/>
          <w:iCs/>
        </w:rPr>
        <w:t xml:space="preserve">inputs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function (</w:t>
      </w:r>
      <w:hyperlink r:id="rId1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δ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on the Cartesian product (</w:t>
      </w:r>
      <w:hyperlink r:id="rId19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transition function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in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reads the input</w:t>
      </w:r>
      <w:r>
        <w:t xml:space="preserve"> </w:t>
      </w:r>
      <m:oMath>
        <m:r>
          <m:t>x</m:t>
        </m:r>
      </m:oMath>
      <w:r>
        <w:t xml:space="preserve">, it moves to the state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Names and tuples for these machines vary between sources:</w:t>
      </w:r>
      <w:r>
        <w:t xml:space="preserve"> </w:t>
      </w:r>
      <w:r>
        <w:t xml:space="preserve">for example, the finite-state machines of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also carry a set of final states in the tuple.</w:t>
      </w:r>
    </w:p>
    <w:bookmarkEnd w:id="20"/>
    <w:bookmarkStart w:id="21" w:name="exm-door-machine"/>
    <w:p>
      <w:pPr>
        <w:pStyle w:val="BodyText"/>
      </w:pPr>
      <w:r>
        <w:rPr>
          <w:b/>
          <w:bCs/>
        </w:rPr>
        <w:t xml:space="preserve">Example 1 (The door as a state machine)</w:t>
      </w:r>
      <w:r>
        <w:t xml:space="preserve"> </w:t>
      </w:r>
      <w:r>
        <w:t xml:space="preserve">The door of</w:t>
      </w:r>
      <w:r>
        <w:t xml:space="preserve"> </w:t>
      </w:r>
      <w:hyperlink w:anchor="exr-door-press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states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closed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open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locked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inputs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the transition function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with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set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pairs, 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gives one state for each of them,</w:t>
      </w:r>
      <w:r>
        <w:t xml:space="preserve"> </w:t>
      </w:r>
      <w:r>
        <w:t xml:space="preserve">including the pairs where the action does nothing, such as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.</w:t>
      </w:r>
    </w:p>
    <w:bookmarkEnd w:id="21"/>
    <w:bookmarkStart w:id="24" w:name="def-state-diagram"/>
    <w:p>
      <w:pPr>
        <w:pStyle w:val="BodyText"/>
      </w:pPr>
      <w:r>
        <w:rPr>
          <w:b/>
          <w:bCs/>
        </w:rPr>
        <w:t xml:space="preserve">Definition 2 (State diagram)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 diagram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directed graph (</w:t>
      </w:r>
      <w:hyperlink r:id="rId22">
        <w:r>
          <w:rPr>
            <w:rStyle w:val="Hyperlink"/>
          </w:rPr>
          <w:t xml:space="preserve">Definition: Directed graph (digraph)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vertex set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 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each input</w:t>
      </w:r>
      <w:r>
        <w:t xml:space="preserve"> </w:t>
      </w:r>
      <m:oMath>
        <m:r>
          <m:t>x</m:t>
        </m:r>
      </m:oMath>
      <w:r>
        <w:t xml:space="preserve">, one edge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labeled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labels are extra data attached to the edges:</w:t>
      </w:r>
      <w:r>
        <w:t xml:space="preserve"> </w:t>
      </w:r>
      <w:r>
        <w:t xml:space="preserve">the directed graph itself is only its vertices and edges.</w:t>
      </w:r>
      <w:r>
        <w:t xml:space="preserve"> </w:t>
      </w:r>
      <w:r>
        <w:t xml:space="preserve">It is drawn with an extra arrow, which starts at no state, pointing to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Two inputs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 of the directed graph,</w:t>
      </w:r>
      <w:r>
        <w:t xml:space="preserve"> </w:t>
      </w:r>
      <w:r>
        <w:t xml:space="preserve">which are drawn as one arrow labeled with all of their inputs.</w:t>
      </w:r>
    </w:p>
    <w:bookmarkEnd w:id="24"/>
    <w:bookmarkStart w:id="29" w:name="exm-door-diagram"/>
    <w:p>
      <w:pPr>
        <w:pStyle w:val="BodyText"/>
      </w:pPr>
      <w:r>
        <w:rPr>
          <w:b/>
          <w:bCs/>
        </w:rPr>
        <w:t xml:space="preserve">Example 2 (The state diagram of the door)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loop at closed is labeled</w:t>
      </w:r>
      <w:r>
        <w:t xml:space="preserve"> </w:t>
      </w:r>
      <m:oMath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</m:oMath>
      <w:r>
        <w:t xml:space="preserve">:</w:t>
      </w:r>
      <w:r>
        <w:t xml:space="preserve"> </w:t>
      </w:r>
      <w:r>
        <w:t xml:space="preserve">it stands for two parallel loops, one labeled</w:t>
      </w:r>
      <w:r>
        <w:t xml:space="preserve"> </w:t>
      </w:r>
      <m:oMath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 one labeled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door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state diagram of the door.</w:t>
            </w:r>
          </w:p>
          <w:bookmarkEnd w:id="28"/>
        </w:tc>
      </w:tr>
    </w:tbl>
    <w:bookmarkEnd w:id="29"/>
    <w:bookmarkStart w:id="33" w:name="rem-out-degree-inputs"/>
    <w:p>
      <w:pPr>
        <w:pStyle w:val="BodyText"/>
      </w:pPr>
      <w:r>
        <w:rPr>
          <w:i/>
          <w:iCs/>
        </w:rPr>
        <w:t xml:space="preserve">Remark 2</w:t>
      </w:r>
      <w:r>
        <w:t xml:space="preserve"> (Every state has one edge for each input).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a state machine with inputs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start of exactly one edge labeled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each input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one state.</w:t>
      </w:r>
      <w:r>
        <w:t xml:space="preserve"> </w:t>
      </w:r>
      <w:r>
        <w:t xml:space="preserve">So every state has out-degree (</w:t>
      </w:r>
      <w:hyperlink r:id="rId30">
        <w:r>
          <w:rPr>
            <w:rStyle w:val="Hyperlink"/>
          </w:rPr>
          <w:t xml:space="preserve">Definition: Out-degree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, counting each label of a drawn arrow as its own edge.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every state has out-degree 4.</w:t>
      </w:r>
      <w:r>
        <w:t xml:space="preserve"> </w:t>
      </w:r>
      <w:r>
        <w:t xml:space="preserve">The in-degrees (</w:t>
      </w:r>
      <w:hyperlink r:id="rId31">
        <w:r>
          <w:rPr>
            <w:rStyle w:val="Hyperlink"/>
          </w:rPr>
          <w:t xml:space="preserve">Definition: In-degree</w:t>
        </w:r>
      </w:hyperlink>
      <w:r>
        <w:t xml:space="preserve">) add up to the same total,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, as</w:t>
      </w:r>
      <w:r>
        <w:t xml:space="preserve"> </w:t>
      </w:r>
      <w:hyperlink r:id="rId32">
        <w:r>
          <w:rPr>
            <w:rStyle w:val="Hyperlink"/>
          </w:rPr>
          <w:t xml:space="preserve">Theorem: Degrees in a directed graph</w:t>
        </w:r>
      </w:hyperlink>
      <w:r>
        <w:t xml:space="preserve"> </w:t>
      </w:r>
      <w:r>
        <w:t xml:space="preserve">says.</w:t>
      </w:r>
    </w:p>
    <w:bookmarkEnd w:id="33"/>
    <w:bookmarkEnd w:id="34"/>
    <w:bookmarkStart w:id="46" w:name="sec-runs"/>
    <w:p>
      <w:pPr>
        <w:pStyle w:val="Heading1"/>
      </w:pPr>
      <w:r>
        <w:t xml:space="preserve">2. Runs</w:t>
      </w:r>
    </w:p>
    <w:bookmarkStart w:id="35" w:name="exr-door-run"/>
    <w:p>
      <w:pPr>
        <w:pStyle w:val="FirstParagraph"/>
      </w:pPr>
      <w:r>
        <w:rPr>
          <w:b/>
          <w:bCs/>
        </w:rPr>
        <w:t xml:space="preserve">Exercise 2 (Following the door)</w:t>
      </w:r>
      <w:r>
        <w:t xml:space="preserve"> </w:t>
      </w:r>
      <w:r>
        <w:t xml:space="preserve">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down the whole sequence of conditions the door passes through,</w:t>
      </w:r>
      <w:r>
        <w:t xml:space="preserve"> </w:t>
      </w:r>
      <w:r>
        <w:t xml:space="preserve">starting with the condition it is in before the first action.</w:t>
      </w:r>
    </w:p>
    <w:bookmarkEnd w:id="35"/>
    <w:bookmarkStart w:id="36" w:name="sol-door-ru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sequence starts with closed,</w:t>
      </w:r>
      <w:r>
        <w:t xml:space="preserve"> </w:t>
      </w:r>
      <w:r>
        <w:t xml:space="preserve">and each later condition is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the condition before it and the action: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sequence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six conditions for five actions.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, they are the states met by following, from closed, the arrows labeled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in turn.</w:t>
      </w:r>
    </w:p>
    <w:bookmarkEnd w:id="36"/>
    <w:bookmarkStart w:id="37" w:name="def-run"/>
    <w:p>
      <w:pPr>
        <w:pStyle w:val="BodyText"/>
      </w:pPr>
      <w:r>
        <w:rPr>
          <w:b/>
          <w:bCs/>
        </w:rPr>
        <w:t xml:space="preserve">Definition 3 (Run)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sequence of states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, with no state named, is the run from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7"/>
    <w:bookmarkStart w:id="38" w:name="exm-door-run"/>
    <w:p>
      <w:pPr>
        <w:pStyle w:val="BodyText"/>
      </w:pPr>
      <w:r>
        <w:rPr>
          <w:b/>
          <w:bCs/>
        </w:rPr>
        <w:t xml:space="preserve">Example 3 (A run of the door)</w:t>
      </w:r>
      <w:r>
        <w:t xml:space="preserve"> </w:t>
      </w: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on the string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open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open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  <w:r>
        <w:t xml:space="preserve"> </w:t>
      </w:r>
      <w:r>
        <w:t xml:space="preserve">The string has 4 inputs, and the run has 5 states.</w:t>
      </w:r>
      <w:r>
        <w:t xml:space="preserve"> </w:t>
      </w:r>
      <w:r>
        <w:t xml:space="preserve">The run on 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one state closed.</w:t>
      </w:r>
    </w:p>
    <w:bookmarkEnd w:id="38"/>
    <w:bookmarkStart w:id="40" w:name="def-extended-transition"/>
    <w:p>
      <w:pPr>
        <w:pStyle w:val="BodyText"/>
      </w:pPr>
      <w:r>
        <w:rPr>
          <w:b/>
          <w:bCs/>
        </w:rPr>
        <w:t xml:space="preserve">Definition 4 (Extended transition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gives the state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reaches from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by reading 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  <w:r>
        <w:t xml:space="preserve"> </w:t>
      </w:r>
      <w:r>
        <w:t xml:space="preserve">It is defined recursively (</w:t>
      </w:r>
      <w:hyperlink r:id="rId39">
        <w:r>
          <w:rPr>
            <w:rStyle w:val="Hyperlink"/>
          </w:rPr>
          <w:t xml:space="preserve">Definition: Recursive definition</w:t>
        </w:r>
      </w:hyperlink>
      <w:r>
        <w:t xml:space="preserve">), following the recursive definition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base case: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0"/>
    <w:bookmarkStart w:id="41" w:name="exm-extended-transition"/>
    <w:p>
      <w:pPr>
        <w:pStyle w:val="FirstParagraph"/>
      </w:pPr>
      <w:r>
        <w:rPr>
          <w:b/>
          <w:bCs/>
        </w:rPr>
        <w:t xml:space="preserve">Example 4 (Unfolding the extended transition function)</w:t>
      </w:r>
      <w:r>
        <w:t xml:space="preserve"> </w:t>
      </w:r>
      <w:r>
        <w:t xml:space="preserve">For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), the recursive rule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peels off the last input three times: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closed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l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δ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nor/>
                              <m:sty m:val="p"/>
                            </m:rPr>
                            <m:t>closed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cr m:val="monospace"/>
                              <m:sty m:val="p"/>
                            </m:rPr>
                            <m:t>l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base case gives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w:r>
        <w:t xml:space="preserve">and then evaluating from the inside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locked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bookmarkEnd w:id="41"/>
    <w:bookmarkStart w:id="42" w:name="thm-run-last"/>
    <w:p>
      <w:pPr>
        <w:pStyle w:val="BodyText"/>
      </w:pPr>
      <w:r>
        <w:rPr>
          <w:b/>
          <w:bCs/>
        </w:rPr>
        <w:t xml:space="preserve">Theorem 1 (A run ends where the extended transition function says)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 a string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empty string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 base case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run)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 for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induction, the equation holds for every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Start w:id="45" w:name="thm-run-walk"/>
    <w:p>
      <w:pPr>
        <w:pStyle w:val="BodyText"/>
      </w:pPr>
      <w:r>
        <w:rPr>
          <w:b/>
          <w:bCs/>
        </w:rPr>
        <w:t xml:space="preserve">Theorem 2 (A run is the only walk that spells its string)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there is exactly one walk (</w:t>
      </w:r>
      <w:hyperlink r:id="rId44">
        <w:r>
          <w:rPr>
            <w:rStyle w:val="Hyperlink"/>
          </w:rPr>
          <w:t xml:space="preserve">Definition: Walk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which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its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such a walk.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the state diagram has an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whose edges are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only one.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any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,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the only such edge in the state diagram goes 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that one edge, so the edges of the two walks are the same too.</w:t>
      </w:r>
    </w:p>
    <w:bookmarkEnd w:id="46"/>
    <w:bookmarkStart w:id="79" w:name="sec-dfa"/>
    <w:p>
      <w:pPr>
        <w:pStyle w:val="Heading1"/>
      </w:pPr>
      <w:r>
        <w:t xml:space="preserve">3. Deterministic finite automata</w:t>
      </w:r>
    </w:p>
    <w:bookmarkStart w:id="47" w:name="exr-pairs"/>
    <w:p>
      <w:pPr>
        <w:pStyle w:val="FirstParagraph"/>
      </w:pPr>
      <w:r>
        <w:rPr>
          <w:b/>
          <w:bCs/>
        </w:rPr>
        <w:t xml:space="preserve">Exercise 3 (Every a needs a b)</w:t>
      </w:r>
      <w:r>
        <w:t xml:space="preserve"> </w:t>
      </w:r>
      <w:r>
        <w:t xml:space="preserve">A program reads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 the symbols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and must check 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in it is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  <w:r>
        <w:t xml:space="preserve"> </w:t>
      </w:r>
      <w:r>
        <w:t xml:space="preserve">Which of these strings pass the check?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t>λ</m:t>
          </m:r>
        </m:oMath>
      </m:oMathPara>
    </w:p>
    <w:bookmarkEnd w:id="47"/>
    <w:bookmarkStart w:id="48" w:name="sol-pair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strings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pass: each of their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has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right after it.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passes too, since it has no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could fail.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fails, because its first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fails, because its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nothing.</w:t>
      </w:r>
    </w:p>
    <w:p>
      <w:pPr>
        <w:pStyle w:val="BodyText"/>
      </w:pPr>
      <w:r>
        <w:t xml:space="preserve">To check a string from left to right, the program only has to remember one of three things about what it has read so far:</w:t>
      </w:r>
      <w:r>
        <w:t xml:space="preserve"> </w:t>
      </w:r>
      <w:r>
        <w:t xml:space="preserve">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that 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 for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or that the check has already failed.</w:t>
      </w:r>
    </w:p>
    <w:bookmarkEnd w:id="48"/>
    <w:bookmarkStart w:id="50" w:name="def-dfa"/>
    <w:p>
      <w:pPr>
        <w:pStyle w:val="BodyText"/>
      </w:pPr>
      <w:r>
        <w:rPr>
          <w:b/>
          <w:bCs/>
        </w:rPr>
        <w:t xml:space="preserve">Definition 5 (Deterministic finite automaton (DFA))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deterministic finite automaton</w:t>
      </w:r>
      <w:r>
        <w:t xml:space="preserve">, or</w:t>
      </w:r>
      <w:r>
        <w:t xml:space="preserve"> </w:t>
      </w:r>
      <w:r>
        <w:rPr>
          <w:b/>
          <w:bCs/>
        </w:rPr>
        <w:t xml:space="preserve">DFA</w:t>
      </w:r>
      <w:r>
        <w:t xml:space="preserve">,</w:t>
      </w:r>
      <w:r>
        <w:t xml:space="preserve"> </w:t>
      </w:r>
      <w:r>
        <w:t xml:space="preserve">(Wikipedia contributors 2026a)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machine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together with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S</m:t>
        </m:r>
      </m:oMath>
      <w:r>
        <w:t xml:space="preserve">, whose elements are called</w:t>
      </w:r>
      <w:r>
        <w:t xml:space="preserve"> </w:t>
      </w:r>
      <w:r>
        <w:rPr>
          <w:i/>
          <w:iCs/>
        </w:rPr>
        <w:t xml:space="preserve">accepting states</w:t>
      </w:r>
      <w:r>
        <w:t xml:space="preserve">.</w:t>
      </w:r>
      <w:r>
        <w:t xml:space="preserve"> </w:t>
      </w:r>
      <w:r>
        <w:t xml:space="preserve">Its state diagram 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state machine,</w:t>
      </w:r>
      <w:r>
        <w:t xml:space="preserve"> </w:t>
      </w:r>
      <w:r>
        <w:t xml:space="preserve">with each accepting state drawn as a double circle.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because each state and input give exactly one next state,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5" w:name="exm-pairs-dfa"/>
    <w:p>
      <w:pPr>
        <w:pStyle w:val="BodyText"/>
      </w:pPr>
      <w:r>
        <w:rPr>
          <w:b/>
          <w:bCs/>
        </w:rPr>
        <w:t xml:space="preserve">Example 5 (A DFA for every a needing a b)</w:t>
      </w:r>
      <w:r>
        <w:t xml:space="preserve"> </w:t>
      </w:r>
      <w:hyperlink w:anchor="fig-pair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state diagram of the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states are the three things to remember in</w:t>
      </w:r>
      <w:r>
        <w:t xml:space="preserve"> </w:t>
      </w:r>
      <w:hyperlink w:anchor="sol-pairs">
        <w:r>
          <w:rPr>
            <w:rStyle w:val="Hyperlink"/>
          </w:rPr>
          <w:t xml:space="preserve">Solution 3</w:t>
        </w:r>
      </w:hyperlink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”</w:t>
      </w:r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check has failed”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airs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DFA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checks that every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 </w:t>
            </w:r>
            <w:r>
              <w:t xml:space="preserve">is followed by a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.</w:t>
            </w:r>
          </w:p>
          <w:bookmarkEnd w:id="54"/>
        </w:tc>
      </w:tr>
    </w:tbl>
    <w:bookmarkEnd w:id="55"/>
    <w:bookmarkStart w:id="56" w:name="def-accept"/>
    <w:p>
      <w:pPr>
        <w:pStyle w:val="BodyText"/>
      </w:pPr>
      <w:r>
        <w:rPr>
          <w:b/>
          <w:bCs/>
        </w:rPr>
        <w:t xml:space="preserve">Definition 6 (Accepting a string)</w:t>
      </w:r>
      <w:r>
        <w:t xml:space="preserve"> </w:t>
      </w:r>
      <w:r>
        <w:t xml:space="preserve">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accepts</w:t>
      </w:r>
      <w:r>
        <w:t xml:space="preserve"> </w:t>
      </w:r>
      <w:r>
        <w:t xml:space="preserve">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, 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Otherwise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i/>
          <w:iCs/>
        </w:rPr>
        <w:t xml:space="preserve">rejects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exactly when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ends at an accepting state.</w:t>
      </w:r>
    </w:p>
    <w:bookmarkEnd w:id="56"/>
    <w:bookmarkStart w:id="57" w:name="exm-pairs-accept"/>
    <w:p>
      <w:pPr>
        <w:pStyle w:val="BodyText"/>
      </w:pPr>
      <w:r>
        <w:rPr>
          <w:b/>
          <w:bCs/>
        </w:rPr>
        <w:t xml:space="preserve">Example 6 (Tracing three strings)</w:t>
      </w:r>
      <w:r>
        <w:t xml:space="preserve"> </w:t>
      </w:r>
      <w:r>
        <w:t xml:space="preserve">These are the runs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on three strings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last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</w:tbl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, which passes the check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which fail it.</w:t>
      </w:r>
      <w:r>
        <w:t xml:space="preserve"> </w:t>
      </w:r>
      <w:r>
        <w:t xml:space="preserve">Its run 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alone, so it accepts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62" w:name="exm-door-dfa"/>
    <w:p>
      <w:pPr>
        <w:pStyle w:val="BodyText"/>
      </w:pPr>
      <w:r>
        <w:rPr>
          <w:b/>
          <w:bCs/>
        </w:rPr>
        <w:t xml:space="preserve">Example 7 (The door as a DFA)</w:t>
      </w:r>
      <w:r>
        <w:t xml:space="preserve"> </w:t>
      </w:r>
      <w:r>
        <w:t xml:space="preserve">Choosing the accepting states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open</m:t>
            </m:r>
          </m:e>
        </m:d>
        <m:r>
          <m:t>​</m:t>
        </m:r>
      </m:oMath>
      <w:r>
        <w:t xml:space="preserve"> </w:t>
      </w:r>
      <w:r>
        <w:t xml:space="preserve">makes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drawn in</w:t>
      </w:r>
      <w:r>
        <w:t xml:space="preserve"> </w:t>
      </w:r>
      <w:hyperlink w:anchor="fig-door-dfa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It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strings after which the door is open.</w:t>
      </w:r>
      <w:r>
        <w:t xml:space="preserve"> </w:t>
      </w:r>
      <w:r>
        <w:t xml:space="preserve">For example, it accepts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w:r>
        <w:t xml:space="preserve">whose runs end at open,</w:t>
      </w:r>
      <w:r>
        <w:t xml:space="preserve"> </w:t>
      </w:r>
      <w:r>
        <w:t xml:space="preserve">and rejects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whose runs end at closed, closed and locked.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oor-dfa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-dfa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door as a DFA whose one accepting state is open.</w:t>
            </w:r>
          </w:p>
          <w:bookmarkEnd w:id="61"/>
        </w:tc>
      </w:tr>
    </w:tbl>
    <w:bookmarkEnd w:id="62"/>
    <w:bookmarkStart w:id="63" w:name="def-formal-language"/>
    <w:p>
      <w:pPr>
        <w:pStyle w:val="BodyText"/>
      </w:pPr>
      <w:r>
        <w:rPr>
          <w:b/>
          <w:bCs/>
        </w:rPr>
        <w:t xml:space="preserve">Definition 7 (Language)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over 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set of all strings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bookmarkEnd w:id="63"/>
    <w:bookmarkStart w:id="65" w:name="exm-formal-language"/>
    <w:p>
      <w:pPr>
        <w:pStyle w:val="BodyText"/>
      </w:pPr>
      <w:r>
        <w:rPr>
          <w:b/>
          <w:bCs/>
        </w:rPr>
        <w:t xml:space="preserve">Example 8 (Languages over a and b)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these sets is a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the empty set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Definition: Empty set</w:t>
        </w:r>
      </w:hyperlink>
      <w:r>
        <w:t xml:space="preserve">), which has no strings;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 which has one string, the empty string;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cr m:val="monospace"/>
                <m:sty m:val="p"/>
              </m:rPr>
              <m:t>a</m:t>
            </m:r>
          </m:e>
        </m:d>
        <m:r>
          <m:t>​</m:t>
        </m:r>
      </m:oMath>
      <w:r>
        <w:t xml:space="preserve">, which has three strings;</w:t>
      </w:r>
    </w:p>
    <w:p>
      <w:pPr>
        <w:pStyle w:val="Compact"/>
        <w:numPr>
          <w:ilvl w:val="0"/>
          <w:numId w:val="1009"/>
        </w:numPr>
      </w:pPr>
      <w:r>
        <w:t xml:space="preserve">the set of strings with an even number of symbols, which is infinite;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itself.</w:t>
      </w:r>
    </w:p>
    <w:p>
      <w:pPr>
        <w:pStyle w:val="FirstParagraph"/>
      </w:pPr>
      <w:r>
        <w:t xml:space="preserve">The first two are different languages: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has one.</w:t>
      </w:r>
    </w:p>
    <w:bookmarkEnd w:id="65"/>
    <w:bookmarkStart w:id="66" w:name="def-automaton-language"/>
    <w:p>
      <w:pPr>
        <w:pStyle w:val="BodyText"/>
      </w:pPr>
      <w:r>
        <w:rPr>
          <w:b/>
          <w:bCs/>
        </w:rPr>
        <w:t xml:space="preserve">Definition 8 (Language of an automaton)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t>M</m:t>
              </m:r>
              <m:r>
                <m:rPr>
                  <m:nor/>
                  <m:sty m:val="p"/>
                </m:rPr>
                <m:t> accepts </m:t>
              </m:r>
              <m:r>
                <m:t>w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of the strings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66"/>
    <w:bookmarkStart w:id="67" w:name="exm-door-language"/>
    <w:p>
      <w:pPr>
        <w:pStyle w:val="BodyText"/>
      </w:pPr>
      <w:r>
        <w:rPr>
          <w:b/>
          <w:bCs/>
        </w:rPr>
        <w:t xml:space="preserve">Example 9 (The language of the door)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door DFA (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 </w:t>
      </w:r>
      <w:r>
        <w:t xml:space="preserve">after which the door is open.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  <m:r>
          <m:rPr>
            <m:sty m:val="p"/>
          </m:rPr>
          <m:t>∈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ty m:val="p"/>
          </m:rPr>
          <m:t>∉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string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since a run starts at closed, and the only arrow into open from another state is labeled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.</w:t>
      </w:r>
      <w:r>
        <w:t xml:space="preserve"> </w:t>
      </w:r>
      <w:r>
        <w:t xml:space="preserve">The converse fails: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but is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bookmarkEnd w:id="67"/>
    <w:bookmarkStart w:id="68" w:name="thm-pairs-language"/>
    <w:p>
      <w:pPr>
        <w:pStyle w:val="BodyText"/>
      </w:pPr>
      <w:r>
        <w:rPr>
          <w:b/>
          <w:bCs/>
        </w:rPr>
        <w:t xml:space="preserve">Theorem 3 (The language of the a-and-b checker)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every 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nor/>
                  <m:sty m:val="p"/>
                </m:rPr>
                <m:t> in </m:t>
              </m:r>
              <m:r>
                <m:t>w</m:t>
              </m:r>
              <m:r>
                <m:rPr>
                  <m:nor/>
                  <m:sty m:val="p"/>
                </m:rPr>
                <m:t> is immediately followed by a </m:t>
              </m:r>
              <m:r>
                <m:rPr>
                  <m:scr m:val="monospace"/>
                  <m:sty m:val="p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Sort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 </w:t>
      </w:r>
      <w:r>
        <w:t xml:space="preserve">into three classes:</w:t>
      </w:r>
    </w:p>
    <w:p>
      <w:pPr>
        <w:pStyle w:val="Compact"/>
        <w:numPr>
          <w:ilvl w:val="0"/>
          <w:numId w:val="1010"/>
        </w:numPr>
      </w:pPr>
      <w:r>
        <w:t xml:space="preserve">class 0: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not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1: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2: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somewhere.</w:t>
      </w:r>
    </w:p>
    <w:p>
      <w:pPr>
        <w:pStyle w:val="FirstParagraph"/>
      </w:pPr>
      <w:r>
        <w:t xml:space="preserve">Every string is in exactly one class.</w:t>
      </w:r>
      <w:r>
        <w:t xml:space="preserve"> </w:t>
      </w:r>
      <w:r>
        <w:t xml:space="preserve">A string has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exactly when it is in class 0,</w:t>
      </w:r>
      <w:r>
        <w:t xml:space="preserve"> </w:t>
      </w:r>
      <w:r>
        <w:t xml:space="preserve">since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is not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is followed either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(class 2) or by nothing (class 1).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statement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if </m:t>
          </m:r>
          <m:r>
            <m:t>w</m:t>
          </m:r>
          <m:r>
            <m:rPr>
              <m:nor/>
              <m:sty m:val="p"/>
            </m:rPr>
            <m:t> is in class </m:t>
          </m:r>
          <m:r>
            <m:t>k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then 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by structural induction (</w:t>
      </w:r>
      <w:hyperlink r:id="rId69">
        <w:r>
          <w:rPr>
            <w:rStyle w:val="Hyperlink"/>
          </w:rPr>
          <w:t xml:space="preserve">Definition: Structural induction</w:t>
        </w:r>
      </w:hyperlink>
      <w:r>
        <w:t xml:space="preserve">) on the recursive definition of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in class 0,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split into cases on the class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0.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does not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 adding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makes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none, as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none.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1,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1.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ends in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still has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and ends in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so it 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2.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too,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In every case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the class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  <m:r>
          <m:t>x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string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any string, in class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exactly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 that is,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exactly the strings of class 0, which are the strings with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</w:p>
    <w:bookmarkStart w:id="70" w:name="def-dead-state"/>
    <w:p>
      <w:pPr>
        <w:pStyle w:val="BodyText"/>
      </w:pPr>
      <w:r>
        <w:rPr>
          <w:b/>
          <w:bCs/>
        </w:rPr>
        <w:t xml:space="preserve">Definition 9 (Dead state)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dead state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state</w:t>
      </w:r>
      <w:r>
        <w:t xml:space="preserve"> </w:t>
      </w:r>
      <m:oMath>
        <m:r>
          <m:t>d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for every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</w:p>
    <w:bookmarkEnd w:id="70"/>
    <w:bookmarkStart w:id="71" w:name="exm-dead-state"/>
    <w:p>
      <w:pPr>
        <w:pStyle w:val="BodyText"/>
      </w:pPr>
      <w:r>
        <w:rPr>
          <w:b/>
          <w:bCs/>
        </w:rPr>
        <w:t xml:space="preserve">Example 10 (The dead state of the checker)</w:t>
      </w:r>
      <w:r>
        <w:t xml:space="preserve"> </w:t>
      </w:r>
      <w:r>
        <w:t xml:space="preserve">In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it is not accepting, and both of its arrows lead back to it.</w:t>
      </w:r>
      <w:r>
        <w:t xml:space="preserve"> </w:t>
      </w:r>
      <w:r>
        <w:t xml:space="preserve">Once a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reaches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 every later state of the run 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run ends at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the string.</w:t>
      </w:r>
      <w:r>
        <w:t xml:space="preserve"> </w:t>
      </w:r>
      <w:r>
        <w:t xml:space="preserve">For example,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every string that starts with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</m:oMath>
      <w:r>
        <w:t xml:space="preserve">, whatever comes after it.</w:t>
      </w:r>
    </w:p>
    <w:bookmarkEnd w:id="71"/>
    <w:bookmarkStart w:id="73" w:name="thm-complement-dfa"/>
    <w:p>
      <w:pPr>
        <w:pStyle w:val="BodyText"/>
      </w:pPr>
      <w:r>
        <w:rPr>
          <w:b/>
          <w:bCs/>
        </w:rPr>
        <w:t xml:space="preserve">Theorem 4 (Swapping the accepting states)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be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 and let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\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be the DFA with the same states, inputs, transitions and initial state, whose accepting states are the states that are not accepting in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complement (</w:t>
      </w:r>
      <w:hyperlink r:id="rId72">
        <w:r>
          <w:rPr>
            <w:rStyle w:val="Hyperlink"/>
          </w:rPr>
          <w:t xml:space="preserve">Definition: Complement</w:t>
        </w:r>
      </w:hyperlink>
      <w:r>
        <w:t xml:space="preserve">)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\</m:t>
        </m:r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 is built from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so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have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By the language of a DFA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and the definition of accepting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accepts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∉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nor/>
                  <m:sty m:val="p"/>
                </m:rPr>
                <m:t> does not accept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w</m:t>
              </m:r>
              <m:r>
                <m:rPr>
                  <m:sty m:val="p"/>
                </m:rPr>
                <m:t>∉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set of strings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are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step from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\</m:t>
        </m:r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uses that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a function on all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every string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Some drawings of automata leave out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and the arrows into it, so that some states have no arrow for some input.</w:t>
      </w:r>
      <w:r>
        <w:t xml:space="preserve"> </w:t>
      </w:r>
      <w:r>
        <w:t xml:space="preserve">Swapping the accepting states of such a drawing does not give the complement:</w:t>
      </w:r>
      <w:r>
        <w:t xml:space="preserve"> </w:t>
      </w:r>
      <w:r>
        <w:t xml:space="preserve">a string whose run would enter the missing dead state is rejected before and after the swap.</w:t>
      </w:r>
      <w:r>
        <w:t xml:space="preserve"> </w:t>
      </w:r>
      <w:r>
        <w:t xml:space="preserve">Put the dead state back before swapping.</w:t>
      </w:r>
    </w:p>
    <w:bookmarkStart w:id="78" w:name="exm-pairs-complement"/>
    <w:p>
      <w:pPr>
        <w:pStyle w:val="BodyText"/>
      </w:pPr>
      <w:r>
        <w:rPr>
          <w:b/>
          <w:bCs/>
        </w:rPr>
        <w:t xml:space="preserve">Example 11 (The strings that fail the check)</w:t>
      </w:r>
      <w:r>
        <w:t xml:space="preserve"> </w:t>
      </w:r>
      <w:r>
        <w:t xml:space="preserve">Swapping the accepting states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 the DFA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fig-pairs-complement">
        <w:r>
          <w:rPr>
            <w:rStyle w:val="Hyperlink"/>
          </w:rPr>
          <w:t xml:space="preserve">Figure 4</w:t>
        </w:r>
      </w:hyperlink>
      <w:r>
        <w:t xml:space="preserve">,</w:t>
      </w:r>
      <w:r>
        <w:t xml:space="preserve"> </w:t>
      </w:r>
      <w:r>
        <w:t xml:space="preserve">whose accepting states are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mplement-dfa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airs-languag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accepts exactly the strings in which some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not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:</w:t>
      </w:r>
      <w:r>
        <w:t xml:space="preserve"> </w:t>
      </w:r>
      <w:r>
        <w:t xml:space="preserve">those with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those that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.</w:t>
      </w:r>
      <w:r>
        <w:t xml:space="preserve"> </w:t>
      </w:r>
      <w:r>
        <w:t xml:space="preserve">It accepts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 state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 longer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 since it is accepting.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pairs-complement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-complemen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DFA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which accepts the strings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rejects.</w:t>
            </w:r>
          </w:p>
          <w:bookmarkEnd w:id="77"/>
        </w:tc>
      </w:tr>
    </w:tbl>
    <w:bookmarkEnd w:id="78"/>
    <w:bookmarkEnd w:id="79"/>
    <w:bookmarkStart w:id="92" w:name="sec-dfa-design"/>
    <w:p>
      <w:pPr>
        <w:pStyle w:val="Heading1"/>
      </w:pPr>
      <w:r>
        <w:t xml:space="preserve">4. Designing a DFA</w:t>
      </w:r>
    </w:p>
    <w:bookmarkStart w:id="80" w:name="exr-decimal-numeral"/>
    <w:p>
      <w:pPr>
        <w:pStyle w:val="FirstParagraph"/>
      </w:pPr>
      <w:r>
        <w:rPr>
          <w:b/>
          <w:bCs/>
        </w:rPr>
        <w:t xml:space="preserve">Exercise 4 (Recognizing decimal numerals)</w:t>
      </w:r>
      <w:r>
        <w:t xml:space="preserve"> </w:t>
      </w:r>
      <w:r>
        <w:t xml:space="preserve">A program reads numbers written with digits and at most one decimal point.</w:t>
      </w:r>
      <w:r>
        <w:t xml:space="preserve"> </w:t>
      </w:r>
      <w:r>
        <w:t xml:space="preserve">To keep the alphabet small, write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for any one of the ten digits,</w:t>
      </w:r>
      <w:r>
        <w:t xml:space="preserve"> </w:t>
      </w:r>
      <w:r>
        <w:t xml:space="preserve">so the alphabet 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.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numeral</w:t>
      </w:r>
      <w:r>
        <w:t xml:space="preserve"> </w:t>
      </w:r>
      <w:r>
        <w:t xml:space="preserve">is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</w:t>
      </w:r>
      <w:r>
        <w:t xml:space="preserve"> </w:t>
      </w:r>
      <w:r>
        <w:t xml:space="preserve">optionally followed by a point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numerals,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not.</w:t>
      </w:r>
    </w:p>
    <w:p>
      <w:pPr>
        <w:pStyle w:val="BodyText"/>
      </w:pPr>
      <w:r>
        <w:t xml:space="preserve">Draw the state diagram of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numerals.</w:t>
      </w:r>
    </w:p>
    <w:bookmarkEnd w:id="80"/>
    <w:bookmarkStart w:id="85" w:name="sol-decimal-numer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Read from left to right, a numeral goes through four stages, and a string that is not a numeral can go wrong at any point.</w:t>
      </w:r>
      <w:r>
        <w:t xml:space="preserve"> </w:t>
      </w:r>
      <w:r>
        <w:t xml:space="preserve">Give the DFA one state for each thing it has to remember: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: nothing has been read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nothing else,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then a point, which is not a numeral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a point 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t xml:space="preserve">: the string has already gone wrong, which 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moves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and keeps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A point moves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 point anywhere else goes wrong: at the start, right after another point, or after the digits that follow a point.</w:t>
      </w:r>
      <w:r>
        <w:t xml:space="preserve"> </w:t>
      </w:r>
      <w:hyperlink w:anchor="fig-numeral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 this DFA.</w:t>
      </w:r>
      <w:r>
        <w:t xml:space="preserve"> </w:t>
      </w:r>
      <w:r>
        <w:t xml:space="preserve">For example, its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which ends at an accepting state,</w:t>
      </w:r>
      <w:r>
        <w:t xml:space="preserve"> </w:t>
      </w:r>
      <w:r>
        <w:t xml:space="preserve">and its run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, which does not.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numeral"/>
          <w:p>
            <w:pPr>
              <w:pStyle w:val="Compact"/>
              <w:jc w:val="center"/>
            </w:pPr>
            <w:r>
              <w:drawing>
                <wp:inline>
                  <wp:extent cx="4000500" cy="251716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numeral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17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A DFA whose language is the set of numerals.</w:t>
            </w:r>
          </w:p>
          <w:bookmarkEnd w:id="84"/>
        </w:tc>
      </w:tr>
    </w:tbl>
    <w:bookmarkEnd w:id="85"/>
    <w:bookmarkStart w:id="86" w:name="rem-design-states"/>
    <w:p>
      <w:pPr>
        <w:pStyle w:val="BodyText"/>
      </w:pPr>
      <w:r>
        <w:rPr>
          <w:i/>
          <w:iCs/>
        </w:rPr>
        <w:t xml:space="preserve">Remark 3</w:t>
      </w:r>
      <w:r>
        <w:t xml:space="preserve"> (Designing a DFA).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follows a method that works for many languages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Read a string from left to right, and ask what has to be remembered about the part read so far to decide the rest.</w:t>
      </w:r>
    </w:p>
    <w:p>
      <w:pPr>
        <w:pStyle w:val="Compact"/>
        <w:numPr>
          <w:ilvl w:val="0"/>
          <w:numId w:val="1013"/>
        </w:numPr>
      </w:pPr>
      <w:r>
        <w:t xml:space="preserve">Make one state for each different thing to remember, and add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if a string can go wrong in a way that no later input repairs.</w:t>
      </w:r>
    </w:p>
    <w:p>
      <w:pPr>
        <w:pStyle w:val="Compact"/>
        <w:numPr>
          <w:ilvl w:val="0"/>
          <w:numId w:val="1013"/>
        </w:numPr>
      </w:pPr>
      <w:r>
        <w:t xml:space="preserve">Make a state accepting when the part read so far, on its own, is in the language.</w:t>
      </w:r>
    </w:p>
    <w:p>
      <w:pPr>
        <w:pStyle w:val="Compact"/>
        <w:numPr>
          <w:ilvl w:val="0"/>
          <w:numId w:val="1013"/>
        </w:numPr>
      </w:pPr>
      <w:r>
        <w:t xml:space="preserve">For each state and each input, decide which state the input leads to.</w:t>
      </w:r>
    </w:p>
    <w:p>
      <w:pPr>
        <w:pStyle w:val="Compact"/>
        <w:numPr>
          <w:ilvl w:val="0"/>
          <w:numId w:val="1013"/>
        </w:numPr>
      </w:pPr>
      <w:r>
        <w:t xml:space="preserve">Check the DFA on short strings that should be accepted and on short strings that should be rejected.</w:t>
      </w:r>
    </w:p>
    <w:p>
      <w:pPr>
        <w:pStyle w:val="FirstParagraph"/>
      </w:pPr>
      <w:r>
        <w:t xml:space="preserve">A DFA has finitely many states, so this works only when finitely many things need to be remembered.</w:t>
      </w:r>
    </w:p>
    <w:bookmarkEnd w:id="86"/>
    <w:bookmarkStart w:id="91" w:name="exm-zeros-mod-3"/>
    <w:p>
      <w:pPr>
        <w:pStyle w:val="BodyText"/>
      </w:pPr>
      <w:r>
        <w:rPr>
          <w:b/>
          <w:bCs/>
        </w:rPr>
        <w:t xml:space="preserve">Example 12 (Counting 0s modulo 3)</w:t>
      </w:r>
      <w:r>
        <w:t xml:space="preserve"> </w:t>
      </w:r>
      <w:r>
        <w:t xml:space="preserve">Consider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whose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leaves remainder 2 when it is divided by 3:</w:t>
      </w:r>
      <w:r>
        <w:t xml:space="preserve"> </w:t>
      </w:r>
      <w:r>
        <w:t xml:space="preserve">2, 5, 8, and so on.</w:t>
      </w:r>
      <w:r>
        <w:t xml:space="preserve"> </w:t>
      </w:r>
      <w:r>
        <w:t xml:space="preserve">To design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is this set of strings,</w:t>
      </w:r>
      <w:r>
        <w:t xml:space="preserve"> </w:t>
      </w:r>
      <w:r>
        <w:t xml:space="preserve">it is enough to remember the remainder of the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read so far when it is divided by 3.</w:t>
      </w:r>
      <w:r>
        <w:t xml:space="preserve"> </w:t>
      </w:r>
      <w:r>
        <w:t xml:space="preserve">So the DFA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zeros-mod-3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three states,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standing for</w:t>
      </w:r>
      <w:r>
        <w:t xml:space="preserve"> </w:t>
      </w:r>
      <w:r>
        <w:t xml:space="preserve">“the remainder is</w:t>
      </w:r>
      <w:r>
        <w:t xml:space="preserve"> </w:t>
      </w:r>
      <m:oMath>
        <m:r>
          <m:t>k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does not change the count, so it keeps each state where it is.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adds one to the count, so it moves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initial state 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since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have been read,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one accepting state.</w:t>
      </w:r>
    </w:p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monospace"/>
            <m:sty m:val="p"/>
          </m:rPr>
          <m:t>1001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accepts that string, which has two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w:r>
        <w:t xml:space="preserve">The run on</w:t>
      </w:r>
      <w:r>
        <w:t xml:space="preserve"> </w:t>
      </w:r>
      <m:oMath>
        <m:r>
          <m:rPr>
            <m:scr m:val="monospace"/>
            <m:sty m:val="p"/>
          </m:rPr>
          <m:t>0100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 it, since it has three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</w:t>
      </w:r>
      <w:r>
        <w:t xml:space="preserve"> </w:t>
      </w:r>
      <m:oMath>
        <m:r>
          <m:t>λ</m:t>
        </m:r>
      </m:oMath>
      <w:r>
        <w:t xml:space="preserve">, which has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s, and accepts</w:t>
      </w:r>
      <w:r>
        <w:t xml:space="preserve"> </w:t>
      </w:r>
      <m:oMath>
        <m:r>
          <m:rPr>
            <m:scr m:val="monospace"/>
            <m:sty m:val="p"/>
          </m:rPr>
          <m:t>00000</m:t>
        </m:r>
      </m:oMath>
      <w:r>
        <w:t xml:space="preserve">, which has five.</w:t>
      </w:r>
      <w:r>
        <w:t xml:space="preserve"> </w:t>
      </w:r>
      <w:r>
        <w:t xml:space="preserve">No state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different state from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zeros-mod-3"/>
          <w:p>
            <w:pPr>
              <w:pStyle w:val="Compact"/>
              <w:jc w:val="center"/>
            </w:pPr>
            <w:r>
              <w:drawing>
                <wp:inline>
                  <wp:extent cx="2933700" cy="214901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zeros-mod-3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149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DFA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which accepts the strings whose number of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s leaves remainder 2 when divided by 3.</w:t>
            </w:r>
          </w:p>
          <w:bookmarkEnd w:id="90"/>
        </w:tc>
      </w:tr>
    </w:tbl>
    <w:bookmarkEnd w:id="91"/>
    <w:bookmarkEnd w:id="92"/>
    <w:bookmarkStart w:id="105" w:name="sec-transition-tables"/>
    <w:p>
      <w:pPr>
        <w:pStyle w:val="Heading1"/>
      </w:pPr>
      <w:r>
        <w:t xml:space="preserve">5. State-transition tables</w:t>
      </w:r>
    </w:p>
    <w:bookmarkStart w:id="93" w:name="exr-table-trace"/>
    <w:p>
      <w:pPr>
        <w:pStyle w:val="FirstParagraph"/>
      </w:pPr>
      <w:r>
        <w:rPr>
          <w:b/>
          <w:bCs/>
        </w:rPr>
        <w:t xml:space="preserve">Exercise 5 (Reading a DFA from a table)</w:t>
      </w:r>
      <w:r>
        <w:t xml:space="preserve"> </w:t>
      </w:r>
      <w:r>
        <w:t xml:space="preserve">A DFA has states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inputs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initial state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one accepting state,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Its transitions are given by this table, in which the entry in the row of a state and the column of an input</w:t>
      </w:r>
      <w:r>
        <w:t xml:space="preserve"> </w:t>
      </w:r>
      <w:r>
        <w:t xml:space="preserve">is the state that the input leads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Does this DFA accept the string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?</w:t>
      </w:r>
    </w:p>
    <w:bookmarkEnd w:id="93"/>
    <w:bookmarkStart w:id="94" w:name="sol-tabl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Start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look up one entry for each 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ends at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which is accepting, so the DFA 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94"/>
    <w:bookmarkStart w:id="95" w:name="def-transition-table"/>
    <w:p>
      <w:pPr>
        <w:pStyle w:val="BodyText"/>
      </w:pPr>
      <w:r>
        <w:rPr>
          <w:b/>
          <w:bCs/>
        </w:rPr>
        <w:t xml:space="preserve">Definition 10 (State-transition table)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state-transition table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has one row for each state and one column for each input,</w:t>
      </w:r>
      <w:r>
        <w:t xml:space="preserve"> </w:t>
      </w:r>
      <w:r>
        <w:t xml:space="preserve">and the entry in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the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initial state is marked with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and each accepting state with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.</w:t>
      </w:r>
    </w:p>
    <w:bookmarkEnd w:id="95"/>
    <w:bookmarkStart w:id="96" w:name="exm-pairs-table"/>
    <w:p>
      <w:pPr>
        <w:pStyle w:val="BodyText"/>
      </w:pPr>
      <w:r>
        <w:rPr>
          <w:b/>
          <w:bCs/>
        </w:rPr>
        <w:t xml:space="preserve">Example 13 (The table of the checker)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*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row of the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every column.</w:t>
      </w:r>
    </w:p>
    <w:bookmarkEnd w:id="96"/>
    <w:bookmarkStart w:id="97" w:name="exm-door-table"/>
    <w:p>
      <w:pPr>
        <w:pStyle w:val="BodyText"/>
      </w:pPr>
      <w:r>
        <w:rPr>
          <w:b/>
          <w:bCs/>
        </w:rPr>
        <w:t xml:space="preserve">Example 14 (The table of the door)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door DFA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four columns, one for each input: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u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*</m:t>
              </m:r>
            </m:oMath>
            <w:r>
              <w:t xml:space="preserve"> </w:t>
            </w: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</w:tbl>
    <w:p>
      <w:pPr>
        <w:pStyle w:val="BodyText"/>
      </w:pPr>
      <w:r>
        <w:t xml:space="preserve">It 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entries, one for each pair in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the same 12 values of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as in</w:t>
      </w:r>
      <w:r>
        <w:t xml:space="preserve"> 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97"/>
    <w:bookmarkStart w:id="102" w:name="exm-table-language"/>
    <w:p>
      <w:pPr>
        <w:pStyle w:val="BodyText"/>
      </w:pPr>
      <w:r>
        <w:rPr>
          <w:b/>
          <w:bCs/>
        </w:rPr>
        <w:t xml:space="preserve">Example 15 (What the table’s DFA accepts)</w:t>
      </w:r>
      <w:r>
        <w:t xml:space="preserve"> </w:t>
      </w:r>
      <w:hyperlink w:anchor="fig-110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DFA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exr-table-trace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Its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that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as three symbols in a row.</w:t>
      </w:r>
      <w:r>
        <w:t xml:space="preserve"> </w:t>
      </w:r>
      <w:r>
        <w:t xml:space="preserve">Each state records how much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the last symbols read have matched: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: none of it;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the last symbol read is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that follows no other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the start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the last two symbols read are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has appeared, 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accepting, with both of its arrows leading back to it.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goes back to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10</m:t>
        </m:r>
      </m:oMath>
      <w:r>
        <w:t xml:space="preserve"> </w:t>
      </w:r>
      <w:r>
        <w:t xml:space="preserve">has matched none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,</w:t>
      </w:r>
      <w:r>
        <w:t xml:space="preserve"> </w:t>
      </w:r>
      <w:r>
        <w:t xml:space="preserve">while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stays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111</m:t>
        </m:r>
      </m:oMath>
      <w:r>
        <w:t xml:space="preserve"> </w:t>
      </w:r>
      <w:r>
        <w:t xml:space="preserve">still ends in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, as in</w:t>
      </w:r>
      <w:r>
        <w:t xml:space="preserve"> </w:t>
      </w:r>
      <w:hyperlink w:anchor="sol-table-trace">
        <w:r>
          <w:rPr>
            <w:rStyle w:val="Hyperlink"/>
          </w:rPr>
          <w:t xml:space="preserve">Solution 5</w:t>
        </w:r>
      </w:hyperlink>
      <w:r>
        <w:t xml:space="preserve">, and rejects</w:t>
      </w:r>
      <w:r>
        <w:t xml:space="preserve"> </w:t>
      </w:r>
      <m:oMath>
        <m:r>
          <m:rPr>
            <m:scr m:val="monospace"/>
            <m:sty m:val="p"/>
          </m:rPr>
          <m:t>101011</m:t>
        </m:r>
      </m:oMath>
      <w:r>
        <w:t xml:space="preserve">, which does not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10"/>
          <w:p>
            <w:pPr>
              <w:pStyle w:val="Compact"/>
              <w:jc w:val="center"/>
            </w:pPr>
            <w:r>
              <w:drawing>
                <wp:inline>
                  <wp:extent cx="4000500" cy="138389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11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383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DFA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, which accepts the strings that contain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110</m:t>
              </m:r>
            </m:oMath>
            <w:r>
              <w:t xml:space="preserve">.</w:t>
            </w:r>
          </w:p>
          <w:bookmarkEnd w:id="101"/>
        </w:tc>
      </w:tr>
    </w:tbl>
    <w:bookmarkEnd w:id="102"/>
    <w:bookmarkStart w:id="104" w:name="rem-table-adjacency"/>
    <w:p>
      <w:pPr>
        <w:pStyle w:val="BodyText"/>
      </w:pPr>
      <w:r>
        <w:rPr>
          <w:i/>
          <w:iCs/>
        </w:rPr>
        <w:t xml:space="preserve">Remark 4</w:t>
      </w:r>
      <w:r>
        <w:t xml:space="preserve"> (A table is like a labeled adjacency list). </w:t>
      </w:r>
      <w:r>
        <w:t xml:space="preserve">The row of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lists the ends of the edges that start at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one for each input, like the list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an adjacency list (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) of a directed graph.</w:t>
      </w:r>
      <w:r>
        <w:t xml:space="preserve"> </w:t>
      </w:r>
      <w:r>
        <w:t xml:space="preserve">The table also says which edge has which label, which an adjacency list does not.</w:t>
      </w:r>
      <w:r>
        <w:t xml:space="preserve"> </w:t>
      </w:r>
      <w:r>
        <w:t xml:space="preserve">Every row has exactly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entries, as</w:t>
      </w:r>
      <w:r>
        <w:t xml:space="preserve"> </w:t>
      </w:r>
      <w:hyperlink w:anchor="rem-out-degree-inputs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says.</w:t>
      </w:r>
    </w:p>
    <w:p>
      <w:pPr>
        <w:pStyle w:val="BodyText"/>
      </w:pPr>
      <w:r>
        <w:t xml:space="preserve">The likeness stops when two inputs lead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the same state.</w:t>
      </w:r>
      <w:r>
        <w:t xml:space="preserve"> </w:t>
      </w:r>
      <w:r>
        <w:t xml:space="preserve">Then the state diagram has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), for which</w:t>
      </w:r>
      <w:r>
        <w:t xml:space="preserve"> 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 </w:t>
      </w:r>
      <w:r>
        <w:t xml:space="preserve">does not define an adjacency list,</w:t>
      </w:r>
      <w:r>
        <w:t xml:space="preserve"> </w:t>
      </w:r>
      <w:r>
        <w:t xml:space="preserve">and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names that state more than once, as the row of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does.</w:t>
      </w:r>
    </w:p>
    <w:bookmarkEnd w:id="104"/>
    <w:bookmarkEnd w:id="105"/>
    <w:bookmarkStart w:id="111" w:name="sec-racket-automata"/>
    <w:p>
      <w:pPr>
        <w:pStyle w:val="Heading1"/>
      </w:pPr>
      <w:r>
        <w:t xml:space="preserve">6. Automata in Racket</w:t>
      </w:r>
    </w:p>
    <w:bookmarkStart w:id="107" w:name="exr-racket-step"/>
    <w:p>
      <w:pPr>
        <w:pStyle w:val="FirstParagraph"/>
      </w:pPr>
      <w:r>
        <w:rPr>
          <w:b/>
          <w:bCs/>
        </w:rPr>
        <w:t xml:space="preserve">Exercise 6 (One step in Racket)</w:t>
      </w:r>
      <w:r>
        <w:t xml:space="preserve"> </w:t>
      </w:r>
      <w:r>
        <w:t xml:space="preserve">In Racket, the table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) can be stored as a list with one list for each state,</w:t>
      </w:r>
      <w:r>
        <w:t xml:space="preserve"> </w:t>
      </w:r>
      <w:r>
        <w:t xml:space="preserve">which starts with the state and goes on with a list</w:t>
      </w:r>
      <w:r>
        <w:t xml:space="preserve"> </w:t>
      </w:r>
      <w:r>
        <w:rPr>
          <w:rStyle w:val="VerbatimChar"/>
        </w:rPr>
        <w:t xml:space="preserve">(x t)</w:t>
      </w:r>
      <w:r>
        <w:t xml:space="preserve"> </w:t>
      </w:r>
      <w:r>
        <w:t xml:space="preserve">for each input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the state that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leads to: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pairs-table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q0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q1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q2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s table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#\a</w:t>
      </w:r>
      <w:r>
        <w:t xml:space="preserve"> </w:t>
      </w:r>
      <w:r>
        <w:t xml:space="preserve">is the character a, and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is as in</w:t>
      </w:r>
      <w:r>
        <w:t xml:space="preserve"> </w:t>
      </w:r>
      <w:hyperlink r:id="rId106">
        <w:r>
          <w:rPr>
            <w:rStyle w:val="Hyperlink"/>
          </w:rPr>
          <w:t xml:space="preserve">Exercise: Looking up a vertex</w:t>
        </w:r>
      </w:hyperlink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return?</w:t>
      </w:r>
    </w:p>
    <w:bookmarkEnd w:id="107"/>
    <w:bookmarkStart w:id="108" w:name="sol-racket-ste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rPr>
          <w:rStyle w:val="VerbatimChar"/>
        </w:rPr>
        <w:t xml:space="preserve">(assoc 'q1 pairs-table)</w:t>
      </w:r>
      <w:r>
        <w:t xml:space="preserve"> </w:t>
      </w:r>
      <w:r>
        <w:t xml:space="preserve">is the row</w:t>
      </w:r>
      <w:r>
        <w:t xml:space="preserve"> </w:t>
      </w:r>
      <w:r>
        <w:rPr>
          <w:rStyle w:val="VerbatimChar"/>
        </w:rPr>
        <w:t xml:space="preserve">'(q1 (#\a q2) (#\b q0))</w:t>
      </w:r>
      <w:r>
        <w:t xml:space="preserve">,</w:t>
      </w:r>
      <w:r>
        <w:t xml:space="preserve"> </w:t>
      </w:r>
      <w:r>
        <w:t xml:space="preserve">and its rest is</w:t>
      </w:r>
      <w:r>
        <w:t xml:space="preserve"> </w:t>
      </w:r>
      <w:r>
        <w:rPr>
          <w:rStyle w:val="VerbatimChar"/>
        </w:rPr>
        <w:t xml:space="preserve">'((#\a q2) (#\b q0))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#\b ...)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'(#\b q0)</w:t>
      </w:r>
      <w:r>
        <w:t xml:space="preserve"> </w:t>
      </w:r>
      <w:r>
        <w:t xml:space="preserve">in that list, and its second element is</w:t>
      </w:r>
      <w:r>
        <w:t xml:space="preserve"> </w:t>
      </w:r>
      <w:r>
        <w:rPr>
          <w:rStyle w:val="VerbatimChar"/>
        </w:rPr>
        <w:t xml:space="preserve">'q0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'q0</w:t>
      </w:r>
      <w:r>
        <w:t xml:space="preserve">, which 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8"/>
    <w:bookmarkStart w:id="109" w:name="exm-racket-run"/>
    <w:p>
      <w:pPr>
        <w:pStyle w:val="BodyText"/>
      </w:pPr>
      <w:r>
        <w:rPr>
          <w:b/>
          <w:bCs/>
        </w:rPr>
        <w:t xml:space="preserve">Example 16 (Running a DFA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as in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returns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from a state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on a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of inputs,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says whether a DFA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 whose inputs are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xs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table start accepting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start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accepting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#t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(last L)</w:t>
      </w:r>
      <w:r>
        <w:t xml:space="preserve"> </w:t>
      </w:r>
      <w:r>
        <w:t xml:space="preserve">is the last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in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a list that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it is.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(string-&gt;list w)</w:t>
      </w:r>
      <w:r>
        <w:t xml:space="preserve"> </w:t>
      </w:r>
      <w:r>
        <w:t xml:space="preserve">is the list of the characters of the string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(run pairs-table 'q0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q0 q1 q0)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(run pairs-table 'q0 (string-&gt;list "aab"))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q2 q2)</w:t>
      </w:r>
      <w:r>
        <w:t xml:space="preserve">, the runs of</w:t>
      </w:r>
      <w:r>
        <w:t xml:space="preserve"> </w:t>
      </w:r>
      <w:hyperlink w:anchor="exm-pairs-accept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(accepts? pairs-table 'q0 '(q0)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rPr>
          <w:rStyle w:val="VerbatimChar"/>
        </w:rPr>
        <w:t xml:space="preserve">(accepts? pairs-table 'q0 '(q0) (string-&gt;list "ba"))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(accepts? pairs-table 'q0 '(q0) (string-&gt;list ""))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string whose symbols are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, in order.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reads the first symbol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first, as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does, so 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last state of</w:t>
      </w:r>
      <w:r>
        <w:t xml:space="preserve"> </w:t>
      </w:r>
      <w:r>
        <w:rPr>
          <w:rStyle w:val="VerbatimChar"/>
        </w:rPr>
        <w:t xml:space="preserve">(run table s xs)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End w:id="109"/>
    <w:bookmarkStart w:id="110" w:name="exm-racket-numeral"/>
    <w:p>
      <w:pPr>
        <w:pStyle w:val="BodyText"/>
      </w:pPr>
      <w:r>
        <w:rPr>
          <w:b/>
          <w:bCs/>
        </w:rPr>
        <w:t xml:space="preserve">Example 17 (Checking numerals in Racket)</w:t>
      </w:r>
      <w:r>
        <w:t xml:space="preserve"> </w:t>
      </w:r>
      <w:r>
        <w:t xml:space="preserve">In the form of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 the DFA of</w:t>
      </w:r>
      <w:r>
        <w:t xml:space="preserve">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the table below,</w:t>
      </w:r>
      <w:r>
        <w:t xml:space="preserve"> </w:t>
      </w:r>
      <w:r>
        <w:t xml:space="preserve">with the symbol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 the symbol</w:t>
      </w:r>
      <w:r>
        <w:t xml:space="preserve"> </w:t>
      </w:r>
      <w:r>
        <w:rPr>
          <w:rStyle w:val="VerbatimChar"/>
        </w:rPr>
        <w:t xml:space="preserve">'point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numeral-table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n3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To check real text,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turns each character into an input,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runs the DFA with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from</w:t>
      </w:r>
      <w:r>
        <w:t xml:space="preserve"> </w:t>
      </w:r>
      <w:hyperlink w:anchor="exm-racket-run">
        <w:r>
          <w:rPr>
            <w:rStyle w:val="Hyperlink"/>
          </w:rPr>
          <w:t xml:space="preserve">Example 16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classify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char&lt;=?</w:t>
      </w:r>
      <w:r>
        <w:rPr>
          <w:rStyle w:val="NormalTok"/>
        </w:rPr>
        <w:t xml:space="preserve"> </w:t>
      </w:r>
      <w:r>
        <w:rPr>
          <w:rStyle w:val="CharTok"/>
        </w:rPr>
        <w:t xml:space="preserve">#\0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'digit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char=?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'point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'other</w:t>
      </w:r>
      <w:r>
        <w:rPr>
          <w:rStyle w:val="OperatorTok"/>
        </w:rPr>
        <w:t xml:space="preserve">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numeral?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xs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classify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string-&gt;list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'other xs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numeral-table 'n0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xs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(char&lt;=? #\0 c #\9)</w:t>
      </w:r>
      <w:r>
        <w:t xml:space="preserve"> </w:t>
      </w:r>
      <w:r>
        <w:t xml:space="preserve">is true when the character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one of the ten digits 0 to 9.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(cond [test1 a] [test2 b] [else c])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 </w:t>
      </w:r>
      <w:r>
        <w:t xml:space="preserve">is true, otherwise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 </w:t>
      </w:r>
      <w:r>
        <w:t xml:space="preserve">is true, and otherwise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(and p q)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 is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otherwise.</w:t>
      </w:r>
    </w:p>
    <w:p>
      <w:pPr>
        <w:pStyle w:val="FirstParagraph"/>
      </w:pPr>
      <w:r>
        <w:t xml:space="preserve">A character that is neither a digit nor a point 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which is not an input of the DFA,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for any text that contains one, without running the DFA.</w:t>
      </w:r>
      <w:r>
        <w:t xml:space="preserve"> </w:t>
      </w:r>
      <w:r>
        <w:t xml:space="preserve">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numeral? '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"3.14"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"d.d"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</w:t>
      </w:r>
      <w:r>
        <w:rPr>
          <w:rStyle w:val="StringTok"/>
        </w:rPr>
        <w:t xml:space="preserve">00BD"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'(#t #t #f #f #f #f #f #f)</w:t>
      </w:r>
      <w:r>
        <w:t xml:space="preserve">:</w:t>
      </w:r>
      <w:r>
        <w:t xml:space="preserve"> </w:t>
      </w:r>
      <w:r>
        <w:rPr>
          <w:rStyle w:val="VerbatimChar"/>
        </w:rPr>
        <w:t xml:space="preserve">"3.14"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"2026"</w:t>
      </w:r>
      <w:r>
        <w:t xml:space="preserve"> </w:t>
      </w:r>
      <w:r>
        <w:t xml:space="preserve">are numerals, and the others are not.</w:t>
      </w:r>
      <w:r>
        <w:t xml:space="preserve"> </w:t>
      </w:r>
      <w:r>
        <w:t xml:space="preserve">The letter d in</w:t>
      </w:r>
      <w:r>
        <w:t xml:space="preserve"> </w:t>
      </w:r>
      <w:r>
        <w:rPr>
          <w:rStyle w:val="VerbatimChar"/>
        </w:rPr>
        <w:t xml:space="preserve">"d.d"</w:t>
      </w:r>
      <w:r>
        <w:t xml:space="preserve"> </w:t>
      </w:r>
      <w:r>
        <w:t xml:space="preserve">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,</w:t>
      </w:r>
      <w:r>
        <w:t xml:space="preserve"> </w:t>
      </w:r>
      <w:r>
        <w:t xml:space="preserve">and so is the one character of</w:t>
      </w:r>
      <w:r>
        <w:t xml:space="preserve"> </w:t>
      </w:r>
      <w:r>
        <w:rPr>
          <w:rStyle w:val="VerbatimChar"/>
        </w:rPr>
        <w:t xml:space="preserve">"\u00BD"</w:t>
      </w:r>
      <w:r>
        <w:t xml:space="preserve">, the fraction one half,</w:t>
      </w:r>
      <w:r>
        <w:t xml:space="preserve"> </w:t>
      </w:r>
      <w:r>
        <w:t xml:space="preserve">even though Racket’s</w:t>
      </w:r>
      <w:r>
        <w:t xml:space="preserve"> </w:t>
      </w:r>
      <w:r>
        <w:rPr>
          <w:rStyle w:val="VerbatimChar"/>
        </w:rPr>
        <w:t xml:space="preserve">char-numeric?</w:t>
      </w:r>
      <w:r>
        <w:t xml:space="preserve"> </w:t>
      </w:r>
      <w:r>
        <w:t xml:space="preserve">counts it as numeric.</w:t>
      </w:r>
    </w:p>
    <w:bookmarkEnd w:id="110"/>
    <w:bookmarkEnd w:id="111"/>
    <w:bookmarkStart w:id="131" w:name="references"/>
    <w:p>
      <w:pPr>
        <w:pStyle w:val="Heading1"/>
      </w:pPr>
      <w:r>
        <w:t xml:space="preserve">References</w:t>
      </w:r>
    </w:p>
    <w:bookmarkStart w:id="130" w:name="refs"/>
    <w:bookmarkStart w:id="113" w:name="X20357b2a16268f88fd498d026c8cdfc599c0742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Deterministic Finite Automaton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https://en.wikipedia.org/wiki/Deterministic_finite_automaton</w:t>
        </w:r>
      </w:hyperlink>
      <w:r>
        <w:t xml:space="preserve">.</w:t>
      </w:r>
    </w:p>
    <w:bookmarkEnd w:id="113"/>
    <w:bookmarkStart w:id="115" w:name="ref-wikipedia_finite_state_machin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Finite-State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https://en.wikipedia.org/wiki/Finite-state_machine</w:t>
        </w:r>
      </w:hyperlink>
      <w:r>
        <w:t xml:space="preserve">.</w:t>
      </w:r>
    </w:p>
    <w:bookmarkEnd w:id="115"/>
    <w:bookmarkStart w:id="117" w:name="ref-wikipedia_formal_languag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Formal Language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https://en.wikipedia.org/wiki/Formal_language</w:t>
        </w:r>
      </w:hyperlink>
      <w:r>
        <w:t xml:space="preserve">.</w:t>
      </w:r>
    </w:p>
    <w:bookmarkEnd w:id="117"/>
    <w:bookmarkStart w:id="119" w:name="ref-wikipedia_halting_proble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Halting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https://en.wikipedia.org/wiki/Halting_problem</w:t>
        </w:r>
      </w:hyperlink>
      <w:r>
        <w:t xml:space="preserve">.</w:t>
      </w:r>
    </w:p>
    <w:bookmarkEnd w:id="119"/>
    <w:bookmarkStart w:id="121" w:name="ref-wikipedia_p_versus_np_proble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 Versus NP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https://en.wikipedia.org/wiki/P_versus_NP_problem</w:t>
        </w:r>
      </w:hyperlink>
      <w:r>
        <w:t xml:space="preserve">.</w:t>
      </w:r>
    </w:p>
    <w:bookmarkEnd w:id="121"/>
    <w:bookmarkStart w:id="123" w:name="ref-wikipedia_state_diagram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State Diagram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https://en.wikipedia.org/wiki/State_diagram</w:t>
        </w:r>
      </w:hyperlink>
      <w:r>
        <w:t xml:space="preserve">.</w:t>
      </w:r>
    </w:p>
    <w:bookmarkEnd w:id="123"/>
    <w:bookmarkStart w:id="125" w:name="ref-wikipedia_state_transition_tabl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State-Transition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https://en.wikipedia.org/wiki/State-transition_table</w:t>
        </w:r>
      </w:hyperlink>
      <w:r>
        <w:t xml:space="preserve">.</w:t>
      </w:r>
    </w:p>
    <w:bookmarkEnd w:id="125"/>
    <w:bookmarkStart w:id="127" w:name="ref-wikipedia_theory_of_comput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Theory of Computation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https://en.wikipedia.org/wiki/Theory_of_computation</w:t>
        </w:r>
      </w:hyperlink>
      <w:r>
        <w:t xml:space="preserve">.</w:t>
      </w:r>
    </w:p>
    <w:bookmarkEnd w:id="127"/>
    <w:bookmarkStart w:id="129" w:name="ref-wikipedia_turing_machin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Turing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https://en.wikipedia.org/wiki/Turing_machine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58" Type="http://schemas.openxmlformats.org/officeDocument/2006/relationships/image" Target="media/rId58.png"/><Relationship Id="rId25" Type="http://schemas.openxmlformats.org/officeDocument/2006/relationships/image" Target="media/rId25.png"/><Relationship Id="rId81" Type="http://schemas.openxmlformats.org/officeDocument/2006/relationships/image" Target="media/rId81.png"/><Relationship Id="rId74" Type="http://schemas.openxmlformats.org/officeDocument/2006/relationships/image" Target="media/rId74.png"/><Relationship Id="rId51" Type="http://schemas.openxmlformats.org/officeDocument/2006/relationships/image" Target="media/rId51.png"/><Relationship Id="rId87" Type="http://schemas.openxmlformats.org/officeDocument/2006/relationships/image" Target="media/rId87.png"/><Relationship Id="rId9" Type="http://schemas.openxmlformats.org/officeDocument/2006/relationships/image" Target="media/rId9.png"/><Relationship Id="rId112" Type="http://schemas.openxmlformats.org/officeDocument/2006/relationships/hyperlink" Target="https://en.wikipedia.org/wiki/Deterministic_finite_automaton" TargetMode="External"/><Relationship Id="rId114" Type="http://schemas.openxmlformats.org/officeDocument/2006/relationships/hyperlink" Target="https://en.wikipedia.org/wiki/Finite-state_machine" TargetMode="External"/><Relationship Id="rId116" Type="http://schemas.openxmlformats.org/officeDocument/2006/relationships/hyperlink" Target="https://en.wikipedia.org/wiki/Formal_language" TargetMode="External"/><Relationship Id="rId118" Type="http://schemas.openxmlformats.org/officeDocument/2006/relationships/hyperlink" Target="https://en.wikipedia.org/wiki/Halting_problem" TargetMode="External"/><Relationship Id="rId120" Type="http://schemas.openxmlformats.org/officeDocument/2006/relationships/hyperlink" Target="https://en.wikipedia.org/wiki/P_versus_NP_problem" TargetMode="External"/><Relationship Id="rId124" Type="http://schemas.openxmlformats.org/officeDocument/2006/relationships/hyperlink" Target="https://en.wikipedia.org/wiki/State-transition_table" TargetMode="External"/><Relationship Id="rId122" Type="http://schemas.openxmlformats.org/officeDocument/2006/relationships/hyperlink" Target="https://en.wikipedia.org/wiki/State_diagram" TargetMode="External"/><Relationship Id="rId126" Type="http://schemas.openxmlformats.org/officeDocument/2006/relationships/hyperlink" Target="https://en.wikipedia.org/wiki/Theory_of_computation" TargetMode="External"/><Relationship Id="rId128" Type="http://schemas.openxmlformats.org/officeDocument/2006/relationships/hyperlink" Target="https://en.wikipedia.org/wiki/Turing_machine" TargetMode="External"/><Relationship Id="rId18" Type="http://schemas.openxmlformats.org/officeDocument/2006/relationships/hyperlink" Target="https://morrison-lab.github.io/mcs/chapters/functional-programming.html#def-function" TargetMode="External"/><Relationship Id="rId103" Type="http://schemas.openxmlformats.org/officeDocument/2006/relationships/hyperlink" Target="https://morrison-lab.github.io/mcs/chapters/graphs.html#def-adjacency-list" TargetMode="External"/><Relationship Id="rId22" Type="http://schemas.openxmlformats.org/officeDocument/2006/relationships/hyperlink" Target="https://morrison-lab.github.io/mcs/chapters/graphs.html#def-directed-graph" TargetMode="External"/><Relationship Id="rId31" Type="http://schemas.openxmlformats.org/officeDocument/2006/relationships/hyperlink" Target="https://morrison-lab.github.io/mcs/chapters/graphs.html#def-in-degree" TargetMode="External"/><Relationship Id="rId30" Type="http://schemas.openxmlformats.org/officeDocument/2006/relationships/hyperlink" Target="https://morrison-lab.github.io/mcs/chapters/graphs.html#def-out-degree" TargetMode="External"/><Relationship Id="rId23" Type="http://schemas.openxmlformats.org/officeDocument/2006/relationships/hyperlink" Target="https://morrison-lab.github.io/mcs/chapters/graphs.html#def-parallel-edges" TargetMode="External"/><Relationship Id="rId44" Type="http://schemas.openxmlformats.org/officeDocument/2006/relationships/hyperlink" Target="https://morrison-lab.github.io/mcs/chapters/graphs.html#def-walk" TargetMode="External"/><Relationship Id="rId106" Type="http://schemas.openxmlformats.org/officeDocument/2006/relationships/hyperlink" Target="https://morrison-lab.github.io/mcs/chapters/graphs.html#exr-racket-assoc" TargetMode="External"/><Relationship Id="rId32" Type="http://schemas.openxmlformats.org/officeDocument/2006/relationships/hyperlink" Target="https://morrison-lab.github.io/mcs/chapters/graphs.html#thm-directed-degrees" TargetMode="External"/><Relationship Id="rId43" Type="http://schemas.openxmlformats.org/officeDocument/2006/relationships/hyperlink" Target="https://morrison-lab.github.io/mcs/chapters/induction.html#def-proof-by-induction" TargetMode="External"/><Relationship Id="rId17" Type="http://schemas.openxmlformats.org/officeDocument/2006/relationships/hyperlink" Target="https://morrison-lab.github.io/mcs/chapters/recursion.html#def-alphabet" TargetMode="External"/><Relationship Id="rId39" Type="http://schemas.openxmlformats.org/officeDocument/2006/relationships/hyperlink" Target="https://morrison-lab.github.io/mcs/chapters/recursion.html#def-recursive-definition" TargetMode="External"/><Relationship Id="rId14" Type="http://schemas.openxmlformats.org/officeDocument/2006/relationships/hyperlink" Target="https://morrison-lab.github.io/mcs/chapters/recursion.html#def-string" TargetMode="External"/><Relationship Id="rId69" Type="http://schemas.openxmlformats.org/officeDocument/2006/relationships/hyperlink" Target="https://morrison-lab.github.io/mcs/chapters/recursion.html#def-structural-induction" TargetMode="External"/><Relationship Id="rId19" Type="http://schemas.openxmlformats.org/officeDocument/2006/relationships/hyperlink" Target="https://morrison-lab.github.io/mcs/chapters/sets.html#def-cartesian-product" TargetMode="External"/><Relationship Id="rId72" Type="http://schemas.openxmlformats.org/officeDocument/2006/relationships/hyperlink" Target="https://morrison-lab.github.io/mcs/chapters/sets.html#def-complement" TargetMode="External"/><Relationship Id="rId64" Type="http://schemas.openxmlformats.org/officeDocument/2006/relationships/hyperlink" Target="https://morrison-lab.github.io/mcs/chapters/sets.html#def-empty-set" TargetMode="External"/><Relationship Id="rId16" Type="http://schemas.openxmlformats.org/officeDocument/2006/relationships/hyperlink" Target="https://morrison-lab.github.io/mcs/chapters/sets.html#def-set" TargetMode="External"/><Relationship Id="rId49" Type="http://schemas.openxmlformats.org/officeDocument/2006/relationships/hyperlink" Target="https://morrison-lab.github.io/mcs/chapters/sets.html#def-subset" TargetMode="External"/></Relationships>
</file>

<file path=word/_rels/footnotes.xml.rels><?xml version='1.0' encoding='UTF-8' standalone='yes'?>
<Relationships xmlns="http://schemas.openxmlformats.org/package/2006/relationships"><Relationship Id="rId112" Type="http://schemas.openxmlformats.org/officeDocument/2006/relationships/hyperlink" Target="https://en.wikipedia.org/wiki/Deterministic_finite_automaton" TargetMode="External"/><Relationship Id="rId114" Type="http://schemas.openxmlformats.org/officeDocument/2006/relationships/hyperlink" Target="https://en.wikipedia.org/wiki/Finite-state_machine" TargetMode="External"/><Relationship Id="rId116" Type="http://schemas.openxmlformats.org/officeDocument/2006/relationships/hyperlink" Target="https://en.wikipedia.org/wiki/Formal_language" TargetMode="External"/><Relationship Id="rId118" Type="http://schemas.openxmlformats.org/officeDocument/2006/relationships/hyperlink" Target="https://en.wikipedia.org/wiki/Halting_problem" TargetMode="External"/><Relationship Id="rId120" Type="http://schemas.openxmlformats.org/officeDocument/2006/relationships/hyperlink" Target="https://en.wikipedia.org/wiki/P_versus_NP_problem" TargetMode="External"/><Relationship Id="rId124" Type="http://schemas.openxmlformats.org/officeDocument/2006/relationships/hyperlink" Target="https://en.wikipedia.org/wiki/State-transition_table" TargetMode="External"/><Relationship Id="rId122" Type="http://schemas.openxmlformats.org/officeDocument/2006/relationships/hyperlink" Target="https://en.wikipedia.org/wiki/State_diagram" TargetMode="External"/><Relationship Id="rId126" Type="http://schemas.openxmlformats.org/officeDocument/2006/relationships/hyperlink" Target="https://en.wikipedia.org/wiki/Theory_of_computation" TargetMode="External"/><Relationship Id="rId128" Type="http://schemas.openxmlformats.org/officeDocument/2006/relationships/hyperlink" Target="https://en.wikipedia.org/wiki/Turing_machine" TargetMode="External"/><Relationship Id="rId18" Type="http://schemas.openxmlformats.org/officeDocument/2006/relationships/hyperlink" Target="https://morrison-lab.github.io/mcs/chapters/functional-programming.html#def-function" TargetMode="External"/><Relationship Id="rId103" Type="http://schemas.openxmlformats.org/officeDocument/2006/relationships/hyperlink" Target="https://morrison-lab.github.io/mcs/chapters/graphs.html#def-adjacency-list" TargetMode="External"/><Relationship Id="rId22" Type="http://schemas.openxmlformats.org/officeDocument/2006/relationships/hyperlink" Target="https://morrison-lab.github.io/mcs/chapters/graphs.html#def-directed-graph" TargetMode="External"/><Relationship Id="rId31" Type="http://schemas.openxmlformats.org/officeDocument/2006/relationships/hyperlink" Target="https://morrison-lab.github.io/mcs/chapters/graphs.html#def-in-degree" TargetMode="External"/><Relationship Id="rId30" Type="http://schemas.openxmlformats.org/officeDocument/2006/relationships/hyperlink" Target="https://morrison-lab.github.io/mcs/chapters/graphs.html#def-out-degree" TargetMode="External"/><Relationship Id="rId23" Type="http://schemas.openxmlformats.org/officeDocument/2006/relationships/hyperlink" Target="https://morrison-lab.github.io/mcs/chapters/graphs.html#def-parallel-edges" TargetMode="External"/><Relationship Id="rId44" Type="http://schemas.openxmlformats.org/officeDocument/2006/relationships/hyperlink" Target="https://morrison-lab.github.io/mcs/chapters/graphs.html#def-walk" TargetMode="External"/><Relationship Id="rId106" Type="http://schemas.openxmlformats.org/officeDocument/2006/relationships/hyperlink" Target="https://morrison-lab.github.io/mcs/chapters/graphs.html#exr-racket-assoc" TargetMode="External"/><Relationship Id="rId32" Type="http://schemas.openxmlformats.org/officeDocument/2006/relationships/hyperlink" Target="https://morrison-lab.github.io/mcs/chapters/graphs.html#thm-directed-degrees" TargetMode="External"/><Relationship Id="rId43" Type="http://schemas.openxmlformats.org/officeDocument/2006/relationships/hyperlink" Target="https://morrison-lab.github.io/mcs/chapters/induction.html#def-proof-by-induction" TargetMode="External"/><Relationship Id="rId17" Type="http://schemas.openxmlformats.org/officeDocument/2006/relationships/hyperlink" Target="https://morrison-lab.github.io/mcs/chapters/recursion.html#def-alphabet" TargetMode="External"/><Relationship Id="rId39" Type="http://schemas.openxmlformats.org/officeDocument/2006/relationships/hyperlink" Target="https://morrison-lab.github.io/mcs/chapters/recursion.html#def-recursive-definition" TargetMode="External"/><Relationship Id="rId14" Type="http://schemas.openxmlformats.org/officeDocument/2006/relationships/hyperlink" Target="https://morrison-lab.github.io/mcs/chapters/recursion.html#def-string" TargetMode="External"/><Relationship Id="rId69" Type="http://schemas.openxmlformats.org/officeDocument/2006/relationships/hyperlink" Target="https://morrison-lab.github.io/mcs/chapters/recursion.html#def-structural-induction" TargetMode="External"/><Relationship Id="rId19" Type="http://schemas.openxmlformats.org/officeDocument/2006/relationships/hyperlink" Target="https://morrison-lab.github.io/mcs/chapters/sets.html#def-cartesian-product" TargetMode="External"/><Relationship Id="rId72" Type="http://schemas.openxmlformats.org/officeDocument/2006/relationships/hyperlink" Target="https://morrison-lab.github.io/mcs/chapters/sets.html#def-complement" TargetMode="External"/><Relationship Id="rId64" Type="http://schemas.openxmlformats.org/officeDocument/2006/relationships/hyperlink" Target="https://morrison-lab.github.io/mcs/chapters/sets.html#def-empty-set" TargetMode="External"/><Relationship Id="rId16" Type="http://schemas.openxmlformats.org/officeDocument/2006/relationships/hyperlink" Target="https://morrison-lab.github.io/mcs/chapters/sets.html#def-set" TargetMode="External"/><Relationship Id="rId49" Type="http://schemas.openxmlformats.org/officeDocument/2006/relationships/hyperlink" Target="https://morrison-lab.github.io/mcs/chapters/sets.html#def-sub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Machines and Finite Automata</dc:title>
  <dc:creator/>
  <cp:keywords/>
  <dcterms:created xsi:type="dcterms:W3CDTF">2026-10-29T19:53:42Z</dcterms:created>
  <dcterms:modified xsi:type="dcterms:W3CDTF">2026-10-29T19:53:42Z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State machines and their state diagrams, runs, deterministic finite automata and their languages, designing automata, and state-transition tables</vt:lpwstr>
  </property>
  <property fmtid="{D5CDD505-2E9C-101B-9397-08002B2CF9AE}" pid="17" name="toc-title">
    <vt:lpwstr>Table of contents</vt:lpwstr>
  </property>
</Properties>
</file>