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Functional Programming</w:t>
      </w:r>
    </w:p>
    <w:p>
      <w:pPr>
        <w:pStyle w:val="Subtitle"/>
      </w:pPr>
      <w:r>
        <w:t xml:space="preserve">Expressions, functions and cases in Racket</w:t>
      </w:r>
    </w:p>
    <w:p>
      <w:pPr>
        <w:pStyle w:val="Date"/>
      </w:pPr>
      <w:del w:id="1" w:author="PR Preview" w:date="2026-01-01T00:00:00Z">
        <w:r>
          <w:delText xml:space="preserve">Last modified: 2026-10-29 08:04:26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12:51:24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Kameron Decker Harris’s Fall 2026 syllabus opens the course with an introduction to functional programming;</w:t>
            </w:r>
            <w:r>
              <w:t xml:space="preserve"> </w:t>
            </w:r>
            <w:r>
              <w:t xml:space="preserve">this chapter, its examples and its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expression, function, argument and value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3" w:name="sec-racket-expressions"/>
    <w:p>
      <w:pPr>
        <w:pStyle w:val="Heading1"/>
      </w:pPr>
      <w:r>
        <w:t xml:space="preserve">1. Expressions</w:t>
      </w:r>
    </w:p>
    <w:bookmarkStart w:id="15" w:name="rem-running-racket"/>
    <w:p>
      <w:pPr>
        <w:pStyle w:val="FirstParagraph"/>
      </w:pPr>
      <w:r>
        <w:rPr>
          <w:i/>
          <w:iCs/>
        </w:rPr>
        <w:t xml:space="preserve">Remark 1</w:t>
      </w:r>
      <w:r>
        <w:t xml:space="preserve"> (Running Racket). </w:t>
      </w:r>
      <w:r>
        <w:t xml:space="preserve">This course writes its programs in</w:t>
      </w:r>
      <w:r>
        <w:t xml:space="preserve"> </w:t>
      </w:r>
      <w:hyperlink r:id="rId13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programming language that grew out of Scheme, a dialect of Lisp.</w:t>
      </w:r>
      <w:r>
        <w:t xml:space="preserve"> </w:t>
      </w:r>
      <w:r>
        <w:t xml:space="preserve">Racket comes with DrRacket, the program you use to write and run Racket code,</w:t>
      </w:r>
      <w:r>
        <w:t xml:space="preserve"> </w:t>
      </w:r>
      <w:r>
        <w:t xml:space="preserve">and Lab 1 walks through using it.</w:t>
      </w:r>
      <w:r>
        <w:t xml:space="preserve"> </w:t>
      </w:r>
      <w:r>
        <w:t xml:space="preserve">Each Racket file in this course starts with the line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Racket Guide</w:t>
        </w:r>
      </w:hyperlink>
      <w:r>
        <w:t xml:space="preserve"> </w:t>
      </w:r>
      <w:r>
        <w:t xml:space="preserve">is the reference for anything these notes do not cover.</w:t>
      </w:r>
    </w:p>
    <w:bookmarkEnd w:id="15"/>
    <w:bookmarkStart w:id="16" w:name="exr-evaluate-nested"/>
    <w:p>
      <w:pPr>
        <w:pStyle w:val="BodyText"/>
      </w:pPr>
      <w:r>
        <w:rPr>
          <w:b/>
          <w:bCs/>
        </w:rPr>
        <w:t xml:space="preserve">Exercise 1 (Operation first)</w:t>
      </w:r>
      <w:r>
        <w:t xml:space="preserve"> </w:t>
      </w:r>
      <w:r>
        <w:t xml:space="preserve">Racket writes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(- 7 2)</w:t>
      </w:r>
      <w:r>
        <w:t xml:space="preserve">,</w:t>
      </w:r>
      <w:r>
        <w:t xml:space="preserve"> </w:t>
      </w:r>
      <w:r>
        <w:t xml:space="preserve">with the operation first and the parentheses around the whole expression.</w:t>
      </w:r>
      <w:r>
        <w:t xml:space="preserve"> </w:t>
      </w:r>
      <w:r>
        <w:t xml:space="preserve">Guess what each Racket expression returns: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(* (+ 1 2) (- 10 4))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(- 20 (* 3 (+ 1 1)))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(+ 1 2 3 4)</w:t>
      </w:r>
    </w:p>
    <w:p>
      <w:pPr>
        <w:pStyle w:val="FirstParagraph"/>
      </w:pPr>
      <w:r>
        <w:t xml:space="preserve">Then write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Racket.</w:t>
      </w:r>
    </w:p>
    <w:bookmarkEnd w:id="16"/>
    <w:bookmarkStart w:id="17" w:name="sol-evaluate-neste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Work from the innermost parentheses outward.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2)</w:t>
      </w:r>
      <w:r>
        <w:t xml:space="preserve"> </w:t>
      </w:r>
      <w:r>
        <w:t xml:space="preserve">is 3 and</w:t>
      </w:r>
      <w:r>
        <w:t xml:space="preserve"> </w:t>
      </w:r>
      <w:r>
        <w:rPr>
          <w:rStyle w:val="VerbatimChar"/>
        </w:rPr>
        <w:t xml:space="preserve">(- 10 4)</w:t>
      </w:r>
      <w:r>
        <w:t xml:space="preserve"> </w:t>
      </w:r>
      <w:r>
        <w:t xml:space="preserve">is 6, so the expression is</w:t>
      </w:r>
      <w:r>
        <w:t xml:space="preserve"> </w:t>
      </w:r>
      <w:r>
        <w:rPr>
          <w:rStyle w:val="VerbatimChar"/>
        </w:rPr>
        <w:t xml:space="preserve">(* 3 6)</w:t>
      </w:r>
      <w:r>
        <w:t xml:space="preserve">, which returns 18.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1)</w:t>
      </w:r>
      <w:r>
        <w:t xml:space="preserve"> </w:t>
      </w:r>
      <w:r>
        <w:t xml:space="preserve">is 2, so</w:t>
      </w:r>
      <w:r>
        <w:t xml:space="preserve"> </w:t>
      </w:r>
      <w:r>
        <w:rPr>
          <w:rStyle w:val="VerbatimChar"/>
        </w:rPr>
        <w:t xml:space="preserve">(* 3 (+ 1 1))</w:t>
      </w:r>
      <w:r>
        <w:t xml:space="preserve"> </w:t>
      </w:r>
      <w:r>
        <w:t xml:space="preserve">is 6, and</w:t>
      </w:r>
      <w:r>
        <w:t xml:space="preserve"> </w:t>
      </w:r>
      <w:r>
        <w:rPr>
          <w:rStyle w:val="VerbatimChar"/>
        </w:rPr>
        <w:t xml:space="preserve">(- 20 6)</w:t>
      </w:r>
      <w:r>
        <w:t xml:space="preserve"> </w:t>
      </w:r>
      <w:r>
        <w:t xml:space="preserve">returns 14.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can take any number of operands, and adds them all, so the expression returns 10.</w:t>
      </w:r>
    </w:p>
    <w:p>
      <w:pPr>
        <w:pStyle w:val="FirstParagraph"/>
      </w:pPr>
      <w:r>
        <w:t xml:space="preserve">The expression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subtracts 1 from the product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and 4,</w:t>
      </w:r>
      <w:r>
        <w:t xml:space="preserve"> </w:t>
      </w:r>
      <w:r>
        <w:t xml:space="preserve">so in Racket it is</w:t>
      </w:r>
      <w:r>
        <w:t xml:space="preserve"> </w:t>
      </w:r>
      <w:r>
        <w:rPr>
          <w:rStyle w:val="VerbatimChar"/>
        </w:rPr>
        <w:t xml:space="preserve">(- (* (+ 2 3) 4) 1)</w:t>
      </w:r>
      <w:r>
        <w:t xml:space="preserve">, which returns 19.</w:t>
      </w:r>
    </w:p>
    <w:bookmarkEnd w:id="17"/>
    <w:bookmarkStart w:id="18" w:name="def-function"/>
    <w:p>
      <w:pPr>
        <w:pStyle w:val="BodyText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8"/>
    <w:bookmarkStart w:id="20" w:name="def-expression"/>
    <w:p>
      <w:pPr>
        <w:pStyle w:val="BodyText"/>
      </w:pPr>
      <w:r>
        <w:rPr>
          <w:b/>
          <w:bCs/>
        </w:rPr>
        <w:t xml:space="preserve">Definition 2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20"/>
    <w:bookmarkStart w:id="21" w:name="def-racket-expression"/>
    <w:p>
      <w:pPr>
        <w:pStyle w:val="BodyText"/>
      </w:pPr>
      <w:r>
        <w:rPr>
          <w:b/>
          <w:bCs/>
        </w:rPr>
        <w:t xml:space="preserve">Definition 3 (Racket expression, prefix notation)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Racket expression</w:t>
      </w:r>
      <w:r>
        <w:t xml:space="preserve"> </w:t>
      </w:r>
      <w:r>
        <w:t xml:space="preserve">(</w:t>
      </w:r>
      <w:hyperlink w:anchor="def-expression">
        <w:r>
          <w:rPr>
            <w:rStyle w:val="Hyperlink"/>
          </w:rPr>
          <w:t xml:space="preserve">Definition 2</w:t>
        </w:r>
      </w:hyperlink>
      <w:r>
        <w:t xml:space="preserve">) is one of:</w:t>
      </w:r>
    </w:p>
    <w:p>
      <w:pPr>
        <w:pStyle w:val="Compact"/>
        <w:numPr>
          <w:ilvl w:val="0"/>
          <w:numId w:val="1003"/>
        </w:numPr>
      </w:pPr>
      <w:r>
        <w:t xml:space="preserve">a constant, such as the number</w:t>
      </w:r>
      <w:r>
        <w:t xml:space="preserve"> </w:t>
      </w:r>
      <w:r>
        <w:rPr>
          <w:rStyle w:val="VerbatimChar"/>
        </w:rPr>
        <w:t xml:space="preserve">7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 name, such as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:</w:t>
      </w:r>
      <w:r>
        <w:t xml:space="preserve"> </w:t>
      </w:r>
      <w:r>
        <w:t xml:space="preserve">an expression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for an operation or function, followed by its operands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which are expressions too, all inside one pair of parentheses.</w:t>
      </w:r>
    </w:p>
    <w:p>
      <w:pPr>
        <w:pStyle w:val="FirstParagraph"/>
      </w:pPr>
      <w:r>
        <w:t xml:space="preserve">Writing the operation before its operands is called prefix notation.</w:t>
      </w:r>
      <w:r>
        <w:t xml:space="preserve"> </w:t>
      </w:r>
      <w:r>
        <w:t xml:space="preserve">Racket needs no precedence rules,</w:t>
      </w:r>
      <w:r>
        <w:t xml:space="preserve"> </w:t>
      </w:r>
      <w:r>
        <w:t xml:space="preserve">because the nesting of the parentheses says which operation comes first:</w:t>
      </w:r>
      <w:r>
        <w:t xml:space="preserve"> </w:t>
      </w:r>
      <w:r>
        <w:rPr>
          <w:rStyle w:val="VerbatimChar"/>
        </w:rPr>
        <w:t xml:space="preserve">(* (+ 2 3) 4)</w:t>
      </w:r>
      <w:r>
        <w:t xml:space="preserve"> </w:t>
      </w:r>
      <w:r>
        <w:t xml:space="preserve">adds first, and</w:t>
      </w:r>
      <w:r>
        <w:t xml:space="preserve"> </w:t>
      </w:r>
      <w:r>
        <w:rPr>
          <w:rStyle w:val="VerbatimChar"/>
        </w:rPr>
        <w:t xml:space="preserve">(+ 2 (* 3 4))</w:t>
      </w:r>
      <w:r>
        <w:t xml:space="preserve"> </w:t>
      </w:r>
      <w:r>
        <w:t xml:space="preserve">multiplies first.</w:t>
      </w:r>
    </w:p>
    <w:bookmarkEnd w:id="21"/>
    <w:bookmarkStart w:id="22" w:name="rem-evaluation"/>
    <w:p>
      <w:pPr>
        <w:pStyle w:val="BodyText"/>
      </w:pPr>
      <w:r>
        <w:rPr>
          <w:i/>
          <w:iCs/>
        </w:rPr>
        <w:t xml:space="preserve">Remark 2</w:t>
      </w:r>
      <w:r>
        <w:t xml:space="preserve"> (How Racket evaluates an application). </w:t>
      </w:r>
      <w:r>
        <w:t xml:space="preserve">To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an 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 </w:t>
      </w:r>
      <w:r>
        <w:t xml:space="preserve">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Racket evaluates each operand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to a value,</w:t>
      </w:r>
      <w:r>
        <w:t xml:space="preserve"> </w:t>
      </w:r>
      <w:r>
        <w:t xml:space="preserve">then 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those values.</w:t>
      </w:r>
      <w:r>
        <w:t xml:space="preserve"> </w:t>
      </w:r>
      <w:r>
        <w:t xml:space="preserve">In part 1 of</w:t>
      </w:r>
      <w:r>
        <w:t xml:space="preserve"> </w:t>
      </w:r>
      <w:hyperlink w:anchor="exr-evaluate-nested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(* (+ 1 2) (- 10 4))</w:t>
      </w:r>
      <w:r>
        <w:br/>
      </w:r>
      <w:r>
        <w:rPr>
          <w:rStyle w:val="VerbatimChar"/>
        </w:rPr>
        <w:t xml:space="preserve">= (* 3 (- 10 4))</w:t>
      </w:r>
      <w:r>
        <w:br/>
      </w:r>
      <w:r>
        <w:rPr>
          <w:rStyle w:val="VerbatimChar"/>
        </w:rPr>
        <w:t xml:space="preserve">= (* 3 6)</w:t>
      </w:r>
      <w:r>
        <w:br/>
      </w:r>
      <w:r>
        <w:rPr>
          <w:rStyle w:val="VerbatimChar"/>
        </w:rPr>
        <w:t xml:space="preserve">= 18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replaces one application by its value,</w:t>
      </w:r>
      <w:r>
        <w:t xml:space="preserve"> </w:t>
      </w:r>
      <w:r>
        <w:t xml:space="preserve">and the evaluation ends with a value, which cannot be simplified further.</w:t>
      </w:r>
    </w:p>
    <w:bookmarkEnd w:id="22"/>
    <w:bookmarkEnd w:id="23"/>
    <w:bookmarkStart w:id="30" w:name="sec-racket-functions"/>
    <w:p>
      <w:pPr>
        <w:pStyle w:val="Heading1"/>
      </w:pPr>
      <w:r>
        <w:t xml:space="preserve">2. Functions</w:t>
      </w:r>
    </w:p>
    <w:bookmarkStart w:id="24" w:name="exr-formula-from-code"/>
    <w:p>
      <w:pPr>
        <w:pStyle w:val="FirstParagraph"/>
      </w:pPr>
      <w:r>
        <w:rPr>
          <w:b/>
          <w:bCs/>
        </w:rPr>
        <w:t xml:space="preserve">Exercise 2 (Reading a definition)</w:t>
      </w:r>
      <w:r>
        <w:t xml:space="preserve"> </w:t>
      </w:r>
      <w:r>
        <w:t xml:space="preserve">This Racket code defines a function named</w:t>
      </w:r>
      <w:r>
        <w:t xml:space="preserve"> </w:t>
      </w:r>
      <w:r>
        <w:rPr>
          <w:rStyle w:val="VerbatimChar"/>
        </w:rPr>
        <w:t xml:space="preserve">h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x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04"/>
        </w:numPr>
      </w:pPr>
      <w:r>
        <w:t xml:space="preserve">Write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a formula in ordinary mathematical notation.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return?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return?</w:t>
      </w:r>
    </w:p>
    <w:bookmarkEnd w:id="24"/>
    <w:bookmarkStart w:id="25" w:name="sol-formula-from-cod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since</w:t>
      </w:r>
      <w:r>
        <w:t xml:space="preserve"> </w:t>
      </w:r>
      <w:r>
        <w:rPr>
          <w:rStyle w:val="VerbatimChar"/>
        </w:rPr>
        <w:t xml:space="preserve">(* x x)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(* 2 x)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15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returns 15.</w:t>
      </w:r>
    </w:p>
    <w:p>
      <w:pPr>
        <w:pStyle w:val="Compact"/>
        <w:numPr>
          <w:ilvl w:val="0"/>
          <w:numId w:val="1005"/>
        </w:numPr>
      </w:pPr>
      <w:r>
        <w:t xml:space="preserve">Racket first evaluates the argument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, which is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then applies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to it, so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 </w:t>
      </w:r>
      <w:r>
        <w:t xml:space="preserve">again and returns 3.</w:t>
      </w:r>
    </w:p>
    <w:bookmarkEnd w:id="25"/>
    <w:bookmarkStart w:id="26" w:name="def-argument"/>
    <w:p>
      <w:pPr>
        <w:pStyle w:val="FirstParagraph"/>
      </w:pPr>
      <w:r>
        <w:rPr>
          <w:b/>
          <w:bCs/>
        </w:rPr>
        <w:t xml:space="preserve">Definition 4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26"/>
    <w:bookmarkStart w:id="27" w:name="def-value"/>
    <w:p>
      <w:pPr>
        <w:pStyle w:val="BodyText"/>
      </w:pPr>
      <w:r>
        <w:rPr>
          <w:b/>
          <w:bCs/>
        </w:rPr>
        <w:t xml:space="preserve">Definition 5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def-racket-define"/>
    <w:p>
      <w:pPr>
        <w:pStyle w:val="BodyText"/>
      </w:pPr>
      <w:r>
        <w:rPr>
          <w:b/>
          <w:bCs/>
        </w:rPr>
        <w:t xml:space="preserve">Definition 6 (Defining a function in Racket)</w:t>
      </w:r>
      <w:r>
        <w:t xml:space="preserve"> </w:t>
      </w:r>
      <w:r>
        <w:t xml:space="preserve">The Racket definition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defines a function named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:</w:t>
      </w:r>
      <w:r>
        <w:t xml:space="preserve"> </w:t>
      </w:r>
      <w:r>
        <w:t xml:space="preserve">names that stand for its arguments (</w:t>
      </w:r>
      <w:hyperlink w:anchor="def-argum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To evaluate an application</w:t>
      </w:r>
      <w:r>
        <w:t xml:space="preserve"> </w:t>
      </w:r>
      <w:r>
        <w:rPr>
          <w:rStyle w:val="VerbatimChar"/>
        </w:rPr>
        <w:t xml:space="preserve">(f a1 ... an)</w:t>
      </w:r>
      <w:r>
        <w:t xml:space="preserve">,</w:t>
      </w:r>
      <w:r>
        <w:t xml:space="preserve"> </w:t>
      </w:r>
      <w:r>
        <w:t xml:space="preserve">Racket evaluates the arguments</w:t>
      </w:r>
      <w:r>
        <w:t xml:space="preserve"> </w:t>
      </w:r>
      <w:r>
        <w:rPr>
          <w:rStyle w:val="VerbatimChar"/>
        </w:rPr>
        <w:t xml:space="preserve">a1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an</w:t>
      </w:r>
      <w:r>
        <w:t xml:space="preserve">,</w:t>
      </w:r>
      <w:r>
        <w:t xml:space="preserve"> </w:t>
      </w:r>
      <w:r>
        <w:t xml:space="preserve">replaces each parameter in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by the value of its argument,</w:t>
      </w:r>
      <w:r>
        <w:t xml:space="preserve"> </w:t>
      </w:r>
      <w:r>
        <w:t xml:space="preserve">and evaluates the result.</w:t>
      </w:r>
      <w:r>
        <w:t xml:space="preserve"> </w:t>
      </w:r>
      <w:r>
        <w:t xml:space="preserve">The value of the application is the value (</w:t>
      </w:r>
      <w:hyperlink w:anchor="def-valu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at those arguments.</w:t>
      </w:r>
    </w:p>
    <w:bookmarkEnd w:id="28"/>
    <w:bookmarkStart w:id="29" w:name="exm-substitution"/>
    <w:p>
      <w:pPr>
        <w:pStyle w:val="BodyText"/>
      </w:pPr>
      <w:r>
        <w:rPr>
          <w:b/>
          <w:bCs/>
        </w:rPr>
        <w:t xml:space="preserve">Example 1 (Replacing a parameter by its argument)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in four steps:</w:t>
      </w:r>
    </w:p>
    <w:p>
      <w:pPr>
        <w:pStyle w:val="SourceCode"/>
      </w:pPr>
      <w:r>
        <w:rPr>
          <w:rStyle w:val="VerbatimChar"/>
        </w:rPr>
        <w:t xml:space="preserve">(h 5)</w:t>
      </w:r>
      <w:r>
        <w:br/>
      </w:r>
      <w:r>
        <w:rPr>
          <w:rStyle w:val="VerbatimChar"/>
        </w:rPr>
        <w:t xml:space="preserve">= (- (* 5 5) (* 2 5))</w:t>
      </w:r>
      <w:r>
        <w:br/>
      </w:r>
      <w:r>
        <w:rPr>
          <w:rStyle w:val="VerbatimChar"/>
        </w:rPr>
        <w:t xml:space="preserve">= (- 25 (* 2 5))</w:t>
      </w:r>
      <w:r>
        <w:br/>
      </w:r>
      <w:r>
        <w:rPr>
          <w:rStyle w:val="VerbatimChar"/>
        </w:rPr>
        <w:t xml:space="preserve">= (- 25 10)</w:t>
      </w:r>
      <w:r>
        <w:br/>
      </w:r>
      <w:r>
        <w:rPr>
          <w:rStyle w:val="VerbatimChar"/>
        </w:rPr>
        <w:t xml:space="preserve">= 15</w:t>
      </w:r>
    </w:p>
    <w:p>
      <w:pPr>
        <w:pStyle w:val="FirstParagraph"/>
      </w:pPr>
      <w:r>
        <w:t xml:space="preserve">The first step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by 5 in the body of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t xml:space="preserve">just as computing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replaces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5 in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Each later step replaces one application by its value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29"/>
    <w:bookmarkEnd w:id="30"/>
    <w:bookmarkStart w:id="36" w:name="sec-racket-cases"/>
    <w:p>
      <w:pPr>
        <w:pStyle w:val="Heading1"/>
      </w:pPr>
      <w:r>
        <w:t xml:space="preserve">3. Cases</w:t>
      </w:r>
    </w:p>
    <w:bookmarkStart w:id="31" w:name="exr-ticket-price"/>
    <w:p>
      <w:pPr>
        <w:pStyle w:val="FirstParagraph"/>
      </w:pPr>
      <w:r>
        <w:rPr>
          <w:b/>
          <w:bCs/>
        </w:rPr>
        <w:t xml:space="preserve">Exercise 3 (Choosing a case)</w:t>
      </w:r>
      <w:r>
        <w:t xml:space="preserve"> </w:t>
      </w:r>
      <w:r>
        <w:t xml:space="preserve">A museum sets its ticket price, in dollars, by age: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ticket-price 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]))</w:t>
      </w:r>
    </w:p>
    <w:p>
      <w:pPr>
        <w:pStyle w:val="FirstParagraph"/>
      </w:pPr>
      <w:r>
        <w:t xml:space="preserve">Each line in square brackets pairs a test with a value.</w:t>
      </w:r>
    </w:p>
    <w:p>
      <w:pPr>
        <w:pStyle w:val="Compact"/>
        <w:numPr>
          <w:ilvl w:val="0"/>
          <w:numId w:val="1006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(ticket-price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5)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17)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return.</w:t>
      </w:r>
    </w:p>
    <w:p>
      <w:pPr>
        <w:pStyle w:val="Compact"/>
        <w:numPr>
          <w:ilvl w:val="0"/>
          <w:numId w:val="1006"/>
        </w:numPr>
      </w:pPr>
      <w:r>
        <w:t xml:space="preserve">Write the function as a formula with cases, for a whole number of years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"/>
    <w:bookmarkStart w:id="32" w:name="sol-ticket-pric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Racket tries the tests in order and returns the value beside the first true one: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4)</w:t>
      </w:r>
      <w:r>
        <w:t xml:space="preserve"> </w:t>
      </w:r>
      <w:r>
        <w:t xml:space="preserve">returns 0, since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5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5)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is false but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18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17)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17</m:t>
        </m:r>
        <m:r>
          <m:rPr>
            <m:sty m:val="p"/>
          </m:rPr>
          <m:t>&lt;</m:t>
        </m:r>
        <m:r>
          <m:t>18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returns 12, since neither test is true, so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line applies.</w:t>
      </w:r>
    </w:p>
    <w:p>
      <w:pPr>
        <w:numPr>
          <w:ilvl w:val="0"/>
          <w:numId w:val="1007"/>
        </w:numPr>
      </w:pPr>
      <w:r>
        <w:t xml:space="preserve">The second case holds only when the first test is false,</w:t>
      </w:r>
      <w:r>
        <w:t xml:space="preserve"> </w:t>
      </w:r>
      <w:r>
        <w:t xml:space="preserve">so its condition is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, not just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12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32"/>
    <w:bookmarkStart w:id="33" w:name="def-booleans"/>
    <w:p>
      <w:pPr>
        <w:pStyle w:val="FirstParagraph"/>
      </w:pPr>
      <w:r>
        <w:rPr>
          <w:b/>
          <w:bCs/>
        </w:rPr>
        <w:t xml:space="preserve">Definition 7 (True and false in Racket)</w:t>
      </w:r>
      <w:r>
        <w:t xml:space="preserve"> </w:t>
      </w:r>
      <w:r>
        <w:t xml:space="preserve">Racket writes the two truth values as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(true)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(false).</w:t>
      </w:r>
      <w:r>
        <w:t xml:space="preserve"> </w:t>
      </w:r>
      <w:r>
        <w:t xml:space="preserve">A comparison such as</w:t>
      </w:r>
      <w:r>
        <w:t xml:space="preserve"> </w:t>
      </w:r>
      <w:r>
        <w:rPr>
          <w:rStyle w:val="VerbatimChar"/>
        </w:rPr>
        <w:t xml:space="preserve">(&lt; 4 5)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(= 3 7)</w:t>
      </w:r>
      <w:r>
        <w:t xml:space="preserve"> </w:t>
      </w:r>
      <w:r>
        <w:t xml:space="preserve">returns one of them,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combine them:</w:t>
      </w:r>
      <w:r>
        <w:t xml:space="preserve"> </w:t>
      </w:r>
      <w:r>
        <w:rPr>
          <w:rStyle w:val="VerbatimChar"/>
        </w:rPr>
        <w:t xml:space="preserve">(and (&lt; 1 2) (&lt; 3 2))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3"/>
    <w:bookmarkStart w:id="34" w:name="def-if-cond"/>
    <w:p>
      <w:pPr>
        <w:pStyle w:val="BodyText"/>
      </w:pPr>
      <w:r>
        <w:rPr>
          <w:b/>
          <w:bCs/>
        </w:rPr>
        <w:t xml:space="preserve">Definition 8 (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</w:t>
      </w:r>
      <w:r>
        <w:rPr>
          <w:b/>
          <w:bCs/>
        </w:rPr>
        <w:t xml:space="preserve">)</w:t>
      </w:r>
      <w:r>
        <w:t xml:space="preserve"> </w:t>
      </w:r>
      <w:r>
        <w:t xml:space="preserve">The expression</w:t>
      </w:r>
      <w:r>
        <w:t xml:space="preserve"> </w:t>
      </w:r>
      <w:r>
        <w:rPr>
          <w:rStyle w:val="VerbatimChar"/>
        </w:rPr>
        <w:t xml:space="preserve">(if test a b)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 the value of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 it is false.</w:t>
      </w:r>
    </w:p>
    <w:p>
      <w:pPr>
        <w:pStyle w:val="BodyText"/>
      </w:pPr>
      <w:r>
        <w:t xml:space="preserve">The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test1 a1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test2 a2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an</w:t>
      </w:r>
      <w:r>
        <w:rPr>
          <w:rStyle w:val="OperatorTok"/>
        </w:rPr>
        <w:t xml:space="preserve">])</w:t>
      </w:r>
    </w:p>
    <w:p>
      <w:pPr>
        <w:pStyle w:val="FirstParagraph"/>
      </w:pPr>
      <w:r>
        <w:t xml:space="preserve">evaluates the tests in order and returns the value of the expression beside the first true one,</w:t>
      </w:r>
      <w:r>
        <w:t xml:space="preserve"> </w:t>
      </w:r>
      <w:r>
        <w:t xml:space="preserve">or the value of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if none is true.</w:t>
      </w:r>
      <w:r>
        <w:t xml:space="preserve"> </w:t>
      </w:r>
      <w:r>
        <w:t xml:space="preserve">Like a function defined by cases in mathematics,</w:t>
      </w:r>
      <w:r>
        <w:t xml:space="preserve"> </w:t>
      </w:r>
      <w:r>
        <w:t xml:space="preserve">each case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applies only when every case before it fails.</w:t>
      </w:r>
    </w:p>
    <w:p>
      <w:pPr>
        <w:pStyle w:val="BodyText"/>
      </w:pP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look like applications 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 but they are not:</w:t>
      </w:r>
      <w:r>
        <w:t xml:space="preserve"> </w:t>
      </w:r>
      <w:r>
        <w:t xml:space="preserve">an application evaluates all of its operands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evaluate only the tests they need and the one branch they return.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define</w:t>
      </w:r>
      <w:r>
        <w:t xml:space="preserve"> </w:t>
      </w:r>
      <w:r>
        <w:t xml:space="preserve">are not applications either.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2 (Absolute value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)</w:t>
      </w:r>
      <w:r>
        <w:t xml:space="preserve"> </w:t>
      </w:r>
      <w:r>
        <w:t xml:space="preserve">The absolute value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has two cases, so one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</w:t>
      </w:r>
      <w:hyperlink w:anchor="def-if-cond">
        <w:r>
          <w:rPr>
            <w:rStyle w:val="Hyperlink"/>
          </w:rPr>
          <w:t xml:space="preserve">Definition 8</w:t>
        </w:r>
      </w:hyperlink>
      <w:r>
        <w:t xml:space="preserve">) is enough: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absolute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x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(absolute -7)</w:t>
      </w:r>
      <w:r>
        <w:t xml:space="preserve"> </w:t>
      </w:r>
      <w:r>
        <w:t xml:space="preserve">returns 7, and</w:t>
      </w:r>
      <w:r>
        <w:t xml:space="preserve"> </w:t>
      </w:r>
      <w:r>
        <w:rPr>
          <w:rStyle w:val="VerbatimChar"/>
        </w:rPr>
        <w:t xml:space="preserve">(absolute 2)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already has this function, under the name</w:t>
      </w:r>
      <w:r>
        <w:t xml:space="preserve"> </w:t>
      </w:r>
      <w:r>
        <w:rPr>
          <w:rStyle w:val="VerbatimChar"/>
        </w:rPr>
        <w:t xml:space="preserve">abs</w:t>
      </w:r>
      <w:r>
        <w:t xml:space="preserve">.</w:t>
      </w:r>
    </w:p>
    <w:bookmarkEnd w:id="35"/>
    <w:bookmarkEnd w:id="36"/>
    <w:bookmarkStart w:id="43" w:name="sec-pure-functions"/>
    <w:p>
      <w:pPr>
        <w:pStyle w:val="Heading1"/>
      </w:pPr>
      <w:r>
        <w:t xml:space="preserve">4. Pure functions</w:t>
      </w:r>
    </w:p>
    <w:bookmarkStart w:id="37" w:name="exr-next-id"/>
    <w:p>
      <w:pPr>
        <w:pStyle w:val="FirstParagraph"/>
      </w:pPr>
      <w:r>
        <w:rPr>
          <w:b/>
          <w:bCs/>
        </w:rPr>
        <w:t xml:space="preserve">Exercise 4 (Same call, different answer)</w:t>
      </w:r>
      <w:r>
        <w:t xml:space="preserve"> </w:t>
      </w:r>
      <w:r>
        <w:t xml:space="preserve">This Python code hands out ID numbers:</w:t>
      </w:r>
    </w:p>
    <w:p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next_id():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</w:p>
    <w:p>
      <w:pPr>
        <w:pStyle w:val="Compact"/>
        <w:numPr>
          <w:ilvl w:val="0"/>
          <w:numId w:val="1009"/>
        </w:numPr>
      </w:pPr>
      <w:r>
        <w:t xml:space="preserve">The program calls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twice in a row.</w:t>
      </w:r>
      <w:r>
        <w:t xml:space="preserve"> </w:t>
      </w:r>
      <w:r>
        <w:t xml:space="preserve">What does each call return?</w:t>
      </w:r>
    </w:p>
    <w:p>
      <w:pPr>
        <w:pStyle w:val="Compact"/>
        <w:numPr>
          <w:ilvl w:val="0"/>
          <w:numId w:val="1009"/>
        </w:numPr>
      </w:pPr>
      <w:r>
        <w:t xml:space="preserve">Is there a mathematical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with no arguments</w:t>
      </w:r>
      <w:r>
        <w:t xml:space="preserve"> </w:t>
      </w:r>
      <w:r>
        <w:t xml:space="preserve">whose value is what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returns every time it is called?</w:t>
      </w:r>
    </w:p>
    <w:bookmarkEnd w:id="37"/>
    <w:bookmarkStart w:id="38" w:name="sol-next-i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t xml:space="preserve">The first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0 to 1 and returns 1.</w:t>
      </w:r>
      <w:r>
        <w:t xml:space="preserve"> </w:t>
      </w:r>
      <w:r>
        <w:t xml:space="preserve">The second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1 to 2 and returns 2.</w:t>
      </w:r>
    </w:p>
    <w:p>
      <w:pPr>
        <w:pStyle w:val="Compact"/>
        <w:numPr>
          <w:ilvl w:val="0"/>
          <w:numId w:val="1010"/>
        </w:numPr>
      </w:pPr>
      <w:r>
        <w:t xml:space="preserve">No.</w:t>
      </w:r>
      <w:r>
        <w:t xml:space="preserve"> </w:t>
      </w:r>
      <w:r>
        <w:t xml:space="preserve">A function with no arguments has exactly one value,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returned 1 and then 2.</w:t>
      </w:r>
      <w:r>
        <w:t xml:space="preserve"> </w:t>
      </w:r>
      <w:r>
        <w:t xml:space="preserve">What it returns depends on the variable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t xml:space="preserve">which is not an argument and which each call changes.</w:t>
      </w:r>
    </w:p>
    <w:bookmarkEnd w:id="38"/>
    <w:bookmarkStart w:id="39" w:name="def-side-effect"/>
    <w:p>
      <w:pPr>
        <w:pStyle w:val="FirstParagraph"/>
      </w:pPr>
      <w:r>
        <w:rPr>
          <w:b/>
          <w:bCs/>
        </w:rPr>
        <w:t xml:space="preserve">Definition 9 (Side effect)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side effect</w:t>
      </w:r>
      <w:r>
        <w:t xml:space="preserve"> </w:t>
      </w:r>
      <w:r>
        <w:t xml:space="preserve">of a piece of code is any change it makes besides returning a value,</w:t>
      </w:r>
      <w:r>
        <w:t xml:space="preserve"> </w:t>
      </w:r>
      <w:r>
        <w:t xml:space="preserve">such as changing a variable, printing, or writing a file.</w:t>
      </w:r>
      <w:r>
        <w:t xml:space="preserve"> </w:t>
      </w: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has a side effect: it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</w:t>
      </w:r>
    </w:p>
    <w:bookmarkEnd w:id="39"/>
    <w:bookmarkStart w:id="40" w:name="def-pure-function"/>
    <w:p>
      <w:pPr>
        <w:pStyle w:val="BodyText"/>
      </w:pPr>
      <w:r>
        <w:rPr>
          <w:b/>
          <w:bCs/>
        </w:rPr>
        <w:t xml:space="preserve">Definition 10 (Pure function)</w:t>
      </w:r>
      <w:r>
        <w:t xml:space="preserve"> </w:t>
      </w:r>
      <w:r>
        <w:t xml:space="preserve">A function in a program is</w:t>
      </w:r>
      <w:r>
        <w:t xml:space="preserve"> </w:t>
      </w:r>
      <w:r>
        <w:rPr>
          <w:b/>
          <w:bCs/>
        </w:rPr>
        <w:t xml:space="preserve">pure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</w:t>
      </w:r>
    </w:p>
    <w:p>
      <w:pPr>
        <w:pStyle w:val="Compact"/>
        <w:numPr>
          <w:ilvl w:val="0"/>
          <w:numId w:val="1011"/>
        </w:numPr>
      </w:pPr>
      <w:r>
        <w:t xml:space="preserve">it returns the same value whenever it is called with the same arguments, and</w:t>
      </w:r>
    </w:p>
    <w:p>
      <w:pPr>
        <w:pStyle w:val="Compact"/>
        <w:numPr>
          <w:ilvl w:val="0"/>
          <w:numId w:val="1011"/>
        </w:numPr>
      </w:pPr>
      <w:r>
        <w:t xml:space="preserve">it has no side effects (</w:t>
      </w:r>
      <w:hyperlink w:anchor="def-side-effect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 pure function computes a mathematical function 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of its arguments.</w:t>
      </w:r>
    </w:p>
    <w:bookmarkEnd w:id="40"/>
    <w:bookmarkStart w:id="41" w:name="def-functional-programming"/>
    <w:p>
      <w:pPr>
        <w:pStyle w:val="BodyText"/>
      </w:pPr>
      <w:r>
        <w:rPr>
          <w:b/>
          <w:bCs/>
        </w:rPr>
        <w:t xml:space="preserve">Definition 11 (Functional programming)</w:t>
      </w:r>
      <w:r>
        <w:t xml:space="preserve"> </w:t>
      </w:r>
      <w:r>
        <w:rPr>
          <w:b/>
          <w:bCs/>
        </w:rPr>
        <w:t xml:space="preserve">Functional programming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style of programming</w:t>
      </w:r>
      <w:r>
        <w:t xml:space="preserve"> </w:t>
      </w:r>
      <w:r>
        <w:t xml:space="preserve">in which a program is built by defining and applying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rather than by running statements that change variables.</w:t>
      </w:r>
    </w:p>
    <w:bookmarkEnd w:id="41"/>
    <w:bookmarkStart w:id="42" w:name="rem-replace-by-value"/>
    <w:p>
      <w:pPr>
        <w:pStyle w:val="BodyText"/>
      </w:pPr>
      <w:r>
        <w:rPr>
          <w:i/>
          <w:iCs/>
        </w:rPr>
        <w:t xml:space="preserve">Remark 3</w:t>
      </w:r>
      <w:r>
        <w:t xml:space="preserve"> (Why this course uses functional programming). </w:t>
      </w:r>
      <w:r>
        <w:t xml:space="preserve">In a program built from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 expression can be replaced by its value anywhere it appears</w:t>
      </w:r>
      <w:r>
        <w:t xml:space="preserve"> </w:t>
      </w:r>
      <w:r>
        <w:t xml:space="preserve">without changing what the program does.</w:t>
      </w:r>
      <w:r>
        <w:t xml:space="preserve"> </w:t>
      </w:r>
      <w:r>
        <w:t xml:space="preserve">That is what makes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 work,</w:t>
      </w:r>
      <w:r>
        <w:t xml:space="preserve"> </w:t>
      </w:r>
      <w:r>
        <w:t xml:space="preserve">and it is also how algebra works: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can be replaced by 15 in any formula.</w:t>
      </w:r>
      <w:r>
        <w:t xml:space="preserve"> </w:t>
      </w:r>
      <w:r>
        <w:t xml:space="preserve">So a pure function can be checked with the same reasoning as a formula,</w:t>
      </w:r>
      <w:r>
        <w:t xml:space="preserve"> </w:t>
      </w:r>
      <w:r>
        <w:t xml:space="preserve">and this course proves facts about programs that way.</w:t>
      </w:r>
    </w:p>
    <w:p>
      <w:pPr>
        <w:pStyle w:val="BodyText"/>
      </w:pP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not pure,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cannot be simplified to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.</w:t>
      </w:r>
      <w:r>
        <w:t xml:space="preserve"> </w:t>
      </w:r>
      <w:r>
        <w:t xml:space="preserve">On a fresh start,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returns 3, from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can change variables too, with</w:t>
      </w:r>
      <w:r>
        <w:t xml:space="preserve"> </w:t>
      </w:r>
      <w:r>
        <w:rPr>
          <w:rStyle w:val="VerbatimChar"/>
        </w:rPr>
        <w:t xml:space="preserve">set!</w:t>
      </w:r>
      <w:r>
        <w:t xml:space="preserve">,</w:t>
      </w:r>
      <w:r>
        <w:t xml:space="preserve"> </w:t>
      </w:r>
      <w:r>
        <w:t xml:space="preserve">but this course does not use it.</w:t>
      </w:r>
    </w:p>
    <w:bookmarkEnd w:id="42"/>
    <w:bookmarkEnd w:id="43"/>
    <w:bookmarkStart w:id="48" w:name="sec-functions-as-values"/>
    <w:p>
      <w:pPr>
        <w:pStyle w:val="Heading1"/>
      </w:pPr>
      <w:r>
        <w:t xml:space="preserve">5. Functions as values</w:t>
      </w:r>
    </w:p>
    <w:bookmarkStart w:id="44" w:name="exr-twice"/>
    <w:p>
      <w:pPr>
        <w:pStyle w:val="FirstParagraph"/>
      </w:pPr>
      <w:r>
        <w:rPr>
          <w:b/>
          <w:bCs/>
        </w:rPr>
        <w:t xml:space="preserve">Exercise 5 (A function as an argument)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takes a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twice f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add-three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10)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h 4)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(twice add-three 0))</w:t>
      </w:r>
    </w:p>
    <w:bookmarkEnd w:id="44"/>
    <w:bookmarkStart w:id="45" w:name="sol-twic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 body</w:t>
      </w:r>
      <w:r>
        <w:t xml:space="preserve"> </w:t>
      </w:r>
      <w:r>
        <w:rPr>
          <w:rStyle w:val="VerbatimChar"/>
        </w:rPr>
        <w:t xml:space="preserve">(f (f x))</w:t>
      </w:r>
      <w:r>
        <w:t xml:space="preserve"> </w:t>
      </w:r>
      <w:r>
        <w:t xml:space="preserve">(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add-three 10)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(add-three (add-three 10))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(add-three 13)</w:t>
      </w:r>
      <w:r>
        <w:t xml:space="preserve">, which returns 16.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h 4)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(h 4))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48</m:t>
        </m:r>
      </m:oMath>
      <w:r>
        <w:t xml:space="preserve">, it returns 48.</w:t>
      </w:r>
    </w:p>
    <w:p>
      <w:pPr>
        <w:pStyle w:val="Compact"/>
        <w:numPr>
          <w:ilvl w:val="0"/>
          <w:numId w:val="1013"/>
        </w:numPr>
      </w:pPr>
      <w:r>
        <w:t xml:space="preserve">The argument</w:t>
      </w:r>
      <w:r>
        <w:t xml:space="preserve"> </w:t>
      </w:r>
      <w:r>
        <w:rPr>
          <w:rStyle w:val="VerbatimChar"/>
        </w:rPr>
        <w:t xml:space="preserve">(twice add-three 0)</w:t>
      </w:r>
      <w:r>
        <w:t xml:space="preserve"> </w:t>
      </w:r>
      <w:r>
        <w:t xml:space="preserve">returns 6,</w:t>
      </w:r>
      <w:r>
        <w:t xml:space="preserve"> </w:t>
      </w:r>
      <w:r>
        <w:t xml:space="preserve">so the whole expression is</w:t>
      </w:r>
      <w:r>
        <w:t xml:space="preserve"> </w:t>
      </w:r>
      <w:r>
        <w:rPr>
          <w:rStyle w:val="VerbatimChar"/>
        </w:rPr>
        <w:t xml:space="preserve">(twice add-three 6)</w:t>
      </w:r>
      <w:r>
        <w:t xml:space="preserve">, which returns 12.</w:t>
      </w:r>
    </w:p>
    <w:bookmarkEnd w:id="45"/>
    <w:bookmarkStart w:id="46" w:name="def-higher-order"/>
    <w:p>
      <w:pPr>
        <w:pStyle w:val="FirstParagraph"/>
      </w:pPr>
      <w:r>
        <w:rPr>
          <w:b/>
          <w:bCs/>
        </w:rPr>
        <w:t xml:space="preserve">Definition 12 (Higher-order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higher-order function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 function that takes a function as an argument, or returns a function as its value.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in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a higher-order function.</w:t>
      </w:r>
    </w:p>
    <w:bookmarkEnd w:id="46"/>
    <w:bookmarkStart w:id="47" w:name="exm-map-filter"/>
    <w:p>
      <w:pPr>
        <w:pStyle w:val="BodyText"/>
      </w:pPr>
      <w:r>
        <w:rPr>
          <w:b/>
          <w:bCs/>
        </w:rPr>
        <w:t xml:space="preserve">Example 3 (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filter</w:t>
      </w:r>
      <w:r>
        <w:rPr>
          <w:b/>
          <w:bCs/>
        </w:rPr>
        <w:t xml:space="preserve">)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(list 5 7 9)</w:t>
      </w:r>
      <w:r>
        <w:t xml:space="preserve"> </w:t>
      </w:r>
      <w:r>
        <w:t xml:space="preserve">makes the list of 5, 7 and 9, which Racket prints as</w:t>
      </w:r>
      <w:r>
        <w:t xml:space="preserve"> </w:t>
      </w:r>
      <w:r>
        <w:rPr>
          <w:rStyle w:val="VerbatimChar"/>
        </w:rPr>
        <w:t xml:space="preserve">'(5 7 9)</w:t>
      </w:r>
      <w:r>
        <w:t xml:space="preserve">.</w:t>
      </w:r>
      <w:r>
        <w:t xml:space="preserve"> </w:t>
      </w:r>
      <w:r>
        <w:t xml:space="preserve">Two built-in higher-order functions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 work on lists: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returns the list of results.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add-three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(map add-three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'(8 10 12)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(filter p L)</w:t>
      </w:r>
      <w:r>
        <w:t xml:space="preserve"> </w:t>
      </w:r>
      <w:r>
        <w:t xml:space="preserve">returns the list of the elements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for which</w:t>
      </w:r>
      <w:r>
        <w:t xml:space="preserve"> </w:t>
      </w:r>
      <w:r>
        <w:rPr>
          <w:rStyle w:val="VerbatimChar"/>
        </w:rPr>
        <w:t xml:space="preserve">(p x)</w:t>
      </w:r>
      <w:r>
        <w:t xml:space="preserve"> </w:t>
      </w:r>
      <w:r>
        <w:t xml:space="preserve">is true.</w:t>
      </w:r>
      <w:r>
        <w:t xml:space="preserve"> </w:t>
      </w:r>
      <w:r>
        <w:rPr>
          <w:rStyle w:val="VerbatimChar"/>
        </w:rPr>
        <w:t xml:space="preserve">(filter even? (list 5 6 7 8))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8)</w:t>
      </w:r>
      <w:r>
        <w:t xml:space="preserve">.</w:t>
      </w:r>
    </w:p>
    <w:p>
      <w:pPr>
        <w:pStyle w:val="FirstParagraph"/>
      </w:pPr>
      <w:r>
        <w:t xml:space="preserve">Neither one changes</w:t>
      </w:r>
      <w:r>
        <w:t xml:space="preserve"> </w:t>
      </w:r>
      <w:r>
        <w:rPr>
          <w:rStyle w:val="VerbatimChar"/>
        </w:rPr>
        <w:t xml:space="preserve">L</w:t>
      </w:r>
      <w:r>
        <w:t xml:space="preserve">; each returns a new list.</w:t>
      </w:r>
    </w:p>
    <w:bookmarkEnd w:id="47"/>
    <w:bookmarkEnd w:id="48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0" w:name="ref-wikipedia_expression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Expression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https://en.wikipedia.org/wiki/Expression_(mathematics)</w:t>
        </w:r>
      </w:hyperlink>
      <w:r>
        <w:t xml:space="preserve">.</w:t>
      </w:r>
    </w:p>
    <w:bookmarkEnd w:id="50"/>
    <w:bookmarkStart w:id="52" w:name="ref-wikipedia_function_mathematic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Function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https://en.wikipedia.org/wiki/Function_(mathematics)</w:t>
        </w:r>
      </w:hyperlink>
      <w:r>
        <w:t xml:space="preserve">.</w:t>
      </w:r>
    </w:p>
    <w:bookmarkEnd w:id="52"/>
    <w:bookmarkStart w:id="54" w:name="ref-wikipedia_functional_programming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Functional Programming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https://en.wikipedia.org/wiki/Functional_programming</w:t>
        </w:r>
      </w:hyperlink>
      <w:r>
        <w:t xml:space="preserve">.</w:t>
      </w:r>
    </w:p>
    <w:bookmarkEnd w:id="54"/>
    <w:bookmarkStart w:id="56" w:name="ref-wikipedia_higher_order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Higher-Order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https://en.wikipedia.org/wiki/Higher-order_function</w:t>
        </w:r>
      </w:hyperlink>
      <w:r>
        <w:t xml:space="preserve">.</w:t>
      </w:r>
    </w:p>
    <w:bookmarkEnd w:id="56"/>
    <w:bookmarkStart w:id="58" w:name="ref-wikipedia_pure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Pure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https://en.wikipedia.org/wiki/Pure_function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docs.racket-lang.org/guide/" TargetMode="External"/><Relationship Id="rId49" Type="http://schemas.openxmlformats.org/officeDocument/2006/relationships/hyperlink" Target="https://en.wikipedia.org/wiki/Expression_(mathematics)" TargetMode="External"/><Relationship Id="rId51" Type="http://schemas.openxmlformats.org/officeDocument/2006/relationships/hyperlink" Target="https://en.wikipedia.org/wiki/Function_(mathematics)" TargetMode="External"/><Relationship Id="rId53" Type="http://schemas.openxmlformats.org/officeDocument/2006/relationships/hyperlink" Target="https://en.wikipedia.org/wiki/Functional_programming" TargetMode="External"/><Relationship Id="rId55" Type="http://schemas.openxmlformats.org/officeDocument/2006/relationships/hyperlink" Target="https://en.wikipedia.org/wiki/Higher-order_function" TargetMode="External"/><Relationship Id="rId57" Type="http://schemas.openxmlformats.org/officeDocument/2006/relationships/hyperlink" Target="https://en.wikipedia.org/wiki/Pure_function" TargetMode="External"/><Relationship Id="rId19" Type="http://schemas.openxmlformats.org/officeDocument/2006/relationships/hyperlink" Target="https://morrison-lab.github.io/mcs/chapters/functional-programming.html#def-function" TargetMode="External"/><Relationship Id="rId12" Type="http://schemas.openxmlformats.org/officeDocument/2006/relationships/hyperlink" Target="https://morrison-lab.github.io/mds/" TargetMode="External"/><Relationship Id="rId13" Type="http://schemas.openxmlformats.org/officeDocument/2006/relationships/hyperlink" Target="https://racket-lang.org/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docs.racket-lang.org/guide/" TargetMode="External"/><Relationship Id="rId49" Type="http://schemas.openxmlformats.org/officeDocument/2006/relationships/hyperlink" Target="https://en.wikipedia.org/wiki/Expression_(mathematics)" TargetMode="External"/><Relationship Id="rId51" Type="http://schemas.openxmlformats.org/officeDocument/2006/relationships/hyperlink" Target="https://en.wikipedia.org/wiki/Function_(mathematics)" TargetMode="External"/><Relationship Id="rId53" Type="http://schemas.openxmlformats.org/officeDocument/2006/relationships/hyperlink" Target="https://en.wikipedia.org/wiki/Functional_programming" TargetMode="External"/><Relationship Id="rId55" Type="http://schemas.openxmlformats.org/officeDocument/2006/relationships/hyperlink" Target="https://en.wikipedia.org/wiki/Higher-order_function" TargetMode="External"/><Relationship Id="rId57" Type="http://schemas.openxmlformats.org/officeDocument/2006/relationships/hyperlink" Target="https://en.wikipedia.org/wiki/Pure_function" TargetMode="External"/><Relationship Id="rId19" Type="http://schemas.openxmlformats.org/officeDocument/2006/relationships/hyperlink" Target="https://morrison-lab.github.io/mcs/chapters/functional-programming.html#def-function" TargetMode="External"/><Relationship Id="rId12" Type="http://schemas.openxmlformats.org/officeDocument/2006/relationships/hyperlink" Target="https://morrison-lab.github.io/mds/" TargetMode="External"/><Relationship Id="rId13" Type="http://schemas.openxmlformats.org/officeDocument/2006/relationships/hyperlink" Target="https://racket-lang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Programming</dc:title>
  <dc:creator/>
  <cp:keywords/>
  <dcterms:created xsi:type="dcterms:W3CDTF">2026-10-29T19:55:03Z</dcterms:created>
  <dcterms:modified xsi:type="dcterms:W3CDTF">2026-10-29T19:55:03Z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Expressions, functions and cases in Racket</vt:lpwstr>
  </property>
  <property fmtid="{D5CDD505-2E9C-101B-9397-08002B2CF9AE}" pid="17" name="toc-title">
    <vt:lpwstr>Table of contents</vt:lpwstr>
  </property>
</Properties>
</file>