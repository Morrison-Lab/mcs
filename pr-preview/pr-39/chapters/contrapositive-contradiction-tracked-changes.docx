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Contrapositive and Contradiction</w:t>
      </w:r>
    </w:p>
    <w:p>
      <w:pPr>
        <w:pStyle w:val="Subtitle"/>
      </w:pPr>
      <w:r>
        <w:t xml:space="preserve">Proving a statement by way of its negation</w:t>
      </w:r>
    </w:p>
    <w:p>
      <w:pPr>
        <w:pStyle w:val="Date"/>
      </w:pPr>
      <w:del w:id="1" w:author="PR Preview" w:date="2026-01-01T00:00:00Z">
        <w:r>
          <w:delText xml:space="preserve">Last modified: 2026-10-29 08:04:26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2026-10-29 12:51:24 (PDT)</w:t>
        </w:r>
      </w:ins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Adapted from Kameron Decker Harris’s Fall 2026 lecture notes</w:t>
            </w:r>
            <w:r>
              <w:t xml:space="preserve"> </w:t>
            </w:r>
            <w:r>
              <w:t xml:space="preserve">“Contrapositive Proof”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“Proof by Contradiction”</w:t>
            </w:r>
            <w:r>
              <w:t xml:space="preserve">,</w:t>
            </w:r>
            <w:r>
              <w:t xml:space="preserve"> </w:t>
            </w:r>
            <w:r>
              <w:t xml:space="preserve">which are typed transcriptions of Scott Wehrwein’s Spring 2025 handwritten lecture notes.</w:t>
            </w:r>
            <w:r>
              <w:t xml:space="preserve"> </w:t>
            </w:r>
            <w:r>
              <w:t xml:space="preserve">These come from those notes: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definition of congruence modulo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, and the point that it is not the mod operator;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human and mammal illustration of a contrapositive;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example of a product not divisible by</w:t>
            </w:r>
            <w:r>
              <w:t xml:space="preserve"> </w:t>
            </w:r>
            <m:oMath>
              <m:r>
                <m:t>5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truth table showing why a proof by contradiction works;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outlines of a proof by contrapositive, a proof by contradiction,</w:t>
            </w:r>
            <w:r>
              <w:t xml:space="preserve"> </w:t>
            </w:r>
            <w:r>
              <w:t xml:space="preserve">and a proof of a conditional by contradiction;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definition and examples of a prime number, and the fact that every integer above one has a prime divisor;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statement that</w:t>
            </w:r>
            <w:r>
              <w:t xml:space="preserve"> </w:t>
            </w:r>
            <m:oMath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oMath>
            <w:r>
              <w:t xml:space="preserve"> </w:t>
            </w:r>
            <w:r>
              <w:t xml:space="preserve">is irrational (the proof here is different);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Euclid’s proof that there are infinitely many primes.</w:t>
            </w:r>
          </w:p>
          <w:p>
            <w:pPr>
              <w:pStyle w:val="FirstParagraph"/>
            </w:pPr>
            <w:r>
              <w:t xml:space="preserve">The exercises are new.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definitions of the contrapositive, proof by contrapositive, proof by contradiction,</w:t>
            </w:r>
            <w:r>
              <w:t xml:space="preserve"> </w:t>
            </w:r>
            <w:r>
              <w:t xml:space="preserve">and rational and irrational numbers,</w:t>
            </w:r>
            <w:r>
              <w:t xml:space="preserve"> </w:t>
            </w:r>
            <w:r>
              <w:t xml:space="preserve">their examples of a proof by contradiction and of rational and irrational numbers,</w:t>
            </w:r>
            <w:r>
              <w:t xml:space="preserve"> </w:t>
            </w:r>
            <w:r>
              <w:t xml:space="preserve">and the theorem that a conditional is equivalent to its contrapositive,</w:t>
            </w:r>
            <w:r>
              <w:t xml:space="preserve"> </w:t>
            </w:r>
            <w:r>
              <w:t xml:space="preserve">are included from the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mathematics prerequisites</w:t>
              </w:r>
            </w:hyperlink>
            <w:r>
              <w:t xml:space="preserve"> </w:t>
            </w:r>
            <w:r>
              <w:t xml:space="preserve">notes,</w:t>
            </w:r>
            <w:r>
              <w:t xml:space="preserve"> </w:t>
            </w:r>
            <w:r>
              <w:t xml:space="preserve">so they read the same in both places.</w:t>
            </w:r>
          </w:p>
        </w:tc>
      </w:tr>
    </w:tbl>
    <w:bookmarkStart w:id="22" w:name="sec-congruence"/>
    <w:p>
      <w:pPr>
        <w:pStyle w:val="Heading1"/>
      </w:pPr>
      <w:r>
        <w:t xml:space="preserve">1. Congruence modulo</w:t>
      </w:r>
      <w:r>
        <w:t xml:space="preserve"> </w:t>
      </w:r>
      <m:oMath>
        <m:r>
          <m:t>n</m:t>
        </m:r>
      </m:oMath>
    </w:p>
    <w:bookmarkStart w:id="14" w:name="exr-minus-eight"/>
    <w:p>
      <w:pPr>
        <w:pStyle w:val="FirstParagraph"/>
      </w:pPr>
      <w:r>
        <w:rPr>
          <w:b/>
          <w:bCs/>
        </w:rPr>
        <w:t xml:space="preserve">Exercise 1 (Differences divisible by five)</w:t>
      </w:r>
      <w:r>
        <w:t xml:space="preserve"> </w:t>
      </w:r>
      <w:r>
        <w:t xml:space="preserve">For each integer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 list</w:t>
      </w:r>
      <w:r>
        <w:t xml:space="preserve"> </w:t>
      </w:r>
      <m:oMath>
        <m:r>
          <m:t>23</m:t>
        </m:r>
      </m:oMath>
      <w:r>
        <w:t xml:space="preserve">,</w:t>
      </w:r>
      <w:r>
        <w:t xml:space="preserve"> </w:t>
      </w:r>
      <m:oMath>
        <m:r>
          <m:t>38</m:t>
        </m:r>
      </m:oMath>
      <w:r>
        <w:t xml:space="preserve">,</w:t>
      </w:r>
      <w:r>
        <w:t xml:space="preserve"> </w:t>
      </w:r>
      <m:oMath>
        <m:r>
          <m:t>50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7</m:t>
        </m:r>
      </m:oMath>
      <w:r>
        <w:t xml:space="preserve">,</w:t>
      </w:r>
      <w:r>
        <w:t xml:space="preserve"> </w:t>
      </w:r>
      <w:r>
        <w:t xml:space="preserve">compute</w:t>
      </w:r>
      <w:r>
        <w:t xml:space="preserve"> </w:t>
      </w:r>
      <m:oMath>
        <m:r>
          <m:t>a</m:t>
        </m:r>
        <m:r>
          <m:rPr>
            <m:sty m:val="p"/>
          </m:rPr>
          <m:t>−</m:t>
        </m:r>
        <m:r>
          <m:t>8</m:t>
        </m:r>
      </m:oMath>
      <w:r>
        <w:t xml:space="preserve">,</w:t>
      </w:r>
      <w:r>
        <w:t xml:space="preserve"> </w:t>
      </w:r>
      <w:r>
        <w:t xml:space="preserve">and decide whether</w:t>
      </w:r>
      <w:r>
        <w:t xml:space="preserve"> </w:t>
      </w:r>
      <m:oMath>
        <m:r>
          <m:t>5</m:t>
        </m:r>
        <m:r>
          <m:rPr>
            <m:sty m:val="p"/>
          </m:rPr>
          <m:t>∣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Definition: Divides</w:t>
        </w:r>
      </w:hyperlink>
      <w:r>
        <w:t xml:space="preserve">).</w:t>
      </w:r>
    </w:p>
    <w:bookmarkEnd w:id="14"/>
    <w:bookmarkStart w:id="15" w:name="sol-minus-eight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m:oMath>
        <m:r>
          <m:t>23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15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⋅</m:t>
        </m:r>
        <m:r>
          <m:t>3</m:t>
        </m:r>
      </m:oMath>
      <w:r>
        <w:t xml:space="preserve">, so</w:t>
      </w:r>
      <w:r>
        <w:t xml:space="preserve"> </w:t>
      </w:r>
      <m:oMath>
        <m:r>
          <m:t>5</m:t>
        </m:r>
        <m:r>
          <m:rPr>
            <m:sty m:val="p"/>
          </m:rPr>
          <m:t>∣</m:t>
        </m:r>
        <m:r>
          <m:rPr>
            <m:sty m:val="p"/>
          </m:rPr>
          <m:t>(</m:t>
        </m:r>
        <m:r>
          <m:t>23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38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30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⋅</m:t>
        </m:r>
        <m:r>
          <m:t>6</m:t>
        </m:r>
      </m:oMath>
      <w:r>
        <w:t xml:space="preserve">, so</w:t>
      </w:r>
      <w:r>
        <w:t xml:space="preserve"> </w:t>
      </w:r>
      <m:oMath>
        <m:r>
          <m:t>5</m:t>
        </m:r>
        <m:r>
          <m:rPr>
            <m:sty m:val="p"/>
          </m:rPr>
          <m:t>∣</m:t>
        </m:r>
        <m:r>
          <m:rPr>
            <m:sty m:val="p"/>
          </m:rPr>
          <m:t>(</m:t>
        </m:r>
        <m:r>
          <m:t>38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50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42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8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&lt;</m:t>
        </m:r>
        <m:r>
          <m:t>42</m:t>
        </m:r>
        <m:r>
          <m:rPr>
            <m:sty m:val="p"/>
          </m:rPr>
          <m:t>&lt;</m:t>
        </m:r>
        <m:r>
          <m:t>45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⋅</m:t>
        </m:r>
        <m:r>
          <m:t>9</m:t>
        </m:r>
      </m:oMath>
      <w:r>
        <w:t xml:space="preserve">,</w:t>
      </w:r>
      <w:r>
        <w:t xml:space="preserve"> </w:t>
      </w:r>
      <w:r>
        <w:t xml:space="preserve">no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5</m:t>
        </m:r>
        <m:r>
          <m:t>c</m:t>
        </m:r>
        <m:r>
          <m:rPr>
            <m:sty m:val="p"/>
          </m:rPr>
          <m:t>=</m:t>
        </m:r>
        <m:r>
          <m:t>42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5</m:t>
        </m:r>
        <m:r>
          <m:rPr>
            <m:sty m:val="p"/>
          </m:rPr>
          <m:t>∤</m:t>
        </m:r>
        <m:r>
          <m:rPr>
            <m:sty m:val="p"/>
          </m:rPr>
          <m:t>(</m:t>
        </m:r>
        <m:r>
          <m:t>50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−</m:t>
        </m:r>
        <m:r>
          <m:t>7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15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t>5</m:t>
        </m:r>
        <m:r>
          <m:rPr>
            <m:sty m:val="p"/>
          </m:rPr>
          <m:t>∣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7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)</m:t>
        </m:r>
      </m:oMath>
      <w:r>
        <w:t xml:space="preserve">.</w:t>
      </w:r>
    </w:p>
    <w:bookmarkEnd w:id="15"/>
    <w:bookmarkStart w:id="17" w:name="def-congruence"/>
    <w:p>
      <w:pPr>
        <w:pStyle w:val="FirstParagraph"/>
      </w:pPr>
      <w:r>
        <w:rPr>
          <w:b/>
          <w:bCs/>
        </w:rPr>
        <w:t xml:space="preserve">Definition 1 (Congruence modulo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 integers (</w:t>
      </w:r>
      <w:hyperlink r:id="rId16">
        <w:r>
          <w:rPr>
            <w:rStyle w:val="Hyperlink"/>
          </w:rPr>
          <w:t xml:space="preserve">Definition: Integers</w:t>
        </w:r>
      </w:hyperlink>
      <w:r>
        <w:t xml:space="preserve">), and 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a positive integer.</w:t>
      </w:r>
      <w:r>
        <w:t xml:space="preserve"> </w:t>
      </w:r>
      <w:r>
        <w:t xml:space="preserve">We say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congruent to</w:t>
      </w:r>
      <w:r>
        <w:rPr>
          <w:b/>
          <w:bCs/>
        </w:rPr>
        <w:t xml:space="preserve"> </w:t>
      </w:r>
      <m:oMath>
        <m:r>
          <m:t>b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modulo</w:t>
      </w:r>
      <w:r>
        <w:rPr>
          <w:b/>
          <w:bCs/>
        </w:rP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≡</m:t>
        </m:r>
        <m:r>
          <m:t>b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n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∣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Definition: Divides</w:t>
        </w:r>
      </w:hyperlink>
      <w:r>
        <w:t xml:space="preserve">)</w:t>
      </w:r>
      <w:r>
        <w:t xml:space="preserve"> </w:t>
      </w:r>
      <w:r>
        <w:t xml:space="preserve">(Wikipedia contributors 2026d)</w:t>
      </w:r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not congruent to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modulo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r>
          <m:t>a</m:t>
        </m:r>
        <m:r>
          <m:rPr>
            <m:sty m:val="p"/>
          </m:rPr>
          <m:t>≢</m:t>
        </m:r>
        <m:r>
          <m:t>b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n</m:t>
        </m:r>
        <m:r>
          <m:rPr>
            <m:sty m:val="p"/>
          </m:rPr>
          <m:t>)</m:t>
        </m:r>
      </m:oMath>
      <w:r>
        <w:t xml:space="preserve">.</w:t>
      </w:r>
    </w:p>
    <w:bookmarkEnd w:id="17"/>
    <w:bookmarkStart w:id="18" w:name="exm-congruence"/>
    <w:p>
      <w:pPr>
        <w:pStyle w:val="BodyText"/>
      </w:pPr>
      <w:r>
        <w:rPr>
          <w:b/>
          <w:bCs/>
        </w:rPr>
        <w:t xml:space="preserve">Example 1 (Congruences)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w:r>
        <w:t xml:space="preserve">By</w:t>
      </w:r>
      <w:r>
        <w:t xml:space="preserve"> </w:t>
      </w:r>
      <w:hyperlink w:anchor="sol-minus-eight">
        <w:r>
          <w:rPr>
            <w:rStyle w:val="Hyperlink"/>
          </w:rPr>
          <w:t xml:space="preserve">Solution 1</w:t>
        </w:r>
      </w:hyperlink>
      <w:r>
        <w:t xml:space="preserve">,</w:t>
      </w:r>
      <w:r>
        <w:t xml:space="preserve"> </w:t>
      </w:r>
      <m:oMath>
        <m:r>
          <m:t>23</m:t>
        </m:r>
        <m:r>
          <m:rPr>
            <m:sty m:val="p"/>
          </m:rPr>
          <m:t>≡</m:t>
        </m:r>
        <m:r>
          <m:t>8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38</m:t>
        </m:r>
        <m:r>
          <m:rPr>
            <m:sty m:val="p"/>
          </m:rPr>
          <m:t>≡</m:t>
        </m:r>
        <m:r>
          <m:t>8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7</m:t>
        </m:r>
        <m:r>
          <m:rPr>
            <m:sty m:val="p"/>
          </m:rPr>
          <m:t>≡</m:t>
        </m:r>
        <m:r>
          <m:t>8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50</m:t>
        </m:r>
        <m:r>
          <m:rPr>
            <m:sty m:val="p"/>
          </m:rPr>
          <m:t>≢</m:t>
        </m:r>
        <m:r>
          <m:t>8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A 24-hour clock that reads</w:t>
      </w:r>
      <w:r>
        <w:t xml:space="preserve"> </w:t>
      </w:r>
      <m:oMath>
        <m:r>
          <m:t>19</m:t>
        </m:r>
      </m:oMath>
      <w:r>
        <w:t xml:space="preserve"> </w:t>
      </w:r>
      <w:r>
        <w:t xml:space="preserve">shows the same hour as a 12-hour clock that reads</w:t>
      </w:r>
      <w:r>
        <w:t xml:space="preserve"> </w:t>
      </w:r>
      <m:oMath>
        <m:r>
          <m:t>7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19</m:t>
        </m:r>
        <m:r>
          <m:rPr>
            <m:sty m:val="p"/>
          </m:rPr>
          <m:t>≡</m:t>
        </m:r>
        <m:r>
          <m:t>7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12</m:t>
        </m:r>
        <m:r>
          <m:rPr>
            <m:sty m:val="p"/>
          </m:rPr>
          <m:t>)</m:t>
        </m:r>
      </m:oMath>
      <w:r>
        <w:t xml:space="preserve">, because</w:t>
      </w:r>
      <w:r>
        <w:t xml:space="preserve"> </w:t>
      </w:r>
      <m:oMath>
        <m:r>
          <m:t>19</m:t>
        </m:r>
        <m:r>
          <m:rPr>
            <m:sty m:val="p"/>
          </m:rPr>
          <m:t>−</m:t>
        </m:r>
        <m:r>
          <m:t>7</m:t>
        </m:r>
        <m:r>
          <m:rPr>
            <m:sty m:val="p"/>
          </m:rPr>
          <m:t>=</m:t>
        </m:r>
        <m:r>
          <m:t>12</m:t>
        </m:r>
        <m:r>
          <m:rPr>
            <m:sty m:val="p"/>
          </m:rPr>
          <m:t>=</m:t>
        </m:r>
        <m:r>
          <m:t>12</m:t>
        </m:r>
        <m:r>
          <m:rPr>
            <m:sty m:val="p"/>
          </m:rPr>
          <m:t>⋅</m:t>
        </m:r>
        <m:r>
          <m:t>1</m:t>
        </m:r>
      </m:oMath>
      <w:r>
        <w:t xml:space="preserve">.</w:t>
      </w:r>
    </w:p>
    <w:bookmarkEnd w:id="18"/>
    <w:bookmarkStart w:id="21" w:name="rem-congruence-nota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(Two meanings of</w:t>
      </w:r>
      <w:r>
        <w:t xml:space="preserve"> </w:t>
      </w:r>
      <m:oMath>
        <m:r>
          <m:rPr>
            <m:sty m:val="p"/>
          </m:rPr>
          <m:t>≡</m:t>
        </m:r>
      </m:oMath>
      <w:r>
        <w:t xml:space="preserve">, and the mod operator). </w:t>
      </w:r>
      <w:r>
        <w:t xml:space="preserve">The symbol</w:t>
      </w:r>
      <w:r>
        <w:t xml:space="preserve"> </w:t>
      </w:r>
      <m:oMath>
        <m:r>
          <m:rPr>
            <m:sty m:val="p"/>
          </m:rPr>
          <m:t>≡</m:t>
        </m:r>
      </m:oMath>
      <w:r>
        <w:t xml:space="preserve"> </w:t>
      </w:r>
      <w:r>
        <w:t xml:space="preserve">also means logical equivalence (</w:t>
      </w:r>
      <w:hyperlink r:id="rId19">
        <w:r>
          <w:rPr>
            <w:rStyle w:val="Hyperlink"/>
          </w:rPr>
          <w:t xml:space="preserve">Definition: Logical equivalence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t xml:space="preserve">“</w:t>
      </w:r>
      <m:oMath>
        <m:r>
          <m:rPr>
            <m:sty m:val="p"/>
          </m:rPr>
          <m:t>(</m:t>
        </m:r>
        <m:r>
          <m:rPr>
            <m:sty m:val="p"/>
          </m:rPr>
          <m:t>mod</m:t>
        </m:r>
        <m:r>
          <m:t>n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after it says which meaning is in use:</w:t>
      </w:r>
      <w:r>
        <w:t xml:space="preserve"> </w:t>
      </w:r>
      <m:oMath>
        <m:r>
          <m:t>23</m:t>
        </m:r>
        <m:r>
          <m:rPr>
            <m:sty m:val="p"/>
          </m:rPr>
          <m:t>≡</m:t>
        </m:r>
        <m:r>
          <m:t>8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is a statement about two integers,</w:t>
      </w:r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≡</m:t>
        </m:r>
        <m:r>
          <m:t>Q</m:t>
        </m:r>
      </m:oMath>
      <w:r>
        <w:t xml:space="preserve"> </w:t>
      </w:r>
      <w:r>
        <w:t xml:space="preserve">is a statement about two propositions.</w:t>
      </w:r>
    </w:p>
    <w:p>
      <w:pPr>
        <w:pStyle w:val="BodyText"/>
      </w:pPr>
      <w:r>
        <w:t xml:space="preserve">Congruence is related to the mod operator of a programming language,</w:t>
      </w:r>
      <w:r>
        <w:t xml:space="preserve"> </w:t>
      </w:r>
      <w:r>
        <w:t xml:space="preserve">but it is not the same thing.</w:t>
      </w:r>
      <w:r>
        <w:t xml:space="preserve"> </w:t>
      </w:r>
      <w:r>
        <w:t xml:space="preserve">In Racket,</w:t>
      </w:r>
      <w:r>
        <w:t xml:space="preserve"> </w:t>
      </w:r>
      <w:r>
        <w:rPr>
          <w:rStyle w:val="VerbatimChar"/>
        </w:rPr>
        <w:t xml:space="preserve">(modulo 23 5)</w:t>
      </w:r>
      <w:r>
        <w:t xml:space="preserve"> </w:t>
      </w:r>
      <w:r>
        <w:t xml:space="preserve">is the number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r>
          <m:t>23</m:t>
        </m:r>
        <m:r>
          <m:rPr>
            <m:sty m:val="p"/>
          </m:rPr>
          <m:t>≡</m:t>
        </m:r>
        <m:r>
          <m:t>8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is a proposition (</w:t>
      </w:r>
      <w:hyperlink r:id="rId20">
        <w:r>
          <w:rPr>
            <w:rStyle w:val="Hyperlink"/>
          </w:rPr>
          <w:t xml:space="preserve">Definition: Proposition (statement)</w:t>
        </w:r>
      </w:hyperlink>
      <w:r>
        <w:t xml:space="preserve">), which is true or false.</w:t>
      </w:r>
    </w:p>
    <w:bookmarkEnd w:id="21"/>
    <w:bookmarkEnd w:id="22"/>
    <w:bookmarkStart w:id="44" w:name="sec-proof-by-contrapositive"/>
    <w:p>
      <w:pPr>
        <w:pStyle w:val="Heading1"/>
      </w:pPr>
      <w:r>
        <w:t xml:space="preserve">2. Proof by contrapositive</w:t>
      </w:r>
    </w:p>
    <w:bookmarkStart w:id="24" w:name="exr-sum-odd"/>
    <w:p>
      <w:pPr>
        <w:pStyle w:val="FirstParagraph"/>
      </w:pPr>
      <w:r>
        <w:rPr>
          <w:b/>
          <w:bCs/>
        </w:rPr>
        <w:t xml:space="preserve">Exercise 2 (An odd sum)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integers.</w:t>
      </w:r>
      <w:r>
        <w:t xml:space="preserve"> </w:t>
      </w:r>
      <w:r>
        <w:t xml:space="preserve">Prove: if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is odd, then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.</w:t>
      </w:r>
    </w:p>
    <w:p>
      <w:pPr>
        <w:pStyle w:val="BodyText"/>
      </w:pPr>
      <w:r>
        <w:t xml:space="preserve">First try a direct proof (</w:t>
      </w:r>
      <w:hyperlink r:id="rId23">
        <w:r>
          <w:rPr>
            <w:rStyle w:val="Hyperlink"/>
          </w:rPr>
          <w:t xml:space="preserve">Definition: Direct proof</w:t>
        </w:r>
      </w:hyperlink>
      <w:r>
        <w:t xml:space="preserve">), starting from</w:t>
      </w:r>
      <w:r>
        <w:t xml:space="preserve"> </w:t>
      </w:r>
      <w:r>
        <w:t xml:space="preserve">“Suppose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is odd.”</w:t>
      </w:r>
      <w:r>
        <w:t xml:space="preserve"> </w:t>
      </w:r>
      <w:r>
        <w:t xml:space="preserve">Then try starting from</w:t>
      </w:r>
      <w:r>
        <w:t xml:space="preserve"> </w:t>
      </w:r>
      <w:r>
        <w:t xml:space="preserve">“Suppose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.”</w:t>
      </w:r>
    </w:p>
    <w:bookmarkEnd w:id="24"/>
    <w:bookmarkStart w:id="28" w:name="sol-sum-odd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direct start gives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(</w:t>
      </w:r>
      <w:hyperlink r:id="rId25">
        <w:r>
          <w:rPr>
            <w:rStyle w:val="Hyperlink"/>
          </w:rPr>
          <w:t xml:space="preserve">Definition: Odd integer</w:t>
        </w:r>
      </w:hyperlink>
      <w:r>
        <w:t xml:space="preserve">),</w:t>
      </w:r>
      <w:r>
        <w:t xml:space="preserve"> </w:t>
      </w:r>
      <w:r>
        <w:t xml:space="preserve">which says little about whether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equal.</w:t>
      </w:r>
    </w:p>
    <w:p>
      <w:pPr>
        <w:pStyle w:val="BodyText"/>
      </w:pPr>
      <w:r>
        <w:t xml:space="preserve">The second start goes further.</w:t>
      </w:r>
      <w:r>
        <w:t xml:space="preserve"> </w:t>
      </w:r>
      <w:r>
        <w:t xml:space="preserve">Suppose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an integer, so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is even (</w:t>
      </w:r>
      <w:hyperlink r:id="rId26">
        <w:r>
          <w:rPr>
            <w:rStyle w:val="Hyperlink"/>
          </w:rPr>
          <w:t xml:space="preserve">Definition: Even integer</w:t>
        </w:r>
      </w:hyperlink>
      <w:r>
        <w:t xml:space="preserve">).</w:t>
      </w:r>
      <w:r>
        <w:t xml:space="preserve"> </w:t>
      </w:r>
      <w:r>
        <w:t xml:space="preserve">No integer is both even and odd (</w:t>
      </w:r>
      <w:hyperlink r:id="rId27">
        <w:r>
          <w:rPr>
            <w:rStyle w:val="Hyperlink"/>
          </w:rPr>
          <w:t xml:space="preserve">Remark: Facts about integers used without proof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is not odd.</w:t>
      </w:r>
    </w:p>
    <w:p>
      <w:pPr>
        <w:pStyle w:val="BodyText"/>
      </w:pPr>
      <w:r>
        <w:t xml:space="preserve">That proves</w:t>
      </w:r>
      <w:r>
        <w:t xml:space="preserve"> </w:t>
      </w:r>
      <w:r>
        <w:t xml:space="preserve">“if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is not odd”</w:t>
      </w:r>
      <w:r>
        <w:t xml:space="preserve">.</w:t>
      </w:r>
      <w:r>
        <w:t xml:space="preserve"> </w:t>
      </w:r>
      <w:r>
        <w:t xml:space="preserve">Why proving this proposition proves the one we were asked about</w:t>
      </w:r>
      <w:r>
        <w:t xml:space="preserve"> </w:t>
      </w:r>
      <w:r>
        <w:t xml:space="preserve">is the subject of this section.</w:t>
      </w:r>
    </w:p>
    <w:bookmarkEnd w:id="28"/>
    <w:bookmarkStart w:id="29" w:name="def-contrapositive"/>
    <w:p>
      <w:pPr>
        <w:pStyle w:val="BodyText"/>
      </w:pPr>
      <w:r>
        <w:rPr>
          <w:b/>
          <w:bCs/>
        </w:rPr>
        <w:t xml:space="preserve">Definition 2 (Contrapositive)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contrapositive</w:t>
      </w:r>
      <w:r>
        <w:t xml:space="preserve"> </w:t>
      </w:r>
      <w:r>
        <w:t xml:space="preserve">(Wikipedia contributors 2026a)</w:t>
      </w:r>
      <w:r>
        <w:t xml:space="preserve"> </w:t>
      </w:r>
      <w:r>
        <w:t xml:space="preserve">of the</w:t>
      </w:r>
      <w:r>
        <w:t xml:space="preserve"> </w:t>
      </w:r>
      <w:hyperlink r:id="rId20">
        <w:r>
          <w:rPr>
            <w:rStyle w:val="Hyperlink"/>
          </w:rPr>
          <w:t xml:space="preserve">proposition</w:t>
        </w:r>
      </w:hyperlink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”</w:t>
      </w:r>
      <w:r>
        <w:t xml:space="preserve">.</w:t>
      </w:r>
    </w:p>
    <w:bookmarkEnd w:id="29"/>
    <w:bookmarkStart w:id="31" w:name="exm-contrapositive"/>
    <w:p>
      <w:pPr>
        <w:pStyle w:val="BodyText"/>
      </w:pPr>
      <w:r>
        <w:rPr>
          <w:b/>
          <w:bCs/>
        </w:rPr>
        <w:t xml:space="preserve">Example 2 (Contrapositives)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w:r>
        <w:t xml:space="preserve">The contrapositive of</w:t>
      </w:r>
      <w:r>
        <w:t xml:space="preserve"> </w:t>
      </w:r>
      <w:r>
        <w:t xml:space="preserve">“if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human, 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mammal”</w:t>
      </w:r>
      <w:r>
        <w:t xml:space="preserve"> </w:t>
      </w:r>
      <w:r>
        <w:t xml:space="preserve">is</w:t>
      </w:r>
      <w:r>
        <w:t xml:space="preserve"> </w:t>
      </w:r>
      <w:r>
        <w:t xml:space="preserve">“if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not a mammal, 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not a human”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In</w:t>
      </w:r>
      <w:r>
        <w:t xml:space="preserve"> </w:t>
      </w:r>
      <w:hyperlink w:anchor="exr-sum-odd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is odd”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The negation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”</w:t>
      </w:r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Definition: Not</w:t>
        </w:r>
      </w:hyperlink>
      <w:r>
        <w:t xml:space="preserve">),</w:t>
      </w:r>
      <w:r>
        <w:t xml:space="preserve"> </w:t>
      </w:r>
      <w:r>
        <w:t xml:space="preserve">so the contrapositive is</w:t>
      </w:r>
      <w:r>
        <w:t xml:space="preserve"> </w:t>
      </w:r>
      <w:r>
        <w:t xml:space="preserve">“if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is not odd”</w:t>
      </w:r>
      <w:r>
        <w:t xml:space="preserve">,</w:t>
      </w:r>
      <w:r>
        <w:t xml:space="preserve"> </w:t>
      </w:r>
      <w:r>
        <w:t xml:space="preserve">which is what</w:t>
      </w:r>
      <w:r>
        <w:t xml:space="preserve"> </w:t>
      </w:r>
      <w:hyperlink w:anchor="sol-sum-odd">
        <w:r>
          <w:rPr>
            <w:rStyle w:val="Hyperlink"/>
          </w:rPr>
          <w:t xml:space="preserve">Solution 2</w:t>
        </w:r>
      </w:hyperlink>
      <w:r>
        <w:t xml:space="preserve"> </w:t>
      </w:r>
      <w:r>
        <w:t xml:space="preserve">proved.</w:t>
      </w:r>
    </w:p>
    <w:bookmarkEnd w:id="31"/>
    <w:bookmarkStart w:id="32" w:name="thm-contrapositive"/>
    <w:p>
      <w:pPr>
        <w:pStyle w:val="FirstParagraph"/>
      </w:pPr>
      <w:r>
        <w:rPr>
          <w:b/>
          <w:bCs/>
        </w:rPr>
        <w:t xml:space="preserve">Theorem 1 (A conditional is equivalent to its contrapositive)</w:t>
      </w:r>
      <w:r>
        <w:t xml:space="preserve"> </w:t>
      </w:r>
      <w:r>
        <w:t xml:space="preserve">For any</w:t>
      </w:r>
      <w:r>
        <w:t xml:space="preserve"> </w:t>
      </w:r>
      <w:hyperlink r:id="rId20">
        <w:r>
          <w:rPr>
            <w:rStyle w:val="Hyperlink"/>
          </w:rPr>
          <w:t xml:space="preserve">propositions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⇒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≡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Q</m:t>
          </m:r>
          <m:r>
            <m:rPr>
              <m:sty m:val="p"/>
            </m:rPr>
            <m:t>⇒</m:t>
          </m:r>
          <m:r>
            <m:rPr>
              <m:sty m:val="p"/>
            </m:rPr>
            <m:t>¬</m:t>
          </m:r>
          <m:r>
            <m:t>P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</w:t>
      </w:r>
      <w:r>
        <w:t xml:space="preserve"> </w:t>
      </w:r>
      <w:hyperlink r:id="rId33">
        <w:r>
          <w:rPr>
            <w:rStyle w:val="Hyperlink"/>
          </w:rPr>
          <w:t xml:space="preserve">implies</w:t>
        </w:r>
      </w:hyperlink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 exactly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By the same definition,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  <m:r>
          <m:rPr>
            <m:sty m:val="p"/>
          </m:rPr>
          <m:t>⇒</m:t>
        </m:r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false exactly when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that is, exactly when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 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So the two</w:t>
      </w:r>
      <w:r>
        <w:t xml:space="preserve"> </w:t>
      </w:r>
      <w:hyperlink r:id="rId20">
        <w:r>
          <w:rPr>
            <w:rStyle w:val="Hyperlink"/>
          </w:rPr>
          <w:t xml:space="preserve">propositions</w:t>
        </w:r>
      </w:hyperlink>
      <w:r>
        <w:t xml:space="preserve"> </w:t>
      </w:r>
      <w:r>
        <w:t xml:space="preserve">are false in the same row of a</w:t>
      </w:r>
      <w:r>
        <w:t xml:space="preserve"> </w:t>
      </w:r>
      <w:hyperlink r:id="rId34">
        <w:r>
          <w:rPr>
            <w:rStyle w:val="Hyperlink"/>
          </w:rPr>
          <w:t xml:space="preserve">truth table</w:t>
        </w:r>
      </w:hyperlink>
      <w:r>
        <w:t xml:space="preserve"> </w:t>
      </w:r>
      <w:r>
        <w:t xml:space="preserve">and true in the other three,</w:t>
      </w:r>
      <w:r>
        <w:t xml:space="preserve"> </w:t>
      </w:r>
      <w:r>
        <w:t xml:space="preserve">which is</w:t>
      </w:r>
      <w:r>
        <w:t xml:space="preserve"> </w:t>
      </w:r>
      <w:hyperlink r:id="rId35">
        <w:r>
          <w:rPr>
            <w:rStyle w:val="Hyperlink"/>
          </w:rPr>
          <w:t xml:space="preserve">Definition: Logically equivalent</w:t>
        </w:r>
      </w:hyperlink>
      <w:r>
        <w:t xml:space="preserve">.</w:t>
      </w:r>
    </w:p>
    <w:bookmarkStart w:id="36" w:name="exm-contrapositive-not-converse"/>
    <w:p>
      <w:pPr>
        <w:pStyle w:val="BodyText"/>
      </w:pPr>
      <w:r>
        <w:rPr>
          <w:b/>
          <w:bCs/>
        </w:rPr>
        <w:t xml:space="preserve">Example 3 (A proposition and its contrapositive)</w:t>
      </w:r>
      <w:r>
        <w:t xml:space="preserve"> </w:t>
      </w:r>
      <w:r>
        <w:t xml:space="preserve">Take</w:t>
      </w:r>
      <w:r>
        <w:t xml:space="preserve"> </w:t>
      </w:r>
      <w:r>
        <w:t xml:space="preserve">“if today is Saturday, then today is a weekend day”</w:t>
      </w:r>
      <w:r>
        <w:t xml:space="preserve">, which is true.</w:t>
      </w:r>
    </w:p>
    <w:p>
      <w:pPr>
        <w:pStyle w:val="BodyText"/>
      </w:pPr>
      <w:r>
        <w:t xml:space="preserve">Its contrapositive is</w:t>
      </w:r>
      <w:r>
        <w:t xml:space="preserve"> </w:t>
      </w:r>
      <w:r>
        <w:t xml:space="preserve">“if today is not a weekend day, then today is not Saturday”</w:t>
      </w:r>
      <w:r>
        <w:t xml:space="preserve">.</w:t>
      </w:r>
      <w:r>
        <w:t xml:space="preserve"> </w:t>
      </w:r>
      <w:r>
        <w:t xml:space="preserve">It is also true, as</w:t>
      </w:r>
      <w:r>
        <w:t xml:space="preserve"> </w:t>
      </w:r>
      <w:hyperlink w:anchor="thm-contrapositive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 it must be:</w:t>
      </w:r>
      <w:r>
        <w:t xml:space="preserve"> </w:t>
      </w:r>
      <w:r>
        <w:t xml:space="preserve">Monday through Friday are the days that are not weekend days, and none of them is Saturday.</w:t>
      </w:r>
    </w:p>
    <w:bookmarkEnd w:id="36"/>
    <w:bookmarkStart w:id="37" w:name="def-proof-by-contrapositive"/>
    <w:p>
      <w:pPr>
        <w:pStyle w:val="BodyText"/>
      </w:pPr>
      <w:r>
        <w:rPr>
          <w:b/>
          <w:bCs/>
        </w:rPr>
        <w:t xml:space="preserve">Definition 3 (Proof by contrapositive)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contrapositive</w:t>
      </w:r>
      <w:r>
        <w:t xml:space="preserve"> </w:t>
      </w:r>
      <w:r>
        <w:t xml:space="preserve">(Wikipedia contributors 2026a)</w:t>
      </w:r>
      <w:r>
        <w:t xml:space="preserve"> </w:t>
      </w:r>
      <w:r>
        <w:t xml:space="preserve">of a</w:t>
      </w:r>
      <w:r>
        <w:t xml:space="preserve"> </w:t>
      </w:r>
      <w:hyperlink r:id="rId20">
        <w:r>
          <w:rPr>
            <w:rStyle w:val="Hyperlink"/>
          </w:rPr>
          <w:t xml:space="preserve">proposition</w:t>
        </w:r>
      </w:hyperlink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a</w:t>
      </w:r>
      <w:r>
        <w:t xml:space="preserve"> </w:t>
      </w:r>
      <w:hyperlink r:id="rId23">
        <w:r>
          <w:rPr>
            <w:rStyle w:val="Hyperlink"/>
          </w:rPr>
          <w:t xml:space="preserve">direct proof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contrapositive">
        <w:r>
          <w:rPr>
            <w:rStyle w:val="Hyperlink"/>
          </w:rPr>
          <w:t xml:space="preserve">contrapositive</w:t>
        </w:r>
      </w:hyperlink>
      <w:r>
        <w:t xml:space="preserve">,</w:t>
      </w:r>
      <w:r>
        <w:t xml:space="preserve"> </w:t>
      </w:r>
      <w:r>
        <w:t xml:space="preserve">“if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”</w:t>
      </w:r>
      <w:r>
        <w:t xml:space="preserve">:</w:t>
      </w:r>
      <w:r>
        <w:t xml:space="preserve"> </w:t>
      </w:r>
      <w:r>
        <w:t xml:space="preserve">it assumes that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 and reaches the conclusion that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By</w:t>
      </w:r>
      <w:r>
        <w:t xml:space="preserve"> </w:t>
      </w:r>
      <w:hyperlink w:anchor="thm-contrapositive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proving the contrapositive proves the original proposition.</w:t>
      </w:r>
    </w:p>
    <w:bookmarkEnd w:id="37"/>
    <w:bookmarkStart w:id="40" w:name="exm-five-product"/>
    <w:p>
      <w:pPr>
        <w:pStyle w:val="BodyText"/>
      </w:pPr>
      <w:r>
        <w:rPr>
          <w:b/>
          <w:bCs/>
        </w:rPr>
        <w:t xml:space="preserve">Example 4 (A product not divisible by</w:t>
      </w:r>
      <w:r>
        <w:rPr>
          <w:b/>
          <w:bCs/>
        </w:rPr>
        <w:t xml:space="preserve"> </w:t>
      </w:r>
      <m:oMath>
        <m:r>
          <m:t>5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Claim: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integers.</w:t>
      </w:r>
      <w:r>
        <w:t xml:space="preserve"> </w:t>
      </w:r>
      <w:r>
        <w:t xml:space="preserve">If</w:t>
      </w:r>
      <w:r>
        <w:t xml:space="preserve"> </w:t>
      </w:r>
      <m:oMath>
        <m:r>
          <m:t>5</m:t>
        </m:r>
        <m:r>
          <m:rPr>
            <m:sty m:val="p"/>
          </m:rPr>
          <m:t>∤</m:t>
        </m:r>
        <m:r>
          <m:t>x</m:t>
        </m:r>
        <m:r>
          <m:t>y</m:t>
        </m:r>
      </m:oMath>
      <w:r>
        <w:t xml:space="preserve">, then</w:t>
      </w:r>
      <w:r>
        <w:t xml:space="preserve"> </w:t>
      </w:r>
      <m:oMath>
        <m:r>
          <m:t>5</m:t>
        </m:r>
        <m:r>
          <m:rPr>
            <m:sty m:val="p"/>
          </m:rPr>
          <m:t>∤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5</m:t>
        </m:r>
        <m:r>
          <m:rPr>
            <m:sty m:val="p"/>
          </m:rPr>
          <m:t>∤</m:t>
        </m:r>
        <m:r>
          <m:t>y</m:t>
        </m:r>
      </m:oMath>
      <w:r>
        <w:t xml:space="preserve">.</w:t>
      </w:r>
    </w:p>
    <w:p>
      <w:pPr>
        <w:pStyle w:val="BodyText"/>
      </w:pPr>
      <w:r>
        <w:t xml:space="preserve">A direct proof would start from</w:t>
      </w:r>
      <w:r>
        <w:t xml:space="preserve"> </w:t>
      </w:r>
      <m:oMath>
        <m:r>
          <m:t>5</m:t>
        </m:r>
        <m:r>
          <m:rPr>
            <m:sty m:val="p"/>
          </m:rPr>
          <m:t>∤</m:t>
        </m:r>
        <m:r>
          <m:t>x</m:t>
        </m:r>
        <m:r>
          <m:t>y</m:t>
        </m:r>
      </m:oMath>
      <w:r>
        <w:t xml:space="preserve">,</w:t>
      </w:r>
      <w:r>
        <w:t xml:space="preserve"> </w:t>
      </w:r>
      <w:r>
        <w:t xml:space="preserve">which says only that</w:t>
      </w:r>
      <w:r>
        <w:t xml:space="preserve"> </w:t>
      </w:r>
      <m:oMath>
        <m:r>
          <m:t>x</m:t>
        </m:r>
        <m:r>
          <m:t>y</m:t>
        </m:r>
      </m:oMath>
      <w:r>
        <w:t xml:space="preserve"> </w:t>
      </w:r>
      <w:r>
        <w:t xml:space="preserve">is not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times an integer,</w:t>
      </w:r>
      <w:r>
        <w:t xml:space="preserve"> </w:t>
      </w:r>
      <w:r>
        <w:t xml:space="preserve">and gives no equation to work with.</w:t>
      </w:r>
      <w:r>
        <w:t xml:space="preserve"> </w:t>
      </w:r>
      <w:r>
        <w:t xml:space="preserve">By De Morgan’s laws (</w:t>
      </w:r>
      <w:hyperlink r:id="rId38">
        <w:r>
          <w:rPr>
            <w:rStyle w:val="Hyperlink"/>
          </w:rPr>
          <w:t xml:space="preserve">Theorem: De Morgan’s laws</w:t>
        </w:r>
      </w:hyperlink>
      <w:r>
        <w:t xml:space="preserve">),</w:t>
      </w:r>
      <w:r>
        <w:t xml:space="preserve"> </w:t>
      </w:r>
      <w:r>
        <w:t xml:space="preserve">the negation of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∤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5</m:t>
        </m:r>
        <m:r>
          <m:rPr>
            <m:sty m:val="p"/>
          </m:rPr>
          <m:t>∤</m:t>
        </m:r>
        <m:r>
          <m:t>y</m:t>
        </m:r>
      </m:oMath>
      <w:r>
        <w:t xml:space="preserve">”</w:t>
      </w:r>
      <w:r>
        <w:t xml:space="preserve"> </w:t>
      </w:r>
      <w:r>
        <w:t xml:space="preserve">is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∣</m:t>
        </m:r>
        <m:r>
          <m:t>x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5</m:t>
        </m:r>
        <m:r>
          <m:rPr>
            <m:sty m:val="p"/>
          </m:rPr>
          <m:t>∣</m:t>
        </m:r>
        <m:r>
          <m:t>y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so the contrapositive (</w:t>
      </w:r>
      <w:hyperlink w:anchor="def-contrapositive">
        <w:r>
          <w:rPr>
            <w:rStyle w:val="Hyperlink"/>
          </w:rPr>
          <w:t xml:space="preserve">Definition 2</w:t>
        </w:r>
      </w:hyperlink>
      <w:r>
        <w:t xml:space="preserve">) is</w:t>
      </w:r>
      <w:r>
        <w:t xml:space="preserve"> </w:t>
      </w:r>
      <w:r>
        <w:t xml:space="preserve">“if</w:t>
      </w:r>
      <w:r>
        <w:t xml:space="preserve"> </w:t>
      </w:r>
      <m:oMath>
        <m:r>
          <m:t>5</m:t>
        </m:r>
        <m:r>
          <m:rPr>
            <m:sty m:val="p"/>
          </m:rPr>
          <m:t>∣</m:t>
        </m:r>
        <m:r>
          <m:t>x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5</m:t>
        </m:r>
        <m:r>
          <m:rPr>
            <m:sty m:val="p"/>
          </m:rPr>
          <m:t>∣</m:t>
        </m:r>
        <m:r>
          <m:t>y</m:t>
        </m:r>
      </m:oMath>
      <w:r>
        <w:t xml:space="preserve">, then</w:t>
      </w:r>
      <w:r>
        <w:t xml:space="preserve"> </w:t>
      </w:r>
      <m:oMath>
        <m:r>
          <m:t>5</m:t>
        </m:r>
        <m:r>
          <m:rPr>
            <m:sty m:val="p"/>
          </m:rPr>
          <m:t>∣</m:t>
        </m:r>
        <m:r>
          <m:t>x</m:t>
        </m:r>
        <m:r>
          <m:t>y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We prove it by cases (</w:t>
      </w:r>
      <w:hyperlink r:id="rId39">
        <w:r>
          <w:rPr>
            <w:rStyle w:val="Hyperlink"/>
          </w:rPr>
          <w:t xml:space="preserve">Definition: Proof by cases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Case 1:</w:t>
      </w:r>
      <w:r>
        <w:rPr>
          <w:b/>
          <w:bCs/>
        </w:rPr>
        <w:t xml:space="preserve"> </w:t>
      </w:r>
      <m:oMath>
        <m:r>
          <m:t>5</m:t>
        </m:r>
        <m:r>
          <m:rPr>
            <m:sty m:val="p"/>
          </m:rPr>
          <m:t>∣</m:t>
        </m:r>
        <m:r>
          <m:t>x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5</m:t>
        </m:r>
        <m:r>
          <m:t>c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Definition: Divides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product)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c</m:t>
        </m:r>
        <m:r>
          <m:t>y</m:t>
        </m:r>
      </m:oMath>
      <w:r>
        <w:t xml:space="preserve"> </w:t>
      </w:r>
      <w:r>
        <w:t xml:space="preserve">is an integer (</w:t>
      </w:r>
      <w:hyperlink r:id="rId27">
        <w:r>
          <w:rPr>
            <w:rStyle w:val="Hyperlink"/>
          </w:rPr>
          <w:t xml:space="preserve">Remark: Facts about integers used without proof</w:t>
        </w:r>
      </w:hyperlink>
      <w:r>
        <w:t xml:space="preserve">), so</w:t>
      </w:r>
      <w:r>
        <w:t xml:space="preserve"> </w:t>
      </w:r>
      <m:oMath>
        <m:r>
          <m:t>5</m:t>
        </m:r>
        <m:r>
          <m:rPr>
            <m:sty m:val="p"/>
          </m:rPr>
          <m:t>∣</m:t>
        </m:r>
        <m:r>
          <m:t>x</m:t>
        </m:r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Case 2:</w:t>
      </w:r>
      <w:r>
        <w:rPr>
          <w:b/>
          <w:bCs/>
        </w:rPr>
        <w:t xml:space="preserve"> </w:t>
      </w:r>
      <m:oMath>
        <m:r>
          <m:t>5</m:t>
        </m:r>
        <m:r>
          <m:rPr>
            <m:sty m:val="p"/>
          </m:rPr>
          <m:t>∣</m:t>
        </m:r>
        <m:r>
          <m:t>y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  <m:r>
          <m:t>d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d</m:t>
        </m:r>
      </m:oMath>
      <w:r>
        <w:t xml:space="preserve">, so</w:t>
      </w:r>
      <w:r>
        <w:t xml:space="preserve"> </w:t>
      </w:r>
      <m:oMath>
        <m:r>
          <m:t>x</m:t>
        </m:r>
        <m:r>
          <m:t>y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(</m:t>
        </m:r>
        <m:r>
          <m:t>5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(</m:t>
        </m:r>
        <m:r>
          <m:t>x</m:t>
        </m:r>
        <m:r>
          <m:t>d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t>d</m:t>
        </m:r>
      </m:oMath>
      <w:r>
        <w:t xml:space="preserve"> </w:t>
      </w:r>
      <w:r>
        <w:t xml:space="preserve">is an integer, so</w:t>
      </w:r>
      <w:r>
        <w:t xml:space="preserve"> </w:t>
      </w:r>
      <m:oMath>
        <m:r>
          <m:t>5</m:t>
        </m:r>
        <m:r>
          <m:rPr>
            <m:sty m:val="p"/>
          </m:rPr>
          <m:t>∣</m:t>
        </m:r>
        <m:r>
          <m:t>x</m:t>
        </m:r>
        <m:r>
          <m:t>y</m:t>
        </m:r>
      </m:oMath>
      <w:r>
        <w:t xml:space="preserve">.</w:t>
      </w:r>
    </w:p>
    <w:p>
      <w:pPr>
        <w:pStyle w:val="BodyText"/>
      </w:pPr>
      <w:r>
        <w:t xml:space="preserve">In both cases</w:t>
      </w:r>
      <w:r>
        <w:t xml:space="preserve"> </w:t>
      </w:r>
      <m:oMath>
        <m:r>
          <m:t>5</m:t>
        </m:r>
        <m:r>
          <m:rPr>
            <m:sty m:val="p"/>
          </m:rPr>
          <m:t>∣</m:t>
        </m:r>
        <m:r>
          <m:t>x</m:t>
        </m:r>
        <m:r>
          <m:t>y</m:t>
        </m:r>
      </m:oMath>
      <w:r>
        <w:t xml:space="preserve">,</w:t>
      </w:r>
      <w:r>
        <w:t xml:space="preserve"> </w:t>
      </w:r>
      <w:r>
        <w:t xml:space="preserve">which proves the contrapositive and so the claim (</w:t>
      </w:r>
      <w:hyperlink w:anchor="thm-contrapositive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give</w:t>
      </w:r>
      <w:r>
        <w:t xml:space="preserve"> </w:t>
      </w:r>
      <m:oMath>
        <m:r>
          <m:t>x</m:t>
        </m:r>
        <m:r>
          <m:t>y</m:t>
        </m:r>
        <m:r>
          <m:rPr>
            <m:sty m:val="p"/>
          </m:rPr>
          <m:t>=</m:t>
        </m:r>
        <m:r>
          <m:t>21</m:t>
        </m:r>
      </m:oMath>
      <w:r>
        <w:t xml:space="preserve">, which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does not divide,</w:t>
      </w:r>
      <w:r>
        <w:t xml:space="preserve"> </w:t>
      </w:r>
      <w:r>
        <w:t xml:space="preserve">and indeed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divides neither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nor</w:t>
      </w:r>
      <w:r>
        <w:t xml:space="preserve"> </w:t>
      </w:r>
      <m:oMath>
        <m:r>
          <m:t>7</m:t>
        </m:r>
      </m:oMath>
      <w:r>
        <w:t xml:space="preserve">.</w:t>
      </w:r>
    </w:p>
    <w:bookmarkEnd w:id="40"/>
    <w:bookmarkStart w:id="41" w:name="rem-contrapositive-template"/>
    <w:p>
      <w:pPr>
        <w:pStyle w:val="BodyText"/>
      </w:pPr>
      <w:r>
        <w:rPr>
          <w:i/>
          <w:iCs/>
        </w:rPr>
        <w:t xml:space="preserve">Remark 2</w:t>
      </w:r>
      <w:r>
        <w:t xml:space="preserve"> (The shape of a proof by contrapositive). </w:t>
      </w:r>
      <w:r>
        <w:t xml:space="preserve">A proof by contrapositive (</w:t>
      </w:r>
      <w:hyperlink w:anchor="def-proof-by-contrapositive">
        <w:r>
          <w:rPr>
            <w:rStyle w:val="Hyperlink"/>
          </w:rPr>
          <w:t xml:space="preserve">Definition 3</w:t>
        </w:r>
      </w:hyperlink>
      <w:r>
        <w:t xml:space="preserve">) of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has this shape:</w:t>
      </w:r>
    </w:p>
    <w:p>
      <w:pPr>
        <w:pStyle w:val="BlockText"/>
      </w:pPr>
      <w:r>
        <w:t xml:space="preserve">Suppose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.</w:t>
      </w:r>
      <w:r>
        <w:br/>
      </w:r>
      <m:oMath>
        <m:r>
          <m:rPr>
            <m:sty m:val="p"/>
          </m:rPr>
          <m:t>⋮</m:t>
        </m:r>
      </m:oMath>
      <w:r>
        <w:br/>
      </w:r>
      <w:r>
        <w:t xml:space="preserve">Therefore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.</w:t>
      </w:r>
    </w:p>
    <w:p>
      <w:pPr>
        <w:pStyle w:val="FirstParagraph"/>
      </w:pPr>
      <w:r>
        <w:t xml:space="preserve">Use it when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 </w:t>
      </w:r>
      <w:r>
        <w:t xml:space="preserve">gives you more to work with than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does.</w:t>
      </w:r>
      <w:r>
        <w:t xml:space="preserve"> </w:t>
      </w:r>
      <w:r>
        <w:t xml:space="preserve">In</w:t>
      </w:r>
      <w:r>
        <w:t xml:space="preserve"> </w:t>
      </w:r>
      <w:hyperlink w:anchor="exr-sum-odd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 </w:t>
      </w:r>
      <w:r>
        <w:t xml:space="preserve">was the equation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said only that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is odd.</w:t>
      </w:r>
    </w:p>
    <w:bookmarkEnd w:id="41"/>
    <w:bookmarkStart w:id="42" w:name="exr-square-three"/>
    <w:p>
      <w:pPr>
        <w:pStyle w:val="BodyText"/>
      </w:pPr>
      <w:r>
        <w:rPr>
          <w:b/>
          <w:bCs/>
        </w:rPr>
        <w:t xml:space="preserve">Exercise 3 (A square not divisible by three)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an integer.</w:t>
      </w:r>
      <w:r>
        <w:t xml:space="preserve"> </w:t>
      </w:r>
      <w:r>
        <w:t xml:space="preserve">Prove: if</w:t>
      </w:r>
      <w:r>
        <w:t xml:space="preserve"> </w:t>
      </w:r>
      <m:oMath>
        <m:r>
          <m:t>3</m:t>
        </m:r>
        <m:r>
          <m:rPr>
            <m:sty m:val="p"/>
          </m:rPr>
          <m:t>∤</m:t>
        </m:r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, then</w:t>
      </w:r>
      <w:r>
        <w:t xml:space="preserve"> </w:t>
      </w:r>
      <m:oMath>
        <m:r>
          <m:t>3</m:t>
        </m:r>
        <m:r>
          <m:rPr>
            <m:sty m:val="p"/>
          </m:rPr>
          <m:t>∤</m:t>
        </m:r>
        <m:r>
          <m:t>n</m:t>
        </m:r>
      </m:oMath>
      <w:r>
        <w:t xml:space="preserve">.</w:t>
      </w:r>
    </w:p>
    <w:bookmarkEnd w:id="42"/>
    <w:bookmarkStart w:id="43" w:name="sol-square-three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We prove the contrapositive (</w:t>
      </w:r>
      <w:hyperlink w:anchor="def-proof-by-contrapositive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if</w:t>
      </w:r>
      <w:r>
        <w:t xml:space="preserve"> </w:t>
      </w:r>
      <m:oMath>
        <m:r>
          <m:t>3</m:t>
        </m:r>
        <m:r>
          <m:rPr>
            <m:sty m:val="p"/>
          </m:rPr>
          <m:t>∣</m:t>
        </m:r>
        <m:r>
          <m:t>n</m:t>
        </m:r>
      </m:oMath>
      <w:r>
        <w:t xml:space="preserve">, then</w:t>
      </w:r>
      <w:r>
        <w:t xml:space="preserve"> </w:t>
      </w:r>
      <m:oMath>
        <m:r>
          <m:t>3</m:t>
        </m:r>
        <m:r>
          <m:rPr>
            <m:sty m:val="p"/>
          </m:rPr>
          <m:t>∣</m:t>
        </m:r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Suppose</w:t>
      </w:r>
      <w:r>
        <w:t xml:space="preserve"> </w:t>
      </w:r>
      <m:oMath>
        <m:r>
          <m:t>3</m:t>
        </m:r>
        <m:r>
          <m:rPr>
            <m:sty m:val="p"/>
          </m:rPr>
          <m:t>∣</m:t>
        </m:r>
        <m:r>
          <m:t>n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  <m:r>
          <m:t>c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Definition: Divides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t>c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each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t>9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3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an integer (</w:t>
      </w:r>
      <w:hyperlink r:id="rId27">
        <w:r>
          <w:rPr>
            <w:rStyle w:val="Hyperlink"/>
          </w:rPr>
          <w:t xml:space="preserve">Remark: Facts about integers used without proof</w:t>
        </w:r>
      </w:hyperlink>
      <w:r>
        <w:t xml:space="preserve">), so</w:t>
      </w:r>
      <w:r>
        <w:t xml:space="preserve"> </w:t>
      </w:r>
      <m:oMath>
        <m:r>
          <m:t>3</m:t>
        </m:r>
        <m:r>
          <m:rPr>
            <m:sty m:val="p"/>
          </m:rPr>
          <m:t>∣</m:t>
        </m:r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ntrapositive">
        <w:r>
          <w:rPr>
            <w:rStyle w:val="Hyperlink"/>
          </w:rPr>
          <w:t xml:space="preserve">Theorem 1</w:t>
        </w:r>
      </w:hyperlink>
      <w:r>
        <w:t xml:space="preserve">, this proves the original proposition.</w:t>
      </w:r>
    </w:p>
    <w:bookmarkEnd w:id="43"/>
    <w:bookmarkEnd w:id="44"/>
    <w:bookmarkStart w:id="60" w:name="sec-proof-by-contradiction"/>
    <w:p>
      <w:pPr>
        <w:pStyle w:val="Heading1"/>
      </w:pPr>
      <w:r>
        <w:t xml:space="preserve">3. Proof by contradiction</w:t>
      </w:r>
    </w:p>
    <w:bookmarkStart w:id="45" w:name="exr-six-nine"/>
    <w:p>
      <w:pPr>
        <w:pStyle w:val="FirstParagraph"/>
      </w:pPr>
      <w:r>
        <w:rPr>
          <w:b/>
          <w:bCs/>
        </w:rPr>
        <w:t xml:space="preserve">Exercise 4 (No solution in integers)</w:t>
      </w:r>
      <w:r>
        <w:t xml:space="preserve"> </w:t>
      </w:r>
      <w:r>
        <w:t xml:space="preserve">Show that there are no integers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6</m:t>
        </m:r>
        <m:r>
          <m:t>m</m:t>
        </m:r>
        <m:r>
          <m:rPr>
            <m:sty m:val="p"/>
          </m:rPr>
          <m:t>+</m:t>
        </m:r>
        <m:r>
          <m:t>9</m:t>
        </m:r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Hint: suppose there were.</w:t>
      </w:r>
      <w:r>
        <w:t xml:space="preserve"> </w:t>
      </w:r>
      <w:r>
        <w:t xml:space="preserve">What would</w:t>
      </w:r>
      <w:r>
        <w:t xml:space="preserve"> </w:t>
      </w:r>
      <m:oMath>
        <m:r>
          <m:t>6</m:t>
        </m:r>
        <m:r>
          <m:t>m</m:t>
        </m:r>
        <m:r>
          <m:rPr>
            <m:sty m:val="p"/>
          </m:rPr>
          <m:t>+</m:t>
        </m:r>
        <m:r>
          <m:t>9</m:t>
        </m:r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say about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?</w:t>
      </w:r>
    </w:p>
    <w:bookmarkEnd w:id="45"/>
    <w:bookmarkStart w:id="46" w:name="sol-six-nine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Suppose there are integers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6</m:t>
        </m:r>
        <m:r>
          <m:t>m</m:t>
        </m:r>
        <m:r>
          <m:rPr>
            <m:sty m:val="p"/>
          </m:rPr>
          <m:t>+</m:t>
        </m:r>
        <m:r>
          <m:t>9</m:t>
        </m:r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assumption, read from right to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read from right to left)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t>m</m:t>
        </m:r>
        <m:r>
          <m:rPr>
            <m:sty m:val="p"/>
          </m:rPr>
          <m:t>+</m:t>
        </m:r>
        <m:r>
          <m:t>3</m:t>
        </m:r>
        <m:r>
          <m:t>n</m:t>
        </m:r>
      </m:oMath>
      <w:r>
        <w:t xml:space="preserve"> </w:t>
      </w:r>
      <w:r>
        <w:t xml:space="preserve">is an integer (</w:t>
      </w:r>
      <w:hyperlink r:id="rId27">
        <w:r>
          <w:rPr>
            <w:rStyle w:val="Hyperlink"/>
          </w:rPr>
          <w:t xml:space="preserve">Remark: Facts about integers used without proof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3</m:t>
        </m:r>
        <m:r>
          <m:rPr>
            <m:sty m:val="p"/>
          </m:rPr>
          <m:t>∣</m:t>
        </m:r>
        <m:r>
          <m:t>1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Definition: Divides</w:t>
        </w:r>
      </w:hyperlink>
      <w:r>
        <w:t xml:space="preserve">).</w:t>
      </w:r>
    </w:p>
    <w:p>
      <w:pPr>
        <w:pStyle w:val="BodyText"/>
      </w:pPr>
      <w:r>
        <w:t xml:space="preserve">But</w:t>
      </w:r>
      <w:r>
        <w:t xml:space="preserve"> </w:t>
      </w:r>
      <m:oMath>
        <m:r>
          <m:t>3</m:t>
        </m:r>
        <m:r>
          <m:rPr>
            <m:sty m:val="p"/>
          </m:rPr>
          <m:t>∤</m:t>
        </m:r>
        <m:r>
          <m:t>1</m:t>
        </m:r>
      </m:oMath>
      <w:r>
        <w:t xml:space="preserve">:</w:t>
      </w:r>
      <w:r>
        <w:t xml:space="preserve"> </w:t>
      </w:r>
      <w:r>
        <w:t xml:space="preserve">since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&lt;</m:t>
        </m:r>
        <m:r>
          <m:t>3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t>1</m:t>
        </m:r>
      </m:oMath>
      <w:r>
        <w:t xml:space="preserve">,</w:t>
      </w:r>
      <w:r>
        <w:t xml:space="preserve"> </w:t>
      </w:r>
      <w:r>
        <w:t xml:space="preserve">no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3</m:t>
        </m:r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3</m:t>
        </m:r>
        <m:r>
          <m:rPr>
            <m:sty m:val="p"/>
          </m:rPr>
          <m:t>∣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r>
          <m:rPr>
            <m:sty m:val="p"/>
          </m:rPr>
          <m:t>∤</m:t>
        </m:r>
        <m:r>
          <m:t>1</m:t>
        </m:r>
      </m:oMath>
      <w:r>
        <w:t xml:space="preserve">, which is impossible.</w:t>
      </w:r>
      <w:r>
        <w:t xml:space="preserve"> </w:t>
      </w:r>
      <w:r>
        <w:t xml:space="preserve">The assumption must be false,</w:t>
      </w:r>
      <w:r>
        <w:t xml:space="preserve"> </w:t>
      </w:r>
      <w:r>
        <w:t xml:space="preserve">so there are no integers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6</m:t>
        </m:r>
        <m:r>
          <m:t>m</m:t>
        </m:r>
        <m:r>
          <m:rPr>
            <m:sty m:val="p"/>
          </m:rPr>
          <m:t>+</m:t>
        </m:r>
        <m:r>
          <m:t>9</m:t>
        </m:r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46"/>
    <w:bookmarkStart w:id="47" w:name="def-proof-by-contradiction"/>
    <w:p>
      <w:pPr>
        <w:pStyle w:val="BodyText"/>
      </w:pPr>
      <w:r>
        <w:rPr>
          <w:b/>
          <w:bCs/>
        </w:rPr>
        <w:t xml:space="preserve">Definition 4 (Proof by contradiction)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contradiction</w:t>
      </w:r>
      <w:r>
        <w:t xml:space="preserve"> </w:t>
      </w:r>
      <w:r>
        <w:t xml:space="preserve">(Wikipedia contributors 2026f)</w:t>
      </w:r>
      <w:r>
        <w:t xml:space="preserve"> </w:t>
      </w:r>
      <w:r>
        <w:t xml:space="preserve">of a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assumes that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derives from that assumption a proposition that is known to be false.</w:t>
      </w:r>
    </w:p>
    <w:bookmarkEnd w:id="47"/>
    <w:bookmarkStart w:id="49" w:name="exm-proof-by-contradiction"/>
    <w:p>
      <w:pPr>
        <w:pStyle w:val="BodyText"/>
      </w:pPr>
      <w:r>
        <w:rPr>
          <w:b/>
          <w:bCs/>
        </w:rPr>
        <w:t xml:space="preserve">Example 5 (No integer is both even and odd)</w:t>
      </w:r>
      <w:r>
        <w:t xml:space="preserve"> </w:t>
      </w:r>
      <w:r>
        <w:t xml:space="preserve">Suppose, for contradiction, that some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both even and odd (</w:t>
      </w:r>
      <w:hyperlink r:id="rId26">
        <w:r>
          <w:rPr>
            <w:rStyle w:val="Hyperlink"/>
          </w:rPr>
          <w:t xml:space="preserve">definition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t>j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equal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2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t>2</m:t>
              </m:r>
              <m:r>
                <m:t>k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2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j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third line uses the</w:t>
      </w:r>
      <w:r>
        <w:t xml:space="preserve"> </w:t>
      </w:r>
      <w:hyperlink r:id="rId48">
        <w:r>
          <w:rPr>
            <w:rStyle w:val="Hyperlink"/>
          </w:rPr>
          <w:t xml:space="preserve">distributive law</w:t>
        </w:r>
      </w:hyperlink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j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is an integer, and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not,</w:t>
      </w:r>
      <w:r>
        <w:t xml:space="preserve"> </w:t>
      </w:r>
      <w:r>
        <w:t xml:space="preserve">so the last line is false.</w:t>
      </w:r>
      <w:r>
        <w:t xml:space="preserve"> </w:t>
      </w:r>
      <w:r>
        <w:t xml:space="preserve">So no integer is both even and odd.</w:t>
      </w:r>
      <w:r>
        <w:t xml:space="preserve"> </w:t>
      </w:r>
      <w:r>
        <w:t xml:space="preserve">For example,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and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would need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2.5</m:t>
        </m:r>
      </m:oMath>
      <w:r>
        <w:t xml:space="preserve">, which is not an integer.</w:t>
      </w:r>
    </w:p>
    <w:bookmarkEnd w:id="49"/>
    <w:bookmarkStart w:id="50" w:name="thm-contradiction-works"/>
    <w:p>
      <w:pPr>
        <w:pStyle w:val="BodyText"/>
      </w:pPr>
      <w:r>
        <w:rPr>
          <w:b/>
          <w:bCs/>
        </w:rPr>
        <w:t xml:space="preserve">Theorem 2 (Why a proof by contradiction works)</w:t>
      </w:r>
      <w:r>
        <w:t xml:space="preserve"> </w:t>
      </w:r>
      <w:r>
        <w:t xml:space="preserve">For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≡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¬</m:t>
              </m:r>
              <m:r>
                <m:t>P</m:t>
              </m:r>
              <m:r>
                <m:rPr>
                  <m:sty m:val="p"/>
                </m:rPr>
                <m:t>⇒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¬</m:t>
              </m:r>
              <m:r>
                <m:t>C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t>C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C</m:t>
        </m:r>
      </m:oMath>
      <w:r>
        <w:t xml:space="preserve"> </w:t>
      </w:r>
      <w:r>
        <w:t xml:space="preserve">is false in every row (</w:t>
      </w:r>
      <w:hyperlink r:id="rId51">
        <w:r>
          <w:rPr>
            <w:rStyle w:val="Hyperlink"/>
          </w:rPr>
          <w:t xml:space="preserve">Definition: And</w:t>
        </w:r>
      </w:hyperlink>
      <w:r>
        <w:t xml:space="preserve">,</w:t>
      </w:r>
      <w:r>
        <w:t xml:space="preserve"> </w:t>
      </w:r>
      <w:hyperlink r:id="rId30">
        <w:r>
          <w:rPr>
            <w:rStyle w:val="Hyperlink"/>
          </w:rPr>
          <w:t xml:space="preserve">Definition: Not</w:t>
        </w:r>
      </w:hyperlink>
      <w:r>
        <w:t xml:space="preserve">),</w:t>
      </w:r>
      <w:r>
        <w:t xml:space="preserve"> </w:t>
      </w:r>
      <w:r>
        <w:t xml:space="preserve">so it is a contradiction (</w:t>
      </w:r>
      <w:hyperlink r:id="rId52">
        <w:r>
          <w:rPr>
            <w:rStyle w:val="Hyperlink"/>
          </w:rPr>
          <w:t xml:space="preserve">Definition: Contradiction</w:t>
        </w:r>
      </w:hyperlink>
      <w:r>
        <w:t xml:space="preserve">).</w:t>
      </w:r>
      <w:r>
        <w:t xml:space="preserve"> </w:t>
      </w:r>
      <w:r>
        <w:t xml:space="preserve">So, by</w:t>
      </w:r>
      <w:r>
        <w:t xml:space="preserve"> </w:t>
      </w:r>
      <w:hyperlink r:id="rId33">
        <w:r>
          <w:rPr>
            <w:rStyle w:val="Hyperlink"/>
          </w:rPr>
          <w:t xml:space="preserve">Definition: Implies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exactly in the rows where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which are the rows where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¬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t>P</m:t>
              </m:r>
              <m:r>
                <m:rPr>
                  <m:sty m:val="p"/>
                </m:rPr>
                <m:t>⇒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¬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</w:tbl>
    <w:p>
      <w:pPr>
        <w:pStyle w:val="BodyText"/>
      </w:pPr>
      <w:r>
        <w:t xml:space="preserve">The first and last columns match in every row (</w:t>
      </w:r>
      <w:hyperlink r:id="rId19">
        <w:r>
          <w:rPr>
            <w:rStyle w:val="Hyperlink"/>
          </w:rPr>
          <w:t xml:space="preserve">Definition: Logical equivalence</w:t>
        </w:r>
      </w:hyperlink>
      <w:r>
        <w:t xml:space="preserve">).</w:t>
      </w:r>
    </w:p>
    <w:bookmarkStart w:id="53" w:name="exm-contradiction-works"/>
    <w:p>
      <w:pPr>
        <w:pStyle w:val="BodyText"/>
      </w:pPr>
      <w:r>
        <w:rPr>
          <w:b/>
          <w:bCs/>
        </w:rPr>
        <w:t xml:space="preserve">Example 6 (The six and nine proof, read through the theorem)</w:t>
      </w:r>
      <w:r>
        <w:t xml:space="preserve"> </w:t>
      </w:r>
      <w:r>
        <w:t xml:space="preserve">In</w:t>
      </w:r>
      <w:r>
        <w:t xml:space="preserve"> </w:t>
      </w:r>
      <w:hyperlink w:anchor="sol-six-nine">
        <w:r>
          <w:rPr>
            <w:rStyle w:val="Hyperlink"/>
          </w:rPr>
          <w:t xml:space="preserve">Solution 4</w:t>
        </w:r>
      </w:hyperlink>
      <w:r>
        <w:t xml:space="preserve">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“there are no integers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6</m:t>
        </m:r>
        <m:r>
          <m:t>m</m:t>
        </m:r>
        <m:r>
          <m:rPr>
            <m:sty m:val="p"/>
          </m:rPr>
          <m:t>+</m:t>
        </m:r>
        <m:r>
          <m:t>9</m:t>
        </m:r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</w:t>
      </w:r>
      <m:oMath>
        <m:r>
          <m:t>3</m:t>
        </m:r>
        <m:r>
          <m:rPr>
            <m:sty m:val="p"/>
          </m:rPr>
          <m:t>∣</m:t>
        </m:r>
        <m:r>
          <m:t>1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The solution assumed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, that such integers exist,</w:t>
      </w:r>
      <w:r>
        <w:t xml:space="preserve"> </w:t>
      </w:r>
      <w:r>
        <w:t xml:space="preserve">and derived both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C</m:t>
        </m:r>
      </m:oMath>
      <w:r>
        <w:t xml:space="preserve">.</w:t>
      </w:r>
      <w:r>
        <w:t xml:space="preserve"> </w:t>
      </w:r>
      <w:r>
        <w:t xml:space="preserve">That proves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so, by</w:t>
      </w:r>
      <w:r>
        <w:t xml:space="preserve"> </w:t>
      </w:r>
      <w:hyperlink w:anchor="thm-contradiction-works">
        <w:r>
          <w:rPr>
            <w:rStyle w:val="Hyperlink"/>
          </w:rPr>
          <w:t xml:space="preserve">Theorem 2</w:t>
        </w:r>
      </w:hyperlink>
      <w:r>
        <w:t xml:space="preserve">, it proves</w:t>
      </w:r>
      <w:r>
        <w:t xml:space="preserve"> </w:t>
      </w:r>
      <m:oMath>
        <m:r>
          <m:t>P</m:t>
        </m:r>
      </m:oMath>
      <w:r>
        <w:t xml:space="preserve">.</w:t>
      </w:r>
    </w:p>
    <w:bookmarkEnd w:id="53"/>
    <w:bookmarkStart w:id="54" w:name="rem-contradiction-template"/>
    <w:p>
      <w:pPr>
        <w:pStyle w:val="BodyText"/>
      </w:pPr>
      <w:r>
        <w:rPr>
          <w:i/>
          <w:iCs/>
        </w:rPr>
        <w:t xml:space="preserve">Remark 3</w:t>
      </w:r>
      <w:r>
        <w:t xml:space="preserve"> (The shape of a proof by contradiction). </w:t>
      </w:r>
      <w:r>
        <w:t xml:space="preserve">A proof by contradiction (</w:t>
      </w:r>
      <w:hyperlink w:anchor="def-proof-by-contradiction">
        <w:r>
          <w:rPr>
            <w:rStyle w:val="Hyperlink"/>
          </w:rPr>
          <w:t xml:space="preserve">Definition 4</w:t>
        </w:r>
      </w:hyperlink>
      <w:r>
        <w:t xml:space="preserve">) of a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this shape:</w:t>
      </w:r>
    </w:p>
    <w:p>
      <w:pPr>
        <w:pStyle w:val="BlockText"/>
      </w:pPr>
      <w:r>
        <w:t xml:space="preserve">Suppose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.</w:t>
      </w:r>
      <w:r>
        <w:br/>
      </w:r>
      <m:oMath>
        <m:r>
          <m:rPr>
            <m:sty m:val="p"/>
          </m:rPr>
          <m:t>⋮</m:t>
        </m:r>
      </m:oMath>
      <w:r>
        <w:br/>
      </w:r>
      <w:r>
        <w:t xml:space="preserve">Therefore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C</m:t>
        </m:r>
      </m:oMath>
      <w:r>
        <w:t xml:space="preserve">.</w:t>
      </w:r>
    </w:p>
    <w:p>
      <w:pPr>
        <w:pStyle w:val="FirstParagraph"/>
      </w:pPr>
      <w:r>
        <w:t xml:space="preserve">Two things differ from a proof by contrapositive (</w:t>
      </w:r>
      <w:hyperlink w:anchor="rem-contrapositive-template">
        <w:r>
          <w:rPr>
            <w:rStyle w:val="Hyperlink"/>
          </w:rPr>
          <w:t xml:space="preserve">Remark 2</w:t>
        </w:r>
      </w:hyperlink>
      <w:r>
        <w:t xml:space="preserve">).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need not be a conditional.</w:t>
      </w:r>
      <w:r>
        <w:t xml:space="preserve"> </w:t>
      </w:r>
      <w:r>
        <w:t xml:space="preserve">And the proof does not know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in advance:</w:t>
      </w:r>
      <w:r>
        <w:t xml:space="preserve"> </w:t>
      </w:r>
      <w:r>
        <w:t xml:space="preserve">any proposition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for which the argument derives both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C</m:t>
        </m:r>
      </m:oMath>
      <w:r>
        <w:t xml:space="preserve"> </w:t>
      </w:r>
      <w:r>
        <w:t xml:space="preserve">will do.</w:t>
      </w:r>
    </w:p>
    <w:bookmarkEnd w:id="54"/>
    <w:bookmarkStart w:id="56" w:name="rem-conditional-contradiction"/>
    <w:p>
      <w:pPr>
        <w:pStyle w:val="BodyText"/>
      </w:pPr>
      <w:r>
        <w:rPr>
          <w:i/>
          <w:iCs/>
        </w:rPr>
        <w:t xml:space="preserve">Remark 4</w:t>
      </w:r>
      <w:r>
        <w:t xml:space="preserve"> (Proving a conditional by contradiction). </w:t>
      </w:r>
      <w:r>
        <w:t xml:space="preserve">To prove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by contradiction,</w:t>
      </w:r>
      <w:r>
        <w:t xml:space="preserve"> </w:t>
      </w:r>
      <w:r>
        <w:t xml:space="preserve">suppose its negation, which is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”</w:t>
      </w:r>
      <w:r>
        <w:t xml:space="preserve"> </w:t>
      </w:r>
      <w:r>
        <w:t xml:space="preserve">(</w:t>
      </w:r>
      <w:hyperlink r:id="rId55">
        <w:r>
          <w:rPr>
            <w:rStyle w:val="Hyperlink"/>
          </w:rPr>
          <w:t xml:space="preserve">Theorem: Negating a conditional</w:t>
        </w:r>
      </w:hyperlink>
      <w:r>
        <w:t xml:space="preserve">):</w:t>
      </w:r>
    </w:p>
    <w:p>
      <w:pPr>
        <w:pStyle w:val="BlockText"/>
      </w:pPr>
      <w:r>
        <w:t xml:space="preserve">Suppose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.</w:t>
      </w:r>
      <w:r>
        <w:br/>
      </w:r>
      <m:oMath>
        <m:r>
          <m:rPr>
            <m:sty m:val="p"/>
          </m:rPr>
          <m:t>⋮</m:t>
        </m:r>
      </m:oMath>
      <w:r>
        <w:br/>
      </w:r>
      <w:r>
        <w:t xml:space="preserve">Therefore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C</m:t>
        </m:r>
      </m:oMath>
      <w:r>
        <w:t xml:space="preserve">.</w:t>
      </w:r>
    </w:p>
    <w:p>
      <w:pPr>
        <w:pStyle w:val="FirstParagraph"/>
      </w:pPr>
      <w:r>
        <w:t xml:space="preserve">A proof by contrapositive (</w:t>
      </w:r>
      <w:hyperlink w:anchor="rem-contrapositive-template">
        <w:r>
          <w:rPr>
            <w:rStyle w:val="Hyperlink"/>
          </w:rPr>
          <w:t xml:space="preserve">Remark 2</w:t>
        </w:r>
      </w:hyperlink>
      <w:r>
        <w:t xml:space="preserve">) assumes only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,</w:t>
      </w:r>
      <w:r>
        <w:t xml:space="preserve"> </w:t>
      </w:r>
      <w:r>
        <w:t xml:space="preserve">and has the fixed goal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.</w:t>
      </w:r>
      <w:r>
        <w:t xml:space="preserve"> </w:t>
      </w:r>
      <w:r>
        <w:t xml:space="preserve">A proof by contradiction assumes both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,</w:t>
      </w:r>
      <w:r>
        <w:t xml:space="preserve"> </w:t>
      </w:r>
      <w:r>
        <w:t xml:space="preserve">and any contradiction will do.</w:t>
      </w:r>
    </w:p>
    <w:bookmarkEnd w:id="56"/>
    <w:bookmarkStart w:id="57" w:name="exm-number-plus-reciprocal"/>
    <w:p>
      <w:pPr>
        <w:pStyle w:val="BodyText"/>
      </w:pPr>
      <w:r>
        <w:rPr>
          <w:b/>
          <w:bCs/>
        </w:rPr>
        <w:t xml:space="preserve">Example 7 (A number plus its reciprocal)</w:t>
      </w:r>
      <w:r>
        <w:t xml:space="preserve"> </w:t>
      </w:r>
      <w:r>
        <w:t xml:space="preserve">Claim: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</m:den>
        </m:f>
        <m:r>
          <m:rPr>
            <m:sty m:val="p"/>
          </m:rPr>
          <m:t>≥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Suppose, for contradiction, that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</m:den>
        </m:f>
        <m:r>
          <m:rPr>
            <m:sty m:val="p"/>
          </m:rPr>
          <m:t>&lt;</m:t>
        </m:r>
        <m:r>
          <m:t>2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 multiplying both sides by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keeps the inequality,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x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difference)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”</w:t>
      </w:r>
      <w:r>
        <w:t xml:space="preserve">.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true, because a square of a real number is never negative,</w:t>
      </w:r>
      <w:r>
        <w:t xml:space="preserve"> </w:t>
      </w:r>
      <w:r>
        <w:t xml:space="preserve">and the last line says</w:t>
      </w:r>
      <w:r>
        <w:t xml:space="preserve"> </w:t>
      </w:r>
      <m:oMath>
        <m:r>
          <m:rPr>
            <m:sty m:val="p"/>
          </m:rPr>
          <m:t>¬</m:t>
        </m:r>
        <m:r>
          <m:t>C</m:t>
        </m:r>
      </m:oMath>
      <w:r>
        <w:t xml:space="preserve">.</w:t>
      </w:r>
      <w:r>
        <w:t xml:space="preserve"> </w:t>
      </w:r>
      <w:r>
        <w:t xml:space="preserve">That is a contradiction, so the claim holds.</w:t>
      </w:r>
      <w:r>
        <w:t xml:space="preserve"> </w:t>
      </w:r>
      <w:r>
        <w:t xml:space="preserve">The proof used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in the first step,</w:t>
      </w:r>
      <w:r>
        <w:t xml:space="preserve"> </w:t>
      </w:r>
      <w:r>
        <w:t xml:space="preserve">and the contradiction it reached is not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4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4.25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</w:p>
    <w:bookmarkEnd w:id="57"/>
    <w:bookmarkStart w:id="58" w:name="exr-difference-squares"/>
    <w:p>
      <w:pPr>
        <w:pStyle w:val="BodyText"/>
      </w:pPr>
      <w:r>
        <w:rPr>
          <w:b/>
          <w:bCs/>
        </w:rPr>
        <w:t xml:space="preserve">Exercise 5 (Squares one apart)</w:t>
      </w:r>
      <w:r>
        <w:t xml:space="preserve"> </w:t>
      </w:r>
      <w:r>
        <w:t xml:space="preserve">Prove that there are no positive integers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8"/>
    <w:bookmarkStart w:id="59" w:name="sol-difference-squares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Suppose, for contradiction,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positive integers with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assumption, read from right to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(difference of squares)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Dividing both sides by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den>
        </m:f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is strictly between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is not an integer.</w:t>
      </w:r>
      <w:r>
        <w:t xml:space="preserve"> </w:t>
      </w:r>
      <w:r>
        <w:t xml:space="preserve">But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is an integer (</w:t>
      </w:r>
      <w:hyperlink r:id="rId27">
        <w:r>
          <w:rPr>
            <w:rStyle w:val="Hyperlink"/>
          </w:rPr>
          <w:t xml:space="preserve">Remark: Facts about integers used without proof</w:t>
        </w:r>
      </w:hyperlink>
      <w:r>
        <w:t xml:space="preserve">).</w:t>
      </w:r>
      <w:r>
        <w:t xml:space="preserve"> </w:t>
      </w:r>
      <w:r>
        <w:t xml:space="preserve">That is a contradiction,</w:t>
      </w:r>
      <w:r>
        <w:t xml:space="preserve"> </w:t>
      </w:r>
      <w:r>
        <w:t xml:space="preserve">so there are no such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End w:id="59"/>
    <w:bookmarkEnd w:id="60"/>
    <w:bookmarkStart w:id="72" w:name="sec-irrational"/>
    <w:p>
      <w:pPr>
        <w:pStyle w:val="Heading1"/>
      </w:pPr>
      <w:r>
        <w:t xml:space="preserve">4. Irrational numbers</w:t>
      </w:r>
    </w:p>
    <w:bookmarkStart w:id="61" w:name="exr-sqrt-bounds"/>
    <w:p>
      <w:pPr>
        <w:pStyle w:val="FirstParagraph"/>
      </w:pPr>
      <w:r>
        <w:rPr>
          <w:b/>
          <w:bCs/>
        </w:rPr>
        <w:t xml:space="preserve">Exercise 6 (Bounds on a fraction for</w:t>
      </w:r>
      <w:r>
        <w:rPr>
          <w:b/>
          <w:bCs/>
        </w:rP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rPr>
          <w:b/>
          <w:bCs/>
        </w:rPr>
        <w:t xml:space="preserve">)</w:t>
      </w:r>
      <w:r>
        <w:t xml:space="preserve"> </w:t>
      </w:r>
      <w:r>
        <w:t xml:space="preserve">Suppose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positive integers with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  <w:r>
        <w:t xml:space="preserve"> </w:t>
      </w:r>
      <w:r>
        <w:t xml:space="preserve">Use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2</m:t>
        </m:r>
        <m:r>
          <m:rPr>
            <m:sty m:val="p"/>
          </m:rPr>
          <m:t>&lt;</m:t>
        </m:r>
        <m:r>
          <m:t>4</m:t>
        </m:r>
      </m:oMath>
      <w:r>
        <w:t xml:space="preserve"> </w:t>
      </w:r>
      <w:r>
        <w:t xml:space="preserve">to show that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a</m:t>
        </m:r>
        <m:r>
          <m:rPr>
            <m:sty m:val="p"/>
          </m:rPr>
          <m:t>&lt;</m:t>
        </m:r>
        <m:r>
          <m:t>2</m:t>
        </m:r>
        <m:r>
          <m:t>b</m:t>
        </m:r>
      </m:oMath>
      <w:r>
        <w:t xml:space="preserve">.</w:t>
      </w:r>
    </w:p>
    <w:bookmarkEnd w:id="61"/>
    <w:bookmarkStart w:id="62" w:name="sol-sqrt-bound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Square roots keep the order of positive numbers,</w:t>
      </w:r>
      <w:r>
        <w:t xml:space="preserve"> </w:t>
      </w:r>
      <w:r>
        <w:t xml:space="preserve">so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2</m:t>
        </m:r>
        <m:r>
          <m:rPr>
            <m:sty m:val="p"/>
          </m:rPr>
          <m:t>&lt;</m:t>
        </m:r>
        <m:r>
          <m:t>4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&lt;</m:t>
        </m:r>
        <m:r>
          <m:t>2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&lt;</m:t>
        </m:r>
        <m:r>
          <m:t>2</m:t>
        </m:r>
      </m:oMath>
      <w:r>
        <w:t xml:space="preserve">.</w:t>
      </w:r>
      <w:r>
        <w:t xml:space="preserve"> </w:t>
      </w:r>
      <w:r>
        <w:t xml:space="preserve">Multiplying each part by</w:t>
      </w:r>
      <w:r>
        <w:t xml:space="preserve"> </w:t>
      </w:r>
      <m:oMath>
        <m:r>
          <m:t>b</m:t>
        </m:r>
      </m:oMath>
      <w:r>
        <w:t xml:space="preserve">, which is positive, keeps the order,</w:t>
      </w:r>
      <w:r>
        <w:t xml:space="preserve"> </w:t>
      </w:r>
      <w:r>
        <w:t xml:space="preserve">and gives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a</m:t>
        </m:r>
        <m:r>
          <m:rPr>
            <m:sty m:val="p"/>
          </m:rPr>
          <m:t>&lt;</m:t>
        </m:r>
        <m:r>
          <m:t>2</m:t>
        </m:r>
        <m:r>
          <m:t>b</m:t>
        </m:r>
      </m:oMath>
      <w:r>
        <w:t xml:space="preserve">.</w:t>
      </w:r>
    </w:p>
    <w:bookmarkEnd w:id="62"/>
    <w:bookmarkStart w:id="63" w:name="def-rational-numbers"/>
    <w:p>
      <w:pPr>
        <w:pStyle w:val="BodyText"/>
      </w:pPr>
      <w:r>
        <w:rPr>
          <w:b/>
          <w:bCs/>
        </w:rPr>
        <w:t xml:space="preserve">Definition 5 (Rational numbers)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rational number</w:t>
      </w:r>
      <w:r>
        <w:t xml:space="preserve"> </w:t>
      </w:r>
      <w:r>
        <w:t xml:space="preserve">(Wikipedia contributors 2026h)</w:t>
      </w:r>
      <w:r>
        <w:t xml:space="preserve"> </w:t>
      </w:r>
      <w:r>
        <w:t xml:space="preserve">is a number that can be written as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integers (</w:t>
      </w:r>
      <w:hyperlink r:id="rId16">
        <w:r>
          <w:rPr>
            <w:rStyle w:val="Hyperlink"/>
          </w:rPr>
          <w:t xml:space="preserve">Definition: Integers</w:t>
        </w:r>
      </w:hyperlink>
      <w:r>
        <w:t xml:space="preserve">) 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set of rational numbers is written</w:t>
      </w:r>
      <w:r>
        <w:t xml:space="preserve"> </w:t>
      </w:r>
      <m:oMath>
        <m:r>
          <m:rPr>
            <m:scr m:val="double-struck"/>
            <m:sty m:val="p"/>
          </m:rPr>
          <m:t>Q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Q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≠</m:t>
              </m:r>
              <m:r>
                <m:t>0</m:t>
              </m:r>
            </m:e>
          </m:d>
          <m:r>
            <m:t>​</m:t>
          </m:r>
        </m:oMath>
      </m:oMathPara>
    </w:p>
    <w:bookmarkEnd w:id="63"/>
    <w:bookmarkStart w:id="64" w:name="exm-rational-numbers"/>
    <w:p>
      <w:pPr>
        <w:pStyle w:val="FirstParagraph"/>
      </w:pPr>
      <w:r>
        <w:rPr>
          <w:b/>
          <w:bCs/>
        </w:rPr>
        <w:t xml:space="preserve">Example 8 (Rational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5"/>
        </w:numPr>
      </w:pPr>
      <m:oMath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is rational,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t>0.75</m:t>
        </m:r>
      </m:oMath>
      <w:r>
        <w:t xml:space="preserve"> </w:t>
      </w:r>
      <w:r>
        <w:t xml:space="preserve">is rational, because</w:t>
      </w:r>
      <w:r>
        <w:t xml:space="preserve"> </w:t>
      </w:r>
      <m:oMath>
        <m:r>
          <m:t>0.75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Every integer is rational: for example,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5</m:t>
            </m:r>
          </m:num>
          <m:den>
            <m:r>
              <m:t>1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t>0.333</m:t>
        </m:r>
        <m:r>
          <m:rPr>
            <m:sty m:val="p"/>
          </m:rPr>
          <m:t>…</m:t>
        </m:r>
      </m:oMath>
      <w:r>
        <w:t xml:space="preserve">, with the</w:t>
      </w:r>
      <w:r>
        <w:t xml:space="preserve"> </w:t>
      </w:r>
      <m:oMath>
        <m:r>
          <m:t>3</m:t>
        </m:r>
      </m:oMath>
      <w:r>
        <w:t xml:space="preserve">s repeating forever, is rational,</w:t>
      </w:r>
      <w:r>
        <w:t xml:space="preserve"> </w:t>
      </w:r>
      <w:r>
        <w:t xml:space="preserve">because</w:t>
      </w:r>
      <w:r>
        <w:t xml:space="preserve"> </w:t>
      </w:r>
      <m:oMath>
        <m:r>
          <m:t>0.333</m:t>
        </m:r>
        <m:r>
          <m:rPr>
            <m:sty m:val="p"/>
          </m:rPr>
          <m:t>…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64"/>
    <w:bookmarkStart w:id="66" w:name="def-irrational-numbers"/>
    <w:p>
      <w:pPr>
        <w:pStyle w:val="FirstParagraph"/>
      </w:pPr>
      <w:r>
        <w:rPr>
          <w:b/>
          <w:bCs/>
        </w:rPr>
        <w:t xml:space="preserve">Definition 6 (Irrational numbers)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irrational number</w:t>
      </w:r>
      <w:r>
        <w:t xml:space="preserve"> </w:t>
      </w:r>
      <w:r>
        <w:t xml:space="preserve">(Wikipedia contributors 2026c)</w:t>
      </w:r>
      <w:r>
        <w:t xml:space="preserve"> </w:t>
      </w:r>
      <w:r>
        <w:t xml:space="preserve">is a real number (</w:t>
      </w:r>
      <w:hyperlink r:id="rId65">
        <w:r>
          <w:rPr>
            <w:rStyle w:val="Hyperlink"/>
          </w:rPr>
          <w:t xml:space="preserve">Definition: Real numbers</w:t>
        </w:r>
      </w:hyperlink>
      <w:r>
        <w:t xml:space="preserve">)</w:t>
      </w:r>
      <w:r>
        <w:t xml:space="preserve"> </w:t>
      </w:r>
      <w:r>
        <w:t xml:space="preserve">that is not rational (</w:t>
      </w:r>
      <w:hyperlink w:anchor="def-rational-numbers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66"/>
    <w:bookmarkStart w:id="68" w:name="exm-irrational-numbers"/>
    <w:p>
      <w:pPr>
        <w:pStyle w:val="BodyText"/>
      </w:pPr>
      <w:r>
        <w:rPr>
          <w:b/>
          <w:bCs/>
        </w:rPr>
        <w:t xml:space="preserve">Example 9 (Irrational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=</m:t>
        </m:r>
        <m:r>
          <m:t>1.41421</m:t>
        </m:r>
        <m:r>
          <m:rPr>
            <m:sty m:val="p"/>
          </m:rPr>
          <m:t>…</m:t>
        </m:r>
      </m:oMath>
      <w:r>
        <w:t xml:space="preserve">, the</w:t>
      </w:r>
      <w:r>
        <w:t xml:space="preserve"> </w:t>
      </w:r>
      <w:hyperlink r:id="rId67">
        <w:r>
          <w:rPr>
            <w:rStyle w:val="Hyperlink"/>
          </w:rPr>
          <w:t xml:space="preserve">square root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2</m:t>
        </m:r>
      </m:oMath>
      <w:r>
        <w:t xml:space="preserve">, is irrational:</w:t>
      </w:r>
      <w:r>
        <w:t xml:space="preserve"> </w:t>
      </w:r>
      <w:r>
        <w:t xml:space="preserve">no fraction of integers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squares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(Wikipedia contributors 2026i)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π</m:t>
        </m:r>
        <m:r>
          <m:rPr>
            <m:sty m:val="p"/>
          </m:rPr>
          <m:t>=</m:t>
        </m:r>
        <m:r>
          <m:t>3.14159</m:t>
        </m:r>
        <m:r>
          <m:rPr>
            <m:sty m:val="p"/>
          </m:rPr>
          <m:t>…</m:t>
        </m:r>
      </m:oMath>
      <w:r>
        <w:t xml:space="preserve"> </w:t>
      </w:r>
      <w:r>
        <w:t xml:space="preserve">is irrational</w:t>
      </w:r>
      <w:r>
        <w:t xml:space="preserve"> </w:t>
      </w:r>
      <w:r>
        <w:t xml:space="preserve">(Wikipedia contributors 2026g)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1.5</m:t>
        </m:r>
      </m:oMath>
      <w:r>
        <w:t xml:space="preserve"> </w:t>
      </w:r>
      <w:r>
        <w:t xml:space="preserve">is not irrational, because</w:t>
      </w:r>
      <w:r>
        <w:t xml:space="preserve"> </w:t>
      </w:r>
      <m:oMath>
        <m:r>
          <m:t>1.5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rational.</w:t>
      </w:r>
    </w:p>
    <w:bookmarkEnd w:id="68"/>
    <w:bookmarkStart w:id="69" w:name="rem-well-ordering"/>
    <w:p>
      <w:pPr>
        <w:pStyle w:val="FirstParagraph"/>
      </w:pPr>
      <w:r>
        <w:rPr>
          <w:i/>
          <w:iCs/>
        </w:rPr>
        <w:t xml:space="preserve">Remark 5</w:t>
      </w:r>
      <w:r>
        <w:t xml:space="preserve"> (Smallest elements). </w:t>
      </w:r>
      <w:r>
        <w:t xml:space="preserve">These notes use one more fact about the integers without proving it</w:t>
      </w:r>
      <w:r>
        <w:t xml:space="preserve"> </w:t>
      </w:r>
      <w:r>
        <w:t xml:space="preserve">(Wikipedia contributors 2026j)</w:t>
      </w:r>
      <w:r>
        <w:t xml:space="preserve">:</w:t>
      </w:r>
    </w:p>
    <w:p>
      <w:pPr>
        <w:pStyle w:val="Compact"/>
        <w:numPr>
          <w:ilvl w:val="0"/>
          <w:numId w:val="1007"/>
        </w:numPr>
      </w:pPr>
      <w:r>
        <w:t xml:space="preserve">every set of positive integers that has at least one element has a smallest element.</w:t>
      </w:r>
    </w:p>
    <w:p>
      <w:pPr>
        <w:pStyle w:val="FirstParagraph"/>
      </w:pPr>
      <w:r>
        <w:t xml:space="preserve">For example, the set of positive integers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for which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  <m:r>
          <m:t>b</m:t>
        </m:r>
      </m:oMath>
      <w:r>
        <w:t xml:space="preserve"> </w:t>
      </w:r>
      <w:r>
        <w:t xml:space="preserve">is an integer</w:t>
      </w:r>
      <w:r>
        <w:t xml:space="preserve"> </w:t>
      </w:r>
      <w:r>
        <w:t xml:space="preserve">has the elements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m:oMath>
        <m:r>
          <m:t>8</m:t>
        </m:r>
      </m:oMath>
      <w:r>
        <w:t xml:space="preserve">,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and so on,</w:t>
      </w:r>
      <w:r>
        <w:t xml:space="preserve"> </w:t>
      </w:r>
      <w:r>
        <w:t xml:space="preserve">and its smallest element is</w:t>
      </w:r>
      <w:r>
        <w:t xml:space="preserve"> </w:t>
      </w:r>
      <m:oMath>
        <m:r>
          <m:t>4</m:t>
        </m:r>
      </m:oMath>
      <w:r>
        <w:t xml:space="preserve">.</w:t>
      </w:r>
    </w:p>
    <w:bookmarkEnd w:id="69"/>
    <w:bookmarkStart w:id="70" w:name="thm-sqrt-two"/>
    <w:p>
      <w:pPr>
        <w:pStyle w:val="BodyText"/>
      </w:pPr>
      <w:r>
        <w:rPr>
          <w:b/>
          <w:bCs/>
        </w:rPr>
        <w:t xml:space="preserve">Theorem 3 (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rPr>
          <w:b/>
          <w:bCs/>
        </w:rPr>
        <w:t xml:space="preserve"> </w:t>
      </w:r>
      <w:r>
        <w:rPr>
          <w:b/>
          <w:bCs/>
        </w:rPr>
        <w:t xml:space="preserve">is irrational)</w:t>
      </w:r>
      <w:r>
        <w:t xml:space="preserve"> </w:t>
      </w:r>
      <w:r>
        <w:t xml:space="preserve">The square root of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irrational (</w:t>
      </w:r>
      <w:hyperlink w:anchor="def-irrational-numbers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(Wikipedia contributors 2026i)</w:t>
      </w:r>
      <w:r>
        <w:t xml:space="preserve">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Suppose, for contradiction, that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is rational (</w:t>
      </w:r>
      <w:hyperlink w:anchor="def-rational-numbers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&gt;</m:t>
        </m:r>
        <m:r>
          <m:t>0</m:t>
        </m:r>
      </m:oMath>
      <w:r>
        <w:t xml:space="preserve">, we can take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positive</w:t>
      </w:r>
      <w:r>
        <w:t xml:space="preserve"> </w:t>
      </w:r>
      <w:r>
        <w:t xml:space="preserve">(if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replace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).</w:t>
      </w:r>
      <w:r>
        <w:t xml:space="preserve"> </w:t>
      </w:r>
      <w:r>
        <w:t xml:space="preserve">So the set of positive integers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for which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t> </m:t>
        </m:r>
        <m:r>
          <m:t>b</m:t>
        </m:r>
      </m:oMath>
      <w:r>
        <w:t xml:space="preserve"> </w:t>
      </w:r>
      <w:r>
        <w:t xml:space="preserve">is an integer has an element,</w:t>
      </w:r>
      <w:r>
        <w:t xml:space="preserve"> </w:t>
      </w:r>
      <w:r>
        <w:t xml:space="preserve">and by</w:t>
      </w:r>
      <w:r>
        <w:t xml:space="preserve"> </w:t>
      </w:r>
      <w:hyperlink w:anchor="rem-well-ordering">
        <w:r>
          <w:rPr>
            <w:rStyle w:val="Hyperlink"/>
          </w:rPr>
          <w:t xml:space="preserve">Remark 5</w:t>
        </w:r>
      </w:hyperlink>
      <w:r>
        <w:t xml:space="preserve"> </w:t>
      </w:r>
      <w:r>
        <w:t xml:space="preserve">it has a smallest element.</w:t>
      </w:r>
      <w:r>
        <w:t xml:space="preserve"> </w:t>
      </w:r>
      <w:r>
        <w:t xml:space="preserve">Let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 that smallest element, and 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  <m:r>
          <m:t> </m:t>
        </m:r>
        <m:r>
          <m:t>b</m:t>
        </m:r>
      </m:oMath>
      <w:r>
        <w:t xml:space="preserve">, a positive integer.</w:t>
      </w:r>
    </w:p>
    <w:p>
      <w:pPr>
        <w:pStyle w:val="BodyText"/>
      </w:pPr>
      <w:r>
        <w:t xml:space="preserve">By</w:t>
      </w:r>
      <w:r>
        <w:t xml:space="preserve"> </w:t>
      </w:r>
      <w:hyperlink w:anchor="sol-sqrt-bounds">
        <w:r>
          <w:rPr>
            <w:rStyle w:val="Hyperlink"/>
          </w:rPr>
          <w:t xml:space="preserve">Solution 6</w:t>
        </w:r>
      </w:hyperlink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a</m:t>
        </m:r>
        <m:r>
          <m:rPr>
            <m:sty m:val="p"/>
          </m:rPr>
          <m:t>&lt;</m:t>
        </m:r>
        <m:r>
          <m:t>2</m:t>
        </m:r>
        <m:r>
          <m:t>b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a</m:t>
        </m:r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is an integer 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&lt;</m:t>
        </m:r>
        <m:r>
          <m:t>b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2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, also an integer.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 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 </m:t>
              </m:r>
              <m:r>
                <m:t>a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 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 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 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a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 </m:t>
              </m:r>
              <m:r>
                <m:t>b</m:t>
              </m:r>
              <m:r>
                <m:rPr>
                  <m:nor/>
                  <m:sty m:val="p"/>
                </m:rPr>
                <m:t> in the first term, and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 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 in the second)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 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a positive integer for which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t> 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an integer,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&lt;</m:t>
        </m:r>
        <m:r>
          <m:t>b</m:t>
        </m:r>
      </m:oMath>
      <w:r>
        <w:t xml:space="preserve">.</w:t>
      </w:r>
      <w:r>
        <w:t xml:space="preserve"> </w:t>
      </w:r>
      <w:r>
        <w:t xml:space="preserve">That contradicts the choice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as the smallest such integer.</w:t>
      </w:r>
      <w:r>
        <w:t xml:space="preserve"> </w:t>
      </w:r>
      <w:r>
        <w:t xml:space="preserve">So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is not rational.</w:t>
      </w:r>
    </w:p>
    <w:bookmarkStart w:id="71" w:name="exm-sqrt-two-step"/>
    <w:p>
      <w:pPr>
        <w:pStyle w:val="BodyText"/>
      </w:pPr>
      <w:r>
        <w:rPr>
          <w:b/>
          <w:bCs/>
        </w:rPr>
        <w:t xml:space="preserve">Example 10 (The step in the proof, on a fraction near</w:t>
      </w:r>
      <w:r>
        <w:rPr>
          <w:b/>
          <w:bCs/>
        </w:rP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rPr>
          <w:b/>
          <w:bCs/>
        </w:rPr>
        <w:t xml:space="preserve">)</w:t>
      </w:r>
      <w:r>
        <w:t xml:space="preserve"> </w:t>
      </w:r>
      <w:r>
        <w:t xml:space="preserve">The proof of</w:t>
      </w:r>
      <w:r>
        <w:t xml:space="preserve"> </w:t>
      </w:r>
      <w:hyperlink w:anchor="thm-sqrt-two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turns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into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t>b</m:t>
            </m:r>
            <m:r>
              <m:rPr>
                <m:sty m:val="p"/>
              </m:rPr>
              <m:t>−</m:t>
            </m:r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den>
        </m:f>
      </m:oMath>
      <w:r>
        <w:t xml:space="preserve">.</w:t>
      </w:r>
      <w:r>
        <w:t xml:space="preserve"> </w:t>
      </w:r>
      <w:r>
        <w:t xml:space="preserve">Applied to</w:t>
      </w:r>
      <w:r>
        <w:t xml:space="preserve"> </w:t>
      </w:r>
      <m:oMath>
        <m:f>
          <m:fPr>
            <m:type m:val="bar"/>
          </m:fPr>
          <m:num>
            <m:r>
              <m:t>7</m:t>
            </m:r>
          </m:num>
          <m:den>
            <m:r>
              <m:t>5</m:t>
            </m:r>
          </m:den>
        </m:f>
        <m:r>
          <m:rPr>
            <m:sty m:val="p"/>
          </m:rPr>
          <m:t>=</m:t>
        </m:r>
        <m:r>
          <m:t>1.4</m:t>
        </m:r>
      </m:oMath>
      <w:r>
        <w:t xml:space="preserve">, whose square is</w:t>
      </w:r>
      <w:r>
        <w:t xml:space="preserve"> </w:t>
      </w:r>
      <m:oMath>
        <m:f>
          <m:fPr>
            <m:type m:val="bar"/>
          </m:fPr>
          <m:num>
            <m:r>
              <m:t>49</m:t>
            </m:r>
          </m:num>
          <m:den>
            <m:r>
              <m:t>25</m:t>
            </m:r>
          </m:den>
        </m:f>
        <m:r>
          <m:rPr>
            <m:sty m:val="p"/>
          </m:rPr>
          <m:t>=</m:t>
        </m:r>
        <m:r>
          <m:t>1.96</m:t>
        </m:r>
      </m:oMath>
      <w:r>
        <w:t xml:space="preserve">,</w:t>
      </w:r>
      <w:r>
        <w:t xml:space="preserve"> </w:t>
      </w:r>
      <w:r>
        <w:t xml:space="preserve">it gives</w:t>
      </w:r>
      <w:r>
        <w:t xml:space="preserve"> </w:t>
      </w:r>
      <m:oMath>
        <m:f>
          <m:fPr>
            <m:type m:val="bar"/>
          </m:fPr>
          <m:num>
            <m:r>
              <m:t>10</m:t>
            </m:r>
            <m:r>
              <m:rPr>
                <m:sty m:val="p"/>
              </m:rPr>
              <m:t>−</m:t>
            </m:r>
            <m:r>
              <m:t>7</m:t>
            </m:r>
          </m:num>
          <m:den>
            <m:r>
              <m:t>7</m:t>
            </m:r>
            <m:r>
              <m:rPr>
                <m:sty m:val="p"/>
              </m:rPr>
              <m:t>−</m:t>
            </m:r>
            <m:r>
              <m:t>5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1.5</m:t>
        </m:r>
      </m:oMath>
      <w:r>
        <w:t xml:space="preserve">,</w:t>
      </w:r>
      <w:r>
        <w:t xml:space="preserve"> </w:t>
      </w:r>
      <w:r>
        <w:t xml:space="preserve">whose square is</w:t>
      </w:r>
      <w:r>
        <w:t xml:space="preserve"> </w:t>
      </w:r>
      <m:oMath>
        <m:f>
          <m:fPr>
            <m:type m:val="bar"/>
          </m:fPr>
          <m:num>
            <m:r>
              <m:t>9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2.25</m:t>
        </m:r>
      </m:oMath>
      <w:r>
        <w:t xml:space="preserve">.</w:t>
      </w:r>
      <w:r>
        <w:t xml:space="preserve"> </w:t>
      </w:r>
      <w:r>
        <w:t xml:space="preserve">Neither fraction is exactly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w:r>
        <w:t xml:space="preserve">and the step moved from denominator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to the smaller denominator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If some fraction were exactly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w:r>
        <w:t xml:space="preserve">the step would give another fraction exactly equal to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 with a smaller positive denominator,</w:t>
      </w:r>
      <w:r>
        <w:t xml:space="preserve"> </w:t>
      </w:r>
      <w:r>
        <w:t xml:space="preserve">and a smallest positive denominator could not exist.</w:t>
      </w:r>
    </w:p>
    <w:bookmarkEnd w:id="71"/>
    <w:bookmarkEnd w:id="72"/>
    <w:bookmarkStart w:id="81" w:name="sec-primes"/>
    <w:p>
      <w:pPr>
        <w:pStyle w:val="Heading1"/>
      </w:pPr>
      <w:r>
        <w:t xml:space="preserve">5. Infinitely many primes</w:t>
      </w:r>
    </w:p>
    <w:bookmarkStart w:id="73" w:name="exr-which-prime"/>
    <w:p>
      <w:pPr>
        <w:pStyle w:val="FirstParagraph"/>
      </w:pPr>
      <w:r>
        <w:rPr>
          <w:b/>
          <w:bCs/>
        </w:rPr>
        <w:t xml:space="preserve">Exercise 7 (Which are prime?)</w:t>
      </w:r>
      <w:r>
        <w:t xml:space="preserve"> </w:t>
      </w:r>
      <w:r>
        <w:t xml:space="preserve">Which of</w:t>
      </w:r>
      <w:r>
        <w:t xml:space="preserve"> </w:t>
      </w:r>
      <m:oMath>
        <m:r>
          <m:t>51</m:t>
        </m:r>
      </m:oMath>
      <w:r>
        <w:t xml:space="preserve">,</w:t>
      </w:r>
      <w:r>
        <w:t xml:space="preserve"> </w:t>
      </w:r>
      <m:oMath>
        <m:r>
          <m:t>53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57</m:t>
        </m:r>
      </m:oMath>
      <w:r>
        <w:t xml:space="preserve"> </w:t>
      </w:r>
      <w:r>
        <w:t xml:space="preserve">have no positive divisors other than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themselves?</w:t>
      </w:r>
      <w:r>
        <w:t xml:space="preserve"> </w:t>
      </w:r>
      <w:r>
        <w:t xml:space="preserve">Hint: try dividing by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</m:oMath>
      <w:r>
        <w:t xml:space="preserve">.</w:t>
      </w:r>
    </w:p>
    <w:bookmarkEnd w:id="73"/>
    <w:bookmarkStart w:id="75" w:name="sol-which-prim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Compact"/>
        <w:numPr>
          <w:ilvl w:val="0"/>
          <w:numId w:val="1008"/>
        </w:numPr>
      </w:pPr>
      <m:oMath>
        <m:r>
          <m:t>51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t>17</m:t>
        </m:r>
      </m:oMath>
      <w:r>
        <w:t xml:space="preserve">, so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divides</w:t>
      </w:r>
      <w:r>
        <w:t xml:space="preserve"> </w:t>
      </w:r>
      <m:oMath>
        <m:r>
          <m:t>51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Definition: Divides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57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t>19</m:t>
        </m:r>
      </m:oMath>
      <w:r>
        <w:t xml:space="preserve">, so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divides</w:t>
      </w:r>
      <w:r>
        <w:t xml:space="preserve"> </w:t>
      </w:r>
      <m:oMath>
        <m:r>
          <m:t>57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t>53</m:t>
        </m:r>
      </m:oMath>
      <w:r>
        <w:t xml:space="preserve"> </w:t>
      </w:r>
      <w:r>
        <w:t xml:space="preserve">is not divisible by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7</m:t>
        </m:r>
      </m:oMath>
      <w:r>
        <w:t xml:space="preserve">, because it lies strictly between two multiples of each: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26</m:t>
        </m:r>
        <m:r>
          <m:rPr>
            <m:sty m:val="p"/>
          </m:rPr>
          <m:t>=</m:t>
        </m:r>
        <m:r>
          <m:t>52</m:t>
        </m:r>
        <m:r>
          <m:rPr>
            <m:sty m:val="p"/>
          </m:rPr>
          <m:t>&lt;</m:t>
        </m:r>
        <m:r>
          <m:t>53</m:t>
        </m:r>
        <m:r>
          <m:rPr>
            <m:sty m:val="p"/>
          </m:rPr>
          <m:t>&lt;</m:t>
        </m:r>
        <m:r>
          <m:t>54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27</m:t>
        </m:r>
      </m:oMath>
      <w:r>
        <w:t xml:space="preserve">,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17</m:t>
        </m:r>
        <m:r>
          <m:rPr>
            <m:sty m:val="p"/>
          </m:rPr>
          <m:t>=</m:t>
        </m:r>
        <m:r>
          <m:t>51</m:t>
        </m:r>
        <m:r>
          <m:rPr>
            <m:sty m:val="p"/>
          </m:rPr>
          <m:t>&lt;</m:t>
        </m:r>
        <m:r>
          <m:t>53</m:t>
        </m:r>
        <m:r>
          <m:rPr>
            <m:sty m:val="p"/>
          </m:rPr>
          <m:t>&lt;</m:t>
        </m:r>
        <m:r>
          <m:t>54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t>18</m:t>
        </m:r>
      </m:oMath>
      <w:r>
        <w:t xml:space="preserve">,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10</m:t>
        </m:r>
        <m:r>
          <m:rPr>
            <m:sty m:val="p"/>
          </m:rPr>
          <m:t>=</m:t>
        </m:r>
        <m:r>
          <m:t>50</m:t>
        </m:r>
        <m:r>
          <m:rPr>
            <m:sty m:val="p"/>
          </m:rPr>
          <m:t>&lt;</m:t>
        </m:r>
        <m:r>
          <m:t>53</m:t>
        </m:r>
        <m:r>
          <m:rPr>
            <m:sty m:val="p"/>
          </m:rPr>
          <m:t>&lt;</m:t>
        </m:r>
        <m:r>
          <m:t>55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⋅</m:t>
        </m:r>
        <m:r>
          <m:t>11</m:t>
        </m:r>
      </m:oMath>
      <w:r>
        <w:t xml:space="preserve">, and</w:t>
      </w:r>
      <w:r>
        <w:t xml:space="preserve"> </w:t>
      </w:r>
      <m:oMath>
        <m:r>
          <m:t>7</m:t>
        </m:r>
        <m:r>
          <m:rPr>
            <m:sty m:val="p"/>
          </m:rPr>
          <m:t>⋅</m:t>
        </m:r>
        <m:r>
          <m:t>7</m:t>
        </m:r>
        <m:r>
          <m:rPr>
            <m:sty m:val="p"/>
          </m:rPr>
          <m:t>=</m:t>
        </m:r>
        <m:r>
          <m:t>49</m:t>
        </m:r>
        <m:r>
          <m:rPr>
            <m:sty m:val="p"/>
          </m:rPr>
          <m:t>&lt;</m:t>
        </m:r>
        <m:r>
          <m:t>53</m:t>
        </m:r>
        <m:r>
          <m:rPr>
            <m:sty m:val="p"/>
          </m:rPr>
          <m:t>&lt;</m:t>
        </m:r>
        <m:r>
          <m:t>56</m:t>
        </m:r>
        <m:r>
          <m:rPr>
            <m:sty m:val="p"/>
          </m:rPr>
          <m:t>=</m:t>
        </m:r>
        <m:r>
          <m:t>7</m:t>
        </m:r>
        <m:r>
          <m:rPr>
            <m:sty m:val="p"/>
          </m:rPr>
          <m:t>⋅</m:t>
        </m:r>
        <m:r>
          <m:t>8</m:t>
        </m:r>
      </m:oMath>
      <w:r>
        <w:t xml:space="preserve">.</w:t>
      </w:r>
      <w:r>
        <w:t xml:space="preserve"> </w:t>
      </w:r>
      <w:r>
        <w:t xml:space="preserve">A divisor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53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d</m:t>
        </m:r>
        <m:r>
          <m:rPr>
            <m:sty m:val="p"/>
          </m:rPr>
          <m:t>&lt;</m:t>
        </m:r>
        <m:r>
          <m:t>53</m:t>
        </m:r>
      </m:oMath>
      <w:r>
        <w:t xml:space="preserve"> </w:t>
      </w:r>
      <w:r>
        <w:t xml:space="preserve">would pair with</w:t>
      </w:r>
      <w:r>
        <w:t xml:space="preserve"> </w:t>
      </w:r>
      <m:oMath>
        <m:f>
          <m:fPr>
            <m:type m:val="bar"/>
          </m:fPr>
          <m:num>
            <m:r>
              <m:t>53</m:t>
            </m:r>
          </m:num>
          <m:den>
            <m:r>
              <m:t>d</m:t>
            </m:r>
          </m:den>
        </m:f>
      </m:oMath>
      <w:r>
        <w:t xml:space="preserve">,</w:t>
      </w:r>
      <w:r>
        <w:t xml:space="preserve"> </w:t>
      </w:r>
      <w:r>
        <w:t xml:space="preserve">and one of the two would be at most</w:t>
      </w:r>
      <w:r>
        <w:t xml:space="preserve"> </w:t>
      </w:r>
      <m:oMath>
        <m:r>
          <m:t>7</m:t>
        </m:r>
      </m:oMath>
      <w:r>
        <w:t xml:space="preserve">, because</w:t>
      </w:r>
      <w:r>
        <w:t xml:space="preserve"> </w:t>
      </w:r>
      <m:oMath>
        <m:r>
          <m:t>8</m:t>
        </m:r>
        <m:r>
          <m:rPr>
            <m:sty m:val="p"/>
          </m:rPr>
          <m:t>⋅</m:t>
        </m:r>
        <m:r>
          <m:t>8</m:t>
        </m:r>
        <m:r>
          <m:rPr>
            <m:sty m:val="p"/>
          </m:rPr>
          <m:t>=</m:t>
        </m:r>
        <m:r>
          <m:t>64</m:t>
        </m:r>
        <m:r>
          <m:rPr>
            <m:sty m:val="p"/>
          </m:rPr>
          <m:t>&gt;</m:t>
        </m:r>
        <m:r>
          <m:t>53</m:t>
        </m:r>
      </m:oMath>
      <w:r>
        <w:t xml:space="preserve">.</w:t>
      </w:r>
      <w:r>
        <w:t xml:space="preserve"> </w:t>
      </w:r>
      <w:r>
        <w:t xml:space="preserve">It would be one of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7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would make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 divisor too, since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divides both (</w:t>
      </w:r>
      <w:hyperlink r:id="rId74">
        <w:r>
          <w:rPr>
            <w:rStyle w:val="Hyperlink"/>
          </w:rPr>
          <w:t xml:space="preserve">Exercise: Divisors of divisors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53</m:t>
        </m:r>
      </m:oMath>
      <w:r>
        <w:t xml:space="preserve"> </w:t>
      </w:r>
      <w:r>
        <w:t xml:space="preserve">has no positive divisors other than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53</m:t>
        </m:r>
      </m:oMath>
      <w:r>
        <w:t xml:space="preserve">.</w:t>
      </w:r>
    </w:p>
    <w:bookmarkEnd w:id="75"/>
    <w:bookmarkStart w:id="76" w:name="def-prime"/>
    <w:p>
      <w:pPr>
        <w:pStyle w:val="FirstParagraph"/>
      </w:pPr>
      <w:r>
        <w:rPr>
          <w:b/>
          <w:bCs/>
        </w:rPr>
        <w:t xml:space="preserve">Definition 7 (Prime number)</w:t>
      </w:r>
      <w:r>
        <w:t xml:space="preserve"> </w:t>
      </w:r>
      <w:r>
        <w:t xml:space="preserve">An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prime</w:t>
      </w:r>
      <w:r>
        <w:t xml:space="preserve"> </w:t>
      </w:r>
      <w:r>
        <w:t xml:space="preserve">if its only positive divisors (</w:t>
      </w:r>
      <w:hyperlink r:id="rId13">
        <w:r>
          <w:rPr>
            <w:rStyle w:val="Hyperlink"/>
          </w:rPr>
          <w:t xml:space="preserve">Definition: Divides</w:t>
        </w:r>
      </w:hyperlink>
      <w:r>
        <w:t xml:space="preserve">)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(Wikipedia contributors 2026e)</w:t>
      </w:r>
      <w:r>
        <w:t xml:space="preserve">.</w:t>
      </w:r>
    </w:p>
    <w:bookmarkEnd w:id="76"/>
    <w:bookmarkStart w:id="77" w:name="exm-prime"/>
    <w:p>
      <w:pPr>
        <w:pStyle w:val="BodyText"/>
      </w:pPr>
      <w:r>
        <w:rPr>
          <w:b/>
          <w:bCs/>
        </w:rPr>
        <w:t xml:space="preserve">Example 11 (Prime and not prime)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m:oMath>
        <m:r>
          <m:t>2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m:oMath>
        <m:r>
          <m:t>7</m:t>
        </m:r>
      </m:oMath>
      <w:r>
        <w:t xml:space="preserve">,</w:t>
      </w:r>
      <w:r>
        <w:t xml:space="preserve"> </w:t>
      </w:r>
      <m:oMath>
        <m:r>
          <m:t>11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13</m:t>
        </m:r>
      </m:oMath>
      <w:r>
        <w:t xml:space="preserve"> </w:t>
      </w:r>
      <w:r>
        <w:t xml:space="preserve">are prime.</w:t>
      </w:r>
    </w:p>
    <w:p>
      <w:pPr>
        <w:pStyle w:val="Compact"/>
        <w:numPr>
          <w:ilvl w:val="0"/>
          <w:numId w:val="1009"/>
        </w:numPr>
      </w:pPr>
      <m:oMath>
        <m:r>
          <m:t>9</m:t>
        </m:r>
      </m:oMath>
      <w:r>
        <w:t xml:space="preserve"> </w:t>
      </w:r>
      <w:r>
        <w:t xml:space="preserve">is not prime, because</w:t>
      </w:r>
      <w:r>
        <w:t xml:space="preserve"> </w:t>
      </w:r>
      <m:oMath>
        <m:r>
          <m:t>3</m:t>
        </m:r>
        <m:r>
          <m:rPr>
            <m:sty m:val="p"/>
          </m:rPr>
          <m:t>∣</m:t>
        </m:r>
        <m:r>
          <m:t>9</m:t>
        </m:r>
      </m:oMath>
      <w:r>
        <w:t xml:space="preserve">, 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neither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nor</w:t>
      </w:r>
      <w:r>
        <w:t xml:space="preserve"> </w:t>
      </w:r>
      <m:oMath>
        <m:r>
          <m:t>9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m:oMath>
        <m:r>
          <m:t>1</m:t>
        </m:r>
      </m:oMath>
      <w:r>
        <w:t xml:space="preserve"> </w:t>
      </w:r>
      <w:r>
        <w:t xml:space="preserve">is not prime, because</w:t>
      </w:r>
      <w:r>
        <w:t xml:space="preserve"> </w:t>
      </w:r>
      <w:hyperlink w:anchor="def-prime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applies only to integers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</w:p>
    <w:bookmarkEnd w:id="77"/>
    <w:bookmarkStart w:id="78" w:name="rem-prime-divisor"/>
    <w:p>
      <w:pPr>
        <w:pStyle w:val="FirstParagraph"/>
      </w:pPr>
      <w:r>
        <w:rPr>
          <w:i/>
          <w:iCs/>
        </w:rPr>
        <w:t xml:space="preserve">Remark 6</w:t>
      </w:r>
      <w:r>
        <w:t xml:space="preserve"> (Every integer above one has a prime divisor). </w:t>
      </w:r>
      <w:r>
        <w:t xml:space="preserve">These notes use one more fact without proving it:</w:t>
      </w:r>
    </w:p>
    <w:p>
      <w:pPr>
        <w:pStyle w:val="Compact"/>
        <w:numPr>
          <w:ilvl w:val="0"/>
          <w:numId w:val="1010"/>
        </w:numPr>
      </w:pPr>
      <w:r>
        <w:t xml:space="preserve">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is divisible by at least one prime (</w:t>
      </w:r>
      <w:hyperlink w:anchor="def-prim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FirstParagraph"/>
      </w:pPr>
      <w:r>
        <w:t xml:space="preserve">For example,</w:t>
      </w:r>
      <w:r>
        <w:t xml:space="preserve"> </w:t>
      </w:r>
      <m:oMath>
        <m:r>
          <m:t>91</m:t>
        </m:r>
      </m:oMath>
      <w:r>
        <w:t xml:space="preserve"> </w:t>
      </w:r>
      <w:r>
        <w:t xml:space="preserve">is divisible by the primes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13</m:t>
        </m:r>
      </m:oMath>
      <w:r>
        <w:t xml:space="preserve">, since</w:t>
      </w:r>
      <w:r>
        <w:t xml:space="preserve"> </w:t>
      </w:r>
      <m:oMath>
        <m:r>
          <m:t>91</m:t>
        </m:r>
        <m:r>
          <m:rPr>
            <m:sty m:val="p"/>
          </m:rPr>
          <m:t>=</m:t>
        </m:r>
        <m:r>
          <m:t>7</m:t>
        </m:r>
        <m:r>
          <m:rPr>
            <m:sty m:val="p"/>
          </m:rPr>
          <m:t>⋅</m:t>
        </m:r>
        <m:r>
          <m:t>13</m:t>
        </m:r>
      </m:oMath>
      <w:r>
        <w:t xml:space="preserve">.</w:t>
      </w:r>
    </w:p>
    <w:bookmarkEnd w:id="78"/>
    <w:bookmarkStart w:id="79" w:name="thm-infinitely-many-primes"/>
    <w:p>
      <w:pPr>
        <w:pStyle w:val="BodyText"/>
      </w:pPr>
      <w:r>
        <w:rPr>
          <w:b/>
          <w:bCs/>
        </w:rPr>
        <w:t xml:space="preserve">Theorem 4 (There are infinitely many primes)</w:t>
      </w:r>
      <w:r>
        <w:t xml:space="preserve"> </w:t>
      </w:r>
      <w:r>
        <w:t xml:space="preserve">There are infinitely many prime numbers (</w:t>
      </w:r>
      <w:hyperlink w:anchor="def-prime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(Wikipedia contributors 2026b)</w:t>
      </w:r>
      <w:r>
        <w:t xml:space="preserve">.</w:t>
      </w:r>
    </w:p>
    <w:bookmarkEnd w:id="7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Suppose, for contradiction, that there are only finitely many primes,</w:t>
      </w:r>
      <w:r>
        <w:t xml:space="preserve"> </w:t>
      </w:r>
      <w:r>
        <w:t xml:space="preserve">and list them all as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 list is not empty, because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prime.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N</m:t>
          </m:r>
          <m:r>
            <m:rPr>
              <m:sty m:val="p"/>
            </m:rPr>
            <m:t>=</m:t>
          </m:r>
          <m:sSub>
            <m:e>
              <m:r>
                <m:t>p</m:t>
              </m:r>
            </m:e>
            <m:sub>
              <m:r>
                <m:t>1</m:t>
              </m:r>
            </m:sub>
          </m:sSub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⋯</m:t>
          </m:r>
          <m:sSub>
            <m:e>
              <m:r>
                <m:t>p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2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rem-prime-divisor">
        <w:r>
          <w:rPr>
            <w:rStyle w:val="Hyperlink"/>
          </w:rPr>
          <w:t xml:space="preserve">Remark 6</w:t>
        </w:r>
      </w:hyperlink>
      <w:r>
        <w:t xml:space="preserve"> </w:t>
      </w:r>
      <w:r>
        <w:t xml:space="preserve">some prime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divides</w:t>
      </w:r>
      <w:r>
        <w:t xml:space="preserve"> </w:t>
      </w:r>
      <m:oMath>
        <m:r>
          <m:t>N</m:t>
        </m:r>
      </m:oMath>
      <w:r>
        <w:t xml:space="preserve">: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p</m:t>
        </m:r>
        <m:r>
          <m:t>s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list holds every prime, so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one 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and so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also divides their product: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sSub>
          <m:e>
            <m: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⋯</m:t>
        </m:r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p</m:t>
        </m:r>
        <m:r>
          <m:t>t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⋯</m:t>
              </m:r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t>s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both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read from right to left)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s</m:t>
        </m:r>
        <m:r>
          <m:rPr>
            <m:sty m:val="p"/>
          </m:rPr>
          <m:t>−</m:t>
        </m:r>
        <m:r>
          <m:t>t</m:t>
        </m:r>
      </m:oMath>
      <w:r>
        <w:t xml:space="preserve"> </w:t>
      </w:r>
      <w:r>
        <w:t xml:space="preserve">is an integer (</w:t>
      </w:r>
      <w:hyperlink r:id="rId27">
        <w:r>
          <w:rPr>
            <w:rStyle w:val="Hyperlink"/>
          </w:rPr>
          <w:t xml:space="preserve">Remark: Facts about integers used without proof</w:t>
        </w:r>
      </w:hyperlink>
      <w:r>
        <w:t xml:space="preserve">),</w:t>
      </w:r>
      <w:r>
        <w:t xml:space="preserve"> </w:t>
      </w:r>
      <m:oMath>
        <m:r>
          <m:t>p</m:t>
        </m:r>
        <m:r>
          <m:rPr>
            <m:sty m:val="p"/>
          </m:rPr>
          <m:t>∣</m:t>
        </m:r>
        <m:r>
          <m:t>1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 and</w:t>
      </w:r>
      <w:r>
        <w:t xml:space="preserve"> </w:t>
      </w:r>
      <m:oMath>
        <m:r>
          <m:t>p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⋅</m:t>
        </m:r>
        <m:r>
          <m:t>1</m:t>
        </m:r>
      </m:oMath>
      <w:r>
        <w:t xml:space="preserve">,</w:t>
      </w:r>
      <w:r>
        <w:t xml:space="preserve"> </w:t>
      </w:r>
      <w:r>
        <w:t xml:space="preserve">so no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p</m:t>
        </m:r>
        <m:r>
          <m:rPr>
            <m:sty m:val="p"/>
          </m:rPr>
          <m:t>∤</m:t>
        </m:r>
        <m:r>
          <m:t>1</m:t>
        </m:r>
      </m:oMath>
      <w:r>
        <w:t xml:space="preserve">.</w:t>
      </w:r>
      <w:r>
        <w:t xml:space="preserve"> </w:t>
      </w:r>
      <w:r>
        <w:t xml:space="preserve">That is a contradiction,</w:t>
      </w:r>
      <w:r>
        <w:t xml:space="preserve"> </w:t>
      </w:r>
      <w:r>
        <w:t xml:space="preserve">so there are infinitely many primes.</w:t>
      </w:r>
    </w:p>
    <w:bookmarkStart w:id="80" w:name="exm-euclid-number"/>
    <w:p>
      <w:pPr>
        <w:pStyle w:val="BodyText"/>
      </w:pPr>
      <w:r>
        <w:rPr>
          <w:b/>
          <w:bCs/>
        </w:rPr>
        <w:t xml:space="preserve">Example 12 (The number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the proof)</w:t>
      </w:r>
      <w:r>
        <w:t xml:space="preserve"> </w:t>
      </w:r>
      <w:r>
        <w:t xml:space="preserve">The proof of</w:t>
      </w:r>
      <w:r>
        <w:t xml:space="preserve"> </w:t>
      </w:r>
      <w:hyperlink w:anchor="thm-infinitely-many-primes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does not claim that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prime.</w:t>
      </w:r>
    </w:p>
    <w:p>
      <w:pPr>
        <w:pStyle w:val="Compact"/>
        <w:numPr>
          <w:ilvl w:val="0"/>
          <w:numId w:val="1011"/>
        </w:numPr>
      </w:pPr>
      <w:r>
        <w:t xml:space="preserve">From the list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5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31</m:t>
        </m:r>
      </m:oMath>
      <w:r>
        <w:t xml:space="preserve">, which is prime.</w:t>
      </w:r>
    </w:p>
    <w:p>
      <w:pPr>
        <w:pStyle w:val="Compact"/>
        <w:numPr>
          <w:ilvl w:val="0"/>
          <w:numId w:val="1011"/>
        </w:numPr>
      </w:pPr>
      <w:r>
        <w:t xml:space="preserve">From the list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11</m:t>
        </m:r>
        <m:r>
          <m:rPr>
            <m:sty m:val="p"/>
          </m:rPr>
          <m:t>,</m:t>
        </m:r>
        <m:r>
          <m:t>13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30030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30031</m:t>
        </m:r>
        <m:r>
          <m:rPr>
            <m:sty m:val="p"/>
          </m:rPr>
          <m:t>=</m:t>
        </m:r>
        <m:r>
          <m:t>59</m:t>
        </m:r>
        <m:r>
          <m:rPr>
            <m:sty m:val="p"/>
          </m:rPr>
          <m:t>⋅</m:t>
        </m:r>
        <m:r>
          <m:t>509</m:t>
        </m:r>
      </m:oMath>
      <w:r>
        <w:t xml:space="preserve">, which is not prime.</w:t>
      </w:r>
      <w:r>
        <w:t xml:space="preserve"> </w:t>
      </w:r>
      <w:r>
        <w:t xml:space="preserve">Its prime divisors</w:t>
      </w:r>
      <w:r>
        <w:t xml:space="preserve"> </w:t>
      </w:r>
      <m:oMath>
        <m:r>
          <m:t>59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509</m:t>
        </m:r>
      </m:oMath>
      <w:r>
        <w:t xml:space="preserve"> </w:t>
      </w:r>
      <w:r>
        <w:t xml:space="preserve">are not in the list,</w:t>
      </w:r>
      <w:r>
        <w:t xml:space="preserve"> </w:t>
      </w:r>
      <w:r>
        <w:t xml:space="preserve">which is what the proof needs: every list of primes misses some prime.</w:t>
      </w:r>
    </w:p>
    <w:bookmarkEnd w:id="80"/>
    <w:bookmarkEnd w:id="81"/>
    <w:bookmarkStart w:id="83" w:name="sec-choosing-method"/>
    <w:p>
      <w:pPr>
        <w:pStyle w:val="Heading1"/>
      </w:pPr>
      <w:r>
        <w:t xml:space="preserve">6. Choosing a method</w:t>
      </w:r>
    </w:p>
    <w:bookmarkStart w:id="82" w:name="rem-choosing-method"/>
    <w:p>
      <w:pPr>
        <w:pStyle w:val="FirstParagraph"/>
      </w:pPr>
      <w:r>
        <w:rPr>
          <w:i/>
          <w:iCs/>
        </w:rPr>
        <w:t xml:space="preserve">Remark 7</w:t>
      </w:r>
      <w:r>
        <w:t xml:space="preserve"> (Which method to try). </w:t>
      </w:r>
    </w:p>
    <w:p>
      <w:pPr>
        <w:pStyle w:val="Compact"/>
        <w:numPr>
          <w:ilvl w:val="0"/>
          <w:numId w:val="1012"/>
        </w:numPr>
      </w:pPr>
      <w:r>
        <w:t xml:space="preserve">Try a direct proof (</w:t>
      </w:r>
      <w:hyperlink r:id="rId23">
        <w:r>
          <w:rPr>
            <w:rStyle w:val="Hyperlink"/>
          </w:rPr>
          <w:t xml:space="preserve">Definition: Direct proof</w:t>
        </w:r>
      </w:hyperlink>
      <w:r>
        <w:t xml:space="preserve">) first.</w:t>
      </w:r>
    </w:p>
    <w:p>
      <w:pPr>
        <w:pStyle w:val="Compact"/>
        <w:numPr>
          <w:ilvl w:val="0"/>
          <w:numId w:val="1012"/>
        </w:numPr>
      </w:pPr>
      <w:r>
        <w:t xml:space="preserve">Try the contrapositive (</w:t>
      </w:r>
      <w:hyperlink w:anchor="def-proof-by-contrapositive">
        <w:r>
          <w:rPr>
            <w:rStyle w:val="Hyperlink"/>
          </w:rPr>
          <w:t xml:space="preserve">Definition 3</w:t>
        </w:r>
      </w:hyperlink>
      <w:r>
        <w:t xml:space="preserve">) when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 </w:t>
      </w:r>
      <w:r>
        <w:t xml:space="preserve">is the easier assumption (</w:t>
      </w:r>
      <w:hyperlink w:anchor="rem-contrapositive-template">
        <w:r>
          <w:rPr>
            <w:rStyle w:val="Hyperlink"/>
          </w:rPr>
          <w:t xml:space="preserve">Remark 2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Try contradiction (</w:t>
      </w:r>
      <w:hyperlink w:anchor="def-proof-by-contradiction">
        <w:r>
          <w:rPr>
            <w:rStyle w:val="Hyperlink"/>
          </w:rPr>
          <w:t xml:space="preserve">Definition 4</w:t>
        </w:r>
      </w:hyperlink>
      <w:r>
        <w:t xml:space="preserve">) when the proposition says that something does not exist or is not true,</w:t>
      </w:r>
      <w:r>
        <w:t xml:space="preserve"> </w:t>
      </w:r>
      <w:r>
        <w:t xml:space="preserve">as in</w:t>
      </w:r>
      <w:r>
        <w:t xml:space="preserve"> </w:t>
      </w:r>
      <w:r>
        <w:t xml:space="preserve">“no integers satisfy”</w:t>
      </w:r>
      <w:r>
        <w:t xml:space="preserve">,</w:t>
      </w:r>
      <w:r>
        <w:t xml:space="preserve"> </w:t>
      </w:r>
      <w:r>
        <w:t xml:space="preserve">“is irrational”</w:t>
      </w:r>
      <w:r>
        <w:t xml:space="preserve"> </w:t>
      </w:r>
      <w:r>
        <w:t xml:space="preserve">or</w:t>
      </w:r>
      <w:r>
        <w:t xml:space="preserve"> </w:t>
      </w:r>
      <w:r>
        <w:t xml:space="preserve">“infinitely many”</w:t>
      </w:r>
      <w:r>
        <w:t xml:space="preserve">:</w:t>
      </w:r>
      <w:r>
        <w:t xml:space="preserve"> </w:t>
      </w:r>
      <w:r>
        <w:t xml:space="preserve">its negation hands you an object to work with.</w:t>
      </w:r>
    </w:p>
    <w:bookmarkEnd w:id="82"/>
    <w:bookmarkEnd w:id="83"/>
    <w:bookmarkStart w:id="105" w:name="references"/>
    <w:p>
      <w:pPr>
        <w:pStyle w:val="Heading1"/>
      </w:pPr>
      <w:r>
        <w:t xml:space="preserve">References</w:t>
      </w:r>
    </w:p>
    <w:bookmarkStart w:id="104" w:name="refs"/>
    <w:bookmarkStart w:id="85" w:name="ref-wikipedia_contraposition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Contraposition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4">
        <w:r>
          <w:rPr>
            <w:rStyle w:val="Hyperlink"/>
          </w:rPr>
          <w:t xml:space="preserve">https://en.wikipedia.org/wiki/Contraposition</w:t>
        </w:r>
      </w:hyperlink>
      <w:r>
        <w:t xml:space="preserve">.</w:t>
      </w:r>
    </w:p>
    <w:bookmarkEnd w:id="85"/>
    <w:bookmarkStart w:id="87" w:name="ref-wikipedia_euclids_theorem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Euclid’s Theorem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6">
        <w:r>
          <w:rPr>
            <w:rStyle w:val="Hyperlink"/>
          </w:rPr>
          <w:t xml:space="preserve">https://en.wikipedia.org/wiki/Euclid%27s_theorem</w:t>
        </w:r>
      </w:hyperlink>
      <w:r>
        <w:t xml:space="preserve">.</w:t>
      </w:r>
    </w:p>
    <w:bookmarkEnd w:id="87"/>
    <w:bookmarkStart w:id="89" w:name="ref-wikipedia_irrational_number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Irrational Number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8">
        <w:r>
          <w:rPr>
            <w:rStyle w:val="Hyperlink"/>
          </w:rPr>
          <w:t xml:space="preserve">https://en.wikipedia.org/wiki/Irrational_number</w:t>
        </w:r>
      </w:hyperlink>
      <w:r>
        <w:t xml:space="preserve">.</w:t>
      </w:r>
    </w:p>
    <w:bookmarkEnd w:id="89"/>
    <w:bookmarkStart w:id="91" w:name="ref-wikipedia_modular_arithmetic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Modular Arithmetic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90">
        <w:r>
          <w:rPr>
            <w:rStyle w:val="Hyperlink"/>
          </w:rPr>
          <w:t xml:space="preserve">https://en.wikipedia.org/wiki/Modular_arithmetic</w:t>
        </w:r>
      </w:hyperlink>
      <w:r>
        <w:t xml:space="preserve">.</w:t>
      </w:r>
    </w:p>
    <w:bookmarkEnd w:id="91"/>
    <w:bookmarkStart w:id="93" w:name="ref-wikipedia_prime_number"/>
    <w:p>
      <w:pPr>
        <w:pStyle w:val="Bibliography"/>
      </w:pPr>
      <w:r>
        <w:t xml:space="preserve">Wikipedia contributors. 2026e.</w:t>
      </w:r>
      <w:r>
        <w:t xml:space="preserve"> </w:t>
      </w:r>
      <w:r>
        <w:rPr>
          <w:i/>
          <w:iCs/>
        </w:rPr>
        <w:t xml:space="preserve">Prime Number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92">
        <w:r>
          <w:rPr>
            <w:rStyle w:val="Hyperlink"/>
          </w:rPr>
          <w:t xml:space="preserve">https://en.wikipedia.org/wiki/Prime_number</w:t>
        </w:r>
      </w:hyperlink>
      <w:r>
        <w:t xml:space="preserve">.</w:t>
      </w:r>
    </w:p>
    <w:bookmarkEnd w:id="93"/>
    <w:bookmarkStart w:id="95" w:name="ref-wikipedia_proof_by_contradiction"/>
    <w:p>
      <w:pPr>
        <w:pStyle w:val="Bibliography"/>
      </w:pPr>
      <w:r>
        <w:t xml:space="preserve">Wikipedia contributors. 2026f.</w:t>
      </w:r>
      <w:r>
        <w:t xml:space="preserve"> </w:t>
      </w:r>
      <w:r>
        <w:rPr>
          <w:i/>
          <w:iCs/>
        </w:rPr>
        <w:t xml:space="preserve">Proof by Contradiction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94">
        <w:r>
          <w:rPr>
            <w:rStyle w:val="Hyperlink"/>
          </w:rPr>
          <w:t xml:space="preserve">https://en.wikipedia.org/wiki/Proof_by_contradiction</w:t>
        </w:r>
      </w:hyperlink>
      <w:r>
        <w:t xml:space="preserve">.</w:t>
      </w:r>
    </w:p>
    <w:bookmarkEnd w:id="95"/>
    <w:bookmarkStart w:id="97" w:name="X2c662dceb8d7725560ab90b673a0a1289c21e20"/>
    <w:p>
      <w:pPr>
        <w:pStyle w:val="Bibliography"/>
      </w:pPr>
      <w:r>
        <w:t xml:space="preserve">Wikipedia contributors. 2026g.</w:t>
      </w:r>
      <w:r>
        <w:t xml:space="preserve"> </w:t>
      </w:r>
      <w:r>
        <w:rPr>
          <w:i/>
          <w:iCs/>
        </w:rPr>
        <w:t xml:space="preserve">Proof That Pi Is Irrational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96">
        <w:r>
          <w:rPr>
            <w:rStyle w:val="Hyperlink"/>
          </w:rPr>
          <w:t xml:space="preserve">https://en.wikipedia.org/wiki/Proof_that_%CF%80_is_irrational</w:t>
        </w:r>
      </w:hyperlink>
      <w:r>
        <w:t xml:space="preserve">.</w:t>
      </w:r>
    </w:p>
    <w:bookmarkEnd w:id="97"/>
    <w:bookmarkStart w:id="99" w:name="ref-wikipedia_rational_number"/>
    <w:p>
      <w:pPr>
        <w:pStyle w:val="Bibliography"/>
      </w:pPr>
      <w:r>
        <w:t xml:space="preserve">Wikipedia contributors. 2026h.</w:t>
      </w:r>
      <w:r>
        <w:t xml:space="preserve"> </w:t>
      </w:r>
      <w:r>
        <w:rPr>
          <w:i/>
          <w:iCs/>
        </w:rPr>
        <w:t xml:space="preserve">Rational Number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98">
        <w:r>
          <w:rPr>
            <w:rStyle w:val="Hyperlink"/>
          </w:rPr>
          <w:t xml:space="preserve">https://en.wikipedia.org/wiki/Rational_number</w:t>
        </w:r>
      </w:hyperlink>
      <w:r>
        <w:t xml:space="preserve">.</w:t>
      </w:r>
    </w:p>
    <w:bookmarkEnd w:id="99"/>
    <w:bookmarkStart w:id="101" w:name="ref-wikipedia_square_root_of_2"/>
    <w:p>
      <w:pPr>
        <w:pStyle w:val="Bibliography"/>
      </w:pPr>
      <w:r>
        <w:t xml:space="preserve">Wikipedia contributors. 2026i.</w:t>
      </w:r>
      <w:r>
        <w:t xml:space="preserve"> </w:t>
      </w:r>
      <w:r>
        <w:rPr>
          <w:i/>
          <w:iCs/>
        </w:rPr>
        <w:t xml:space="preserve">Square Root of 2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00">
        <w:r>
          <w:rPr>
            <w:rStyle w:val="Hyperlink"/>
          </w:rPr>
          <w:t xml:space="preserve">https://en.wikipedia.org/wiki/Square_root_of_2</w:t>
        </w:r>
      </w:hyperlink>
      <w:r>
        <w:t xml:space="preserve">.</w:t>
      </w:r>
    </w:p>
    <w:bookmarkEnd w:id="101"/>
    <w:bookmarkStart w:id="103" w:name="ref-wikipedia_well_ordering_principle"/>
    <w:p>
      <w:pPr>
        <w:pStyle w:val="Bibliography"/>
      </w:pPr>
      <w:r>
        <w:t xml:space="preserve">Wikipedia contributors. 2026j.</w:t>
      </w:r>
      <w:r>
        <w:t xml:space="preserve"> </w:t>
      </w:r>
      <w:r>
        <w:rPr>
          <w:i/>
          <w:iCs/>
        </w:rPr>
        <w:t xml:space="preserve">Well-Ordering Principle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02">
        <w:r>
          <w:rPr>
            <w:rStyle w:val="Hyperlink"/>
          </w:rPr>
          <w:t xml:space="preserve">https://en.wikipedia.org/wiki/Well-ordering_principle</w:t>
        </w:r>
      </w:hyperlink>
      <w:r>
        <w:t xml:space="preserve">.</w:t>
      </w:r>
    </w:p>
    <w:bookmarkEnd w:id="103"/>
    <w:bookmarkEnd w:id="104"/>
    <w:bookmarkEnd w:id="10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84" Type="http://schemas.openxmlformats.org/officeDocument/2006/relationships/hyperlink" Target="https://en.wikipedia.org/wiki/Contraposition" TargetMode="External"/><Relationship Id="rId86" Type="http://schemas.openxmlformats.org/officeDocument/2006/relationships/hyperlink" Target="https://en.wikipedia.org/wiki/Euclid%27s_theorem" TargetMode="External"/><Relationship Id="rId88" Type="http://schemas.openxmlformats.org/officeDocument/2006/relationships/hyperlink" Target="https://en.wikipedia.org/wiki/Irrational_number" TargetMode="External"/><Relationship Id="rId90" Type="http://schemas.openxmlformats.org/officeDocument/2006/relationships/hyperlink" Target="https://en.wikipedia.org/wiki/Modular_arithmetic" TargetMode="External"/><Relationship Id="rId92" Type="http://schemas.openxmlformats.org/officeDocument/2006/relationships/hyperlink" Target="https://en.wikipedia.org/wiki/Prime_number" TargetMode="External"/><Relationship Id="rId94" Type="http://schemas.openxmlformats.org/officeDocument/2006/relationships/hyperlink" Target="https://en.wikipedia.org/wiki/Proof_by_contradiction" TargetMode="External"/><Relationship Id="rId96" Type="http://schemas.openxmlformats.org/officeDocument/2006/relationships/hyperlink" Target="https://en.wikipedia.org/wiki/Proof_that_%CF%80_is_irrational" TargetMode="External"/><Relationship Id="rId98" Type="http://schemas.openxmlformats.org/officeDocument/2006/relationships/hyperlink" Target="https://en.wikipedia.org/wiki/Rational_number" TargetMode="External"/><Relationship Id="rId100" Type="http://schemas.openxmlformats.org/officeDocument/2006/relationships/hyperlink" Target="https://en.wikipedia.org/wiki/Square_root_of_2" TargetMode="External"/><Relationship Id="rId102" Type="http://schemas.openxmlformats.org/officeDocument/2006/relationships/hyperlink" Target="https://en.wikipedia.org/wiki/Well-ordering_principle" TargetMode="External"/><Relationship Id="rId23" Type="http://schemas.openxmlformats.org/officeDocument/2006/relationships/hyperlink" Target="https://morrison-lab.github.io/mcs/chapters/direct-proof.html#def-direct-proof" TargetMode="External"/><Relationship Id="rId13" Type="http://schemas.openxmlformats.org/officeDocument/2006/relationships/hyperlink" Target="https://morrison-lab.github.io/mcs/chapters/direct-proof.html#def-divides" TargetMode="External"/><Relationship Id="rId26" Type="http://schemas.openxmlformats.org/officeDocument/2006/relationships/hyperlink" Target="https://morrison-lab.github.io/mcs/chapters/direct-proof.html#def-even-odd" TargetMode="External"/><Relationship Id="rId16" Type="http://schemas.openxmlformats.org/officeDocument/2006/relationships/hyperlink" Target="https://morrison-lab.github.io/mcs/chapters/direct-proof.html#def-integers" TargetMode="External"/><Relationship Id="rId25" Type="http://schemas.openxmlformats.org/officeDocument/2006/relationships/hyperlink" Target="https://morrison-lab.github.io/mcs/chapters/direct-proof.html#def-odd" TargetMode="External"/><Relationship Id="rId39" Type="http://schemas.openxmlformats.org/officeDocument/2006/relationships/hyperlink" Target="https://morrison-lab.github.io/mcs/chapters/direct-proof.html#def-proof-by-cases" TargetMode="External"/><Relationship Id="rId74" Type="http://schemas.openxmlformats.org/officeDocument/2006/relationships/hyperlink" Target="https://morrison-lab.github.io/mcs/chapters/direct-proof.html#exr-divides-transitive" TargetMode="External"/><Relationship Id="rId27" Type="http://schemas.openxmlformats.org/officeDocument/2006/relationships/hyperlink" Target="https://morrison-lab.github.io/mcs/chapters/direct-proof.html#rem-integer-closure" TargetMode="External"/><Relationship Id="rId52" Type="http://schemas.openxmlformats.org/officeDocument/2006/relationships/hyperlink" Target="https://morrison-lab.github.io/mcs/chapters/equivalence-negation.html#def-contradiction" TargetMode="External"/><Relationship Id="rId19" Type="http://schemas.openxmlformats.org/officeDocument/2006/relationships/hyperlink" Target="https://morrison-lab.github.io/mcs/chapters/equivalence-negation.html#def-logical-equivalence" TargetMode="External"/><Relationship Id="rId38" Type="http://schemas.openxmlformats.org/officeDocument/2006/relationships/hyperlink" Target="https://morrison-lab.github.io/mcs/chapters/equivalence-negation.html#thm-de-morgan-logic" TargetMode="External"/><Relationship Id="rId55" Type="http://schemas.openxmlformats.org/officeDocument/2006/relationships/hyperlink" Target="https://morrison-lab.github.io/mcs/chapters/equivalence-negation.html#thm-negate-conditional" TargetMode="External"/><Relationship Id="rId51" Type="http://schemas.openxmlformats.org/officeDocument/2006/relationships/hyperlink" Target="https://morrison-lab.github.io/mcs/chapters/propositional-logic.html#def-and" TargetMode="External"/><Relationship Id="rId33" Type="http://schemas.openxmlformats.org/officeDocument/2006/relationships/hyperlink" Target="https://morrison-lab.github.io/mcs/chapters/propositional-logic.html#def-implies" TargetMode="External"/><Relationship Id="rId30" Type="http://schemas.openxmlformats.org/officeDocument/2006/relationships/hyperlink" Target="https://morrison-lab.github.io/mcs/chapters/propositional-logic.html#def-not" TargetMode="External"/><Relationship Id="rId20" Type="http://schemas.openxmlformats.org/officeDocument/2006/relationships/hyperlink" Target="https://morrison-lab.github.io/mcs/chapters/propositional-logic.html#def-proposition" TargetMode="External"/><Relationship Id="rId34" Type="http://schemas.openxmlformats.org/officeDocument/2006/relationships/hyperlink" Target="https://morrison-lab.github.io/mcs/chapters/propositional-logic.html#def-truth-table" TargetMode="External"/><Relationship Id="rId65" Type="http://schemas.openxmlformats.org/officeDocument/2006/relationships/hyperlink" Target="https://morrison-lab.github.io/mcs/chapters/sets.html#def-real-numbers" TargetMode="External"/><Relationship Id="rId12" Type="http://schemas.openxmlformats.org/officeDocument/2006/relationships/hyperlink" Target="https://morrison-lab.github.io/mds/" TargetMode="External"/><Relationship Id="rId48" Type="http://schemas.openxmlformats.org/officeDocument/2006/relationships/hyperlink" Target="https://morrison-lab.github.io/mds/algebra.html#def-distributive" TargetMode="External"/><Relationship Id="rId67" Type="http://schemas.openxmlformats.org/officeDocument/2006/relationships/hyperlink" Target="https://morrison-lab.github.io/mds/algebra.html#def-square-root" TargetMode="External"/><Relationship Id="rId35" Type="http://schemas.openxmlformats.org/officeDocument/2006/relationships/hyperlink" Target="https://morrison-lab.github.io/mds/proof-writing.html#def-logically-equivalent" TargetMode="External"/></Relationships>
</file>

<file path=word/_rels/footnotes.xml.rels><?xml version='1.0' encoding='UTF-8' standalone='yes'?>
<Relationships xmlns="http://schemas.openxmlformats.org/package/2006/relationships"><Relationship Id="rId84" Type="http://schemas.openxmlformats.org/officeDocument/2006/relationships/hyperlink" Target="https://en.wikipedia.org/wiki/Contraposition" TargetMode="External"/><Relationship Id="rId86" Type="http://schemas.openxmlformats.org/officeDocument/2006/relationships/hyperlink" Target="https://en.wikipedia.org/wiki/Euclid%27s_theorem" TargetMode="External"/><Relationship Id="rId88" Type="http://schemas.openxmlformats.org/officeDocument/2006/relationships/hyperlink" Target="https://en.wikipedia.org/wiki/Irrational_number" TargetMode="External"/><Relationship Id="rId90" Type="http://schemas.openxmlformats.org/officeDocument/2006/relationships/hyperlink" Target="https://en.wikipedia.org/wiki/Modular_arithmetic" TargetMode="External"/><Relationship Id="rId92" Type="http://schemas.openxmlformats.org/officeDocument/2006/relationships/hyperlink" Target="https://en.wikipedia.org/wiki/Prime_number" TargetMode="External"/><Relationship Id="rId94" Type="http://schemas.openxmlformats.org/officeDocument/2006/relationships/hyperlink" Target="https://en.wikipedia.org/wiki/Proof_by_contradiction" TargetMode="External"/><Relationship Id="rId96" Type="http://schemas.openxmlformats.org/officeDocument/2006/relationships/hyperlink" Target="https://en.wikipedia.org/wiki/Proof_that_%CF%80_is_irrational" TargetMode="External"/><Relationship Id="rId98" Type="http://schemas.openxmlformats.org/officeDocument/2006/relationships/hyperlink" Target="https://en.wikipedia.org/wiki/Rational_number" TargetMode="External"/><Relationship Id="rId100" Type="http://schemas.openxmlformats.org/officeDocument/2006/relationships/hyperlink" Target="https://en.wikipedia.org/wiki/Square_root_of_2" TargetMode="External"/><Relationship Id="rId102" Type="http://schemas.openxmlformats.org/officeDocument/2006/relationships/hyperlink" Target="https://en.wikipedia.org/wiki/Well-ordering_principle" TargetMode="External"/><Relationship Id="rId23" Type="http://schemas.openxmlformats.org/officeDocument/2006/relationships/hyperlink" Target="https://morrison-lab.github.io/mcs/chapters/direct-proof.html#def-direct-proof" TargetMode="External"/><Relationship Id="rId13" Type="http://schemas.openxmlformats.org/officeDocument/2006/relationships/hyperlink" Target="https://morrison-lab.github.io/mcs/chapters/direct-proof.html#def-divides" TargetMode="External"/><Relationship Id="rId26" Type="http://schemas.openxmlformats.org/officeDocument/2006/relationships/hyperlink" Target="https://morrison-lab.github.io/mcs/chapters/direct-proof.html#def-even-odd" TargetMode="External"/><Relationship Id="rId16" Type="http://schemas.openxmlformats.org/officeDocument/2006/relationships/hyperlink" Target="https://morrison-lab.github.io/mcs/chapters/direct-proof.html#def-integers" TargetMode="External"/><Relationship Id="rId25" Type="http://schemas.openxmlformats.org/officeDocument/2006/relationships/hyperlink" Target="https://morrison-lab.github.io/mcs/chapters/direct-proof.html#def-odd" TargetMode="External"/><Relationship Id="rId39" Type="http://schemas.openxmlformats.org/officeDocument/2006/relationships/hyperlink" Target="https://morrison-lab.github.io/mcs/chapters/direct-proof.html#def-proof-by-cases" TargetMode="External"/><Relationship Id="rId74" Type="http://schemas.openxmlformats.org/officeDocument/2006/relationships/hyperlink" Target="https://morrison-lab.github.io/mcs/chapters/direct-proof.html#exr-divides-transitive" TargetMode="External"/><Relationship Id="rId27" Type="http://schemas.openxmlformats.org/officeDocument/2006/relationships/hyperlink" Target="https://morrison-lab.github.io/mcs/chapters/direct-proof.html#rem-integer-closure" TargetMode="External"/><Relationship Id="rId52" Type="http://schemas.openxmlformats.org/officeDocument/2006/relationships/hyperlink" Target="https://morrison-lab.github.io/mcs/chapters/equivalence-negation.html#def-contradiction" TargetMode="External"/><Relationship Id="rId19" Type="http://schemas.openxmlformats.org/officeDocument/2006/relationships/hyperlink" Target="https://morrison-lab.github.io/mcs/chapters/equivalence-negation.html#def-logical-equivalence" TargetMode="External"/><Relationship Id="rId38" Type="http://schemas.openxmlformats.org/officeDocument/2006/relationships/hyperlink" Target="https://morrison-lab.github.io/mcs/chapters/equivalence-negation.html#thm-de-morgan-logic" TargetMode="External"/><Relationship Id="rId55" Type="http://schemas.openxmlformats.org/officeDocument/2006/relationships/hyperlink" Target="https://morrison-lab.github.io/mcs/chapters/equivalence-negation.html#thm-negate-conditional" TargetMode="External"/><Relationship Id="rId51" Type="http://schemas.openxmlformats.org/officeDocument/2006/relationships/hyperlink" Target="https://morrison-lab.github.io/mcs/chapters/propositional-logic.html#def-and" TargetMode="External"/><Relationship Id="rId33" Type="http://schemas.openxmlformats.org/officeDocument/2006/relationships/hyperlink" Target="https://morrison-lab.github.io/mcs/chapters/propositional-logic.html#def-implies" TargetMode="External"/><Relationship Id="rId30" Type="http://schemas.openxmlformats.org/officeDocument/2006/relationships/hyperlink" Target="https://morrison-lab.github.io/mcs/chapters/propositional-logic.html#def-not" TargetMode="External"/><Relationship Id="rId20" Type="http://schemas.openxmlformats.org/officeDocument/2006/relationships/hyperlink" Target="https://morrison-lab.github.io/mcs/chapters/propositional-logic.html#def-proposition" TargetMode="External"/><Relationship Id="rId34" Type="http://schemas.openxmlformats.org/officeDocument/2006/relationships/hyperlink" Target="https://morrison-lab.github.io/mcs/chapters/propositional-logic.html#def-truth-table" TargetMode="External"/><Relationship Id="rId65" Type="http://schemas.openxmlformats.org/officeDocument/2006/relationships/hyperlink" Target="https://morrison-lab.github.io/mcs/chapters/sets.html#def-real-numbers" TargetMode="External"/><Relationship Id="rId12" Type="http://schemas.openxmlformats.org/officeDocument/2006/relationships/hyperlink" Target="https://morrison-lab.github.io/mds/" TargetMode="External"/><Relationship Id="rId48" Type="http://schemas.openxmlformats.org/officeDocument/2006/relationships/hyperlink" Target="https://morrison-lab.github.io/mds/algebra.html#def-distributive" TargetMode="External"/><Relationship Id="rId67" Type="http://schemas.openxmlformats.org/officeDocument/2006/relationships/hyperlink" Target="https://morrison-lab.github.io/mds/algebra.html#def-square-root" TargetMode="External"/><Relationship Id="rId35" Type="http://schemas.openxmlformats.org/officeDocument/2006/relationships/hyperlink" Target="https://morrison-lab.github.io/mds/proof-writing.html#def-logically-equivalen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Contrapositive and Contradiction</dc:title>
  <dc:creator/>
  <cp:keywords/>
  <dcterms:created xsi:type="dcterms:W3CDTF">2026-10-29T19:54:24Z</dcterms:created>
  <dcterms:modified xsi:type="dcterms:W3CDTF">2026-10-29T19:54:24Z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12:51:24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Proving a statement by way of its negation</vt:lpwstr>
  </property>
  <property fmtid="{D5CDD505-2E9C-101B-9397-08002B2CF9AE}" pid="17" name="toc-title">
    <vt:lpwstr>Table of contents</vt:lpwstr>
  </property>
</Properties>
</file>