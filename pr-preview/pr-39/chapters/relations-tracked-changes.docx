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Relations</w:t>
      </w:r>
    </w:p>
    <w:p>
      <w:pPr>
        <w:pStyle w:val="Subtitle"/>
      </w:pPr>
      <w:r>
        <w:t xml:space="preserve">Relations between sets, their properties, equivalence relations, partitions and functions</w:t>
      </w:r>
    </w:p>
    <w:p>
      <w:pPr>
        <w:pStyle w:val="Date"/>
      </w:pPr>
      <w:del w:id="1" w:author="PR Preview" w:date="2026-01-01T00:00:00Z">
        <w:r>
          <w:delText xml:space="preserve">Last modified: 2026-10-29 08:04:26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12:51:24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chapter, and their order, follow the course calendar and Kameron Decker Harris’s Fall 2026 lecture notes on relations.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relation from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a set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B</m:t>
              </m:r>
            </m:oMath>
            <w:r>
              <w:t xml:space="preserve">, and a relation on a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 a subset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notation</w:t>
            </w:r>
            <w:r>
              <w:t xml:space="preserve"> </w:t>
            </w:r>
            <m:oMath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arrow diagrams, directed graphs and zero-one matrices as ways to draw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reading reflexivity and symmetry from a matrix or a directed graph;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inverse of a relation, and the powers of a relation;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powers of a relation whose arrows go around a cycle, adapted here from a cycle of four elements to rock, paper, scissors;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equivalence relations and equivalence classes;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function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as a relation that relates each element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exactly one element of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domain, codomain and range of a function;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injective, surjective and bijective functions, the identity function, and the fact that a function has an inverse function exactly when it is bijective.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definitions included from mds come from that site,</w:t>
            </w:r>
            <w:r>
              <w:t xml:space="preserve"> </w:t>
            </w:r>
            <w:r>
              <w:t xml:space="preserve">and the definitions of an antisymmetric relation, the composition of relations and a partition follow the standard ones cited with them.</w:t>
            </w:r>
            <w:r>
              <w:t xml:space="preserve"> </w:t>
            </w:r>
            <w:r>
              <w:t xml:space="preserve">The exercises, the other examples, the Racket functions and all the proofs are new.</w:t>
            </w:r>
          </w:p>
        </w:tc>
      </w:tr>
    </w:tbl>
    <w:bookmarkStart w:id="24" w:name="sec-relations"/>
    <w:p>
      <w:pPr>
        <w:pStyle w:val="Heading1"/>
      </w:pPr>
      <w:r>
        <w:t xml:space="preserve">1. Relations</w:t>
      </w:r>
    </w:p>
    <w:bookmarkStart w:id="13" w:name="exr-word-letters"/>
    <w:p>
      <w:pPr>
        <w:pStyle w:val="FirstParagraph"/>
      </w:pPr>
      <w:r>
        <w:rPr>
          <w:b/>
          <w:bCs/>
        </w:rPr>
        <w:t xml:space="preserve">Exercise 1 (Letters in words)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owl</m:t>
            </m:r>
          </m:e>
        </m:d>
        <m:r>
          <m:t>​</m:t>
        </m:r>
      </m:oMath>
      <w:r>
        <w:t xml:space="preserve"> </w:t>
      </w:r>
      <w:r>
        <w:t xml:space="preserve">be a set of words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 set of letters.</w:t>
      </w:r>
      <w:r>
        <w:t xml:space="preserve"> </w:t>
      </w:r>
      <w:r>
        <w:t xml:space="preserve">List the ordered pairs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the Cartesian product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w:r>
        <w:t xml:space="preserve">for which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.</w:t>
      </w:r>
    </w:p>
    <w:bookmarkEnd w:id="13"/>
    <w:bookmarkStart w:id="14" w:name="sol-word-lette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Go through the words one at a time:</w:t>
      </w:r>
    </w:p>
    <w:p>
      <w:pPr>
        <w:pStyle w:val="Compact"/>
        <w:numPr>
          <w:ilvl w:val="0"/>
          <w:numId w:val="1002"/>
        </w:numPr>
      </w:pPr>
      <w:r>
        <w:t xml:space="preserve">cat has the letters c and t from</w:t>
      </w:r>
      <w:r>
        <w:t xml:space="preserve"> </w:t>
      </w:r>
      <m:oMath>
        <m:r>
          <m:t>L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dog has the letters d and o;</w:t>
      </w:r>
    </w:p>
    <w:p>
      <w:pPr>
        <w:pStyle w:val="Compact"/>
        <w:numPr>
          <w:ilvl w:val="0"/>
          <w:numId w:val="1002"/>
        </w:numPr>
      </w:pPr>
      <w:r>
        <w:t xml:space="preserve">owl has only o, since w and l are not in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So the pairs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cat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dog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owl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other pairs of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</m:oMath>
      <w:r>
        <w:t xml:space="preserve">, are left out.</w:t>
      </w:r>
    </w:p>
    <w:bookmarkEnd w:id="14"/>
    <w:bookmarkStart w:id="17" w:name="def-binary-relation"/>
    <w:p>
      <w:pPr>
        <w:pStyle w:val="BodyText"/>
      </w:pPr>
      <w:r>
        <w:rPr>
          <w:b/>
          <w:bCs/>
        </w:rPr>
        <w:t xml:space="preserve">Definition 1 (Relation from one set to another)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 (</w:t>
      </w:r>
      <w:hyperlink r:id="rId15">
        <w:r>
          <w:rPr>
            <w:rStyle w:val="Hyperlink"/>
          </w:rPr>
          <w:t xml:space="preserve">Definition: Set</w:t>
        </w:r>
      </w:hyperlink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the Cartesian product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we write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 say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.</w:t>
      </w:r>
    </w:p>
    <w:bookmarkEnd w:id="17"/>
    <w:bookmarkStart w:id="18" w:name="exm-word-letters"/>
    <w:p>
      <w:pPr>
        <w:pStyle w:val="BodyText"/>
      </w:pPr>
      <w:r>
        <w:rPr>
          <w:b/>
          <w:bCs/>
        </w:rPr>
        <w:t xml:space="preserve">Example 1 (Words and their letters)</w:t>
      </w:r>
      <w:r>
        <w:t xml:space="preserve"> </w:t>
      </w:r>
      <w:r>
        <w:t xml:space="preserve">The pairs found in</w:t>
      </w:r>
      <w:r>
        <w:t xml:space="preserve"> </w:t>
      </w:r>
      <w:hyperlink w:anchor="sol-word-letters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form a relation 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dog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owl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t>x</m:t>
        </m:r>
      </m:oMath>
      <w:r>
        <w:t xml:space="preserve"> </w:t>
      </w:r>
      <w:r>
        <w:t xml:space="preserve">means that the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 letter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H</m:t>
            </m:r>
          </m:e>
        </m:box>
        <m:r>
          <m:rPr>
            <m:nor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owl</m:t>
        </m:r>
        <m:r>
          <m:rPr>
            <m:sty m:val="p"/>
          </m:rPr>
          <m:t>,</m:t>
        </m:r>
        <m:r>
          <m:rPr>
            <m:nor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H</m:t>
        </m:r>
      </m:oMath>
      <w:r>
        <w:t xml:space="preserve">.</w:t>
      </w:r>
      <w:r>
        <w:t xml:space="preserve"> </w:t>
      </w:r>
      <w:r>
        <w:t xml:space="preserve">The word cat is related to two letters,</w:t>
      </w:r>
      <w:r>
        <w:t xml:space="preserve"> </w:t>
      </w:r>
      <w:r>
        <w:t xml:space="preserve">and the letter o has two words related to it.</w:t>
      </w:r>
    </w:p>
    <w:p>
      <w:pPr>
        <w:pStyle w:val="BodyText"/>
      </w:pPr>
      <w:r>
        <w:t xml:space="preserve">The empty set and</w:t>
      </w:r>
      <w:r>
        <w:t xml:space="preserve"> </w:t>
      </w:r>
      <m:oMath>
        <m:r>
          <m:t>W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itself are relations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too:</w:t>
      </w:r>
      <w:r>
        <w:t xml:space="preserve"> </w:t>
      </w:r>
      <w:r>
        <w:t xml:space="preserve">the first relates no word to any letter,</w:t>
      </w:r>
      <w:r>
        <w:t xml:space="preserve"> </w:t>
      </w:r>
      <w:r>
        <w:t xml:space="preserve">and the second relates every word to every letter.</w:t>
      </w:r>
    </w:p>
    <w:bookmarkEnd w:id="18"/>
    <w:bookmarkStart w:id="20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9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21"/>
    <w:bookmarkStart w:id="22" w:name="rem-relation-on-set"/>
    <w:p>
      <w:pPr>
        <w:pStyle w:val="BodyText"/>
      </w:pPr>
      <w:r>
        <w:rPr>
          <w:i/>
          <w:iCs/>
        </w:rPr>
        <w:t xml:space="preserve">Remark 1</w:t>
      </w:r>
      <w:r>
        <w:t xml:space="preserve"> (A relation on a set is a set of pairs). </w:t>
      </w:r>
      <w:r>
        <w:t xml:space="preserve">A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elation">
        <w:r>
          <w:rPr>
            <w:rStyle w:val="Hyperlink"/>
          </w:rPr>
          <w:t xml:space="preserve">Definition 2</w:t>
        </w:r>
      </w:hyperlink>
      <w:r>
        <w:t xml:space="preserve">) decides,</w:t>
      </w:r>
      <w:r>
        <w:t xml:space="preserve"> </w:t>
      </w:r>
      <w:r>
        <w:t xml:space="preserve">for each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elements of</w:t>
      </w:r>
      <w:r>
        <w:t xml:space="preserve"> </w:t>
      </w:r>
      <m:oMath>
        <m:r>
          <m:t>S</m:t>
        </m:r>
      </m:oMath>
      <w:r>
        <w:t xml:space="preserve">,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The pairs for which it holds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×</m:t>
            </m:r>
            <m:r>
              <m:t>S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∼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In the other direction, a subset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 </w:t>
      </w:r>
      <w:r>
        <w:t xml:space="preserve">decides, for each pair, whether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So a relation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same as a relation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from here on we treat it as a subset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S</m:t>
        </m:r>
      </m:oMath>
      <w:r>
        <w:t xml:space="preserve">,</w:t>
      </w:r>
      <w:r>
        <w:t xml:space="preserve"> </w:t>
      </w:r>
      <w:r>
        <w:t xml:space="preserve">named with a letter such as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 with a symbol such as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.</w:t>
      </w:r>
    </w:p>
    <w:p>
      <w:pPr>
        <w:pStyle w:val="BodyText"/>
      </w:pPr>
      <w:r>
        <w:t xml:space="preserve">For example, the relation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relation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plane 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,</w:t>
      </w:r>
      <w:r>
        <w:t xml:space="preserve"> </w:t>
      </w:r>
      <w:r>
        <w:t xml:space="preserve">which are the points above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22"/>
    <w:bookmarkStart w:id="23" w:name="exm-parent"/>
    <w:p>
      <w:pPr>
        <w:pStyle w:val="BodyText"/>
      </w:pPr>
      <w:r>
        <w:rPr>
          <w:b/>
          <w:bCs/>
        </w:rPr>
        <w:t xml:space="preserve">Example 3 (Parents in a family)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Ada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Ben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Cora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Dev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Eva</m:t>
            </m:r>
          </m:e>
        </m:d>
        <m:r>
          <m:t>​</m:t>
        </m:r>
      </m:oMath>
      <w:r>
        <w:t xml:space="preserve"> </w:t>
      </w:r>
      <w:r>
        <w:t xml:space="preserve">be five people in a family,</w:t>
      </w:r>
      <w:r>
        <w:t xml:space="preserve"> </w:t>
      </w:r>
      <w:r>
        <w:t xml:space="preserve">where Ada is the parent of Ben and of Cora,</w:t>
      </w:r>
      <w:r>
        <w:t xml:space="preserve"> </w:t>
      </w:r>
      <w:r>
        <w:t xml:space="preserve">Ben is the parent of Dev,</w:t>
      </w:r>
      <w:r>
        <w:t xml:space="preserve"> </w:t>
      </w:r>
      <w:r>
        <w:t xml:space="preserve">and Cora is the parent of Eva.</w:t>
      </w:r>
      <w:r>
        <w:t xml:space="preserve"> </w:t>
      </w:r>
      <w:r>
        <w:t xml:space="preserve">The relation</w:t>
      </w:r>
      <w:r>
        <w:t xml:space="preserve"> </w:t>
      </w:r>
      <w:r>
        <w:t xml:space="preserve">“is a parent of”</w:t>
      </w:r>
      <w:r>
        <w:t xml:space="preserve"> </w:t>
      </w:r>
      <w:r>
        <w:t xml:space="preserve">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 the set of four pairs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Ben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rPr>
            <m:nor/>
            <m:sty m:val="p"/>
          </m:rPr>
          <m:t>Dev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Dev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P</m:t>
        </m:r>
      </m:oMath>
      <w:r>
        <w:t xml:space="preserve">, since Dev is Ben’s child, not Ben’s parent.</w:t>
      </w:r>
    </w:p>
    <w:bookmarkEnd w:id="23"/>
    <w:bookmarkEnd w:id="24"/>
    <w:bookmarkStart w:id="44" w:name="sec-drawing-relations"/>
    <w:p>
      <w:pPr>
        <w:pStyle w:val="Heading1"/>
      </w:pPr>
      <w:r>
        <w:t xml:space="preserve">2. Drawing relations</w:t>
      </w:r>
    </w:p>
    <w:bookmarkStart w:id="25" w:name="exr-beats"/>
    <w:p>
      <w:pPr>
        <w:pStyle w:val="FirstParagraph"/>
      </w:pPr>
      <w:r>
        <w:rPr>
          <w:b/>
          <w:bCs/>
        </w:rPr>
        <w:t xml:space="preserve">Exercise 2 (Rock, paper, scissors)</w:t>
      </w:r>
      <w:r>
        <w:t xml:space="preserve"> </w:t>
      </w:r>
      <w:r>
        <w:t xml:space="preserve">In the game rock, paper, scissors,</w:t>
      </w:r>
      <w:r>
        <w:t xml:space="preserve"> </w:t>
      </w:r>
      <w:r>
        <w:t xml:space="preserve">rock beats scissors,</w:t>
      </w:r>
      <w:r>
        <w:t xml:space="preserve"> </w:t>
      </w:r>
      <w:r>
        <w:t xml:space="preserve">scissors beats paper,</w:t>
      </w:r>
      <w:r>
        <w:t xml:space="preserve"> </w:t>
      </w:r>
      <w:r>
        <w:t xml:space="preserve">and paper beats rock.</w:t>
      </w:r>
      <w:r>
        <w:t xml:space="preserve"> </w:t>
      </w:r>
      <w:r>
        <w:t xml:space="preserve">Write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 the set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as a set of ordered pairs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</w:p>
    <w:bookmarkEnd w:id="25"/>
    <w:bookmarkStart w:id="26" w:name="sol-beat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Each statement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 </w:t>
      </w:r>
      <w:r>
        <w:t xml:space="preserve">gives the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with the winner first: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No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beats itself, so no pair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entry twice.</w:t>
      </w:r>
    </w:p>
    <w:bookmarkEnd w:id="26"/>
    <w:bookmarkStart w:id="27" w:name="exm-beats"/>
    <w:p>
      <w:pPr>
        <w:pStyle w:val="BodyText"/>
      </w:pPr>
      <w:r>
        <w:rPr>
          <w:b/>
          <w:bCs/>
        </w:rPr>
        <w:t xml:space="preserve">Example 4 (The relation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sol-beats">
        <w:r>
          <w:rPr>
            <w:rStyle w:val="Hyperlink"/>
          </w:rPr>
          <w:t xml:space="preserve">Solution 2</w:t>
        </w:r>
      </w:hyperlink>
      <w:r>
        <w:t xml:space="preserve">, the relation</w:t>
      </w:r>
      <w:r>
        <w:t xml:space="preserve"> </w:t>
      </w:r>
      <w:r>
        <w:t xml:space="preserve">“beats”</w:t>
      </w:r>
      <w:r>
        <w:t xml:space="preserve"> </w:t>
      </w:r>
      <w:r>
        <w:t xml:space="preserve">on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rock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paper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scissors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nor/>
            <m:sty m:val="p"/>
          </m:rPr>
          <m:t>rock</m:t>
        </m:r>
        <m:box>
          <m:boxPr>
            <m:opEmu m:val="on"/>
          </m:boxPr>
          <m:e>
            <m:r>
              <m:rPr>
                <m:sty m:val="p"/>
              </m:rPr>
              <m:t>B</m:t>
            </m:r>
          </m:e>
        </m:box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,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since the first entry of each pair is the winner.</w:t>
      </w:r>
    </w:p>
    <w:bookmarkEnd w:id="27"/>
    <w:bookmarkStart w:id="28" w:name="def-arrow-diagram"/>
    <w:p>
      <w:pPr>
        <w:pStyle w:val="BodyText"/>
      </w:pPr>
      <w:r>
        <w:rPr>
          <w:b/>
          <w:bCs/>
        </w:rPr>
        <w:t xml:space="preserve">Definition 3 (Arrow diagram)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arrow diagram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draws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one column and the elements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another,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</w:p>
    <w:bookmarkEnd w:id="28"/>
    <w:bookmarkStart w:id="33" w:name="exm-arrow-diagram"/>
    <w:p>
      <w:pPr>
        <w:pStyle w:val="BodyText"/>
      </w:pPr>
      <w:r>
        <w:rPr>
          <w:b/>
          <w:bCs/>
        </w:rPr>
        <w:t xml:space="preserve">Example 5 (An arrow diagram of words and letters)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Each of the five pairs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one arrow.</w:t>
      </w:r>
      <w:r>
        <w:t xml:space="preserve"> </w:t>
      </w:r>
      <w:r>
        <w:t xml:space="preserve">Two arrows leave cat, and two arrive at o.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word-letters"/>
          <w:p>
            <w:pPr>
              <w:pStyle w:val="Compact"/>
              <w:jc w:val="center"/>
            </w:pPr>
            <w:r>
              <w:drawing>
                <wp:inline>
                  <wp:extent cx="2667000" cy="219418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word-letters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94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arrow diagram of the relation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from the words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to the letters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they contain.</w:t>
            </w:r>
          </w:p>
          <w:bookmarkEnd w:id="32"/>
        </w:tc>
      </w:tr>
    </w:tbl>
    <w:bookmarkEnd w:id="33"/>
    <w:bookmarkStart w:id="34" w:name="def-relation-digraph"/>
    <w:p>
      <w:pPr>
        <w:pStyle w:val="BodyText"/>
      </w:pPr>
      <w:r>
        <w:rPr>
          <w:b/>
          <w:bCs/>
        </w:rPr>
        <w:t xml:space="preserve">Definition 4 (Directed graph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directed graph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2026g)</w:t>
      </w:r>
      <w:r>
        <w:t xml:space="preserve"> </w:t>
      </w:r>
      <w:r>
        <w:t xml:space="preserve">draws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once, as a labeled point,</w:t>
      </w:r>
      <w:r>
        <w:t xml:space="preserve"> </w:t>
      </w:r>
      <w:r>
        <w:t xml:space="preserve">with an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drawn as an arrow that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comes back to</w:t>
      </w:r>
      <w:r>
        <w:t xml:space="preserve"> </w:t>
      </w:r>
      <m:oMath>
        <m:r>
          <m:t>a</m:t>
        </m:r>
      </m:oMath>
      <w:r>
        <w:t xml:space="preserve">.</w:t>
      </w:r>
    </w:p>
    <w:bookmarkEnd w:id="34"/>
    <w:bookmarkStart w:id="39" w:name="exm-relation-digraph"/>
    <w:p>
      <w:pPr>
        <w:pStyle w:val="BodyText"/>
      </w:pPr>
      <w:r>
        <w:rPr>
          <w:b/>
          <w:bCs/>
        </w:rPr>
        <w:t xml:space="preserve">Example 6 (The directed graph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appears once,</w:t>
      </w:r>
      <w:r>
        <w:t xml:space="preserve"> </w:t>
      </w:r>
      <w:r>
        <w:t xml:space="preserve">where an arrow diagram (</w:t>
      </w:r>
      <w:hyperlink w:anchor="def-arrow-diagram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would draw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twice, once in each column.</w:t>
      </w:r>
      <w:r>
        <w:t xml:space="preserve"> </w:t>
      </w:r>
      <w:r>
        <w:t xml:space="preserve">Starting from any element and following the arrows leads around the triangle,</w:t>
      </w:r>
      <w:r>
        <w:t xml:space="preserve"> </w:t>
      </w:r>
      <w:r>
        <w:t xml:space="preserve">and back to the start after three arrows.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beats"/>
          <w:p>
            <w:pPr>
              <w:pStyle w:val="Compact"/>
              <w:jc w:val="center"/>
            </w:pPr>
            <w:r>
              <w:drawing>
                <wp:inline>
                  <wp:extent cx="2133600" cy="1845887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beats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18458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directed graph of the relation</w:t>
            </w:r>
            <w:r>
              <w:t xml:space="preserve"> </w:t>
            </w:r>
            <w:r>
              <w:t xml:space="preserve">“beats”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38"/>
        </w:tc>
      </w:tr>
    </w:tbl>
    <w:bookmarkEnd w:id="39"/>
    <w:bookmarkStart w:id="42" w:name="def-relation-matrix"/>
    <w:p>
      <w:pPr>
        <w:pStyle w:val="BodyText"/>
      </w:pPr>
      <w:r>
        <w:rPr>
          <w:b/>
          <w:bCs/>
        </w:rPr>
        <w:t xml:space="preserve">Definition 5 (Matrix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finite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Definition: Finite set</w:t>
        </w:r>
      </w:hyperlink>
      <w:r>
        <w:t xml:space="preserve">),</w:t>
      </w:r>
      <w:r>
        <w:t xml:space="preserve"> </w:t>
      </w:r>
      <w:r>
        <w:t xml:space="preserve">and list their elements in a chosen order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b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b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2026q)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(</w:t>
      </w:r>
      <w:hyperlink r:id="rId41">
        <w:r>
          <w:rPr>
            <w:rStyle w:val="Hyperlink"/>
          </w:rPr>
          <w:t xml:space="preserve">Definition: Matrix</w:t>
        </w:r>
      </w:hyperlink>
      <w:r>
        <w:t xml:space="preserve">)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whose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R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R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a relation on a set</w:t>
      </w:r>
      <w:r>
        <w:t xml:space="preserve"> </w:t>
      </w:r>
      <m:oMath>
        <m:r>
          <m:t>A</m:t>
        </m:r>
      </m:oMath>
      <w:r>
        <w:t xml:space="preserve">, the rows and the columns list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same order.</w:t>
      </w:r>
    </w:p>
    <w:bookmarkEnd w:id="42"/>
    <w:bookmarkStart w:id="43" w:name="exm-relation-matrix"/>
    <w:p>
      <w:pPr>
        <w:pStyle w:val="BodyText"/>
      </w:pPr>
      <w:r>
        <w:rPr>
          <w:b/>
          <w:bCs/>
        </w:rPr>
        <w:t xml:space="preserve">Example 7 (Matrices of two relations)</w:t>
      </w:r>
      <w:r>
        <w:t xml:space="preserve"> </w:t>
      </w:r>
      <w:r>
        <w:t xml:space="preserve">List the words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the order cat, dog, owl,</w:t>
      </w:r>
      <w:r>
        <w:t xml:space="preserve"> </w:t>
      </w:r>
      <w:r>
        <w:t xml:space="preserve">and the letters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the order c, d, o, t.</w:t>
      </w:r>
      <w:r>
        <w:t xml:space="preserve"> </w:t>
      </w: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Row 1, for cat, has a 1 in the columns for c and t,</w:t>
      </w:r>
      <w:r>
        <w:t xml:space="preserve"> </w:t>
      </w:r>
      <w:r>
        <w:t xml:space="preserve">the two arrows that leave cat in</w:t>
      </w:r>
      <w:r>
        <w:t xml:space="preserve"> </w:t>
      </w:r>
      <w:hyperlink w:anchor="fig-word-letters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BodyText"/>
      </w:pPr>
      <w:r>
        <w:t xml:space="preserve">List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the order rock, paper, scissors.</w:t>
      </w:r>
      <w:r>
        <w:t xml:space="preserve"> </w:t>
      </w: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has the matrix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on the diagonal,</w:t>
      </w:r>
      <w:r>
        <w:t xml:space="preserve"> </w:t>
      </w:r>
      <m:oMath>
        <m:sSub>
          <m:e>
            <m:r>
              <m:t>m</m:t>
            </m:r>
          </m:e>
          <m:sub>
            <m:r>
              <m:t>11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33</m:t>
            </m:r>
          </m:sub>
        </m:sSub>
      </m:oMath>
      <w:r>
        <w:t xml:space="preserve">, are 0, since nothing beats itself.</w:t>
      </w:r>
      <w:r>
        <w:t xml:space="preserve"> </w:t>
      </w:r>
      <w:r>
        <w:t xml:space="preserve">Listing the elements in another order would move the rows and columns around,</w:t>
      </w:r>
      <w:r>
        <w:t xml:space="preserve"> </w:t>
      </w:r>
      <w:r>
        <w:t xml:space="preserve">but the new matrix would hold the same pairs.</w:t>
      </w:r>
    </w:p>
    <w:bookmarkEnd w:id="43"/>
    <w:bookmarkEnd w:id="44"/>
    <w:bookmarkStart w:id="70" w:name="sec-relation-properties"/>
    <w:p>
      <w:pPr>
        <w:pStyle w:val="Heading1"/>
      </w:pPr>
      <w:r>
        <w:t xml:space="preserve">3. Properties of relations</w:t>
      </w:r>
    </w:p>
    <w:bookmarkStart w:id="45" w:name="exr-beats-transitive"/>
    <w:p>
      <w:pPr>
        <w:pStyle w:val="FirstParagraph"/>
      </w:pPr>
      <w:r>
        <w:rPr>
          <w:b/>
          <w:bCs/>
        </w:rPr>
        <w:t xml:space="preserve">Exercise 3 (Does rock beat paper?)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rock beats scissors and scissors beats paper.</w:t>
      </w:r>
      <w:r>
        <w:t xml:space="preserve"> </w:t>
      </w:r>
      <w:r>
        <w:t xml:space="preserve">Does rock beat paper?</w:t>
      </w:r>
    </w:p>
    <w:bookmarkEnd w:id="45"/>
    <w:bookmarkStart w:id="46" w:name="sol-beats-transitiv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No.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,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B</m:t>
        </m:r>
      </m:oMath>
      <w:r>
        <w:t xml:space="preserve">;</w:t>
      </w:r>
      <w:r>
        <w:t xml:space="preserve"> </w:t>
      </w:r>
      <w:r>
        <w:t xml:space="preserve">paper beats rock, not the other way around.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 </w:t>
      </w:r>
      <w:r>
        <w:t xml:space="preserve">does not guarantee</w:t>
      </w:r>
      <w:r>
        <w:t xml:space="preserve"> 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beats</w:t>
      </w:r>
      <w:r>
        <w:t xml:space="preserve"> </w:t>
      </w:r>
      <m:oMath>
        <m:r>
          <m:t>c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 properties in this section are rules of this kind,</w:t>
      </w:r>
      <w:r>
        <w:t xml:space="preserve"> </w:t>
      </w:r>
      <w:r>
        <w:t xml:space="preserve">which a relation may or may not follow.</w:t>
      </w:r>
    </w:p>
    <w:bookmarkEnd w:id="46"/>
    <w:bookmarkStart w:id="51" w:name="exm-shares-letter"/>
    <w:p>
      <w:pPr>
        <w:pStyle w:val="BodyText"/>
      </w:pPr>
      <w:r>
        <w:rPr>
          <w:b/>
          <w:bCs/>
        </w:rPr>
        <w:t xml:space="preserve">Example 8 (Words that share a letter)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at least one letter in common 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, since both have a c,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 since both have an o,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the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Each word has a letter in common with itself,</w:t>
      </w:r>
      <w:r>
        <w:t xml:space="preserve"> </w:t>
      </w:r>
      <w:r>
        <w:t xml:space="preserve">so each point has an arrow that comes back to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shares-letter"/>
          <w:p>
            <w:pPr>
              <w:pStyle w:val="Compact"/>
              <w:jc w:val="center"/>
            </w:pPr>
            <w:r>
              <w:drawing>
                <wp:inline>
                  <wp:extent cx="3733800" cy="117018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../images/relations-shares-letter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701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directed graph of the relation</w:t>
            </w:r>
            <w:r>
              <w:t xml:space="preserve"> </w:t>
            </w:r>
            <w:r>
              <w:t xml:space="preserve">“shares a letter with”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</w:p>
          <w:bookmarkEnd w:id="50"/>
        </w:tc>
      </w:tr>
    </w:tbl>
    <w:bookmarkEnd w:id="51"/>
    <w:bookmarkStart w:id="54" w:name="def-reflexive"/>
    <w:p>
      <w:pPr>
        <w:pStyle w:val="BodyText"/>
      </w:pPr>
      <w:r>
        <w:rPr>
          <w:b/>
          <w:bCs/>
        </w:rPr>
        <w:t xml:space="preserve">Definition 6 (Reflexive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reflexive</w:t>
      </w:r>
      <w:r>
        <w:t xml:space="preserve"> </w:t>
      </w:r>
      <w:r>
        <w:t xml:space="preserve">(Wikipedia contributors 2026t)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4"/>
    <w:bookmarkStart w:id="55" w:name="exm-reflexive-or-not"/>
    <w:p>
      <w:pPr>
        <w:pStyle w:val="BodyText"/>
      </w:pPr>
      <w:r>
        <w:rPr>
          <w:b/>
          <w:bCs/>
        </w:rPr>
        <w:t xml:space="preserve">Example 9 (Reflexive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since every word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has a letter in common with itself.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reflexive, since rock does not beat rock.</w:t>
      </w:r>
    </w:p>
    <w:p>
      <w:pPr>
        <w:pStyle w:val="Compact"/>
        <w:numPr>
          <w:ilvl w:val="0"/>
          <w:numId w:val="1003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reflexive, since Ada is not her own parent.</w:t>
      </w:r>
    </w:p>
    <w:bookmarkEnd w:id="55"/>
    <w:bookmarkStart w:id="58" w:name="def-symmetric-relation"/>
    <w:p>
      <w:pPr>
        <w:pStyle w:val="FirstParagraph"/>
      </w:pPr>
      <w:r>
        <w:rPr>
          <w:b/>
          <w:bCs/>
        </w:rPr>
        <w:t xml:space="preserve">Definition 7 (Symmetric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(Wikipedia contributors 2026v)</w:t>
      </w:r>
      <w:r>
        <w:t xml:space="preserve"> </w:t>
      </w:r>
      <w:r>
        <w:t xml:space="preserve">if,</w:t>
      </w:r>
      <w:r>
        <w:t xml:space="preserve"> </w:t>
      </w:r>
      <w:hyperlink r:id="rId56">
        <w:r>
          <w:rPr>
            <w:rStyle w:val="Hyperlink"/>
          </w:rPr>
          <w:t xml:space="preserve">for all</w:t>
        </w:r>
      </w:hyperlink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hyperlink r:id="rId57">
        <w:r>
          <w:rPr>
            <w:rStyle w:val="Hyperlink"/>
          </w:rPr>
          <w:t xml:space="preserve">implies</w:t>
        </w:r>
      </w:hyperlink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bookmarkEnd w:id="58"/>
    <w:bookmarkStart w:id="59" w:name="exm-symmetric-or-not"/>
    <w:p>
      <w:pPr>
        <w:pStyle w:val="BodyText"/>
      </w:pPr>
      <w:r>
        <w:rPr>
          <w:b/>
          <w:bCs/>
        </w:rPr>
        <w:t xml:space="preserve">Example 10 (Symmetric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letter in common with</w:t>
      </w:r>
      <w:r>
        <w:t xml:space="preserve"> </w:t>
      </w:r>
      <m:oMath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 the same letter in common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rock beats scissors, but scissors does not beat rock.</w:t>
      </w:r>
    </w:p>
    <w:p>
      <w:pPr>
        <w:pStyle w:val="Compact"/>
        <w:numPr>
          <w:ilvl w:val="0"/>
          <w:numId w:val="1004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symmetric:</w:t>
      </w:r>
      <w:r>
        <w:t xml:space="preserve"> </w:t>
      </w:r>
      <w:r>
        <w:t xml:space="preserve">Ada is a parent of Ben, but Ben is not a parent of Ada.</w:t>
      </w:r>
    </w:p>
    <w:bookmarkEnd w:id="59"/>
    <w:bookmarkStart w:id="60" w:name="def-antisymmetric"/>
    <w:p>
      <w:pPr>
        <w:pStyle w:val="FirstParagraph"/>
      </w:pPr>
      <w:r>
        <w:rPr>
          <w:b/>
          <w:bCs/>
        </w:rPr>
        <w:t xml:space="preserve">Definition 8 (Antisymmetric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antisymmetric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60"/>
    <w:bookmarkStart w:id="64" w:name="exm-antisymmetric-or-not"/>
    <w:p>
      <w:pPr>
        <w:pStyle w:val="BodyText"/>
      </w:pPr>
      <w:r>
        <w:rPr>
          <w:b/>
          <w:bCs/>
        </w:rPr>
        <w:t xml:space="preserve">Example 11 (Antisymmetric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</w:t>
      </w:r>
      <w:r>
        <w:t xml:space="preserve"> </w:t>
      </w:r>
      <w:r>
        <w:t xml:space="preserve">a relation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when,</w:t>
      </w:r>
      <w:r>
        <w:t xml:space="preserve"> </w:t>
      </w:r>
      <w:r>
        <w:t xml:space="preserve">for any two different elements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,</w:t>
      </w:r>
      <w:r>
        <w:t xml:space="preserve"> </w:t>
      </w:r>
      <w:r>
        <w:t xml:space="preserve">at most one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different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 each other.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antisymmetric:</w:t>
      </w:r>
      <w:r>
        <w:t xml:space="preserve"> </w:t>
      </w:r>
      <w:r>
        <w:t xml:space="preserve">no two people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each other’s parent.</w:t>
      </w:r>
    </w:p>
    <w:p>
      <w:pPr>
        <w:pStyle w:val="Compact"/>
        <w:numPr>
          <w:ilvl w:val="0"/>
          <w:numId w:val="1005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antisymmetric: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cat</m:t>
        </m:r>
      </m:oMath>
      <w:r>
        <w:t xml:space="preserve">, but cat and cow are different words.</w:t>
      </w:r>
    </w:p>
    <w:p>
      <w:pPr>
        <w:pStyle w:val="Compact"/>
        <w:numPr>
          <w:ilvl w:val="0"/>
          <w:numId w:val="1005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 on the power set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Definition: Power set</w:t>
        </w:r>
      </w:hyperlink>
      <w:r>
        <w:t xml:space="preserve">) is antisymmetric: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⊆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⊆</m:t>
        </m:r>
        <m:r>
          <m:t>X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by</w:t>
      </w:r>
      <w:r>
        <w:t xml:space="preserve"> 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.</w:t>
      </w:r>
    </w:p>
    <w:bookmarkEnd w:id="64"/>
    <w:bookmarkStart w:id="65" w:name="def-transitive"/>
    <w:p>
      <w:pPr>
        <w:pStyle w:val="FirstParagraph"/>
      </w:pPr>
      <w:r>
        <w:rPr>
          <w:b/>
          <w:bCs/>
        </w:rPr>
        <w:t xml:space="preserve">Definition 9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(Wikipedia contributors 2026w)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65"/>
    <w:bookmarkStart w:id="67" w:name="exm-transitive-or-not"/>
    <w:p>
      <w:pPr>
        <w:pStyle w:val="BodyText"/>
      </w:pPr>
      <w:r>
        <w:rPr>
          <w:b/>
          <w:bCs/>
        </w:rPr>
        <w:t xml:space="preserve">Example 12 (Transitive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not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 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transitive: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transitive:</w:t>
      </w:r>
      <w:r>
        <w:t xml:space="preserve"> </w:t>
      </w:r>
      <w:r>
        <w:t xml:space="preserve">Ada is a parent of Ben and Ben is a parent of Dev,</w:t>
      </w:r>
      <w:r>
        <w:t xml:space="preserve"> </w:t>
      </w:r>
      <w:r>
        <w:t xml:space="preserve">but Ada is not a parent of Dev.</w:t>
      </w:r>
    </w:p>
    <w:p>
      <w:pPr>
        <w:pStyle w:val="Compact"/>
        <w:numPr>
          <w:ilvl w:val="0"/>
          <w:numId w:val="1006"/>
        </w:numPr>
      </w:pPr>
      <w:r>
        <w:t xml:space="preserve">For a set</w:t>
      </w:r>
      <w:r>
        <w:t xml:space="preserve"> </w:t>
      </w:r>
      <m:oMath>
        <m:r>
          <m:t>U</m:t>
        </m:r>
      </m:oMath>
      <w:r>
        <w:t xml:space="preserve">, the relation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P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transitive, by</w:t>
      </w:r>
      <w:r>
        <w:t xml:space="preserve"> </w:t>
      </w:r>
      <w:hyperlink r:id="rId66">
        <w:r>
          <w:rPr>
            <w:rStyle w:val="Hyperlink"/>
          </w:rPr>
          <w:t xml:space="preserve">Theorem: Subsets of subsets</w:t>
        </w:r>
      </w:hyperlink>
      <w:r>
        <w:t xml:space="preserve">.</w:t>
      </w:r>
    </w:p>
    <w:bookmarkEnd w:id="67"/>
    <w:bookmarkStart w:id="68" w:name="rem-symmetric-antisymmetric"/>
    <w:p>
      <w:pPr>
        <w:pStyle w:val="FirstParagraph"/>
      </w:pPr>
      <w:r>
        <w:rPr>
          <w:i/>
          <w:iCs/>
        </w:rPr>
        <w:t xml:space="preserve">Remark 2</w:t>
      </w:r>
      <w:r>
        <w:t xml:space="preserve"> (Antisymmetric is not the opposite of symmetric). </w:t>
      </w:r>
      <w:r>
        <w:t xml:space="preserve">A relation can be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and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only one of the two,</w:t>
      </w:r>
      <w:r>
        <w:t xml:space="preserve"> </w:t>
      </w:r>
      <w:r>
        <w:t xml:space="preserve">or neither: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both,</w:t>
      </w:r>
      <w:r>
        <w:t xml:space="preserve"> </w:t>
      </w:r>
      <w:r>
        <w:t xml:space="preserve">since it relates no word to a different word, so no pair can break either property;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symmetric but not antisymmetric;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antisymmetric but not symmetric;</w:t>
      </w:r>
    </w:p>
    <w:p>
      <w:pPr>
        <w:pStyle w:val="Compact"/>
        <w:numPr>
          <w:ilvl w:val="0"/>
          <w:numId w:val="1007"/>
        </w:numPr>
      </w:pPr>
      <w:r>
        <w:t xml:space="preserve">the relation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cow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cat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rPr>
                <m:nor/>
                <m:sty m:val="p"/>
              </m:rPr>
              <m:t>dog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pig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neither:</w:t>
      </w:r>
      <w:r>
        <w:t xml:space="preserve"> </w:t>
      </w:r>
      <w:r>
        <w:t xml:space="preserve">it relates cat and cow both ways, so it is not antisymmetric,</w:t>
      </w:r>
      <w:r>
        <w:t xml:space="preserve"> </w:t>
      </w:r>
      <w:r>
        <w:t xml:space="preserve">and it has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dog</m:t>
        </m:r>
        <m:r>
          <m:rPr>
            <m:sty m:val="p"/>
          </m:rPr>
          <m:t>,</m:t>
        </m:r>
        <m:r>
          <m:rPr>
            <m:nor/>
            <m:sty m:val="p"/>
          </m:rPr>
          <m:t>pig</m:t>
        </m:r>
        <m:r>
          <m:rPr>
            <m:sty m:val="p"/>
          </m:rPr>
          <m:t>)</m:t>
        </m:r>
      </m:oMath>
      <w:r>
        <w:t xml:space="preserve"> </w:t>
      </w:r>
      <w:r>
        <w:t xml:space="preserve">but not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pig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 so it is not symmetric.</w:t>
      </w:r>
    </w:p>
    <w:p>
      <w:pPr>
        <w:pStyle w:val="FirstParagraph"/>
      </w:pPr>
      <w:r>
        <w:t xml:space="preserve">A relation with both properties never relates two different elements: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by symmetry, and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by antisymmetry.</w:t>
      </w:r>
      <w:r>
        <w:t xml:space="preserve"> </w:t>
      </w:r>
      <w:r>
        <w:t xml:space="preserve">So</w:t>
      </w:r>
      <w:r>
        <w:t xml:space="preserve"> </w:t>
      </w:r>
      <w:r>
        <w:t xml:space="preserve">“not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“antisymmetric”</w:t>
      </w:r>
      <w:r>
        <w:t xml:space="preserve"> </w:t>
      </w:r>
      <w:r>
        <w:t xml:space="preserve">say different things.</w:t>
      </w:r>
      <w:r>
        <w:t xml:space="preserve"> </w:t>
      </w:r>
      <w:r>
        <w:t xml:space="preserve">A relation is not symmetric when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it has its reverse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missing,</w:t>
      </w:r>
      <w:r>
        <w:t xml:space="preserve"> </w:t>
      </w:r>
      <w:r>
        <w:t xml:space="preserve">while it is antisymmetric when no two different elements are related both ways.</w:t>
      </w:r>
    </w:p>
    <w:bookmarkEnd w:id="68"/>
    <w:bookmarkStart w:id="69" w:name="rem-properties-pictures"/>
    <w:p>
      <w:pPr>
        <w:pStyle w:val="BodyText"/>
      </w:pPr>
      <w:r>
        <w:rPr>
          <w:i/>
          <w:iCs/>
        </w:rPr>
        <w:t xml:space="preserve">Remark 3</w:t>
      </w:r>
      <w:r>
        <w:t xml:space="preserve"> (Three properties in a matrix and a directed graph).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finite set,</w:t>
      </w:r>
      <w:r>
        <w:t xml:space="preserve"> </w:t>
      </w:r>
      <w:r>
        <w:t xml:space="preserve">with matrix</w:t>
      </w:r>
      <w:r>
        <w:t xml:space="preserve"> </w:t>
      </w:r>
      <m:oMath>
        <m:sSub>
          <m:e>
            <m:r>
              <m:t>M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and a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reflexive 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 exactly when every diagonal entry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is 1,</w:t>
      </w:r>
      <w:r>
        <w:t xml:space="preserve"> </w:t>
      </w:r>
      <w:r>
        <w:t xml:space="preserve">and exactly when every point of the directed graph has an arrow that comes back to it.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exactly when every arrow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comes with an arrow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R</m:t>
        </m:r>
      </m:oMath>
      <w:r>
        <w:t xml:space="preserve"> </w:t>
      </w:r>
      <w:r>
        <w:t xml:space="preserve">is antisymmetric (</w:t>
      </w:r>
      <w:hyperlink w:anchor="def-antisymmetric">
        <w:r>
          <w:rPr>
            <w:rStyle w:val="Hyperlink"/>
          </w:rPr>
          <w:t xml:space="preserve">Definition 8</w:t>
        </w:r>
      </w:hyperlink>
      <w:r>
        <w:t xml:space="preserve">) exactly when</w:t>
      </w:r>
      <w:r>
        <w:t xml:space="preserve"> </w:t>
      </w:r>
      <m:oMath>
        <m:sSub>
          <m:e>
            <m:r>
              <m:t>m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are never both 1 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w:r>
        <w:t xml:space="preserve">and exactly when no two different points have arrows both ways between them.</w:t>
      </w:r>
    </w:p>
    <w:p>
      <w:pPr>
        <w:pStyle w:val="FirstParagraph"/>
      </w:pPr>
      <w:r>
        <w:t xml:space="preserve">For example,</w:t>
      </w:r>
      <w:r>
        <w:t xml:space="preserve"> </w:t>
      </w:r>
      <w:hyperlink w:anchor="fig-shares-lette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has an arrow back to every point, and every arrow there comes with its reverse,</w:t>
      </w:r>
      <w:r>
        <w:t xml:space="preserve"> </w:t>
      </w:r>
      <w:r>
        <w:t xml:space="preserve">so it shows again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reflexive and symmetric.</w:t>
      </w:r>
    </w:p>
    <w:bookmarkEnd w:id="69"/>
    <w:bookmarkEnd w:id="70"/>
    <w:bookmarkStart w:id="76" w:name="sec-racket-relations"/>
    <w:p>
      <w:pPr>
        <w:pStyle w:val="Heading1"/>
      </w:pPr>
      <w:r>
        <w:t xml:space="preserve">4. Relations in Racket</w:t>
      </w:r>
    </w:p>
    <w:bookmarkStart w:id="71" w:name="exr-racket-member"/>
    <w:p>
      <w:pPr>
        <w:pStyle w:val="FirstParagraph"/>
      </w:pPr>
      <w:r>
        <w:rPr>
          <w:b/>
          <w:bCs/>
        </w:rPr>
        <w:t xml:space="preserve">Exercise 4 (Looking up a pair)</w:t>
      </w:r>
      <w:r>
        <w:t xml:space="preserve"> </w:t>
      </w:r>
      <w:r>
        <w:t xml:space="preserve">In Racket,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can be stored as a list of two-element lists: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beats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'rock 'scissors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'scissors 'paper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'paper 'rock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an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rStyle w:val="VerbatimChar"/>
        </w:rPr>
        <w:t xml:space="preserve">(member (list 'rock 'paper)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?</w:t>
      </w:r>
    </w:p>
    <w:bookmarkEnd w:id="71"/>
    <w:bookmarkStart w:id="72" w:name="sol-racket-membe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Yes.</w:t>
      </w:r>
      <w:r>
        <w:t xml:space="preserve"> </w:t>
      </w:r>
      <w:r>
        <w:t xml:space="preserve">The list</w:t>
      </w:r>
      <w:r>
        <w:t xml:space="preserve"> </w:t>
      </w:r>
      <w:r>
        <w:rPr>
          <w:rStyle w:val="VerbatimChar"/>
        </w:rPr>
        <w:t xml:space="preserve">(list 'rock 'paper)</w:t>
      </w:r>
      <w:r>
        <w:t xml:space="preserve"> </w:t>
      </w:r>
      <w:r>
        <w:t xml:space="preserve">is not an element of</w:t>
      </w:r>
      <w:r>
        <w:t xml:space="preserve"> </w:t>
      </w:r>
      <w:r>
        <w:rPr>
          <w:rStyle w:val="VerbatimChar"/>
        </w:rPr>
        <w:t xml:space="preserve">beats</w:t>
      </w:r>
      <w:r>
        <w:t xml:space="preserve">,</w:t>
      </w:r>
      <w:r>
        <w:t xml:space="preserve"> </w:t>
      </w:r>
      <w:r>
        <w:t xml:space="preserve">since rock does not beat paper (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an element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returns the part of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that starts at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which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  <w:r>
        <w:t xml:space="preserve"> </w:t>
      </w:r>
      <w:r>
        <w:rPr>
          <w:rStyle w:val="VerbatimChar"/>
        </w:rPr>
        <w:t xml:space="preserve">(member (list 'paper 'rock)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'((paper rock))</w:t>
      </w:r>
      <w:r>
        <w:t xml:space="preserve">.</w:t>
      </w:r>
    </w:p>
    <w:bookmarkEnd w:id="72"/>
    <w:bookmarkStart w:id="75" w:name="exm-racket-properties"/>
    <w:p>
      <w:pPr>
        <w:pStyle w:val="BodyText"/>
      </w:pPr>
      <w:r>
        <w:rPr>
          <w:b/>
          <w:bCs/>
        </w:rPr>
        <w:t xml:space="preserve">Example 13 (Checking properties in Racket)</w:t>
      </w:r>
      <w:r>
        <w:t xml:space="preserve"> </w:t>
      </w:r>
      <w:r>
        <w:t xml:space="preserve">The predicate</w:t>
      </w:r>
      <w:r>
        <w:t xml:space="preserve"> </w:t>
      </w:r>
      <w:r>
        <w:rPr>
          <w:rStyle w:val="VerbatimChar"/>
        </w:rPr>
        <w:t xml:space="preserve">related?</w:t>
      </w:r>
      <w:r>
        <w:t xml:space="preserve"> </w:t>
      </w:r>
      <w:r>
        <w:t xml:space="preserve">turns the answer of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#f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b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a 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FirstParagraph"/>
      </w:pPr>
      <w:r>
        <w:rPr>
          <w:rStyle w:val="VerbatimChar"/>
        </w:rPr>
        <w:t xml:space="preserve">(for/and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does.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, which</w:t>
      </w:r>
      <w:r>
        <w:t xml:space="preserve"> </w:t>
      </w:r>
      <w:hyperlink r:id="rId73">
        <w:r>
          <w:rPr>
            <w:rStyle w:val="Hyperlink"/>
          </w:rPr>
          <w:t xml:space="preserve">Remark: Checking an equivalence in Racket</w:t>
        </w:r>
      </w:hyperlink>
      <w:r>
        <w:t xml:space="preserve"> </w:t>
      </w:r>
      <w:r>
        <w:t xml:space="preserve">uses to go through the rows of a truth table,</w:t>
      </w:r>
      <w:r>
        <w:t xml:space="preserve"> </w:t>
      </w:r>
      <w:r>
        <w:t xml:space="preserve">does the same for every combination of values of its variables,</w:t>
      </w:r>
      <w:r>
        <w:t xml:space="preserve"> </w:t>
      </w:r>
      <w:r>
        <w:t xml:space="preserve">here every two pairs of a relation: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reflexive? S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S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a a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symmetric?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transitive?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q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related? R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q</w:t>
      </w:r>
      <w:r>
        <w:rPr>
          <w:rStyle w:val="OperatorTok"/>
        </w:rPr>
        <w:t xml:space="preserve">)))))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reflexive?</w:t>
      </w:r>
      <w:r>
        <w:t xml:space="preserve"> </w:t>
      </w:r>
      <w:r>
        <w:t xml:space="preserve">checks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the set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It needs</w:t>
      </w:r>
      <w:r>
        <w:t xml:space="preserve"> </w:t>
      </w:r>
      <w:r>
        <w:rPr>
          <w:rStyle w:val="VerbatimChar"/>
        </w:rPr>
        <w:t xml:space="preserve">S</w:t>
      </w:r>
      <w:r>
        <w:t xml:space="preserve">, because the list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says nothing about an element that is in no pair.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symmetric?</w:t>
      </w:r>
      <w:r>
        <w:t xml:space="preserve"> </w:t>
      </w:r>
      <w:r>
        <w:t xml:space="preserve">checks, for each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that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too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transitive?</w:t>
      </w:r>
      <w:r>
        <w:t xml:space="preserve"> </w:t>
      </w:r>
      <w:r>
        <w:t xml:space="preserve">checks, for every two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”</w:t>
      </w:r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written as an</w:t>
      </w:r>
      <w:r>
        <w:t xml:space="preserve"> </w:t>
      </w:r>
      <w:r>
        <w:rPr>
          <w:rStyle w:val="VerbatimChar"/>
        </w:rPr>
        <w:t xml:space="preserve">or</w:t>
      </w:r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Corollary: A conditional without the arrow</w:t>
        </w:r>
      </w:hyperlink>
      <w:r>
        <w:t xml:space="preserve">.</w:t>
      </w:r>
    </w:p>
    <w:p>
      <w:pPr>
        <w:pStyle w:val="FirstParagraph"/>
      </w:pPr>
      <w:r>
        <w:t xml:space="preserve">All three of</w:t>
      </w:r>
      <w:r>
        <w:t xml:space="preserve"> </w:t>
      </w:r>
      <w:r>
        <w:rPr>
          <w:rStyle w:val="VerbatimChar"/>
        </w:rPr>
        <w:t xml:space="preserve">(reflexive? (list 'rock 'paper 'scissors) beats)</w:t>
      </w:r>
      <w:r>
        <w:t xml:space="preserve">,</w:t>
      </w:r>
      <w:r>
        <w:t xml:space="preserve"> </w:t>
      </w:r>
      <w:r>
        <w:rPr>
          <w:rStyle w:val="VerbatimChar"/>
        </w:rPr>
        <w:t xml:space="preserve">(symmetric? beats)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(transitive? beats)</w:t>
      </w:r>
      <w:r>
        <w:t xml:space="preserve"> </w:t>
      </w:r>
      <w:r>
        <w:t xml:space="preserve">return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exm-reflexive-or-no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hyperlink w:anchor="exm-symmetric-or-not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found.</w:t>
      </w:r>
    </w:p>
    <w:bookmarkEnd w:id="75"/>
    <w:bookmarkEnd w:id="76"/>
    <w:bookmarkStart w:id="90" w:name="sec-inverse-composition"/>
    <w:p>
      <w:pPr>
        <w:pStyle w:val="Heading1"/>
      </w:pPr>
      <w:r>
        <w:t xml:space="preserve">5. Inverses and composition</w:t>
      </w:r>
    </w:p>
    <w:bookmarkStart w:id="77" w:name="exr-grandparent"/>
    <w:p>
      <w:pPr>
        <w:pStyle w:val="FirstParagraph"/>
      </w:pPr>
      <w:r>
        <w:rPr>
          <w:b/>
          <w:bCs/>
        </w:rPr>
        <w:t xml:space="preserve">Exercise 5 (Grandparents)</w:t>
      </w:r>
      <w:r>
        <w:t xml:space="preserve"> </w:t>
      </w:r>
      <w:r>
        <w:t xml:space="preserve">In the family 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 a person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parent of some person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 is a parent of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of people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grandparent of</w:t>
      </w:r>
      <w:r>
        <w:t xml:space="preserve"> </w:t>
      </w:r>
      <m:oMath>
        <m:r>
          <m:t>c</m:t>
        </m:r>
      </m:oMath>
      <w:r>
        <w:t xml:space="preserve">.</w:t>
      </w:r>
    </w:p>
    <w:bookmarkEnd w:id="77"/>
    <w:bookmarkStart w:id="78" w:name="sol-grandparent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Follow two pairs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 a row, where the second entry of the first pair is the first entry of the second: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Ben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Ben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Cora</m:t>
        </m:r>
        <m:r>
          <m:rPr>
            <m:sty m:val="p"/>
          </m:rPr>
          <m:t>)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Cora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No other two pairs chain together, since Dev and Eva are nobody’s parent in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So the pairs are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Dev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Ada</m:t>
        </m:r>
        <m:r>
          <m:rPr>
            <m:sty m:val="p"/>
          </m:rPr>
          <m:t>,</m:t>
        </m:r>
        <m:r>
          <m:rPr>
            <m:nor/>
            <m:sty m:val="p"/>
          </m:rPr>
          <m:t>Eva</m:t>
        </m:r>
        <m:r>
          <m:rPr>
            <m:sty m:val="p"/>
          </m:rPr>
          <m:t>)</m:t>
        </m:r>
      </m:oMath>
      <w:r>
        <w:t xml:space="preserve">.</w:t>
      </w:r>
    </w:p>
    <w:bookmarkEnd w:id="78"/>
    <w:bookmarkStart w:id="79" w:name="def-inverse-relation"/>
    <w:p>
      <w:pPr>
        <w:pStyle w:val="BodyText"/>
      </w:pPr>
      <w:r>
        <w:rPr>
          <w:b/>
          <w:bCs/>
        </w:rPr>
        <w:t xml:space="preserve">Definition 10 (Inverse relation (converse relation))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(Wikipedia contributors 2026f)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reverses each pair of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79"/>
    <w:bookmarkStart w:id="81" w:name="exm-inverse-relation"/>
    <w:p>
      <w:pPr>
        <w:pStyle w:val="FirstParagraph"/>
      </w:pPr>
      <w:r>
        <w:rPr>
          <w:b/>
          <w:bCs/>
        </w:rPr>
        <w:t xml:space="preserve">Example 14 (Reversing pairs)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The inverse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the relation</w:t>
      </w:r>
      <w:r>
        <w:t xml:space="preserve"> </w:t>
      </w:r>
      <w:r>
        <w:t xml:space="preserve">“is a child of”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P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the relation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in which</w:t>
      </w:r>
      <w:r>
        <w:t xml:space="preserve"> </w:t>
      </w:r>
      <m:oMath>
        <m:r>
          <m:t>x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w</m:t>
        </m:r>
      </m:oMath>
      <w:r>
        <w:t xml:space="preserve"> </w:t>
      </w:r>
      <w:r>
        <w:t xml:space="preserve">when the letter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in the word</w:t>
      </w:r>
      <w:r>
        <w:t xml:space="preserve"> </w:t>
      </w:r>
      <m:oMath>
        <m:r>
          <m:t>w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dog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nor/>
            <m:sty m:val="p"/>
          </m:rPr>
          <m:t>owl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The inverse of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“is beaten by”</w:t>
      </w:r>
      <w:r>
        <w:t xml:space="preserve">.</w:t>
      </w:r>
      <w:r>
        <w:t xml:space="preserve"> </w:t>
      </w:r>
      <w:r>
        <w:t xml:space="preserve">Its directed graph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with every arrow reversed,</w:t>
      </w:r>
      <w:r>
        <w:t xml:space="preserve"> </w:t>
      </w:r>
      <w:r>
        <w:t xml:space="preserve">and its matrix (</w:t>
      </w:r>
      <w:hyperlink w:anchor="def-relation-matrix">
        <w:r>
          <w:rPr>
            <w:rStyle w:val="Hyperlink"/>
          </w:rPr>
          <w:t xml:space="preserve">Definition 5</w:t>
        </w:r>
      </w:hyperlink>
      <w:r>
        <w:t xml:space="preserve">) is the transpose (</w:t>
      </w:r>
      <w:hyperlink r:id="rId80">
        <w:r>
          <w:rPr>
            <w:rStyle w:val="Hyperlink"/>
          </w:rPr>
          <w:t xml:space="preserve">Definition: Transpose</w:t>
        </w:r>
      </w:hyperlink>
      <w:r>
        <w:t xml:space="preserve">) of</w:t>
      </w:r>
      <w:r>
        <w:t xml:space="preserve"> </w:t>
      </w:r>
      <m:oMath>
        <m:sSub>
          <m:e>
            <m:r>
              <m:t>M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relation-matrix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1"/>
    <w:bookmarkStart w:id="82" w:name="thm-symmetric-inverse"/>
    <w:p>
      <w:pPr>
        <w:pStyle w:val="FirstParagraph"/>
      </w:pPr>
      <w:r>
        <w:rPr>
          <w:b/>
          <w:bCs/>
        </w:rPr>
        <w:t xml:space="preserve">Theorem 1 (Symmetric relations are their own inverses)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 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  <w:r>
        <w:t xml:space="preserve"> </w:t>
      </w:r>
      <w:r>
        <w:t xml:space="preserve">We show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by the definition of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, so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symmetric.</w:t>
      </w:r>
    </w:p>
    <w:bookmarkStart w:id="83" w:name="def-relation-composition"/>
    <w:p>
      <w:pPr>
        <w:pStyle w:val="BodyText"/>
      </w:pPr>
      <w:r>
        <w:rPr>
          <w:b/>
          <w:bCs/>
        </w:rPr>
        <w:t xml:space="preserve">Definition 11 (Composition of relations)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 relation 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2026e)</w:t>
      </w:r>
      <w:r>
        <w:t xml:space="preserve"> </w:t>
      </w:r>
      <w:r>
        <w:t xml:space="preserve">is the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∘</m:t>
          </m:r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×</m:t>
              </m:r>
              <m:r>
                <m:t>E</m:t>
              </m:r>
              <m:r>
                <m:rPr>
                  <m:sty m:val="p"/>
                </m:rPr>
                <m:t>:</m:t>
              </m:r>
              <m:r>
                <m:t>a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R</m:t>
                  </m:r>
                </m:e>
              </m:box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Q</m:t>
                  </m:r>
                </m:e>
              </m:box>
              <m:r>
                <m:t>e</m:t>
              </m:r>
              <m:r>
                <m:rPr>
                  <m:nor/>
                  <m:sty m:val="p"/>
                </m:rPr>
                <m:t> for some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relation used first,</w:t>
      </w:r>
      <w:r>
        <w:t xml:space="preserve"> </w:t>
      </w:r>
      <m:oMath>
        <m:r>
          <m:t>R</m:t>
        </m:r>
      </m:oMath>
      <w:r>
        <w:t xml:space="preserve">, is written on the right.</w:t>
      </w:r>
    </w:p>
    <w:bookmarkEnd w:id="83"/>
    <w:bookmarkStart w:id="84" w:name="exm-relation-composition"/>
    <w:p>
      <w:pPr>
        <w:pStyle w:val="BodyText"/>
      </w:pPr>
      <w:r>
        <w:rPr>
          <w:b/>
          <w:bCs/>
        </w:rPr>
        <w:t xml:space="preserve">Example 15 (Grandparents and siblings)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The grandparent relation of</w:t>
      </w:r>
      <w:r>
        <w:t xml:space="preserve"> </w:t>
      </w:r>
      <w:hyperlink w:anchor="exr-grandparent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is the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 of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 itself: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∘</m:t>
          </m:r>
          <m:r>
            <m:t>P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Ada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13"/>
        </w:numPr>
      </w:pP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a person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 some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a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P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parent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∘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the relation</w:t>
      </w:r>
      <w:r>
        <w:t xml:space="preserve"> </w:t>
      </w:r>
      <w:r>
        <w:t xml:space="preserve">“has a parent in common with”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Ben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Cora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Dev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Eva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Ada is in no pair, since her parents are not in</w:t>
      </w:r>
      <w:r>
        <w:t xml:space="preserve"> </w:t>
      </w:r>
      <m:oMath>
        <m:r>
          <m:t>F</m:t>
        </m:r>
      </m:oMath>
      <w:r>
        <w:t xml:space="preserve">.</w:t>
      </w:r>
    </w:p>
    <w:bookmarkEnd w:id="84"/>
    <w:bookmarkStart w:id="86" w:name="def-relation-power"/>
    <w:p>
      <w:pPr>
        <w:pStyle w:val="FirstParagraph"/>
      </w:pPr>
      <w:r>
        <w:rPr>
          <w:b/>
          <w:bCs/>
        </w:rPr>
        <w:t xml:space="preserve">Definition 12 (Power of a 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powers</w:t>
      </w:r>
      <w:r>
        <w:t xml:space="preserve"> </w:t>
      </w:r>
      <w:r>
        <w:t xml:space="preserve">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the relations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for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given by the recursive definition (</w:t>
      </w:r>
      <w:hyperlink r:id="rId85">
        <w:r>
          <w:rPr>
            <w:rStyle w:val="Hyperlink"/>
          </w:rPr>
          <w:t xml:space="preserve">Definition: Recursive definition</w:t>
        </w:r>
      </w:hyperlink>
      <w:r>
        <w:t xml:space="preserve">)</w:t>
      </w:r>
    </w:p>
    <w:p>
      <w:pPr>
        <w:pStyle w:val="Compact"/>
        <w:numPr>
          <w:ilvl w:val="0"/>
          <w:numId w:val="1014"/>
        </w:numPr>
      </w:pPr>
      <w:r>
        <w:t xml:space="preserve">base case:</w:t>
      </w:r>
      <w:r>
        <w:t xml:space="preserve"> </w:t>
      </w:r>
      <m:oMath>
        <m:sSup>
          <m:e>
            <m:r>
              <m:t>R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R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recursive rule:</w:t>
      </w:r>
      <w:r>
        <w:t xml:space="preserve"> </w:t>
      </w:r>
      <m:oMath>
        <m:sSup>
          <m:e>
            <m:r>
              <m:t>R</m:t>
            </m:r>
          </m:e>
          <m:sup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∘</m:t>
        </m:r>
        <m:r>
          <m:t>R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86"/>
    <w:bookmarkStart w:id="87" w:name="exm-relation-power"/>
    <w:p>
      <w:pPr>
        <w:pStyle w:val="FirstParagraph"/>
      </w:pPr>
      <w:r>
        <w:rPr>
          <w:b/>
          <w:bCs/>
        </w:rPr>
        <w:t xml:space="preserve">Example 16 (Powers of</w:t>
      </w:r>
      <w:r>
        <w:rPr>
          <w:b/>
          <w:bCs/>
        </w:rPr>
        <w:t xml:space="preserve"> </w:t>
      </w:r>
      <w:r>
        <w:rPr>
          <w:b/>
          <w:bCs/>
        </w:rPr>
        <w:t xml:space="preserve">“beats”</w:t>
      </w:r>
      <w:r>
        <w:rPr>
          <w:b/>
          <w:bCs/>
        </w:rPr>
        <w:t xml:space="preserve">)</w:t>
      </w:r>
      <w:r>
        <w:t xml:space="preserve"> </w:t>
      </w: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 relates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 something that beats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inverse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relates each element to itself: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B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rock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paper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scissors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as following three arrows of</w:t>
      </w:r>
      <w:r>
        <w:t xml:space="preserve"> </w:t>
      </w:r>
      <w:hyperlink w:anchor="fig-beat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leads back to the start.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3</m:t>
            </m:r>
          </m:sup>
        </m:sSup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, and the powers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repeat after every three steps.</w:t>
      </w:r>
    </w:p>
    <w:p>
      <w:pPr>
        <w:pStyle w:val="BodyText"/>
      </w:pPr>
      <w:r>
        <w:t xml:space="preserve">For 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grandparent relation of</w:t>
      </w:r>
      <w:r>
        <w:t xml:space="preserve"> </w:t>
      </w:r>
      <w:hyperlink w:anchor="exm-relation-compositio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P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since no one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great-grandchild in</w:t>
      </w:r>
      <w:r>
        <w:t xml:space="preserve"> </w:t>
      </w:r>
      <m:oMath>
        <m:r>
          <m:t>F</m:t>
        </m:r>
      </m:oMath>
      <w:r>
        <w:t xml:space="preserve">.</w:t>
      </w:r>
    </w:p>
    <w:bookmarkEnd w:id="87"/>
    <w:bookmarkStart w:id="88" w:name="thm-transitive-composition"/>
    <w:p>
      <w:pPr>
        <w:pStyle w:val="BodyText"/>
      </w:pPr>
      <w:r>
        <w:rPr>
          <w:b/>
          <w:bCs/>
        </w:rPr>
        <w:t xml:space="preserve">Theorem 2 (Transitive relations contain their squares)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rem-relation-on-set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 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 if and only if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w:anchor="def-relation-power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 and 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∘</m:t>
        </m:r>
        <m:r>
          <m:t>R</m:t>
        </m:r>
      </m:oMath>
      <w:r>
        <w:t xml:space="preserve">.</w:t>
      </w:r>
      <w:r>
        <w:t xml:space="preserve"> </w:t>
      </w:r>
      <w:r>
        <w:t xml:space="preserve">By the definition of composition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Subset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⊆</m:t>
        </m:r>
        <m: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  <m:r>
          <m:rPr>
            <m:sty m:val="p"/>
          </m:rPr>
          <m:t>∘</m:t>
        </m:r>
        <m:r>
          <m:t>R</m:t>
        </m:r>
        <m:r>
          <m:rPr>
            <m:sty m:val="p"/>
          </m:rPr>
          <m:t>=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, by the definition of composition,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transitive.</w:t>
      </w:r>
    </w:p>
    <w:bookmarkStart w:id="89" w:name="exm-transitive-composition"/>
    <w:p>
      <w:pPr>
        <w:pStyle w:val="BodyText"/>
      </w:pPr>
      <w:r>
        <w:rPr>
          <w:b/>
          <w:bCs/>
        </w:rPr>
        <w:t xml:space="preserve">Example 17 (Checking transitivity with a square)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no pair in common with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⊈</m:t>
        </m:r>
        <m:r>
          <m:t>B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transitive, by</w:t>
      </w:r>
      <w:r>
        <w:t xml:space="preserve"> </w:t>
      </w:r>
      <w:hyperlink w:anchor="thm-transitive-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beats-transitive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found.</w:t>
      </w:r>
    </w:p>
    <w:p>
      <w:pPr>
        <w:pStyle w:val="Compact"/>
        <w:numPr>
          <w:ilvl w:val="0"/>
          <w:numId w:val="1015"/>
        </w:numPr>
      </w:pPr>
      <w:r>
        <w:t xml:space="preserve">For 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m:oMath>
        <m:r>
          <m:rPr>
            <m:sty m:val="p"/>
          </m:rPr>
          <m:t>(</m:t>
        </m:r>
        <m:r>
          <m:rPr>
            <m:nor/>
            <m:sty m:val="p"/>
          </m:rPr>
          <m:t>cat</m:t>
        </m:r>
        <m:r>
          <m:rPr>
            <m:sty m:val="p"/>
          </m:rPr>
          <m:t>,</m:t>
        </m:r>
        <m:r>
          <m:rPr>
            <m:nor/>
            <m:sty m:val="p"/>
          </m:rPr>
          <m:t>dog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nor/>
            <m:sty m:val="p"/>
          </m:rPr>
          <m:t>cat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cow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cow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rPr>
            <m:nor/>
            <m:sty m:val="p"/>
          </m:rPr>
          <m:t>dog</m:t>
        </m:r>
      </m:oMath>
      <w:r>
        <w:t xml:space="preserve">.</w:t>
      </w:r>
      <w:r>
        <w:t xml:space="preserve"> </w:t>
      </w:r>
      <w:r>
        <w:t xml:space="preserve">That pair is not in</w:t>
      </w:r>
      <w:r>
        <w:t xml:space="preserve"> </w:t>
      </w:r>
      <m:oMath>
        <m:r>
          <m:t>T</m:t>
        </m:r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not transitive.</w:t>
      </w:r>
    </w:p>
    <w:bookmarkEnd w:id="89"/>
    <w:bookmarkEnd w:id="90"/>
    <w:bookmarkStart w:id="105" w:name="sec-equivalence-relations"/>
    <w:p>
      <w:pPr>
        <w:pStyle w:val="Heading1"/>
      </w:pPr>
      <w:r>
        <w:t xml:space="preserve">6. Equivalence relations</w:t>
      </w:r>
    </w:p>
    <w:bookmarkStart w:id="91" w:name="exr-same-length"/>
    <w:p>
      <w:pPr>
        <w:pStyle w:val="FirstParagraph"/>
      </w:pPr>
      <w:r>
        <w:rPr>
          <w:b/>
          <w:bCs/>
        </w:rPr>
        <w:t xml:space="preserve">Exercise 6 (Words of the same length)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cons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 six words used in Racket,</w:t>
      </w:r>
      <w:r>
        <w:t xml:space="preserve"> </w:t>
      </w:r>
      <w:r>
        <w:t xml:space="preserve">and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 the words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number of letters.</w:t>
      </w:r>
      <w:r>
        <w:t xml:space="preserve"> </w:t>
      </w:r>
      <w:r>
        <w:t xml:space="preserve">Which words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rPr>
            <m:nor/>
            <m:sty m:val="p"/>
          </m:rPr>
          <m:t>cond</m:t>
        </m:r>
      </m:oMath>
      <w:r>
        <w:t xml:space="preserve">?</w:t>
      </w:r>
    </w:p>
    <w:bookmarkEnd w:id="91"/>
    <w:bookmarkStart w:id="92" w:name="sol-same-length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word cond has 4 letters.</w:t>
      </w:r>
      <w:r>
        <w:t xml:space="preserve"> </w:t>
      </w:r>
      <w:r>
        <w:t xml:space="preserve">The words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 4 letters are cond, list and cons,</w:t>
      </w:r>
      <w:r>
        <w:t xml:space="preserve"> </w:t>
      </w:r>
      <w:r>
        <w:t xml:space="preserve">so these three are the words related to cond.</w:t>
      </w:r>
      <w:r>
        <w:t xml:space="preserve"> </w:t>
      </w:r>
      <w:r>
        <w:t xml:space="preserve">The list includes cond itself, since cond has as many letters as cond.</w:t>
      </w:r>
    </w:p>
    <w:bookmarkEnd w:id="92"/>
    <w:bookmarkStart w:id="94" w:name="def-equivalence-relation"/>
    <w:p>
      <w:pPr>
        <w:pStyle w:val="BodyText"/>
      </w:pPr>
      <w:r>
        <w:rPr>
          <w:b/>
          <w:bCs/>
        </w:rPr>
        <w:t xml:space="preserve">Definition 13 (Equivalence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equivalence relation</w:t>
      </w:r>
      <w:r>
        <w:t xml:space="preserve"> </w:t>
      </w:r>
      <w:r>
        <w:t xml:space="preserve">(Wikipedia contributors 2026j)</w:t>
      </w:r>
      <w:r>
        <w:t xml:space="preserve"> </w:t>
      </w:r>
      <w:r>
        <w:t xml:space="preserve">if it is</w:t>
      </w:r>
      <w:r>
        <w:t xml:space="preserve"> </w:t>
      </w:r>
      <w:hyperlink w:anchor="def-reflexive">
        <w:r>
          <w:rPr>
            <w:rStyle w:val="Hyperlink"/>
          </w:rPr>
          <w:t xml:space="preserve">reflexive</w:t>
        </w:r>
      </w:hyperlink>
      <w:r>
        <w:t xml:space="preserve">,</w:t>
      </w:r>
      <w:r>
        <w:t xml:space="preserve"> </w:t>
      </w:r>
      <w:hyperlink w:anchor="def-symmetric-relation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93">
        <w:r>
          <w:rPr>
            <w:rStyle w:val="Hyperlink"/>
          </w:rPr>
          <w:t xml:space="preserve">transitive</w:t>
        </w:r>
      </w:hyperlink>
      <w:r>
        <w:t xml:space="preserve">.</w:t>
      </w:r>
    </w:p>
    <w:bookmarkEnd w:id="94"/>
    <w:bookmarkStart w:id="97" w:name="exm-same-length"/>
    <w:p>
      <w:pPr>
        <w:pStyle w:val="BodyText"/>
      </w:pPr>
      <w:r>
        <w:rPr>
          <w:b/>
          <w:bCs/>
        </w:rPr>
        <w:t xml:space="preserve">Example 18 (Having the same length is an equivalence relation)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length of the word</w:t>
      </w:r>
      <w:r>
        <w:t xml:space="preserve"> </w:t>
      </w:r>
      <m:oMath>
        <m:r>
          <m:t>a</m:t>
        </m:r>
      </m:oMath>
      <w:r>
        <w:t xml:space="preserve">, its number of letters,</w:t>
      </w:r>
      <w:r>
        <w:t xml:space="preserve"> </w:t>
      </w:r>
      <w:r>
        <w:t xml:space="preserve">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so that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 word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reflexive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(</w:t>
      </w:r>
      <w:hyperlink w:anchor="def-symmetric-rela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(</w:t>
      </w:r>
      <w:hyperlink w:anchor="def-transitiv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BodyText"/>
      </w:pPr>
      <w:r>
        <w:t xml:space="preserve">The relation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exm-shares-letter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is not an equivalence relation,</w:t>
      </w:r>
      <w:r>
        <w:t xml:space="preserve"> </w:t>
      </w:r>
      <w:r>
        <w:t xml:space="preserve">since it is not transitive (</w:t>
      </w:r>
      <w:hyperlink w:anchor="exm-transitive-or-not">
        <w:r>
          <w:rPr>
            <w:rStyle w:val="Hyperlink"/>
          </w:rPr>
          <w:t xml:space="preserve">Example 12</w:t>
        </w:r>
      </w:hyperlink>
      <w:r>
        <w:t xml:space="preserve">).</w:t>
      </w:r>
    </w:p>
    <w:bookmarkEnd w:id="97"/>
    <w:bookmarkStart w:id="99" w:name="thm-same-value"/>
    <w:p>
      <w:pPr>
        <w:pStyle w:val="BodyText"/>
      </w:pPr>
      <w:r>
        <w:rPr>
          <w:b/>
          <w:bCs/>
        </w:rPr>
        <w:t xml:space="preserve">Theorem 3 (Having the same value is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work for any function in place of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6">
        <w:r>
          <w:rPr>
            <w:rStyle w:val="Hyperlink"/>
          </w:rPr>
          <w:t xml:space="preserve">Theorem: Equalities are transitive</w:t>
        </w:r>
      </w:hyperlink>
      <w:r>
        <w:t xml:space="preserve">),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sSup>
          <m:e>
            <m:r>
              <m:t>a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</w:p>
    <w:bookmarkStart w:id="101" w:name="exm-integer-difference"/>
    <w:p>
      <w:pPr>
        <w:pStyle w:val="BodyText"/>
      </w:pPr>
      <w:r>
        <w:rPr>
          <w:b/>
          <w:bCs/>
        </w:rPr>
        <w:t xml:space="preserve">Example 19 (Real numbers that differ by an integer)</w:t>
      </w:r>
      <w:r>
        <w:t xml:space="preserve"> </w:t>
      </w:r>
      <w:r>
        <w:t xml:space="preserve">On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 an integer (</w:t>
      </w:r>
      <w:hyperlink r:id="rId100">
        <w:r>
          <w:rPr>
            <w:rStyle w:val="Hyperlink"/>
          </w:rPr>
          <w:t xml:space="preserve">Definition: Integers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3.25</m:t>
        </m:r>
        <m:r>
          <m:rPr>
            <m:sty m:val="p"/>
          </m:rPr>
          <m:t>∼</m:t>
        </m:r>
        <m:r>
          <m:t>0.25</m:t>
        </m:r>
      </m:oMath>
      <w:r>
        <w:t xml:space="preserve">, since</w:t>
      </w:r>
      <w:r>
        <w:t xml:space="preserve"> </w:t>
      </w:r>
      <m:oMath>
        <m:r>
          <m:t>3.25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0.75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t>0.25</m:t>
        </m:r>
      </m:oMath>
      <w:r>
        <w:t xml:space="preserve">, since</w:t>
      </w:r>
      <w:r>
        <w:t xml:space="preserve"> </w:t>
      </w:r>
      <m:oMath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Reflexive.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</m:oMath>
      <w:r>
        <w:t xml:space="preserve">, which is an integer, so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z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t>y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an integer,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z</m:t>
        </m:r>
      </m:oMath>
      <w:r>
        <w:t xml:space="preserve">.</w:t>
      </w:r>
    </w:p>
    <w:bookmarkEnd w:id="101"/>
    <w:bookmarkStart w:id="102" w:name="def-equivalence-class"/>
    <w:p>
      <w:pPr>
        <w:pStyle w:val="BodyText"/>
      </w:pPr>
      <w:r>
        <w:rPr>
          <w:b/>
          <w:bCs/>
        </w:rPr>
        <w:t xml:space="preserve">Definition 14 (Equivalence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</w:t>
      </w:r>
      <w:r>
        <w:t xml:space="preserve"> </w:t>
      </w:r>
      <w:hyperlink w:anchor="def-equivalence-relation">
        <w:r>
          <w:rPr>
            <w:rStyle w:val="Hyperlink"/>
          </w:rPr>
          <w:t xml:space="preserve">equivalence relation</w:t>
        </w:r>
      </w:hyperlink>
      <w:r>
        <w:t xml:space="preserve"> </w:t>
      </w:r>
      <w:r>
        <w:t xml:space="preserve">on a</w:t>
      </w:r>
      <w:r>
        <w:t xml:space="preserve"> </w:t>
      </w:r>
      <w:hyperlink r:id="rId53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equivalence class</w:t>
      </w:r>
      <w:r>
        <w:t xml:space="preserve"> </w:t>
      </w:r>
      <w:r>
        <w:t xml:space="preserve">(Wikipedia contributors 2026i)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b</m:t>
              </m:r>
              <m:r>
                <m:rPr>
                  <m:sty m:val="p"/>
                </m:rPr>
                <m:t>∼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2"/>
    <w:bookmarkStart w:id="103" w:name="exm-equivalence-classes"/>
    <w:p>
      <w:pPr>
        <w:pStyle w:val="FirstParagraph"/>
      </w:pPr>
      <w:r>
        <w:rPr>
          <w:b/>
          <w:bCs/>
        </w:rPr>
        <w:t xml:space="preserve">Example 20 (Equivalence classes of two relations)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, the equivalence class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of cond is the set found in</w:t>
      </w:r>
      <w:r>
        <w:t xml:space="preserve"> </w:t>
      </w:r>
      <w:hyperlink w:anchor="sol-same-length">
        <w:r>
          <w:rPr>
            <w:rStyle w:val="Hyperlink"/>
          </w:rPr>
          <w:t xml:space="preserve">Solution 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nor/>
              <m:sty m:val="p"/>
            </m:rPr>
            <m:t>cond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list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cons</m:t>
        </m:r>
        <m:r>
          <m:rPr>
            <m:sty m:val="p"/>
          </m:rPr>
          <m:t>]</m:t>
        </m:r>
      </m:oMath>
      <w:r>
        <w:t xml:space="preserve"> </w:t>
      </w:r>
      <w:r>
        <w:t xml:space="preserve">are the same set.</w:t>
      </w:r>
      <w:r>
        <w:t xml:space="preserve"> </w:t>
      </w:r>
      <w:r>
        <w:t xml:space="preserve">The other classes are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if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if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define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define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relation has four different equivalence classes.</w:t>
      </w:r>
    </w:p>
    <w:p>
      <w:pPr>
        <w:numPr>
          <w:ilvl w:val="0"/>
          <w:numId w:val="1016"/>
        </w:numPr>
      </w:pPr>
      <w:r>
        <w:t xml:space="preserve">For 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of</w:t>
      </w:r>
      <w:r>
        <w:t xml:space="preserve"> </w:t>
      </w:r>
      <w:hyperlink w:anchor="exm-integer-difference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class of</w:t>
      </w:r>
      <w:r>
        <w:t xml:space="preserve"> </w:t>
      </w:r>
      <m:oMath>
        <m:r>
          <m:t>0.25</m:t>
        </m:r>
      </m:oMath>
      <w:r>
        <w:t xml:space="preserve"> </w:t>
      </w:r>
      <w:r>
        <w:t xml:space="preserve">holds the real numbers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0.25</m:t>
        </m:r>
      </m:oMath>
      <w:r>
        <w:t xml:space="preserve"> </w:t>
      </w:r>
      <w:r>
        <w:t xml:space="preserve">an integer: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0.25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0.25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:</m:t>
              </m:r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1.75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0.75</m:t>
              </m:r>
              <m:r>
                <m:rPr>
                  <m:sty m:val="p"/>
                </m:rPr>
                <m:t>,</m:t>
              </m:r>
              <m:r>
                <m:t>0.25</m:t>
              </m:r>
              <m:r>
                <m:rPr>
                  <m:sty m:val="p"/>
                </m:rPr>
                <m:t>,</m:t>
              </m:r>
              <m:r>
                <m:t>1.25</m:t>
              </m:r>
              <m:r>
                <m:rPr>
                  <m:sty m:val="p"/>
                </m:rPr>
                <m:t>,</m:t>
              </m:r>
              <m:r>
                <m:t>2.25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class</w:t>
      </w:r>
      <w:r>
        <w:t xml:space="preserve"> </w:t>
      </w:r>
      <m:oMath>
        <m:r>
          <m:rPr>
            <m:sty m:val="p"/>
          </m:rPr>
          <m:t>[</m:t>
        </m:r>
        <m:r>
          <m:t>3.25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same set, and the class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integers.</w:t>
      </w:r>
    </w:p>
    <w:bookmarkEnd w:id="103"/>
    <w:bookmarkStart w:id="104" w:name="thm-related-classes"/>
    <w:p>
      <w:pPr>
        <w:pStyle w:val="FirstParagraph"/>
      </w:pPr>
      <w:r>
        <w:rPr>
          <w:b/>
          <w:bCs/>
        </w:rPr>
        <w:t xml:space="preserve">Theorem 4 (Related elements have the same class)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 and 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which means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by double inclusion (</w:t>
      </w:r>
      <w:hyperlink r:id="rId63">
        <w:r>
          <w:rPr>
            <w:rStyle w:val="Hyperlink"/>
          </w:rPr>
          <w:t xml:space="preserve">Theorem: Equal sets are subsets of each other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,</w:t>
      </w:r>
      <w:r>
        <w:t xml:space="preserve"> </w:t>
      </w:r>
      <w:r>
        <w:t xml:space="preserve">and then transitivity gives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16" w:name="sec-partitions"/>
    <w:p>
      <w:pPr>
        <w:pStyle w:val="Heading1"/>
      </w:pPr>
      <w:r>
        <w:t xml:space="preserve">7. Partitions</w:t>
      </w:r>
    </w:p>
    <w:bookmarkStart w:id="106" w:name="exr-first-letter"/>
    <w:p>
      <w:pPr>
        <w:pStyle w:val="FirstParagraph"/>
      </w:pPr>
      <w:r>
        <w:rPr>
          <w:b/>
          <w:bCs/>
        </w:rPr>
        <w:t xml:space="preserve">Exercise 7 (Grouping words by their first letter)</w:t>
      </w:r>
      <w:r>
        <w:t xml:space="preserve"> </w:t>
      </w:r>
      <w:r>
        <w:t xml:space="preserve">Split the words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into groups,</w:t>
      </w:r>
      <w:r>
        <w:t xml:space="preserve"> </w:t>
      </w:r>
      <w:r>
        <w:t xml:space="preserve">so that each word is in exactly one group,</w:t>
      </w:r>
      <w:r>
        <w:t xml:space="preserve"> </w:t>
      </w:r>
      <w:r>
        <w:t xml:space="preserve">and two words are in the same group exactly when they start with the same letter.</w:t>
      </w:r>
      <w:r>
        <w:t xml:space="preserve"> </w:t>
      </w:r>
      <w:r>
        <w:t xml:space="preserve">List the groups.</w:t>
      </w:r>
    </w:p>
    <w:bookmarkEnd w:id="106"/>
    <w:bookmarkStart w:id="107" w:name="sol-first-lette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first letters are i, l, c and d, which give four groups: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if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list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cons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nor/>
                  <m:sty m:val="p"/>
                </m:rPr>
                <m:t>define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Every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in one of them, and no word is in two.</w:t>
      </w:r>
    </w:p>
    <w:bookmarkEnd w:id="107"/>
    <w:bookmarkStart w:id="110" w:name="def-set-partition"/>
    <w:p>
      <w:pPr>
        <w:pStyle w:val="BodyText"/>
      </w:pPr>
      <w:r>
        <w:rPr>
          <w:b/>
          <w:bCs/>
        </w:rPr>
        <w:t xml:space="preserve">Definition 15 (Partition of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2026r)</w:t>
      </w:r>
      <w:r>
        <w:t xml:space="preserve"> </w:t>
      </w:r>
      <w:r>
        <w:t xml:space="preserve">is a collection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Definition: Collection of sets (family of sets)</w:t>
        </w:r>
      </w:hyperlink>
      <w:r>
        <w:t xml:space="preserve">)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</w:p>
    <w:p>
      <w:pPr>
        <w:pStyle w:val="Compact"/>
        <w:numPr>
          <w:ilvl w:val="0"/>
          <w:numId w:val="1018"/>
        </w:numPr>
      </w:pPr>
      <w:r>
        <w:t xml:space="preserve">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is nonempty;</w:t>
      </w:r>
    </w:p>
    <w:p>
      <w:pPr>
        <w:pStyle w:val="Compact"/>
        <w:numPr>
          <w:ilvl w:val="0"/>
          <w:numId w:val="1018"/>
        </w:numPr>
      </w:pPr>
      <w:r>
        <w:t xml:space="preserve">any two 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disjoint: their intersection (</w:t>
      </w:r>
      <w:hyperlink r:id="rId109">
        <w:r>
          <w:rPr>
            <w:rStyle w:val="Hyperlink"/>
          </w:rPr>
          <w:t xml:space="preserve">Definition: Intersection</w:t>
        </w:r>
      </w:hyperlink>
      <w:r>
        <w:t xml:space="preserve">) is empty;</w:t>
      </w:r>
    </w:p>
    <w:p>
      <w:pPr>
        <w:pStyle w:val="Compact"/>
        <w:numPr>
          <w:ilvl w:val="0"/>
          <w:numId w:val="1018"/>
        </w:numPr>
      </w:pPr>
      <w:r>
        <w:t xml:space="preserve">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p>
      <w:pPr>
        <w:pStyle w:val="FirstParagraph"/>
      </w:pPr>
      <w:r>
        <w:t xml:space="preserve">So each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in exactly one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0"/>
    <w:bookmarkStart w:id="112" w:name="exm-set-partition"/>
    <w:p>
      <w:pPr>
        <w:pStyle w:val="BodyText"/>
      </w:pPr>
      <w:r>
        <w:rPr>
          <w:b/>
          <w:bCs/>
        </w:rPr>
        <w:t xml:space="preserve">Example 21 (Partitions and collections that are not partitions)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four groups of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are a partition 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 of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let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define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let is in both of its sets.</w:t>
      </w:r>
    </w:p>
    <w:p>
      <w:pPr>
        <w:pStyle w:val="Compact"/>
        <w:numPr>
          <w:ilvl w:val="0"/>
          <w:numId w:val="1019"/>
        </w:numPr>
      </w:pP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if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let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list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nor/>
                    <m:sty m:val="p"/>
                  </m:rPr>
                  <m:t>cond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cons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since define is in none of its sets.</w:t>
      </w:r>
    </w:p>
    <w:p>
      <w:pPr>
        <w:pStyle w:val="Compact"/>
        <w:numPr>
          <w:ilvl w:val="0"/>
          <w:numId w:val="1019"/>
        </w:numPr>
      </w:pPr>
      <w:r>
        <w:t xml:space="preserve">The set of even integers and the set of odd integers (</w:t>
      </w:r>
      <w:hyperlink r:id="rId111">
        <w:r>
          <w:rPr>
            <w:rStyle w:val="Hyperlink"/>
          </w:rPr>
          <w:t xml:space="preserve">Definition: Even integer</w:t>
        </w:r>
      </w:hyperlink>
      <w:r>
        <w:t xml:space="preserve">) form a partition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since every integer is even or odd, and none is both.</w:t>
      </w:r>
    </w:p>
    <w:bookmarkEnd w:id="112"/>
    <w:bookmarkStart w:id="113" w:name="thm-classes-partition"/>
    <w:p>
      <w:pPr>
        <w:pStyle w:val="FirstParagraph"/>
      </w:pPr>
      <w:r>
        <w:rPr>
          <w:b/>
          <w:bCs/>
        </w:rPr>
        <w:t xml:space="preserve">Theorem 5 (Equivalence classes form a partition)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an equivalence relation 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Then the collection of the different equivalence classes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1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 by</w:t>
      </w:r>
      <w:r>
        <w:t xml:space="preserve"> 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.</w:t>
      </w:r>
      <w:r>
        <w:t xml:space="preserve"> </w:t>
      </w:r>
      <w:r>
        <w:t xml:space="preserve">We check the three conditions of</w:t>
      </w:r>
      <w:r>
        <w:t xml:space="preserve"> 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Nonempty.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reflexive,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Different classes are disjoint.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two classes that share an element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symmetric,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x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transitive,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b</m:t>
        </m:r>
        <m:r>
          <m:rPr>
            <m:sty m:val="p"/>
          </m:rPr>
          <m:t>]</m:t>
        </m:r>
      </m:oMath>
      <w:r>
        <w:t xml:space="preserve">, by</w:t>
      </w:r>
      <w:r>
        <w:t xml:space="preserve"> </w:t>
      </w:r>
      <w:hyperlink w:anchor="thm-related-classes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So two different classes share no element.</w:t>
      </w:r>
    </w:p>
    <w:p>
      <w:pPr>
        <w:pStyle w:val="BodyText"/>
      </w:pPr>
      <w:r>
        <w:rPr>
          <w:b/>
          <w:bCs/>
        </w:rPr>
        <w:t xml:space="preserve">Every element is in a class.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its own class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as in the first step.</w:t>
      </w:r>
    </w:p>
    <w:bookmarkStart w:id="114" w:name="thm-partition-equivalence"/>
    <w:p>
      <w:pPr>
        <w:pStyle w:val="BodyText"/>
      </w:pPr>
      <w:r>
        <w:rPr>
          <w:b/>
          <w:bCs/>
        </w:rPr>
        <w:t xml:space="preserve">Theorem 6 (A partition gives an equivalence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partition 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set-partitio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and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 an equivalence relation (</w:t>
      </w:r>
      <w:hyperlink w:anchor="def-equivalence-relation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and its equivalence classes (</w:t>
      </w:r>
      <w:hyperlink w:anchor="def-equivalence-class">
        <w:r>
          <w:rPr>
            <w:rStyle w:val="Hyperlink"/>
          </w:rPr>
          <w:t xml:space="preserve">Definition 14</w:t>
        </w:r>
      </w:hyperlink>
      <w:r>
        <w:t xml:space="preserve">) are exactly the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1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Reflexive.</w:t>
      </w:r>
      <w:r>
        <w:t xml:space="preserve"> </w:t>
      </w:r>
      <w:r>
        <w:t xml:space="preserve">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is in some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 the same set, and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Symmetric.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the same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 then so are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Transitive.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in a set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X</m:t>
        </m:r>
        <m:r>
          <m:rPr>
            <m:sty m:val="p"/>
          </m:rPr>
          <m:t>∩</m:t>
        </m:r>
        <m:r>
          <m:t>Y</m:t>
        </m:r>
      </m:oMath>
      <w:r>
        <w:t xml:space="preserve">.</w:t>
      </w:r>
      <w:r>
        <w:t xml:space="preserve"> </w:t>
      </w:r>
      <w:r>
        <w:t xml:space="preserve">Different sets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are disjoint,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both in</w:t>
      </w:r>
      <w:r>
        <w:t xml:space="preserve"> </w:t>
      </w:r>
      <m:oMath>
        <m:r>
          <m:t>X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class is a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, 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that holds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An element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in the set that holds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Each set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 class.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nonempty, it holds some element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]</m:t>
        </m:r>
      </m:oMath>
      <w:r>
        <w:t xml:space="preserve">, by the previous step.</w:t>
      </w:r>
    </w:p>
    <w:bookmarkStart w:id="115" w:name="exm-first-letter"/>
    <w:p>
      <w:pPr>
        <w:pStyle w:val="BodyText"/>
      </w:pPr>
      <w:r>
        <w:rPr>
          <w:b/>
          <w:bCs/>
        </w:rPr>
        <w:t xml:space="preserve">Example 22 (Starting with the same letter)</w:t>
      </w:r>
      <w:r>
        <w:t xml:space="preserve"> </w:t>
      </w:r>
      <w:r>
        <w:t xml:space="preserve">By</w:t>
      </w:r>
      <w:r>
        <w:t xml:space="preserve"> </w:t>
      </w:r>
      <w:hyperlink w:anchor="thm-partition-equivalence">
        <w:r>
          <w:rPr>
            <w:rStyle w:val="Hyperlink"/>
          </w:rPr>
          <w:t xml:space="preserve">Theorem 6</w:t>
        </w:r>
      </w:hyperlink>
      <w:r>
        <w:t xml:space="preserve">,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</w:t>
      </w:r>
      <w:r>
        <w:t xml:space="preserve"> </w:t>
      </w:r>
      <w:hyperlink w:anchor="sol-first-letter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 the equivalence relation</w:t>
      </w:r>
      <w:r>
        <w:t xml:space="preserve"> </w:t>
      </w:r>
      <w:r>
        <w:t xml:space="preserve">“starts with the same letter as”</w:t>
      </w:r>
      <w:r>
        <w:t xml:space="preserve">,</w:t>
      </w:r>
      <w:r>
        <w:t xml:space="preserve"> </w:t>
      </w:r>
      <w:r>
        <w:t xml:space="preserve">whose equivalence classes are the four groups.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[</m:t>
        </m:r>
        <m:r>
          <m:rPr>
            <m:nor/>
            <m:sty m:val="p"/>
          </m:rPr>
          <m:t>let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let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list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lasses-partition">
        <w:r>
          <w:rPr>
            <w:rStyle w:val="Hyperlink"/>
          </w:rPr>
          <w:t xml:space="preserve">Theorem 5</w:t>
        </w:r>
      </w:hyperlink>
      <w:r>
        <w:t xml:space="preserve">, the relation</w:t>
      </w:r>
      <w:r>
        <w:t xml:space="preserve"> </w:t>
      </w:r>
      <w:r>
        <w:t xml:space="preserve">“has the same length as”</w:t>
      </w:r>
      <w:r>
        <w:t xml:space="preserve"> </w:t>
      </w:r>
      <w:r>
        <w:t xml:space="preserve">of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gives the partition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into its four classes from</w:t>
      </w:r>
      <w:r>
        <w:t xml:space="preserve"> </w:t>
      </w:r>
      <w:hyperlink w:anchor="exm-equivalence-classes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which is a different partition of the same set.</w:t>
      </w:r>
    </w:p>
    <w:bookmarkEnd w:id="115"/>
    <w:bookmarkEnd w:id="116"/>
    <w:bookmarkStart w:id="144" w:name="sec-functions-relations"/>
    <w:p>
      <w:pPr>
        <w:pStyle w:val="Heading1"/>
      </w:pPr>
      <w:r>
        <w:t xml:space="preserve">8. Functions as relations</w:t>
      </w:r>
    </w:p>
    <w:bookmarkStart w:id="117" w:name="exr-beats-one"/>
    <w:p>
      <w:pPr>
        <w:pStyle w:val="FirstParagraph"/>
      </w:pPr>
      <w:r>
        <w:rPr>
          <w:b/>
          <w:bCs/>
        </w:rPr>
        <w:t xml:space="preserve">Exercise 8 (How many does each one beat?)</w:t>
      </w:r>
      <w:r>
        <w:t xml:space="preserve"> </w:t>
      </w:r>
      <w:r>
        <w:t xml:space="preserve">In 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how many elements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beat?</w:t>
      </w:r>
    </w:p>
    <w:bookmarkEnd w:id="117"/>
    <w:bookmarkStart w:id="118" w:name="sol-beats-on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Exactly one each:</w:t>
      </w:r>
      <w:r>
        <w:t xml:space="preserve"> </w:t>
      </w:r>
      <w:r>
        <w:t xml:space="preserve">rock beats only scissors,</w:t>
      </w:r>
      <w:r>
        <w:t xml:space="preserve"> </w:t>
      </w:r>
      <w:r>
        <w:t xml:space="preserve">paper beats only rock,</w:t>
      </w:r>
      <w:r>
        <w:t xml:space="preserve"> </w:t>
      </w:r>
      <w:r>
        <w:t xml:space="preserve">and scissors beats only paper.</w:t>
      </w:r>
      <w:r>
        <w:t xml:space="preserve"> </w:t>
      </w:r>
      <w:r>
        <w:t xml:space="preserve">So</w:t>
      </w:r>
      <w:r>
        <w:t xml:space="preserve"> </w:t>
      </w:r>
      <w:r>
        <w:t xml:space="preserve">“the element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beats”</w:t>
      </w:r>
      <w:r>
        <w:t xml:space="preserve"> </w:t>
      </w:r>
      <w:r>
        <w:t xml:space="preserve">names one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G</m:t>
        </m:r>
      </m:oMath>
      <w:r>
        <w:t xml:space="preserve">,</w:t>
      </w:r>
      <w:r>
        <w:t xml:space="preserve"> </w:t>
      </w:r>
      <w:r>
        <w:t xml:space="preserve">which is what a function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from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does.</w:t>
      </w:r>
    </w:p>
    <w:bookmarkEnd w:id="118"/>
    <w:bookmarkStart w:id="119" w:name="def-function-domain"/>
    <w:p>
      <w:pPr>
        <w:pStyle w:val="BodyText"/>
      </w:pPr>
      <w:r>
        <w:rPr>
          <w:b/>
          <w:bCs/>
        </w:rPr>
        <w:t xml:space="preserve">Definition 16 (Domain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19"/>
    <w:bookmarkStart w:id="120" w:name="def-codomain"/>
    <w:p>
      <w:pPr>
        <w:pStyle w:val="BodyText"/>
      </w:pPr>
      <w:r>
        <w:rPr>
          <w:b/>
          <w:bCs/>
        </w:rPr>
        <w:t xml:space="preserve">Definition 17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(Wikipedia contributors 2026d)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20"/>
    <w:bookmarkStart w:id="121" w:name="def-graph"/>
    <w:p>
      <w:pPr>
        <w:pStyle w:val="BodyText"/>
      </w:pPr>
      <w:r>
        <w:rPr>
          <w:b/>
          <w:bCs/>
        </w:rPr>
        <w:t xml:space="preserve">Definition 18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(Wikipedia contributors 2026l)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121"/>
    <w:bookmarkStart w:id="123" w:name="exm-graph-length"/>
    <w:p>
      <w:pPr>
        <w:pStyle w:val="FirstParagraph"/>
      </w:pPr>
      <w:r>
        <w:rPr>
          <w:b/>
          <w:bCs/>
        </w:rPr>
        <w:t xml:space="preserve">Example 23 (The graph of a length function)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,</w:t>
      </w:r>
      <w:r>
        <w:t xml:space="preserve"> </w:t>
      </w:r>
      <w:hyperlink r:id="rId122">
        <w:r>
          <w:rPr>
            <w:rStyle w:val="Hyperlink"/>
          </w:rPr>
          <w:t xml:space="preserve">Definition: Natural numbers (our convention)</w:t>
        </w:r>
      </w:hyperlink>
      <w:r>
        <w:t xml:space="preserve">) give the length of each word of the set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hyperlink w:anchor="exr-same-length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as in</w:t>
      </w:r>
      <w:r>
        <w:t xml:space="preserve"> </w:t>
      </w:r>
      <w:hyperlink w:anchor="exm-same-length">
        <w:r>
          <w:rPr>
            <w:rStyle w:val="Hyperlink"/>
          </w:rPr>
          <w:t xml:space="preserve">Example 18</w:t>
        </w:r>
      </w:hyperlink>
      <w:r>
        <w:t xml:space="preserve">.</w:t>
      </w:r>
      <w:r>
        <w:t xml:space="preserve"> </w:t>
      </w:r>
      <w:r>
        <w:t xml:space="preserve">Its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 is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  <w:r>
        <w:t xml:space="preserve"> </w:t>
      </w:r>
      <w:r>
        <w:t xml:space="preserve">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the set of six pairs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if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let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cond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list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cons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define</m:t>
              </m:r>
              <m:r>
                <m:rPr>
                  <m:sty m:val="p"/>
                </m:rPr>
                <m:t>,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subset of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and so a relation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Each word appears as the first entry of exactly one pair.</w:t>
      </w:r>
    </w:p>
    <w:bookmarkEnd w:id="123"/>
    <w:bookmarkStart w:id="124" w:name="rem-graph-words"/>
    <w:p>
      <w:pPr>
        <w:pStyle w:val="BodyText"/>
      </w:pPr>
      <w:r>
        <w:rPr>
          <w:i/>
          <w:iCs/>
        </w:rPr>
        <w:t xml:space="preserve">Remark 4</w:t>
      </w:r>
      <w:r>
        <w:t xml:space="preserve"> (Two uses of the word</w:t>
      </w:r>
      <w:r>
        <w:t xml:space="preserve"> </w:t>
      </w:r>
      <w:r>
        <w:t xml:space="preserve">“graph”</w:t>
      </w:r>
      <w:r>
        <w:t xml:space="preserve">). </w:t>
      </w:r>
      <w:r>
        <w:t xml:space="preserve">The graph of a function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is a set of ordered pairs:</w:t>
      </w:r>
      <w:r>
        <w:t xml:space="preserve"> </w:t>
      </w:r>
      <w:r>
        <w:t xml:space="preserve">the relation that the function gives.</w:t>
      </w:r>
      <w:r>
        <w:t xml:space="preserve"> </w:t>
      </w:r>
      <w:r>
        <w:t xml:space="preserve">The directed graph of a relation (</w:t>
      </w:r>
      <w:hyperlink w:anchor="def-relation-digraph">
        <w:r>
          <w:rPr>
            <w:rStyle w:val="Hyperlink"/>
          </w:rPr>
          <w:t xml:space="preserve">Definition 4</w:t>
        </w:r>
      </w:hyperlink>
      <w:r>
        <w:t xml:space="preserve">) is a drawing of a relation on a set, with points and arrows.</w:t>
      </w:r>
      <w:r>
        <w:t xml:space="preserve"> </w:t>
      </w:r>
      <w:r>
        <w:t xml:space="preserve">The two share a word but are different things.</w:t>
      </w:r>
      <w:r>
        <w:t xml:space="preserve"> </w:t>
      </w:r>
      <w:r>
        <w:t xml:space="preserve">For a function from a set to itself, the directed graph of its graph draws one arrow from each point.</w:t>
      </w:r>
    </w:p>
    <w:bookmarkEnd w:id="124"/>
    <w:bookmarkStart w:id="125" w:name="thm-function-relation"/>
    <w:p>
      <w:pPr>
        <w:pStyle w:val="BodyText"/>
      </w:pPr>
      <w:r>
        <w:rPr>
          <w:b/>
          <w:bCs/>
        </w:rPr>
        <w:t xml:space="preserve">Theorem 7 (Functions are relations with one output per input)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sets, 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a relation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w:anchor="def-binary-rela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w:r>
        <w:t xml:space="preserve">if and only if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to exactly one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That function is then the only one whose graph is</w:t>
      </w:r>
      <w:r>
        <w:t xml:space="preserve"> </w:t>
      </w:r>
      <m:oMath>
        <m:r>
          <m:t>R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 also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26">
        <w:r>
          <w:rPr>
            <w:rStyle w:val="Hyperlink"/>
          </w:rPr>
          <w:t xml:space="preserve">Definition: Ordered pair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only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related to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related to exactly one element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element.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exactly one element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so it is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  <w:r>
        <w:t xml:space="preserve"> </w:t>
      </w:r>
      <w:r>
        <w:t xml:space="preserve">Its graph is</w:t>
      </w:r>
      <w:r>
        <w:t xml:space="preserve"> </w:t>
      </w:r>
      <m:oMath>
        <m:r>
          <m:t>R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element related to</w:t>
      </w:r>
      <w:r>
        <w:t xml:space="preserve"> </w:t>
      </w:r>
      <m:oMath>
        <m:r>
          <m:t>a</m:t>
        </m:r>
      </m:oMath>
      <w:r>
        <w:t xml:space="preserve">, which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with the same graph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since each is the one element 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they are the same function.</w:t>
      </w:r>
    </w:p>
    <w:bookmarkStart w:id="128" w:name="rem-function-as-set-of-pairs"/>
    <w:p>
      <w:pPr>
        <w:pStyle w:val="BodyText"/>
      </w:pPr>
      <w:r>
        <w:rPr>
          <w:i/>
          <w:iCs/>
        </w:rPr>
        <w:t xml:space="preserve">Remark 5</w:t>
      </w:r>
      <w:r>
        <w:t xml:space="preserve"> (What a function is fundamentally). 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9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r:id="rId127">
        <w:r>
          <w:rPr>
            <w:rStyle w:val="Hyperlink"/>
          </w:rPr>
          <w:t xml:space="preserve">Example: Doubling a die roll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128"/>
    <w:bookmarkStart w:id="129" w:name="exm-function-or-not"/>
    <w:p>
      <w:pPr>
        <w:pStyle w:val="BodyText"/>
      </w:pPr>
      <w:r>
        <w:rPr>
          <w:b/>
          <w:bCs/>
        </w:rPr>
        <w:t xml:space="preserve">Example 24 (Relations that are functions and relations that are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w:hyperlink w:anchor="exm-beat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exactly one element, as</w:t>
      </w:r>
      <w:r>
        <w:t xml:space="preserve"> </w:t>
      </w:r>
      <w:hyperlink w:anchor="sol-beats-one">
        <w:r>
          <w:rPr>
            <w:rStyle w:val="Hyperlink"/>
          </w:rPr>
          <w:t xml:space="preserve">Solution 8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, it is the graph of a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, with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word-letter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since cat is related to two letters, c and t.</w:t>
      </w:r>
    </w:p>
    <w:p>
      <w:pPr>
        <w:pStyle w:val="Compact"/>
        <w:numPr>
          <w:ilvl w:val="0"/>
          <w:numId w:val="1022"/>
        </w:numPr>
      </w:pPr>
      <w:r>
        <w:t xml:space="preserve">The relation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of</w:t>
      </w:r>
      <w:r>
        <w:t xml:space="preserve"> </w:t>
      </w:r>
      <w:hyperlink w:anchor="exm-par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 not the graph of a function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for two reasons:</w:t>
      </w:r>
      <w:r>
        <w:t xml:space="preserve"> </w:t>
      </w:r>
      <w:r>
        <w:t xml:space="preserve">Ada is related to two people,</w:t>
      </w:r>
      <w:r>
        <w:t xml:space="preserve"> </w:t>
      </w:r>
      <w:r>
        <w:t xml:space="preserve">and Dev is related to none.</w:t>
      </w:r>
    </w:p>
    <w:bookmarkEnd w:id="129"/>
    <w:bookmarkStart w:id="130" w:name="exm-racket-function"/>
    <w:p>
      <w:pPr>
        <w:pStyle w:val="FirstParagraph"/>
      </w:pPr>
      <w:r>
        <w:rPr>
          <w:b/>
          <w:bCs/>
        </w:rPr>
        <w:t xml:space="preserve">Example 25 (Checking for one output per input in Racket)</w:t>
      </w:r>
      <w:r>
        <w:t xml:space="preserve"> </w:t>
      </w:r>
      <w:r>
        <w:rPr>
          <w:rStyle w:val="VerbatimChar"/>
        </w:rPr>
        <w:t xml:space="preserve">(for/sum ([x L]) body)</w:t>
      </w:r>
      <w:r>
        <w:t xml:space="preserve"> </w:t>
      </w:r>
      <w:r>
        <w:t xml:space="preserve">evaluates</w:t>
      </w:r>
      <w:r>
        <w:t xml:space="preserve"> </w:t>
      </w:r>
      <w:r>
        <w:rPr>
          <w:rStyle w:val="VerbatimChar"/>
        </w:rPr>
        <w:t xml:space="preserve">body</w:t>
      </w:r>
      <w:r>
        <w:t xml:space="preserve"> </w:t>
      </w:r>
      <w:r>
        <w:t xml:space="preserve">once for each element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t xml:space="preserve">and returns the sum of the values.</w:t>
      </w:r>
      <w:r>
        <w:t xml:space="preserve"> </w:t>
      </w:r>
      <w:r>
        <w:t xml:space="preserve">With a finite relation stored as a list of pairs, as in</w:t>
      </w:r>
      <w:r>
        <w:t xml:space="preserve"> </w:t>
      </w:r>
      <w:hyperlink w:anchor="exr-racket-membe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count-outputs</w:t>
      </w:r>
      <w:r>
        <w:t xml:space="preserve"> </w:t>
      </w:r>
      <w:r>
        <w:t xml:space="preserve">uses it to count the pairs whose first entry is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function?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for/and</w:t>
      </w:r>
      <w:r>
        <w:t xml:space="preserve"> </w:t>
      </w:r>
      <w:r>
        <w:t xml:space="preserve">(</w:t>
      </w:r>
      <w:hyperlink w:anchor="exm-racket-properties">
        <w:r>
          <w:rPr>
            <w:rStyle w:val="Hyperlink"/>
          </w:rPr>
          <w:t xml:space="preserve">Example 13</w:t>
        </w:r>
      </w:hyperlink>
      <w:r>
        <w:t xml:space="preserve">) to check the condition of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for each element of the list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for/sum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R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function? A 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a A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count-outputs R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)))</w:t>
      </w:r>
    </w:p>
    <w:p>
      <w:pPr>
        <w:pStyle w:val="FirstParagraph"/>
      </w:pPr>
      <w:r>
        <w:rPr>
          <w:rStyle w:val="VerbatimChar"/>
        </w:rPr>
        <w:t xml:space="preserve">(function? (list 'rock 'paper 'scissors) beats)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found,</w:t>
      </w:r>
      <w:r>
        <w:t xml:space="preserve"> </w:t>
      </w:r>
      <w:r>
        <w:t xml:space="preserve">since</w:t>
      </w:r>
      <w:r>
        <w:t xml:space="preserve"> </w:t>
      </w:r>
      <w:r>
        <w:rPr>
          <w:rStyle w:val="VerbatimChar"/>
        </w:rPr>
        <w:t xml:space="preserve">(count-outputs beats a)</w:t>
      </w:r>
      <w:r>
        <w:t xml:space="preserve"> </w:t>
      </w:r>
      <w:r>
        <w:t xml:space="preserve">is 1 for each of the three elements.</w:t>
      </w:r>
    </w:p>
    <w:bookmarkEnd w:id="130"/>
    <w:bookmarkStart w:id="131" w:name="def-image"/>
    <w:p>
      <w:pPr>
        <w:pStyle w:val="BodyText"/>
      </w:pPr>
      <w:r>
        <w:rPr>
          <w:b/>
          <w:bCs/>
        </w:rPr>
        <w:t xml:space="preserve">Definition 19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(Wikipedia contributors 2026n)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31"/>
    <w:bookmarkStart w:id="132" w:name="exm-domain-image"/>
    <w:p>
      <w:pPr>
        <w:pStyle w:val="BodyText"/>
      </w:pPr>
      <w:r>
        <w:rPr>
          <w:b/>
          <w:bCs/>
        </w:rPr>
        <w:t xml:space="preserve">Example 26 (The images of two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:</m:t>
        </m:r>
        <m:r>
          <m:t>K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the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lengths that occur.</w:t>
      </w:r>
      <w:r>
        <w:t xml:space="preserve"> </w:t>
      </w:r>
      <w:r>
        <w:t xml:space="preserve">Most natural numbers, such as 1 and 5, are in its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but not in its image.</w:t>
      </w:r>
    </w:p>
    <w:p>
      <w:pPr>
        <w:pStyle w:val="Compact"/>
        <w:numPr>
          <w:ilvl w:val="0"/>
          <w:numId w:val="1023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domain (</w:t>
      </w:r>
      <w:hyperlink w:anchor="def-function-domain">
        <w:r>
          <w:rPr>
            <w:rStyle w:val="Hyperlink"/>
          </w:rPr>
          <w:t xml:space="preserve">Definition 16</w:t>
        </w:r>
      </w:hyperlink>
      <w:r>
        <w:t xml:space="preserve">) and codomain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and its image is all of</w:t>
      </w:r>
      <w:r>
        <w:t xml:space="preserve"> </w:t>
      </w:r>
      <m:oMath>
        <m:r>
          <m:t>G</m:t>
        </m:r>
      </m:oMath>
      <w:r>
        <w:t xml:space="preserve">, since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beaten by some element.</w:t>
      </w:r>
    </w:p>
    <w:bookmarkEnd w:id="132"/>
    <w:bookmarkStart w:id="133" w:name="def-range"/>
    <w:p>
      <w:pPr>
        <w:pStyle w:val="FirstParagraph"/>
      </w:pPr>
      <w:r>
        <w:rPr>
          <w:b/>
          <w:bCs/>
        </w:rPr>
        <w:t xml:space="preserve">Definition 20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24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(Wikipedia contributors 2026s)</w:t>
      </w:r>
      <w:r>
        <w:t xml:space="preserve">.</w:t>
      </w:r>
    </w:p>
    <w:bookmarkEnd w:id="133"/>
    <w:bookmarkStart w:id="136" w:name="exr-dup-odd"/>
    <w:p>
      <w:pPr>
        <w:pStyle w:val="BodyText"/>
      </w:pPr>
      <w:r>
        <w:rPr>
          <w:b/>
          <w:bCs/>
        </w:rPr>
        <w:t xml:space="preserve">Exercise 9 (Writing a string twice)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set of strings over the alphabet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Definition: String</w:t>
        </w:r>
      </w:hyperlink>
      <w:r>
        <w:t xml:space="preserve">,</w:t>
      </w:r>
      <w:r>
        <w:t xml:space="preserve"> </w:t>
      </w:r>
      <w:hyperlink r:id="rId135">
        <w:r>
          <w:rPr>
            <w:rStyle w:val="Hyperlink"/>
          </w:rPr>
          <w:t xml:space="preserve">Definition: Alphabet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write a string twice: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0101</m:t>
        </m:r>
      </m:oMath>
      <w:r>
        <w:t xml:space="preserve">.</w:t>
      </w:r>
      <w:r>
        <w:t xml:space="preserve"> </w:t>
      </w:r>
      <w:r>
        <w:t xml:space="preserve">Is there a string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010</m:t>
        </m:r>
      </m:oMath>
      <w:r>
        <w:t xml:space="preserve">?</w:t>
      </w:r>
    </w:p>
    <w:bookmarkEnd w:id="136"/>
    <w:bookmarkStart w:id="137" w:name="sol-dup-od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symbols, then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s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2</m:t>
        </m:r>
        <m:r>
          <m:t>n</m:t>
        </m:r>
      </m:oMath>
      <w:r>
        <w:t xml:space="preserve"> </w:t>
      </w:r>
      <w:r>
        <w:t xml:space="preserve">symbols, an even number.</w:t>
      </w:r>
      <w:r>
        <w:t xml:space="preserve"> </w:t>
      </w:r>
      <w:r>
        <w:t xml:space="preserve">The string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has 3 symbols, an odd number,</w:t>
      </w:r>
      <w:r>
        <w:t xml:space="preserve"> </w:t>
      </w:r>
      <w:r>
        <w:t xml:space="preserve">so it is not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any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in the codomain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but not in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37"/>
    <w:bookmarkStart w:id="138" w:name="def-injective"/>
    <w:p>
      <w:pPr>
        <w:pStyle w:val="BodyText"/>
      </w:pPr>
      <w:r>
        <w:rPr>
          <w:b/>
          <w:bCs/>
        </w:rPr>
        <w:t xml:space="preserve">Definition 21 (Injective function (one-to-one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injective</w:t>
      </w:r>
      <w:r>
        <w:t xml:space="preserve"> </w:t>
      </w:r>
      <w:r>
        <w:t xml:space="preserve">(Wikipedia contributors 2026o)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one-to-one</w:t>
      </w:r>
      <w:r>
        <w:t xml:space="preserve">)</w:t>
      </w:r>
      <w:r>
        <w:t xml:space="preserve"> </w:t>
      </w:r>
      <w:r>
        <w:t xml:space="preserve">if,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138"/>
    <w:bookmarkStart w:id="139" w:name="exm-injective-or-not"/>
    <w:p>
      <w:pPr>
        <w:pStyle w:val="BodyText"/>
      </w:pPr>
      <w:r>
        <w:rPr>
          <w:b/>
          <w:bCs/>
        </w:rPr>
        <w:t xml:space="preserve">Example 27 (Injective or not)</w:t>
      </w:r>
      <w:r>
        <w:t xml:space="preserve"> </w:t>
      </w:r>
      <w:r>
        <w:t xml:space="preserve">By its contrapositive (</w:t>
      </w:r>
      <w:hyperlink r:id="rId61">
        <w:r>
          <w:rPr>
            <w:rStyle w:val="Hyperlink"/>
          </w:rPr>
          <w:t xml:space="preserve">Definition: Contrapositive</w:t>
        </w:r>
      </w:hyperlink>
      <w:r>
        <w:t xml:space="preserve">), a function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exactly when different inputs always give different outputs.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injective.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s</m:t>
        </m:r>
        <m:r>
          <m:t>s</m:t>
        </m:r>
        <m:r>
          <m:rPr>
            <m:sty m:val="p"/>
          </m:rPr>
          <m:t>=</m:t>
        </m:r>
        <m:r>
          <m:t>t</m:t>
        </m:r>
        <m:r>
          <m:t>t</m:t>
        </m:r>
      </m:oMath>
      <w:r>
        <w:t xml:space="preserve">.</w:t>
      </w:r>
      <w:r>
        <w:t xml:space="preserve"> </w:t>
      </w:r>
      <w:r>
        <w:t xml:space="preserve">The two sides have the same length,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have the same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symbols of each side are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on the left 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 the right.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injective,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cond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list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nor/>
            <m:sty m:val="p"/>
          </m:rPr>
          <m:t>cond</m:t>
        </m:r>
        <m:r>
          <m:rPr>
            <m:sty m:val="p"/>
          </m:rPr>
          <m:t>≠</m:t>
        </m:r>
        <m:r>
          <m:rPr>
            <m:nor/>
            <m:sty m:val="p"/>
          </m:rPr>
          <m:t>list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that gives the length of a string,</w:t>
      </w:r>
      <w:r>
        <w:t xml:space="preserve"> </w:t>
      </w:r>
      <w:r>
        <w:t xml:space="preserve">its number of symbols, as for the length of a list (</w:t>
      </w:r>
      <w:hyperlink r:id="rId95">
        <w:r>
          <w:rPr>
            <w:rStyle w:val="Hyperlink"/>
          </w:rPr>
          <w:t xml:space="preserve">Definition: Length of a list</w:t>
        </w:r>
      </w:hyperlink>
      <w:r>
        <w:t xml:space="preserve">),</w:t>
      </w:r>
      <w:r>
        <w:t xml:space="preserve"> </w:t>
      </w:r>
      <w:r>
        <w:t xml:space="preserve">is not injective, since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t>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39"/>
    <w:bookmarkStart w:id="140" w:name="def-surjective"/>
    <w:p>
      <w:pPr>
        <w:pStyle w:val="FirstParagraph"/>
      </w:pPr>
      <w:r>
        <w:rPr>
          <w:b/>
          <w:bCs/>
        </w:rPr>
        <w:t xml:space="preserve">Definition 22 (Surjective function (onto function))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surjective</w:t>
      </w:r>
      <w:r>
        <w:t xml:space="preserve"> </w:t>
      </w:r>
      <w:r>
        <w:t xml:space="preserve">(Wikipedia contributors 2026u)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onto</w:t>
      </w:r>
      <w:r>
        <w:t xml:space="preserve">)</w:t>
      </w:r>
      <w:r>
        <w:t xml:space="preserve"> </w:t>
      </w:r>
      <w:r>
        <w:t xml:space="preserve">if, 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, there is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40"/>
    <w:bookmarkStart w:id="141" w:name="exm-surjective-or-not"/>
    <w:p>
      <w:pPr>
        <w:pStyle w:val="BodyText"/>
      </w:pPr>
      <w:r>
        <w:rPr>
          <w:b/>
          <w:bCs/>
        </w:rPr>
        <w:t xml:space="preserve">Example 28 (Surjective or not)</w:t>
      </w:r>
      <w:r>
        <w:t xml:space="preserve"> </w:t>
      </w:r>
      <w:r>
        <w:t xml:space="preserve">A function is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 exactly when its image (</w:t>
      </w:r>
      <w:hyperlink w:anchor="def-image">
        <w:r>
          <w:rPr>
            <w:rStyle w:val="Hyperlink"/>
          </w:rPr>
          <w:t xml:space="preserve">Definition 19</w:t>
        </w:r>
      </w:hyperlink>
      <w:r>
        <w:t xml:space="preserve">) is its whole codomain (</w:t>
      </w:r>
      <w:hyperlink w:anchor="def-codomain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surjective: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 the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 length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 </w:t>
      </w:r>
      <w:r>
        <w:t xml:space="preserve">of</w:t>
      </w:r>
      <w:r>
        <w:t xml:space="preserve"> </w:t>
      </w:r>
      <w:hyperlink w:anchor="exr-dup-od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is not in its image (</w:t>
      </w:r>
      <w:hyperlink w:anchor="sol-dup-odd">
        <w:r>
          <w:rPr>
            <w:rStyle w:val="Hyperlink"/>
          </w:rPr>
          <w:t xml:space="preserve">Solution 9</w:t>
        </w:r>
      </w:hyperlink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is not surjective,</w:t>
      </w:r>
      <w:r>
        <w:t xml:space="preserve"> </w:t>
      </w:r>
      <w:r>
        <w:t xml:space="preserve">since no word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has length 5.</w:t>
      </w:r>
    </w:p>
    <w:bookmarkEnd w:id="141"/>
    <w:bookmarkStart w:id="142" w:name="def-bijective"/>
    <w:p>
      <w:pPr>
        <w:pStyle w:val="FirstParagraph"/>
      </w:pPr>
      <w:r>
        <w:rPr>
          <w:b/>
          <w:bCs/>
        </w:rPr>
        <w:t xml:space="preserve">Definition 23 (Bijective function (bijection))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bijective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bijection</w:t>
      </w:r>
      <w:r>
        <w:t xml:space="preserve">)</w:t>
      </w:r>
      <w:r>
        <w:t xml:space="preserve"> </w:t>
      </w:r>
      <w:r>
        <w:t xml:space="preserve">if it is injective (</w:t>
      </w:r>
      <w:hyperlink w:anchor="def-injective">
        <w:r>
          <w:rPr>
            <w:rStyle w:val="Hyperlink"/>
          </w:rPr>
          <w:t xml:space="preserve">Definition 21</w:t>
        </w:r>
      </w:hyperlink>
      <w:r>
        <w:t xml:space="preserve">) and surjective (</w:t>
      </w:r>
      <w:hyperlink w:anchor="def-surjectiv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42"/>
    <w:bookmarkStart w:id="143" w:name="exm-bijective-or-not"/>
    <w:p>
      <w:pPr>
        <w:pStyle w:val="BodyText"/>
      </w:pPr>
      <w:r>
        <w:rPr>
          <w:b/>
          <w:bCs/>
        </w:rPr>
        <w:t xml:space="preserve">Example 29 (Bijective or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7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change every 0 of a string to 1 and every 1 to 0,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0010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1101</m:t>
        </m:r>
      </m:oMath>
      <w:r>
        <w:t xml:space="preserve">.</w:t>
      </w:r>
      <w:r>
        <w:t xml:space="preserve"> </w:t>
      </w:r>
      <w:r>
        <w:t xml:space="preserve">Flipping twice changes each symbol back,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It follows that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It is injective, 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It is surjective, since each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is bijective:</w:t>
      </w:r>
      <w:r>
        <w:t xml:space="preserve"> </w:t>
      </w:r>
      <w:r>
        <w:t xml:space="preserve">its three values are the three different elements of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The functions</w:t>
      </w:r>
      <w:r>
        <w:t xml:space="preserve"> </w:t>
      </w:r>
      <m:oMath>
        <m:r>
          <m:rPr>
            <m:sty m:val="p"/>
          </m:rPr>
          <m:t>dup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len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injective-or-not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are not bijective,</w:t>
      </w:r>
      <w:r>
        <w:t xml:space="preserve"> </w:t>
      </w:r>
      <w:r>
        <w:t xml:space="preserve">since each fails to be injective or fails to be surjective.</w:t>
      </w:r>
    </w:p>
    <w:bookmarkEnd w:id="143"/>
    <w:bookmarkEnd w:id="144"/>
    <w:bookmarkStart w:id="158" w:name="sec-inverse-functions"/>
    <w:p>
      <w:pPr>
        <w:pStyle w:val="Heading1"/>
      </w:pPr>
      <w:r>
        <w:t xml:space="preserve">9. Inverse functions and composition</w:t>
      </w:r>
    </w:p>
    <w:bookmarkStart w:id="145" w:name="exr-flip-twice"/>
    <w:p>
      <w:pPr>
        <w:pStyle w:val="FirstParagraph"/>
      </w:pPr>
      <w:r>
        <w:rPr>
          <w:b/>
          <w:bCs/>
        </w:rPr>
        <w:t xml:space="preserve">Exercise 10 (Flipping twice)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flip</m:t>
        </m:r>
      </m:oMath>
      <w:r>
        <w:t xml:space="preserve"> </w:t>
      </w:r>
      <w:r>
        <w:t xml:space="preserve">as in</w:t>
      </w:r>
      <w:r>
        <w:t xml:space="preserve"> </w:t>
      </w:r>
      <w:hyperlink w:anchor="exm-bijective-or-not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what is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?</w:t>
      </w:r>
    </w:p>
    <w:bookmarkEnd w:id="145"/>
    <w:bookmarkStart w:id="146" w:name="sol-flip-twic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First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0110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1001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t>1001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  <w:r>
        <w:t xml:space="preserve"> </w:t>
      </w:r>
      <w:r>
        <w:t xml:space="preserve">So flipping twice gives back the string we started with,</w:t>
      </w:r>
      <w:r>
        <w:t xml:space="preserve"> </w:t>
      </w:r>
      <m:oMath>
        <m:r>
          <m:t>0110</m:t>
        </m:r>
      </m:oMath>
      <w:r>
        <w:t xml:space="preserve">.</w:t>
      </w:r>
    </w:p>
    <w:bookmarkEnd w:id="146"/>
    <w:bookmarkStart w:id="147" w:name="def-identity-function"/>
    <w:p>
      <w:pPr>
        <w:pStyle w:val="BodyText"/>
      </w:pPr>
      <w:r>
        <w:rPr>
          <w:b/>
          <w:bCs/>
        </w:rPr>
        <w:t xml:space="preserve">Definition 24 (Identity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identity function</w:t>
      </w:r>
      <w:r>
        <w:t xml:space="preserve"> </w:t>
      </w:r>
      <w:r>
        <w:t xml:space="preserve">on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(Wikipedia contributors 2026m)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with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47"/>
    <w:bookmarkStart w:id="148" w:name="exm-identity-function"/>
    <w:p>
      <w:pPr>
        <w:pStyle w:val="BodyText"/>
      </w:pPr>
      <w:r>
        <w:rPr>
          <w:b/>
          <w:bCs/>
        </w:rPr>
        <w:t xml:space="preserve">Example 30 (Identity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Flipping twice is the identity function (</w:t>
      </w:r>
      <w:hyperlink w:anchor="def-identity-function">
        <w:r>
          <w:rPr>
            <w:rStyle w:val="Hyperlink"/>
          </w:rPr>
          <w:t xml:space="preserve">Definition 24</w:t>
        </w:r>
      </w:hyperlink>
      <w:r>
        <w:t xml:space="preserve">) on</w:t>
      </w:r>
      <w:r>
        <w:t xml:space="preserve"> </w:t>
      </w:r>
      <m:oMath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sol-flip-twice">
        <w:r>
          <w:rPr>
            <w:rStyle w:val="Hyperlink"/>
          </w:rPr>
          <w:t xml:space="preserve">Solution 10</w:t>
        </w:r>
      </w:hyperlink>
      <w:r>
        <w:t xml:space="preserve"> </w:t>
      </w:r>
      <w:r>
        <w:t xml:space="preserve">found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0110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b>
          <m:e>
            <m:r>
              <m:rPr>
                <m:sty m:val="p"/>
              </m:rPr>
              <m:t>id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is the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which relates each element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to itself.</w:t>
      </w:r>
    </w:p>
    <w:bookmarkEnd w:id="148"/>
    <w:bookmarkStart w:id="149" w:name="def-inverse-function"/>
    <w:p>
      <w:pPr>
        <w:pStyle w:val="FirstParagraph"/>
      </w:pPr>
      <w:r>
        <w:rPr>
          <w:b/>
          <w:bCs/>
        </w:rPr>
        <w:t xml:space="preserve">Definition 25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r:id="rId98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(Wikipedia contributors 2026p)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29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149"/>
    <w:bookmarkStart w:id="150" w:name="rem-inverse-not-reciprocal"/>
    <w:p>
      <w:pPr>
        <w:pStyle w:val="BodyText"/>
      </w:pPr>
      <w:r>
        <w:rPr>
          <w:i/>
          <w:iCs/>
        </w:rPr>
        <w:t xml:space="preserve">Remark 6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150"/>
    <w:bookmarkStart w:id="151" w:name="exm-inverse-strings"/>
    <w:p>
      <w:pPr>
        <w:pStyle w:val="BodyText"/>
      </w:pPr>
      <w:r>
        <w:rPr>
          <w:b/>
          <w:bCs/>
        </w:rPr>
        <w:t xml:space="preserve">Example 31 (Inverse functions of strings and games)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rPr>
            <m:sty m:val="p"/>
          </m:rPr>
          <m:t>flip</m:t>
        </m:r>
      </m:oMath>
      <w:r>
        <w:t xml:space="preserve"> </w:t>
      </w:r>
      <w:r>
        <w:t xml:space="preserve">is its own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p"/>
              </m:rPr>
              <m:t>flip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flip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flip</m:t>
        </m:r>
        <m:r>
          <m:rPr>
            <m:sty m:val="p"/>
          </m:rPr>
          <m:t>(</m:t>
        </m:r>
        <m:r>
          <m:rPr>
            <m:sty m:val="p"/>
          </m:rPr>
          <m:t>flip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exm-identity-function">
        <w:r>
          <w:rPr>
            <w:rStyle w:val="Hyperlink"/>
          </w:rPr>
          <w:t xml:space="preserve">Example 30</w:t>
        </w:r>
      </w:hyperlink>
      <w:r>
        <w:t xml:space="preserve">).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r>
          <m:t>b</m:t>
        </m:r>
        <m:r>
          <m:rPr>
            <m:sty m:val="p"/>
          </m:rPr>
          <m:t>:</m:t>
        </m:r>
        <m:r>
          <m:t>G</m:t>
        </m:r>
        <m:r>
          <m:rPr>
            <m:sty m:val="p"/>
          </m:rPr>
          <m:t>→</m:t>
        </m:r>
        <m:r>
          <m:t>G</m:t>
        </m:r>
      </m:oMath>
      <w:r>
        <w:t xml:space="preserve"> </w:t>
      </w:r>
      <w:r>
        <w:t xml:space="preserve">of</w:t>
      </w:r>
      <w:r>
        <w:t xml:space="preserve"> </w:t>
      </w:r>
      <w:hyperlink w:anchor="exm-function-or-not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has the inverse function</w:t>
      </w:r>
      <w:r>
        <w:t xml:space="preserve"> </w:t>
      </w:r>
      <w:r>
        <w:t xml:space="preserve">“the element that beats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scissors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rock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paper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scissors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rock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paper</m:t>
        </m:r>
      </m:oMath>
      <w:r>
        <w:t xml:space="preserve">.</w:t>
      </w:r>
      <w:r>
        <w:t xml:space="preserve"> </w:t>
      </w:r>
      <w:r>
        <w:t xml:space="preserve">Its graph is the inverse relation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inverse-relation">
        <w:r>
          <w:rPr>
            <w:rStyle w:val="Hyperlink"/>
          </w:rPr>
          <w:t xml:space="preserve">Example 14</w:t>
        </w:r>
      </w:hyperlink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The function</w:t>
      </w:r>
      <w:r>
        <w:t xml:space="preserve"> </w:t>
      </w:r>
      <m:oMath>
        <m:sSub>
          <m:e>
            <m:r>
              <m:rPr>
                <m:sty m:val="p"/>
              </m:rPr>
              <m:t>len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graph-length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has no inverse function,</w:t>
      </w:r>
      <w:r>
        <w:t xml:space="preserve"> </w:t>
      </w:r>
      <w:r>
        <w:t xml:space="preserve">since an inverse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be cond, list and cons at once.</w:t>
      </w:r>
    </w:p>
    <w:bookmarkEnd w:id="151"/>
    <w:bookmarkStart w:id="152" w:name="thm-inverse-bijective"/>
    <w:p>
      <w:pPr>
        <w:pStyle w:val="FirstParagraph"/>
      </w:pPr>
      <w:r>
        <w:rPr>
          <w:b/>
          <w:bCs/>
        </w:rPr>
        <w:t xml:space="preserve">Theorem 8 (A function has an inverse exactly when it is a bijection)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 has an inverse function (</w:t>
      </w:r>
      <w:hyperlink w:anchor="def-inverse-function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 (</w:t>
      </w:r>
      <w:hyperlink w:anchor="def-bijectiv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 the inverse function is then the inverse relation (</w:t>
      </w:r>
      <w:hyperlink w:anchor="def-inverse-relation">
        <w:r>
          <w:rPr>
            <w:rStyle w:val="Hyperlink"/>
          </w:rPr>
          <w:t xml:space="preserve">Definition 10</w:t>
        </w:r>
      </w:hyperlink>
      <w:r>
        <w:t xml:space="preserve">) of 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Injective.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Surjective.</w:t>
      </w:r>
      <w:r>
        <w:t xml:space="preserve"> </w:t>
      </w:r>
      <w:r>
        <w:t xml:space="preserve">Each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bijective, and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surjective, some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</w:t>
      </w:r>
      <w:r>
        <w:t xml:space="preserve"> </w:t>
      </w:r>
      <w:r>
        <w:t xml:space="preserve">and since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injective, only one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does.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that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a function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one element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which is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an inverse function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graph of the inverse.</w:t>
      </w:r>
      <w:r>
        <w:t xml:space="preserve"> </w:t>
      </w:r>
      <w:r>
        <w:t xml:space="preserve">In both cases,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, 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graph of</w:t>
      </w:r>
      <w:r>
        <w:t xml:space="preserve"> </w:t>
      </w:r>
      <m:oMath>
        <m:r>
          <m:t>f</m:t>
        </m:r>
      </m:oMath>
      <w:r>
        <w:t xml:space="preserve">.</w:t>
      </w:r>
    </w:p>
    <w:bookmarkStart w:id="153" w:name="def-composition"/>
    <w:p>
      <w:pPr>
        <w:pStyle w:val="BodyText"/>
      </w:pPr>
      <w:r>
        <w:rPr>
          <w:b/>
          <w:bCs/>
        </w:rPr>
        <w:t xml:space="preserve">Definition 26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r:id="rId98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(Wikipedia contributors 2026k)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153"/>
    <w:bookmarkStart w:id="154" w:name="def-inner-function"/>
    <w:p>
      <w:pPr>
        <w:pStyle w:val="FirstParagraph"/>
      </w:pPr>
      <w:r>
        <w:rPr>
          <w:b/>
          <w:bCs/>
        </w:rPr>
        <w:t xml:space="preserve">Definition 27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154"/>
    <w:bookmarkStart w:id="155" w:name="def-outer-function"/>
    <w:p>
      <w:pPr>
        <w:pStyle w:val="BodyText"/>
      </w:pPr>
      <w:r>
        <w:rPr>
          <w:b/>
          <w:bCs/>
        </w:rPr>
        <w:t xml:space="preserve">Definition 28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155"/>
    <w:bookmarkStart w:id="156" w:name="thm-composition-graph"/>
    <w:p>
      <w:pPr>
        <w:pStyle w:val="BodyText"/>
      </w:pPr>
      <w:r>
        <w:rPr>
          <w:b/>
          <w:bCs/>
        </w:rPr>
        <w:t xml:space="preserve">Theorem 9 (The graph of a composition is a composition of graphs)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 functions (</w:t>
      </w:r>
      <w:hyperlink r:id="rId98">
        <w:r>
          <w:rPr>
            <w:rStyle w:val="Hyperlink"/>
          </w:rPr>
          <w:t xml:space="preserve">Definition: Function (map, mapping, transformation)</w:t>
        </w:r>
      </w:hyperlink>
      <w:r>
        <w:t xml:space="preserve">),</w:t>
      </w:r>
      <w:r>
        <w:t xml:space="preserve"> </w:t>
      </w:r>
      <w:r>
        <w:t xml:space="preserve">and write</w:t>
      </w:r>
      <w:r>
        <w:t xml:space="preserve"> </w:t>
      </w:r>
      <m:oMath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for the graph (</w:t>
      </w:r>
      <w:hyperlink w:anchor="def-graph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the graph of the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is the composition of relations (</w:t>
      </w:r>
      <w:hyperlink w:anchor="def-relation-composition">
        <w:r>
          <w:rPr>
            <w:rStyle w:val="Hyperlink"/>
          </w:rPr>
          <w:t xml:space="preserve">Definition 11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∘</m:t>
          </m:r>
          <m:sSub>
            <m:e>
              <m:r>
                <m:rPr>
                  <m:sty m:val="p"/>
                </m:rPr>
                <m:t>Γ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.</m:t>
          </m:r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By the definition of composition of relations,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  <m:r>
          <m:rPr>
            <m:sty m:val="p"/>
          </m:rPr>
          <m:t>∘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exactly when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can work,</w:t>
      </w:r>
      <w:r>
        <w:t xml:space="preserve"> </w:t>
      </w:r>
      <w:r>
        <w:t xml:space="preserve">so this holds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when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ty m:val="p"/>
              </m:rPr>
              <m:t>Γ</m:t>
            </m:r>
          </m:e>
          <m:sub>
            <m:r>
              <m:t>f</m:t>
            </m:r>
            <m:r>
              <m:rPr>
                <m:sty m:val="p"/>
              </m:rPr>
              <m:t>∘</m:t>
            </m:r>
            <m:r>
              <m:t>g</m:t>
            </m:r>
          </m:sub>
        </m:sSub>
      </m:oMath>
      <w:r>
        <w:t xml:space="preserve">.</w:t>
      </w:r>
    </w:p>
    <w:bookmarkStart w:id="157" w:name="exm-function-composition"/>
    <w:p>
      <w:pPr>
        <w:pStyle w:val="BodyText"/>
      </w:pPr>
      <w:r>
        <w:rPr>
          <w:b/>
          <w:bCs/>
        </w:rPr>
        <w:t xml:space="preserve">Example 32 (Composing functions of strings and games)</w:t>
      </w:r>
      <w:r>
        <w:t xml:space="preserve"> </w:t>
      </w:r>
      <w:r>
        <w:t xml:space="preserve"> </w:t>
      </w:r>
    </w:p>
    <w:p>
      <w:pPr>
        <w:numPr>
          <w:ilvl w:val="0"/>
          <w:numId w:val="1031"/>
        </w:numPr>
      </w:pPr>
      <w:r>
        <w:t xml:space="preserve">Let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: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put a 0 at the end of a string,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pad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  <m:r>
          <m:t>0</m:t>
        </m:r>
      </m:oMath>
      <w:r>
        <w:t xml:space="preserve">, the string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order of a composition (</w:t>
      </w:r>
      <w:hyperlink w:anchor="def-composition">
        <w:r>
          <w:rPr>
            <w:rStyle w:val="Hyperlink"/>
          </w:rPr>
          <w:t xml:space="preserve">Definition 26</w:t>
        </w:r>
      </w:hyperlink>
      <w:r>
        <w:t xml:space="preserve">) matters: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01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∘</m:t>
              </m:r>
              <m:r>
                <m:rPr>
                  <m:sty m:val="p"/>
                </m:rPr>
                <m:t>flip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pad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1"/>
        </w:numPr>
      </w:pPr>
      <m:oMath>
        <m:r>
          <m:rPr>
            <m:sty m:val="p"/>
          </m:rPr>
          <m:t>len</m:t>
        </m:r>
        <m:r>
          <m:rPr>
            <m:sty m:val="p"/>
          </m:rPr>
          <m:t>(</m:t>
        </m:r>
        <m:r>
          <m:rPr>
            <m:sty m:val="p"/>
          </m:rPr>
          <m:t>dup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len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len</m:t>
        </m:r>
        <m:r>
          <m:rPr>
            <m:sty m:val="p"/>
          </m:rPr>
          <m:t>∘</m:t>
        </m:r>
        <m:r>
          <m:rPr>
            <m:sty m:val="p"/>
          </m:rPr>
          <m:t>dup</m:t>
        </m:r>
      </m:oMath>
      <w:r>
        <w:t xml:space="preserve"> </w:t>
      </w:r>
      <w:r>
        <w:t xml:space="preserve">doubles the length of a string.</w:t>
      </w:r>
    </w:p>
    <w:p>
      <w:pPr>
        <w:numPr>
          <w:ilvl w:val="0"/>
          <w:numId w:val="1031"/>
        </w:numPr>
      </w:pPr>
      <w:r>
        <w:t xml:space="preserve">The graph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, so by</w:t>
      </w:r>
      <w:r>
        <w:t xml:space="preserve"> </w:t>
      </w:r>
      <w:hyperlink w:anchor="thm-composition-graph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the graph of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exm-relation-power">
        <w:r>
          <w:rPr>
            <w:rStyle w:val="Hyperlink"/>
          </w:rPr>
          <w:t xml:space="preserve">Example 16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inverse-bijectiv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also the graph of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function-relation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only one function has that graph,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∘</m:t>
        </m:r>
        <m:r>
          <m:t>b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 inverse function of</w:t>
      </w:r>
      <w:r>
        <w:t xml:space="preserve"> </w:t>
      </w:r>
      <w:hyperlink w:anchor="exm-inverse-strings">
        <w:r>
          <w:rPr>
            <w:rStyle w:val="Hyperlink"/>
          </w:rPr>
          <w:t xml:space="preserve">Example 31</w:t>
        </w:r>
      </w:hyperlink>
      <w:r>
        <w:t xml:space="preserve">:</w:t>
      </w:r>
      <w:r>
        <w:t xml:space="preserve"> </w:t>
      </w:r>
      <w:r>
        <w:t xml:space="preserve">the element that</w:t>
      </w:r>
      <w:r>
        <w:t xml:space="preserve"> </w:t>
      </w:r>
      <m:oMath>
        <m:r>
          <m:t>a</m:t>
        </m:r>
      </m:oMath>
      <w:r>
        <w:t xml:space="preserve">’s victim beats is the element that beats</w:t>
      </w:r>
      <w:r>
        <w:t xml:space="preserve"> </w:t>
      </w:r>
      <m:oMath>
        <m:r>
          <m:t>a</m:t>
        </m:r>
      </m:oMath>
      <w:r>
        <w:t xml:space="preserve">.</w:t>
      </w:r>
    </w:p>
    <w:bookmarkEnd w:id="157"/>
    <w:bookmarkEnd w:id="158"/>
    <w:bookmarkStart w:id="208" w:name="references"/>
    <w:p>
      <w:pPr>
        <w:pStyle w:val="Heading1"/>
      </w:pPr>
      <w:r>
        <w:t xml:space="preserve">References</w:t>
      </w:r>
    </w:p>
    <w:bookmarkStart w:id="207" w:name="refs"/>
    <w:bookmarkStart w:id="160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60"/>
    <w:bookmarkStart w:id="162" w:name="ref-wikipedia_antisymmetric_relation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Antisymmetric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https://en.wikipedia.org/wiki/Antisymmetric_relation</w:t>
        </w:r>
      </w:hyperlink>
      <w:r>
        <w:t xml:space="preserve">.</w:t>
      </w:r>
    </w:p>
    <w:bookmarkEnd w:id="162"/>
    <w:bookmarkStart w:id="164" w:name="ref-wikipedia_bije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Bijection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https://en.wikipedia.org/wiki/Bijection</w:t>
        </w:r>
      </w:hyperlink>
      <w:r>
        <w:t xml:space="preserve">.</w:t>
      </w:r>
    </w:p>
    <w:bookmarkEnd w:id="164"/>
    <w:bookmarkStart w:id="166" w:name="ref-wikipedia_binary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Binary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https://en.wikipedia.org/wiki/Binary_relation</w:t>
        </w:r>
      </w:hyperlink>
      <w:r>
        <w:t xml:space="preserve">.</w:t>
      </w:r>
    </w:p>
    <w:bookmarkEnd w:id="166"/>
    <w:bookmarkStart w:id="168" w:name="ref-wikipedia_codomai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Codomain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https://en.wikipedia.org/wiki/Codomain</w:t>
        </w:r>
      </w:hyperlink>
      <w:r>
        <w:t xml:space="preserve">.</w:t>
      </w:r>
    </w:p>
    <w:bookmarkEnd w:id="168"/>
    <w:bookmarkStart w:id="170" w:name="ref-wikipedia_composition_of_relations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Composition of Relations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https://en.wikipedia.org/wiki/Composition_of_relations</w:t>
        </w:r>
      </w:hyperlink>
      <w:r>
        <w:t xml:space="preserve">.</w:t>
      </w:r>
    </w:p>
    <w:bookmarkEnd w:id="170"/>
    <w:bookmarkStart w:id="172" w:name="ref-wikipedia_converse_rela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Converse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https://en.wikipedia.org/wiki/Converse_relation</w:t>
        </w:r>
      </w:hyperlink>
      <w:r>
        <w:t xml:space="preserve">.</w:t>
      </w:r>
    </w:p>
    <w:bookmarkEnd w:id="172"/>
    <w:bookmarkStart w:id="174" w:name="ref-wikipedia_directed_graph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Directed Graph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https://en.wikipedia.org/wiki/Directed_graph</w:t>
        </w:r>
      </w:hyperlink>
      <w:r>
        <w:t xml:space="preserve">.</w:t>
      </w:r>
    </w:p>
    <w:bookmarkEnd w:id="174"/>
    <w:bookmarkStart w:id="176" w:name="ref-wikipedia_domain_of_a_func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Domain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https://en.wikipedia.org/wiki/Domain_of_a_function</w:t>
        </w:r>
      </w:hyperlink>
      <w:r>
        <w:t xml:space="preserve">.</w:t>
      </w:r>
    </w:p>
    <w:bookmarkEnd w:id="176"/>
    <w:bookmarkStart w:id="178" w:name="ref-wikipedia_equivalence_class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Equivalence Class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https://en.wikipedia.org/wiki/Equivalence_class</w:t>
        </w:r>
      </w:hyperlink>
      <w:r>
        <w:t xml:space="preserve">.</w:t>
      </w:r>
    </w:p>
    <w:bookmarkEnd w:id="178"/>
    <w:bookmarkStart w:id="180" w:name="ref-wikipedia_equivalence_rela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Equivalence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https://en.wikipedia.org/wiki/Equivalence_relation</w:t>
        </w:r>
      </w:hyperlink>
      <w:r>
        <w:t xml:space="preserve">.</w:t>
      </w:r>
    </w:p>
    <w:bookmarkEnd w:id="180"/>
    <w:bookmarkStart w:id="182" w:name="ref-wikipedia_function_composition"/>
    <w:p>
      <w:pPr>
        <w:pStyle w:val="Bibliography"/>
      </w:pPr>
      <w:r>
        <w:t xml:space="preserve">Wikipedia contributors. 2026k.</w:t>
      </w:r>
      <w:r>
        <w:t xml:space="preserve"> </w:t>
      </w:r>
      <w:r>
        <w:rPr>
          <w:i/>
          <w:iCs/>
        </w:rPr>
        <w:t xml:space="preserve">Function Composition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https://en.wikipedia.org/wiki/Function_composition</w:t>
        </w:r>
      </w:hyperlink>
      <w:r>
        <w:t xml:space="preserve">.</w:t>
      </w:r>
    </w:p>
    <w:bookmarkEnd w:id="182"/>
    <w:bookmarkStart w:id="184" w:name="ref-wikipedia_graph_of_a_function"/>
    <w:p>
      <w:pPr>
        <w:pStyle w:val="Bibliography"/>
      </w:pPr>
      <w:r>
        <w:t xml:space="preserve">Wikipedia contributors. 2026l.</w:t>
      </w:r>
      <w:r>
        <w:t xml:space="preserve"> </w:t>
      </w:r>
      <w:r>
        <w:rPr>
          <w:i/>
          <w:iCs/>
        </w:rPr>
        <w:t xml:space="preserve">Graph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3">
        <w:r>
          <w:rPr>
            <w:rStyle w:val="Hyperlink"/>
          </w:rPr>
          <w:t xml:space="preserve">https://en.wikipedia.org/wiki/Graph_of_a_function</w:t>
        </w:r>
      </w:hyperlink>
      <w:r>
        <w:t xml:space="preserve">.</w:t>
      </w:r>
    </w:p>
    <w:bookmarkEnd w:id="184"/>
    <w:bookmarkStart w:id="186" w:name="ref-wikipedia_identity_function"/>
    <w:p>
      <w:pPr>
        <w:pStyle w:val="Bibliography"/>
      </w:pPr>
      <w:r>
        <w:t xml:space="preserve">Wikipedia contributors. 2026m.</w:t>
      </w:r>
      <w:r>
        <w:t xml:space="preserve"> </w:t>
      </w:r>
      <w:r>
        <w:rPr>
          <w:i/>
          <w:iCs/>
        </w:rPr>
        <w:t xml:space="preserve">Identity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https://en.wikipedia.org/wiki/Identity_function</w:t>
        </w:r>
      </w:hyperlink>
      <w:r>
        <w:t xml:space="preserve">.</w:t>
      </w:r>
    </w:p>
    <w:bookmarkEnd w:id="186"/>
    <w:bookmarkStart w:id="188" w:name="ref-wikipedia_image_mathematics"/>
    <w:p>
      <w:pPr>
        <w:pStyle w:val="Bibliography"/>
      </w:pPr>
      <w:r>
        <w:t xml:space="preserve">Wikipedia contributors. 2026n.</w:t>
      </w:r>
      <w:r>
        <w:t xml:space="preserve"> </w:t>
      </w:r>
      <w:r>
        <w:rPr>
          <w:i/>
          <w:iCs/>
        </w:rPr>
        <w:t xml:space="preserve">Image (Mathematics)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https://en.wikipedia.org/wiki/Image_(mathematics)</w:t>
        </w:r>
      </w:hyperlink>
      <w:r>
        <w:t xml:space="preserve">.</w:t>
      </w:r>
    </w:p>
    <w:bookmarkEnd w:id="188"/>
    <w:bookmarkStart w:id="190" w:name="ref-wikipedia_injective_function"/>
    <w:p>
      <w:pPr>
        <w:pStyle w:val="Bibliography"/>
      </w:pPr>
      <w:r>
        <w:t xml:space="preserve">Wikipedia contributors. 2026o.</w:t>
      </w:r>
      <w:r>
        <w:t xml:space="preserve"> </w:t>
      </w:r>
      <w:r>
        <w:rPr>
          <w:i/>
          <w:iCs/>
        </w:rPr>
        <w:t xml:space="preserve">Injective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89">
        <w:r>
          <w:rPr>
            <w:rStyle w:val="Hyperlink"/>
          </w:rPr>
          <w:t xml:space="preserve">https://en.wikipedia.org/wiki/Injective_function</w:t>
        </w:r>
      </w:hyperlink>
      <w:r>
        <w:t xml:space="preserve">.</w:t>
      </w:r>
    </w:p>
    <w:bookmarkEnd w:id="190"/>
    <w:bookmarkStart w:id="192" w:name="ref-wikipedia_inverse_function"/>
    <w:p>
      <w:pPr>
        <w:pStyle w:val="Bibliography"/>
      </w:pPr>
      <w:r>
        <w:t xml:space="preserve">Wikipedia contributors. 2026p.</w:t>
      </w:r>
      <w:r>
        <w:t xml:space="preserve"> </w:t>
      </w:r>
      <w:r>
        <w:rPr>
          <w:i/>
          <w:iCs/>
        </w:rPr>
        <w:t xml:space="preserve">Inverse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1">
        <w:r>
          <w:rPr>
            <w:rStyle w:val="Hyperlink"/>
          </w:rPr>
          <w:t xml:space="preserve">https://en.wikipedia.org/wiki/Inverse_function</w:t>
        </w:r>
      </w:hyperlink>
      <w:r>
        <w:t xml:space="preserve">.</w:t>
      </w:r>
    </w:p>
    <w:bookmarkEnd w:id="192"/>
    <w:bookmarkStart w:id="194" w:name="ref-wikipedia_logical_matrix"/>
    <w:p>
      <w:pPr>
        <w:pStyle w:val="Bibliography"/>
      </w:pPr>
      <w:r>
        <w:t xml:space="preserve">Wikipedia contributors. 2026q.</w:t>
      </w:r>
      <w:r>
        <w:t xml:space="preserve"> </w:t>
      </w:r>
      <w:r>
        <w:rPr>
          <w:i/>
          <w:iCs/>
        </w:rPr>
        <w:t xml:space="preserve">Logical Matrix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3">
        <w:r>
          <w:rPr>
            <w:rStyle w:val="Hyperlink"/>
          </w:rPr>
          <w:t xml:space="preserve">https://en.wikipedia.org/wiki/Logical_matrix</w:t>
        </w:r>
      </w:hyperlink>
      <w:r>
        <w:t xml:space="preserve">.</w:t>
      </w:r>
    </w:p>
    <w:bookmarkEnd w:id="194"/>
    <w:bookmarkStart w:id="196" w:name="ref-wikipedia_partition_of_a_set"/>
    <w:p>
      <w:pPr>
        <w:pStyle w:val="Bibliography"/>
      </w:pPr>
      <w:r>
        <w:t xml:space="preserve">Wikipedia contributors. 2026r.</w:t>
      </w:r>
      <w:r>
        <w:t xml:space="preserve"> </w:t>
      </w:r>
      <w:r>
        <w:rPr>
          <w:i/>
          <w:iCs/>
        </w:rPr>
        <w:t xml:space="preserve">Partition of a Set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https://en.wikipedia.org/wiki/Partition_of_a_set</w:t>
        </w:r>
      </w:hyperlink>
      <w:r>
        <w:t xml:space="preserve">.</w:t>
      </w:r>
    </w:p>
    <w:bookmarkEnd w:id="196"/>
    <w:bookmarkStart w:id="198" w:name="ref-wikipedia_range_of_a_function"/>
    <w:p>
      <w:pPr>
        <w:pStyle w:val="Bibliography"/>
      </w:pPr>
      <w:r>
        <w:t xml:space="preserve">Wikipedia contributors. 2026s.</w:t>
      </w:r>
      <w:r>
        <w:t xml:space="preserve"> </w:t>
      </w:r>
      <w:r>
        <w:rPr>
          <w:i/>
          <w:iCs/>
        </w:rPr>
        <w:t xml:space="preserve">Range of a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https://en.wikipedia.org/wiki/Range_of_a_function</w:t>
        </w:r>
      </w:hyperlink>
      <w:r>
        <w:t xml:space="preserve">.</w:t>
      </w:r>
    </w:p>
    <w:bookmarkEnd w:id="198"/>
    <w:bookmarkStart w:id="200" w:name="ref-wikipedia_reflexive_relation"/>
    <w:p>
      <w:pPr>
        <w:pStyle w:val="Bibliography"/>
      </w:pPr>
      <w:r>
        <w:t xml:space="preserve">Wikipedia contributors. 2026t.</w:t>
      </w:r>
      <w:r>
        <w:t xml:space="preserve"> </w:t>
      </w:r>
      <w:r>
        <w:rPr>
          <w:i/>
          <w:iCs/>
        </w:rPr>
        <w:t xml:space="preserve">Reflexive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https://en.wikipedia.org/wiki/Reflexive_relation</w:t>
        </w:r>
      </w:hyperlink>
      <w:r>
        <w:t xml:space="preserve">.</w:t>
      </w:r>
    </w:p>
    <w:bookmarkEnd w:id="200"/>
    <w:bookmarkStart w:id="202" w:name="ref-wikipedia_surjective_function"/>
    <w:p>
      <w:pPr>
        <w:pStyle w:val="Bibliography"/>
      </w:pPr>
      <w:r>
        <w:t xml:space="preserve">Wikipedia contributors. 2026u.</w:t>
      </w:r>
      <w:r>
        <w:t xml:space="preserve"> </w:t>
      </w:r>
      <w:r>
        <w:rPr>
          <w:i/>
          <w:iCs/>
        </w:rPr>
        <w:t xml:space="preserve">Surjective Function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https://en.wikipedia.org/wiki/Surjective_function</w:t>
        </w:r>
      </w:hyperlink>
      <w:r>
        <w:t xml:space="preserve">.</w:t>
      </w:r>
    </w:p>
    <w:bookmarkEnd w:id="202"/>
    <w:bookmarkStart w:id="204" w:name="ref-wikipedia_symmetric_relation"/>
    <w:p>
      <w:pPr>
        <w:pStyle w:val="Bibliography"/>
      </w:pPr>
      <w:r>
        <w:t xml:space="preserve">Wikipedia contributors. 2026v.</w:t>
      </w:r>
      <w:r>
        <w:t xml:space="preserve"> </w:t>
      </w:r>
      <w:r>
        <w:rPr>
          <w:i/>
          <w:iCs/>
        </w:rPr>
        <w:t xml:space="preserve">Symmetric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3">
        <w:r>
          <w:rPr>
            <w:rStyle w:val="Hyperlink"/>
          </w:rPr>
          <w:t xml:space="preserve">https://en.wikipedia.org/wiki/Symmetric_relation</w:t>
        </w:r>
      </w:hyperlink>
      <w:r>
        <w:t xml:space="preserve">.</w:t>
      </w:r>
    </w:p>
    <w:bookmarkEnd w:id="204"/>
    <w:bookmarkStart w:id="206" w:name="ref-wikipedia_transitive_relation"/>
    <w:p>
      <w:pPr>
        <w:pStyle w:val="Bibliography"/>
      </w:pPr>
      <w:r>
        <w:t xml:space="preserve">Wikipedia contributors. 2026w.</w:t>
      </w:r>
      <w:r>
        <w:t xml:space="preserve"> </w:t>
      </w:r>
      <w:r>
        <w:rPr>
          <w:i/>
          <w:iCs/>
        </w:rPr>
        <w:t xml:space="preserve">Transitive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https://en.wikipedia.org/wiki/Transitive_relation</w:t>
        </w:r>
      </w:hyperlink>
      <w:r>
        <w:t xml:space="preserve">.</w:t>
      </w:r>
    </w:p>
    <w:bookmarkEnd w:id="206"/>
    <w:bookmarkEnd w:id="207"/>
    <w:bookmarkEnd w:id="2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47" Type="http://schemas.openxmlformats.org/officeDocument/2006/relationships/image" Target="media/rId47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98" Type="http://schemas.openxmlformats.org/officeDocument/2006/relationships/hyperlink" Target="https://morrison-lab.github.io/mcs/chapters/functional-programming.html#def-function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59" Type="http://schemas.openxmlformats.org/officeDocument/2006/relationships/hyperlink" Target="https://doi.org/10.1007/978-1-4757-1645-0" TargetMode="External"/><Relationship Id="rId161" Type="http://schemas.openxmlformats.org/officeDocument/2006/relationships/hyperlink" Target="https://en.wikipedia.org/wiki/Antisymmetric_relation" TargetMode="External"/><Relationship Id="rId163" Type="http://schemas.openxmlformats.org/officeDocument/2006/relationships/hyperlink" Target="https://en.wikipedia.org/wiki/Bijection" TargetMode="External"/><Relationship Id="rId165" Type="http://schemas.openxmlformats.org/officeDocument/2006/relationships/hyperlink" Target="https://en.wikipedia.org/wiki/Binary_relation" TargetMode="External"/><Relationship Id="rId167" Type="http://schemas.openxmlformats.org/officeDocument/2006/relationships/hyperlink" Target="https://en.wikipedia.org/wiki/Codomain" TargetMode="External"/><Relationship Id="rId169" Type="http://schemas.openxmlformats.org/officeDocument/2006/relationships/hyperlink" Target="https://en.wikipedia.org/wiki/Composition_of_relations" TargetMode="External"/><Relationship Id="rId171" Type="http://schemas.openxmlformats.org/officeDocument/2006/relationships/hyperlink" Target="https://en.wikipedia.org/wiki/Converse_relation" TargetMode="External"/><Relationship Id="rId173" Type="http://schemas.openxmlformats.org/officeDocument/2006/relationships/hyperlink" Target="https://en.wikipedia.org/wiki/Directed_graph" TargetMode="External"/><Relationship Id="rId175" Type="http://schemas.openxmlformats.org/officeDocument/2006/relationships/hyperlink" Target="https://en.wikipedia.org/wiki/Domain_of_a_function" TargetMode="External"/><Relationship Id="rId177" Type="http://schemas.openxmlformats.org/officeDocument/2006/relationships/hyperlink" Target="https://en.wikipedia.org/wiki/Equivalence_class" TargetMode="External"/><Relationship Id="rId179" Type="http://schemas.openxmlformats.org/officeDocument/2006/relationships/hyperlink" Target="https://en.wikipedia.org/wiki/Equivalence_relation" TargetMode="External"/><Relationship Id="rId181" Type="http://schemas.openxmlformats.org/officeDocument/2006/relationships/hyperlink" Target="https://en.wikipedia.org/wiki/Function_composition" TargetMode="External"/><Relationship Id="rId183" Type="http://schemas.openxmlformats.org/officeDocument/2006/relationships/hyperlink" Target="https://en.wikipedia.org/wiki/Graph_of_a_function" TargetMode="External"/><Relationship Id="rId185" Type="http://schemas.openxmlformats.org/officeDocument/2006/relationships/hyperlink" Target="https://en.wikipedia.org/wiki/Identity_function" TargetMode="External"/><Relationship Id="rId187" Type="http://schemas.openxmlformats.org/officeDocument/2006/relationships/hyperlink" Target="https://en.wikipedia.org/wiki/Image_(mathematics)" TargetMode="External"/><Relationship Id="rId189" Type="http://schemas.openxmlformats.org/officeDocument/2006/relationships/hyperlink" Target="https://en.wikipedia.org/wiki/Injective_function" TargetMode="External"/><Relationship Id="rId191" Type="http://schemas.openxmlformats.org/officeDocument/2006/relationships/hyperlink" Target="https://en.wikipedia.org/wiki/Inverse_function" TargetMode="External"/><Relationship Id="rId193" Type="http://schemas.openxmlformats.org/officeDocument/2006/relationships/hyperlink" Target="https://en.wikipedia.org/wiki/Logical_matrix" TargetMode="External"/><Relationship Id="rId195" Type="http://schemas.openxmlformats.org/officeDocument/2006/relationships/hyperlink" Target="https://en.wikipedia.org/wiki/Partition_of_a_set" TargetMode="External"/><Relationship Id="rId197" Type="http://schemas.openxmlformats.org/officeDocument/2006/relationships/hyperlink" Target="https://en.wikipedia.org/wiki/Range_of_a_function" TargetMode="External"/><Relationship Id="rId199" Type="http://schemas.openxmlformats.org/officeDocument/2006/relationships/hyperlink" Target="https://en.wikipedia.org/wiki/Reflexive_relation" TargetMode="External"/><Relationship Id="rId201" Type="http://schemas.openxmlformats.org/officeDocument/2006/relationships/hyperlink" Target="https://en.wikipedia.org/wiki/Surjective_function" TargetMode="External"/><Relationship Id="rId203" Type="http://schemas.openxmlformats.org/officeDocument/2006/relationships/hyperlink" Target="https://en.wikipedia.org/wiki/Symmetric_relation" TargetMode="External"/><Relationship Id="rId205" Type="http://schemas.openxmlformats.org/officeDocument/2006/relationships/hyperlink" Target="https://en.wikipedia.org/wiki/Transitive_relation" TargetMode="External"/><Relationship Id="rId61" Type="http://schemas.openxmlformats.org/officeDocument/2006/relationships/hyperlink" Target="https://morrison-lab.github.io/mcs/chapters/contrapositive-contradiction.html#def-contrapositive" TargetMode="External"/><Relationship Id="rId111" Type="http://schemas.openxmlformats.org/officeDocument/2006/relationships/hyperlink" Target="https://morrison-lab.github.io/mcs/chapters/direct-proof.html#def-even-odd" TargetMode="External"/><Relationship Id="rId100" Type="http://schemas.openxmlformats.org/officeDocument/2006/relationships/hyperlink" Target="https://morrison-lab.github.io/mcs/chapters/direct-proof.html#def-integers" TargetMode="External"/><Relationship Id="rId74" Type="http://schemas.openxmlformats.org/officeDocument/2006/relationships/hyperlink" Target="https://morrison-lab.github.io/mcs/chapters/equivalence-negation.html#cor-conditional-as-or" TargetMode="External"/><Relationship Id="rId73" Type="http://schemas.openxmlformats.org/officeDocument/2006/relationships/hyperlink" Target="https://morrison-lab.github.io/mcs/chapters/equivalence-negation.html#rem-racket-equivalence" TargetMode="External"/><Relationship Id="rId98" Type="http://schemas.openxmlformats.org/officeDocument/2006/relationships/hyperlink" Target="https://morrison-lab.github.io/mcs/chapters/functional-programming.html#def-function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57" Type="http://schemas.openxmlformats.org/officeDocument/2006/relationships/hyperlink" Target="https://morrison-lab.github.io/mcs/chapters/propositional-logic.html#def-implies" TargetMode="External"/><Relationship Id="rId135" Type="http://schemas.openxmlformats.org/officeDocument/2006/relationships/hyperlink" Target="https://morrison-lab.github.io/mcs/chapters/recursion.html#def-alphabet" TargetMode="External"/><Relationship Id="rId95" Type="http://schemas.openxmlformats.org/officeDocument/2006/relationships/hyperlink" Target="https://morrison-lab.github.io/mcs/chapters/recursion.html#def-list-length" TargetMode="External"/><Relationship Id="rId85" Type="http://schemas.openxmlformats.org/officeDocument/2006/relationships/hyperlink" Target="https://morrison-lab.github.io/mcs/chapters/recursion.html#def-recursive-definition" TargetMode="External"/><Relationship Id="rId134" Type="http://schemas.openxmlformats.org/officeDocument/2006/relationships/hyperlink" Target="https://morrison-lab.github.io/mcs/chapters/recursion.html#def-string" TargetMode="External"/><Relationship Id="rId52" Type="http://schemas.openxmlformats.org/officeDocument/2006/relationships/hyperlink" Target="https://morrison-lab.github.io/mcs/chapters/relations.html#def-relation" TargetMode="External"/><Relationship Id="rId93" Type="http://schemas.openxmlformats.org/officeDocument/2006/relationships/hyperlink" Target="https://morrison-lab.github.io/mcs/chapters/relations.html#def-transitive" TargetMode="External"/><Relationship Id="rId63" Type="http://schemas.openxmlformats.org/officeDocument/2006/relationships/hyperlink" Target="https://morrison-lab.github.io/mcs/chapters/set-proofs.html#thm-double-inclusion" TargetMode="External"/><Relationship Id="rId66" Type="http://schemas.openxmlformats.org/officeDocument/2006/relationships/hyperlink" Target="https://morrison-lab.github.io/mcs/chapters/set-proofs.html#thm-subset-transitive" TargetMode="External"/><Relationship Id="rId12" Type="http://schemas.openxmlformats.org/officeDocument/2006/relationships/hyperlink" Target="https://morrison-lab.github.io/mcs/chapters/sets.html#def-cartesian-product" TargetMode="External"/><Relationship Id="rId40" Type="http://schemas.openxmlformats.org/officeDocument/2006/relationships/hyperlink" Target="https://morrison-lab.github.io/mcs/chapters/sets.html#def-finite-set" TargetMode="External"/><Relationship Id="rId109" Type="http://schemas.openxmlformats.org/officeDocument/2006/relationships/hyperlink" Target="https://morrison-lab.github.io/mcs/chapters/sets.html#def-intersection" TargetMode="External"/><Relationship Id="rId122" Type="http://schemas.openxmlformats.org/officeDocument/2006/relationships/hyperlink" Target="https://morrison-lab.github.io/mcs/chapters/sets.html#def-natural-numbers" TargetMode="External"/><Relationship Id="rId126" Type="http://schemas.openxmlformats.org/officeDocument/2006/relationships/hyperlink" Target="https://morrison-lab.github.io/mcs/chapters/sets.html#def-ordered-pair" TargetMode="External"/><Relationship Id="rId62" Type="http://schemas.openxmlformats.org/officeDocument/2006/relationships/hyperlink" Target="https://morrison-lab.github.io/mcs/chapters/sets.html#def-power-set" TargetMode="External"/><Relationship Id="rId15" Type="http://schemas.openxmlformats.org/officeDocument/2006/relationships/hyperlink" Target="https://morrison-lab.github.io/mcs/chapters/sets.html#def-set" TargetMode="External"/><Relationship Id="rId16" Type="http://schemas.openxmlformats.org/officeDocument/2006/relationships/hyperlink" Target="https://morrison-lab.github.io/mcs/chapters/sets.html#def-subset" TargetMode="External"/><Relationship Id="rId96" Type="http://schemas.openxmlformats.org/officeDocument/2006/relationships/hyperlink" Target="https://morrison-lab.github.io/mds/algebra-basics.html#thm-equal-trans" TargetMode="External"/><Relationship Id="rId127" Type="http://schemas.openxmlformats.org/officeDocument/2006/relationships/hyperlink" Target="https://morrison-lab.github.io/mds/functions.html#exm-function" TargetMode="External"/><Relationship Id="rId41" Type="http://schemas.openxmlformats.org/officeDocument/2006/relationships/hyperlink" Target="https://morrison-lab.github.io/mds/linear-algebra-matrices.html#def-matrix" TargetMode="External"/><Relationship Id="rId80" Type="http://schemas.openxmlformats.org/officeDocument/2006/relationships/hyperlink" Target="https://morrison-lab.github.io/mds/linear-algebra-vectors.html#def-transpose" TargetMode="External"/><Relationship Id="rId108" Type="http://schemas.openxmlformats.org/officeDocument/2006/relationships/hyperlink" Target="https://morrison-lab.github.io/mds/sets.html#def-collection" TargetMode="External"/><Relationship Id="rId19" Type="http://schemas.openxmlformats.org/officeDocument/2006/relationships/hyperlink" Target="sets.qmd#def-ordered-pair" TargetMode="External"/><Relationship Id="rId53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Relations</dc:title>
  <dc:creator/>
  <cp:keywords/>
  <dcterms:created xsi:type="dcterms:W3CDTF">2026-10-29T19:57:31Z</dcterms:created>
  <dcterms:modified xsi:type="dcterms:W3CDTF">2026-10-29T19:57:31Z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12:51:24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Relations between sets, their properties, equivalence relations, partitions and functions</vt:lpwstr>
  </property>
  <property fmtid="{D5CDD505-2E9C-101B-9397-08002B2CF9AE}" pid="17" name="toc-title">
    <vt:lpwstr>Table of contents</vt:lpwstr>
  </property>
</Properties>
</file>