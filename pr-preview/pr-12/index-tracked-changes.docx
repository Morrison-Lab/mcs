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Computer Science</w:t>
      </w:r>
    </w:p>
    <w:p>
      <w:pPr>
        <w:pStyle w:val="Date"/>
      </w:pPr>
      <w:del w:id="1" w:author="PR Preview" w:date="2026-01-01T00:00:00Z">
        <w:r>
          <w:delText xml:space="preserve">Last modified: 2026-10-23 12:46:33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13:47:53 (PDT)</w:t>
        </w:r>
      </w:ins>
    </w:p>
    <w:bookmarkStart w:id="1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are the lecture notes for CSCI 201, math for computer science (discrete mathematics), at Western Washington University.</w:t>
      </w:r>
      <w:r>
        <w:t xml:space="preserve"> </w:t>
      </w:r>
      <w:r>
        <w:t xml:space="preserve">General mathematics that several courses share, such as logic, sets and functions, is kept in the</w:t>
      </w:r>
      <w:r>
        <w:t xml:space="preserve"> </w:t>
      </w:r>
      <w:hyperlink r:id="rId9">
        <w:r>
          <w:rPr>
            <w:rStyle w:val="Hyperlink"/>
          </w:rPr>
          <w:t xml:space="preserve">mathematics prerequisites</w:t>
        </w:r>
      </w:hyperlink>
      <w:r>
        <w:t xml:space="preserve"> </w:t>
      </w:r>
      <w:r>
        <w:t xml:space="preserve">site.</w:t>
      </w:r>
      <w:r>
        <w:t xml:space="preserve"> </w:t>
      </w:r>
      <w:r>
        <w:t xml:space="preserve">These notes include its definitions, from the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submodule, so each definition is written once and reads the same in both places.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license"/>
    <w:p>
      <w:pPr>
        <w:pStyle w:val="Heading2"/>
      </w:pPr>
      <w:r>
        <w:t xml:space="preserve">0.1 License</w:t>
      </w:r>
    </w:p>
    <w:p>
      <w:pPr>
        <w:pStyle w:val="FirstParagraph"/>
      </w:pPr>
      <w:r>
        <w:t xml:space="preserve">The notes are released under the MIT License; see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file.</w:t>
      </w:r>
    </w:p>
    <w:bookmarkEnd w:id="10"/>
    <w:bookmarkStart w:id="12" w:name="references"/>
    <w:p>
      <w:pPr>
        <w:pStyle w:val="Heading2"/>
      </w:pPr>
      <w:r>
        <w:t xml:space="preserve">References</w:t>
      </w:r>
    </w:p>
    <w:bookmarkStart w:id="11" w:name="refs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morrison-lab.github.io/mds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morrison-lab.github.io/m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Computer Science</dc:title>
  <dc:creator/>
  <cp:keywords/>
  <dcterms:created xsi:type="dcterms:W3CDTF">2026-10-23T20:53:45Z</dcterms:created>
  <dcterms:modified xsi:type="dcterms:W3CDTF">2026-10-23T20:53:45Z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13:47:53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