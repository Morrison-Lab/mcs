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Contrapositive and Contradiction</w:t>
        </w:r>
      </w:ins>
    </w:p>
    <w:p>
      <w:pPr>
        <w:pStyle w:val="Subtitle"/>
      </w:pPr>
      <w:ins w:id="2" w:author="PR Preview" w:date="2026-01-01T00:00:00Z">
        <w:r>
          <w:t xml:space="preserve">Proving a statement by way of its negation</w:t>
        </w:r>
      </w:ins>
    </w:p>
    <w:p>
      <w:pPr>
        <w:pStyle w:val="Date"/>
      </w:pPr>
      <w:ins w:id="3" w:author="PR Preview" w:date="2026-01-01T00:00:00Z">
        <w:r>
          <w:t xml:space="preserve">Last modified: 2026-10-23 13:57:50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ins w:id="4" w:author="PR Preview" w:date="2026-01-01T00:00:00Z">
        <w:r>
          <w:t xml:space="preserve">1. Congruence modulo</w:t>
        </w:r>
      </w:ins>
      <w:ins w:id="5" w:author="PR Preview" w:date="2026-01-01T00:00:00Z">
        <w:r>
          <w:t xml:space="preserve"> </w:t>
        </w:r>
      </w:ins>
      <m:oMath>
        <m:r>
          <m:t>n</m:t>
        </m:r>
      </m:oMath>
    </w:p>
    <w:bookmarkStart w:id="14" w:name="exr-minus-eight"/>
    <w:p>
      <w:pPr>
        <w:pStyle w:val="FirstParagraph"/>
      </w:pPr>
      <w:ins w:id="6" w:author="PR Preview" w:date="2026-01-01T00:00:00Z">
        <w:r>
          <w:rPr>
            <w:b/>
            <w:bCs/>
          </w:rPr>
          <w:t xml:space="preserve">Exercise 1 (Differences divisible by five)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For each integer</w:t>
        </w:r>
      </w:ins>
      <w:ins w:id="9" w:author="PR Preview" w:date="2026-01-01T00:00:00Z">
        <w:r>
          <w:t xml:space="preserve"> </w:t>
        </w:r>
      </w:ins>
      <m:oMath>
        <m:r>
          <m:t>a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in the list</w:t>
        </w:r>
      </w:ins>
      <w:ins w:id="12" w:author="PR Preview" w:date="2026-01-01T00:00:00Z">
        <w:r>
          <w:t xml:space="preserve"> </w:t>
        </w:r>
      </w:ins>
      <m:oMath>
        <m:r>
          <m:t>23</m:t>
        </m:r>
      </m:oMath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m:oMath>
        <m:r>
          <m:t>38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m:oMath>
        <m:r>
          <m:t>50</m:t>
        </m:r>
      </m:oMath>
      <w:ins w:id="17" w:author="PR Preview" w:date="2026-01-01T00:00:00Z">
        <w:r>
          <w:t xml:space="preserve">,</w:t>
        </w:r>
      </w:ins>
      <w:ins w:id="1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7</m:t>
        </m:r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compute</w:t>
        </w:r>
      </w:ins>
      <w:ins w:id="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t>8</m:t>
        </m:r>
      </m:oMath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decide whether</w:t>
        </w:r>
      </w:ins>
      <w:ins w:id="2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</w:t>
        </w:r>
      </w:ins>
      <w:hyperlink r:id="rId13">
        <w:ins w:id="29" w:author="PR Preview" w:date="2026-01-01T00:00:00Z">
          <w:r>
            <w:rPr>
              <w:rStyle w:val="Hyperlink"/>
            </w:rPr>
            <w:t xml:space="preserve">Definition: Divides</w:t>
          </w:r>
        </w:ins>
      </w:hyperlink>
      <w:ins w:id="30" w:author="PR Preview" w:date="2026-01-01T00:00:00Z">
        <w:r>
          <w:t xml:space="preserve">).</w:t>
        </w:r>
      </w:ins>
    </w:p>
    <w:bookmarkEnd w:id="14"/>
    <w:bookmarkStart w:id="15" w:name="sol-minus-eight"/>
    <w:p>
      <w:pPr>
        <w:pStyle w:val="BodyText"/>
      </w:pPr>
      <w:ins w:id="31" w:author="PR Preview" w:date="2026-01-01T00:00:00Z">
        <w:r>
          <w:rPr>
            <w:i/>
            <w:iCs/>
          </w:rPr>
          <w:t xml:space="preserve">Solution 1</w:t>
        </w:r>
      </w:ins>
      <w:ins w:id="32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ins w:id="33" w:author="PR Preview" w:date="2026-01-01T00:00:00Z">
        <w:r>
          <w:t xml:space="preserve">, so</w:t>
        </w:r>
      </w:ins>
      <w:ins w:id="3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ins w:id="36" w:author="PR Preview" w:date="2026-01-01T00:00:00Z">
        <w:r>
          <w:t xml:space="preserve">, so</w:t>
        </w:r>
      </w:ins>
      <w:ins w:id="37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3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ins w:id="39" w:author="PR Preview" w:date="2026-01-01T00:00:00Z">
        <w:r>
          <w:t xml:space="preserve">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Since</w:t>
        </w:r>
      </w:ins>
      <w:ins w:id="4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no integer</w:t>
        </w:r>
      </w:ins>
      <w:ins w:id="46" w:author="PR Preview" w:date="2026-01-01T00:00:00Z">
        <w:r>
          <w:t xml:space="preserve"> </w:t>
        </w:r>
      </w:ins>
      <m:oMath>
        <m:r>
          <m:t>c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has</w:t>
        </w:r>
      </w:ins>
      <w:ins w:id="49" w:author="PR Preview" w:date="2026-01-01T00:00:00Z">
        <w:r>
          <w:t xml:space="preserve"> </w:t>
        </w:r>
      </w:ins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so</w:t>
        </w:r>
      </w:ins>
      <w:ins w:id="5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55" w:author="PR Preview" w:date="2026-01-01T00:00:00Z">
        <w:r>
          <w:t xml:space="preserve">, so</w:t>
        </w:r>
      </w:ins>
      <w:ins w:id="5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57" w:author="PR Preview" w:date="2026-01-01T00:00:00Z">
        <w:r>
          <w:t xml:space="preserve">.</w:t>
        </w:r>
      </w:ins>
    </w:p>
    <w:bookmarkEnd w:id="15"/>
    <w:bookmarkStart w:id="17" w:name="def-congruence"/>
    <w:p>
      <w:pPr>
        <w:pStyle w:val="FirstParagraph"/>
      </w:pPr>
      <w:ins w:id="58" w:author="PR Preview" w:date="2026-01-01T00:00:00Z">
        <w:r>
          <w:rPr>
            <w:b/>
            <w:bCs/>
          </w:rPr>
          <w:t xml:space="preserve">Definition 1 (Congruence modulo</w:t>
        </w:r>
      </w:ins>
      <w:ins w:id="59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60" w:author="PR Preview" w:date="2026-01-01T00:00:00Z">
        <w:r>
          <w:rPr>
            <w:b/>
            <w:bCs/>
          </w:rPr>
          <w:t xml:space="preserve">)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Let</w:t>
        </w:r>
      </w:ins>
      <w:ins w:id="63" w:author="PR Preview" w:date="2026-01-01T00:00:00Z">
        <w:r>
          <w:t xml:space="preserve"> </w:t>
        </w:r>
      </w:ins>
      <m:oMath>
        <m:r>
          <m:t>a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</w:t>
        </w:r>
      </w:ins>
      <w:ins w:id="66" w:author="PR Preview" w:date="2026-01-01T00:00:00Z">
        <w:r>
          <w:t xml:space="preserve"> </w:t>
        </w:r>
      </w:ins>
      <m:oMath>
        <m:r>
          <m:t>b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be integers (</w:t>
        </w:r>
      </w:ins>
      <w:hyperlink r:id="rId16">
        <w:ins w:id="69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70" w:author="PR Preview" w:date="2026-01-01T00:00:00Z">
        <w:r>
          <w:t xml:space="preserve">), and let</w:t>
        </w:r>
      </w:ins>
      <w:ins w:id="71" w:author="PR Preview" w:date="2026-01-01T00:00:00Z">
        <w:r>
          <w:t xml:space="preserve"> </w:t>
        </w:r>
      </w:ins>
      <m:oMath>
        <m:r>
          <m:t>n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be a positive integer.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We say that</w:t>
        </w:r>
      </w:ins>
      <w:ins w:id="76" w:author="PR Preview" w:date="2026-01-01T00:00:00Z">
        <w:r>
          <w:t xml:space="preserve"> </w:t>
        </w:r>
      </w:ins>
      <m:oMath>
        <m:r>
          <m:t>a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congruent to</w:t>
        </w:r>
      </w:ins>
      <w:ins w:id="81" w:author="PR Preview" w:date="2026-01-01T00:00:00Z">
        <w:r>
          <w:rPr>
            <w:b/>
            <w:bCs/>
          </w:rPr>
          <w:t xml:space="preserve"> </w:t>
        </w:r>
      </w:ins>
      <m:oMath>
        <m:r>
          <m:t>b</m:t>
        </m:r>
      </m:oMath>
      <w:ins w:id="82" w:author="PR Preview" w:date="2026-01-01T00:00:00Z">
        <w:r>
          <w:rPr>
            <w:b/>
            <w:bCs/>
          </w:rPr>
          <w:t xml:space="preserve"> </w:t>
        </w:r>
      </w:ins>
      <w:ins w:id="83" w:author="PR Preview" w:date="2026-01-01T00:00:00Z">
        <w:r>
          <w:rPr>
            <w:b/>
            <w:bCs/>
          </w:rPr>
          <w:t xml:space="preserve">modulo</w:t>
        </w:r>
      </w:ins>
      <w:ins w:id="84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written</w:t>
        </w:r>
      </w:ins>
      <w:ins w:id="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if</w:t>
        </w:r>
      </w:ins>
      <w:ins w:id="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(</w:t>
        </w:r>
      </w:ins>
      <w:hyperlink r:id="rId13">
        <w:ins w:id="95" w:author="PR Preview" w:date="2026-01-01T00:00:00Z">
          <w:r>
            <w:rPr>
              <w:rStyle w:val="Hyperlink"/>
            </w:rPr>
            <w:t xml:space="preserve">Definition: Divides</w:t>
          </w:r>
        </w:ins>
      </w:hyperlink>
      <w:ins w:id="96" w:author="PR Preview" w:date="2026-01-01T00:00:00Z">
        <w:r>
          <w:t xml:space="preserve">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(Wikipedia contributors 2026d)</w:t>
        </w:r>
      </w:ins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When</w:t>
        </w:r>
      </w:ins>
      <w:ins w:id="102" w:author="PR Preview" w:date="2026-01-01T00:00:00Z">
        <w:r>
          <w:t xml:space="preserve"> </w:t>
        </w:r>
      </w:ins>
      <m:oMath>
        <m:r>
          <m:t>a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not congruent to</w:t>
        </w:r>
      </w:ins>
      <w:ins w:id="105" w:author="PR Preview" w:date="2026-01-01T00:00:00Z">
        <w:r>
          <w:t xml:space="preserve"> </w:t>
        </w:r>
      </w:ins>
      <m:oMath>
        <m:r>
          <m:t>b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modulo</w:t>
        </w:r>
      </w:ins>
      <w:ins w:id="108" w:author="PR Preview" w:date="2026-01-01T00:00:00Z">
        <w:r>
          <w:t xml:space="preserve"> </w:t>
        </w:r>
      </w:ins>
      <m:oMath>
        <m:r>
          <m:t>n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we write</w:t>
        </w:r>
      </w:ins>
      <w:ins w:id="1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ins w:id="113" w:author="PR Preview" w:date="2026-01-01T00:00:00Z">
        <w:r>
          <w:t xml:space="preserve">.</w:t>
        </w:r>
      </w:ins>
    </w:p>
    <w:bookmarkEnd w:id="17"/>
    <w:bookmarkStart w:id="18" w:name="exm-congruence"/>
    <w:p>
      <w:pPr>
        <w:pStyle w:val="BodyText"/>
      </w:pPr>
      <w:ins w:id="114" w:author="PR Preview" w:date="2026-01-01T00:00:00Z">
        <w:r>
          <w:rPr>
            <w:b/>
            <w:bCs/>
          </w:rPr>
          <w:t xml:space="preserve">Example 1 (Congruences)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ins w:id="117" w:author="PR Preview" w:date="2026-01-01T00:00:00Z">
        <w:r>
          <w:t xml:space="preserve">By</w:t>
        </w:r>
      </w:ins>
      <w:ins w:id="118" w:author="PR Preview" w:date="2026-01-01T00:00:00Z">
        <w:r>
          <w:t xml:space="preserve"> </w:t>
        </w:r>
      </w:ins>
      <w:hyperlink w:anchor="sol-minus-eight">
        <w:ins w:id="119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ins w:id="122" w:author="PR Preview" w:date="2026-01-01T00:00:00Z">
        <w:r>
          <w:t xml:space="preserve">,</w:t>
        </w:r>
      </w:ins>
      <w:ins w:id="123" w:author="PR Preview" w:date="2026-01-01T00:00:00Z">
        <w:r>
          <w:t xml:space="preserve"> </w:t>
        </w:r>
      </w:ins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  <w:ins w:id="12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but</w:t>
        </w:r>
      </w:ins>
      <w:ins w:id="130" w:author="PR Preview" w:date="2026-01-01T00:00:00Z">
        <w:r>
          <w:t xml:space="preserve"> </w:t>
        </w:r>
      </w:ins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ins w:id="13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132" w:author="PR Preview" w:date="2026-01-01T00:00:00Z">
        <w:r>
          <w:t xml:space="preserve">A 24-hour clock that reads</w:t>
        </w:r>
      </w:ins>
      <w:ins w:id="133" w:author="PR Preview" w:date="2026-01-01T00:00:00Z">
        <w:r>
          <w:t xml:space="preserve"> </w:t>
        </w:r>
      </w:ins>
      <m:oMath>
        <m:r>
          <m:t>19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shows the same hour as a 12-hour clock that reads</w:t>
        </w:r>
      </w:ins>
      <w:ins w:id="136" w:author="PR Preview" w:date="2026-01-01T00:00:00Z">
        <w:r>
          <w:t xml:space="preserve"> </w:t>
        </w:r>
      </w:ins>
      <m:oMath>
        <m:r>
          <m:t>7</m:t>
        </m:r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</w:t>
        </w:r>
      </w:ins>
      <w:ins w:id="140" w:author="PR Preview" w:date="2026-01-01T00:00:00Z">
        <w:r>
          <w:t xml:space="preserve"> </w:t>
        </w:r>
      </w:ins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ins w:id="141" w:author="PR Preview" w:date="2026-01-01T00:00:00Z">
        <w:r>
          <w:t xml:space="preserve">, because</w:t>
        </w:r>
      </w:ins>
      <w:ins w:id="142" w:author="PR Preview" w:date="2026-01-01T00:00:00Z">
        <w:r>
          <w:t xml:space="preserve"> </w:t>
        </w:r>
      </w:ins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ins w:id="143" w:author="PR Preview" w:date="2026-01-01T00:00:00Z">
        <w:r>
          <w:t xml:space="preserve">.</w:t>
        </w:r>
      </w:ins>
    </w:p>
    <w:bookmarkEnd w:id="18"/>
    <w:bookmarkStart w:id="21" w:name="rem-congruence-notation"/>
    <w:p>
      <w:pPr>
        <w:pStyle w:val="FirstParagraph"/>
      </w:pPr>
      <w:ins w:id="144" w:author="PR Preview" w:date="2026-01-01T00:00:00Z">
        <w:r>
          <w:rPr>
            <w:i/>
            <w:iCs/>
          </w:rPr>
          <w:t xml:space="preserve">Remark 1</w:t>
        </w:r>
      </w:ins>
      <w:ins w:id="145" w:author="PR Preview" w:date="2026-01-01T00:00:00Z">
        <w:r>
          <w:t xml:space="preserve"> (Two meanings of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≡</m:t>
        </m:r>
      </m:oMath>
      <w:ins w:id="147" w:author="PR Preview" w:date="2026-01-01T00:00:00Z">
        <w:r>
          <w:t xml:space="preserve">, and the mod operator). </w:t>
        </w:r>
      </w:ins>
      <w:ins w:id="148" w:author="PR Preview" w:date="2026-01-01T00:00:00Z">
        <w:r>
          <w:t xml:space="preserve">The symbol</w:t>
        </w:r>
      </w:ins>
      <w:ins w:id="149" w:author="PR Preview" w:date="2026-01-01T00:00:00Z">
        <w:r>
          <w:t xml:space="preserve"> </w:t>
        </w:r>
      </w:ins>
      <m:oMath>
        <m:r>
          <m:rPr>
            <m:sty m:val="p"/>
          </m:rPr>
          <m:t>≡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also means logical equivalence (</w:t>
        </w:r>
      </w:ins>
      <w:hyperlink r:id="rId19">
        <w:ins w:id="152" w:author="PR Preview" w:date="2026-01-01T00:00:00Z">
          <w:r>
            <w:rPr>
              <w:rStyle w:val="Hyperlink"/>
            </w:rPr>
            <w:t xml:space="preserve">Definition: Logical equivalence</w:t>
          </w:r>
        </w:ins>
      </w:hyperlink>
      <w:ins w:id="153" w:author="PR Preview" w:date="2026-01-01T00:00:00Z">
        <w:r>
          <w:t xml:space="preserve">).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“</w:t>
        </w:r>
      </w:ins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ins w:id="158" w:author="PR Preview" w:date="2026-01-01T00:00:00Z">
        <w:r>
          <w:t xml:space="preserve">”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after it says which meaning is in use:</w:t>
        </w:r>
      </w:ins>
      <w:ins w:id="161" w:author="PR Preview" w:date="2026-01-01T00:00:00Z">
        <w:r>
          <w:t xml:space="preserve"> </w:t>
        </w:r>
      </w:ins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a statement about two integers,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</w:t>
        </w:r>
      </w:ins>
      <w:ins w:id="1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≡</m:t>
        </m:r>
        <m:r>
          <m:t>Q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a statement about two propositions.</w:t>
        </w:r>
      </w:ins>
    </w:p>
    <w:p>
      <w:pPr>
        <w:pStyle w:val="BodyText"/>
      </w:pPr>
      <w:ins w:id="169" w:author="PR Preview" w:date="2026-01-01T00:00:00Z">
        <w:r>
          <w:t xml:space="preserve">Congruence is related to the mod operator of a programming language,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but it is not the same thing.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In Racket,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rPr>
            <w:rStyle w:val="VerbatimChar"/>
          </w:rPr>
          <w:t xml:space="preserve">(modulo 23 5)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 the number</w:t>
        </w:r>
      </w:ins>
      <w:ins w:id="178" w:author="PR Preview" w:date="2026-01-01T00:00:00Z">
        <w:r>
          <w:t xml:space="preserve"> </w:t>
        </w:r>
      </w:ins>
      <m:oMath>
        <m:r>
          <m:t>3</m:t>
        </m:r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while</w:t>
        </w:r>
      </w:ins>
      <w:ins w:id="182" w:author="PR Preview" w:date="2026-01-01T00:00:00Z">
        <w:r>
          <w:t xml:space="preserve"> </w:t>
        </w:r>
      </w:ins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a proposition (</w:t>
        </w:r>
      </w:ins>
      <w:hyperlink r:id="rId20">
        <w:ins w:id="185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186" w:author="PR Preview" w:date="2026-01-01T00:00:00Z">
        <w:r>
          <w:t xml:space="preserve">), which is true or false.</w:t>
        </w:r>
      </w:ins>
    </w:p>
    <w:bookmarkEnd w:id="21"/>
    <w:bookmarkEnd w:id="22"/>
    <w:bookmarkStart w:id="44" w:name="sec-proof-by-contrapositive"/>
    <w:p>
      <w:pPr>
        <w:pStyle w:val="Heading1"/>
      </w:pPr>
      <w:ins w:id="187" w:author="PR Preview" w:date="2026-01-01T00:00:00Z">
        <w:r>
          <w:t xml:space="preserve">2. Proof by contrapositive</w:t>
        </w:r>
      </w:ins>
    </w:p>
    <w:bookmarkStart w:id="24" w:name="exr-sum-odd"/>
    <w:p>
      <w:pPr>
        <w:pStyle w:val="FirstParagraph"/>
      </w:pPr>
      <w:ins w:id="188" w:author="PR Preview" w:date="2026-01-01T00:00:00Z">
        <w:r>
          <w:rPr>
            <w:b/>
            <w:bCs/>
          </w:rPr>
          <w:t xml:space="preserve">Exercise 2 (An odd sum)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Let</w:t>
        </w:r>
      </w:ins>
      <w:ins w:id="191" w:author="PR Preview" w:date="2026-01-01T00:00:00Z">
        <w:r>
          <w:t xml:space="preserve"> </w:t>
        </w:r>
      </w:ins>
      <m:oMath>
        <m:r>
          <m:t>x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and</w:t>
        </w:r>
      </w:ins>
      <w:ins w:id="194" w:author="PR Preview" w:date="2026-01-01T00:00:00Z">
        <w:r>
          <w:t xml:space="preserve"> </w:t>
        </w:r>
      </w:ins>
      <m:oMath>
        <m:r>
          <m:t>y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be integers.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Prove: if</w:t>
        </w:r>
      </w:ins>
      <w:ins w:id="1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odd, then</w:t>
        </w:r>
      </w:ins>
      <w:ins w:id="2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y</m:t>
        </m:r>
      </m:oMath>
      <w:ins w:id="203" w:author="PR Preview" w:date="2026-01-01T00:00:00Z">
        <w:r>
          <w:t xml:space="preserve">.</w:t>
        </w:r>
      </w:ins>
    </w:p>
    <w:p>
      <w:pPr>
        <w:pStyle w:val="BodyText"/>
      </w:pPr>
      <w:ins w:id="204" w:author="PR Preview" w:date="2026-01-01T00:00:00Z">
        <w:r>
          <w:t xml:space="preserve">First try a direct proof (</w:t>
        </w:r>
      </w:ins>
      <w:hyperlink r:id="rId23">
        <w:ins w:id="205" w:author="PR Preview" w:date="2026-01-01T00:00:00Z">
          <w:r>
            <w:rPr>
              <w:rStyle w:val="Hyperlink"/>
            </w:rPr>
            <w:t xml:space="preserve">Definition: Direct proof</w:t>
          </w:r>
        </w:ins>
      </w:hyperlink>
      <w:ins w:id="206" w:author="PR Preview" w:date="2026-01-01T00:00:00Z">
        <w:r>
          <w:t xml:space="preserve">), starting from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“Suppose</w:t>
        </w:r>
      </w:ins>
      <w:ins w:id="2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odd.”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Then try starting from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“Suppose</w:t>
        </w:r>
      </w:ins>
      <w:ins w:id="2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217" w:author="PR Preview" w:date="2026-01-01T00:00:00Z">
        <w:r>
          <w:t xml:space="preserve">.”</w:t>
        </w:r>
      </w:ins>
    </w:p>
    <w:bookmarkEnd w:id="24"/>
    <w:bookmarkStart w:id="28" w:name="sol-sum-odd"/>
    <w:p>
      <w:pPr>
        <w:pStyle w:val="BodyText"/>
      </w:pPr>
      <w:ins w:id="218" w:author="PR Preview" w:date="2026-01-01T00:00:00Z">
        <w:r>
          <w:rPr>
            <w:i/>
            <w:iCs/>
          </w:rPr>
          <w:t xml:space="preserve">Solution 2</w:t>
        </w:r>
      </w:ins>
      <w:ins w:id="219" w:author="PR Preview" w:date="2026-01-01T00:00:00Z">
        <w:r>
          <w:t xml:space="preserve">. </w:t>
        </w:r>
      </w:ins>
      <w:ins w:id="220" w:author="PR Preview" w:date="2026-01-01T00:00:00Z">
        <w:r>
          <w:t xml:space="preserve">The direct start gives</w:t>
        </w:r>
      </w:ins>
      <w:ins w:id="2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for some integer</w:t>
        </w:r>
      </w:ins>
      <w:ins w:id="224" w:author="PR Preview" w:date="2026-01-01T00:00:00Z">
        <w:r>
          <w:t xml:space="preserve"> </w:t>
        </w:r>
      </w:ins>
      <m:oMath>
        <m:r>
          <m:t>k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hyperlink r:id="rId25">
        <w:ins w:id="227" w:author="PR Preview" w:date="2026-01-01T00:00:00Z">
          <w:r>
            <w:rPr>
              <w:rStyle w:val="Hyperlink"/>
            </w:rPr>
            <w:t xml:space="preserve">Definition: Odd integer</w:t>
          </w:r>
        </w:ins>
      </w:hyperlink>
      <w:ins w:id="228" w:author="PR Preview" w:date="2026-01-01T00:00:00Z">
        <w:r>
          <w:t xml:space="preserve">),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which says little about whether</w:t>
        </w:r>
      </w:ins>
      <w:ins w:id="231" w:author="PR Preview" w:date="2026-01-01T00:00:00Z">
        <w:r>
          <w:t xml:space="preserve"> </w:t>
        </w:r>
      </w:ins>
      <m:oMath>
        <m:r>
          <m:t>x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r>
          <m:t>y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are equal.</w:t>
        </w:r>
      </w:ins>
    </w:p>
    <w:p>
      <w:pPr>
        <w:pStyle w:val="BodyText"/>
      </w:pPr>
      <w:ins w:id="237" w:author="PR Preview" w:date="2026-01-01T00:00:00Z">
        <w:r>
          <w:t xml:space="preserve">The second start goes further.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Suppose</w:t>
        </w:r>
      </w:ins>
      <w:ins w:id="2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241" w:author="PR Preview" w:date="2026-01-01T00:00:00Z">
        <w:r>
          <w:t xml:space="preserve">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Then</w:t>
        </w:r>
      </w:ins>
      <w:ins w:id="2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</w:t>
        </w:r>
      </w:ins>
      <w:ins w:id="248" w:author="PR Preview" w:date="2026-01-01T00:00:00Z">
        <w:r>
          <w:t xml:space="preserve"> </w:t>
        </w:r>
      </w:ins>
      <m:oMath>
        <m:r>
          <m:t>x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an integer, so</w:t>
        </w:r>
      </w:ins>
      <w:ins w:id="2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 even (</w:t>
        </w:r>
      </w:ins>
      <w:hyperlink r:id="rId26">
        <w:ins w:id="254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255" w:author="PR Preview" w:date="2026-01-01T00:00:00Z">
        <w:r>
          <w:t xml:space="preserve">).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No integer is both even and odd (</w:t>
        </w:r>
      </w:ins>
      <w:hyperlink r:id="rId27">
        <w:ins w:id="258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259" w:author="PR Preview" w:date="2026-01-01T00:00:00Z">
        <w:r>
          <w:t xml:space="preserve">),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so</w:t>
        </w:r>
      </w:ins>
      <w:ins w:id="2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not odd.</w:t>
        </w:r>
      </w:ins>
    </w:p>
    <w:p>
      <w:pPr>
        <w:pStyle w:val="BodyText"/>
      </w:pPr>
      <w:ins w:id="265" w:author="PR Preview" w:date="2026-01-01T00:00:00Z">
        <w:r>
          <w:t xml:space="preserve">That proves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“if</w:t>
        </w:r>
      </w:ins>
      <w:ins w:id="2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269" w:author="PR Preview" w:date="2026-01-01T00:00:00Z">
        <w:r>
          <w:t xml:space="preserve">, then</w:t>
        </w:r>
      </w:ins>
      <w:ins w:id="2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 not odd”</w:t>
        </w:r>
      </w:ins>
      <w:ins w:id="273" w:author="PR Preview" w:date="2026-01-01T00:00:00Z">
        <w:r>
          <w:t xml:space="preserve">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Why proving this proposition proves the one we were asked about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the subject of this section.</w:t>
        </w:r>
      </w:ins>
    </w:p>
    <w:bookmarkEnd w:id="28"/>
    <w:bookmarkStart w:id="29" w:name="def-contrapositive"/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Definition 2 (Contrapositive)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rPr>
            <w:b/>
            <w:bCs/>
          </w:rPr>
          <w:t xml:space="preserve">contrapositive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(Wikipedia contributors 2026a)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 the</w:t>
        </w:r>
      </w:ins>
      <w:ins w:id="287" w:author="PR Preview" w:date="2026-01-01T00:00:00Z">
        <w:r>
          <w:t xml:space="preserve"> </w:t>
        </w:r>
      </w:ins>
      <w:hyperlink r:id="rId20">
        <w:ins w:id="288" w:author="PR Preview" w:date="2026-01-01T00:00:00Z">
          <w:r>
            <w:rPr>
              <w:rStyle w:val="Hyperlink"/>
            </w:rPr>
            <w:t xml:space="preserve">proposition</w:t>
          </w:r>
        </w:ins>
      </w:hyperlink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“if</w:t>
        </w:r>
      </w:ins>
      <w:ins w:id="291" w:author="PR Preview" w:date="2026-01-01T00:00:00Z">
        <w:r>
          <w:t xml:space="preserve"> </w:t>
        </w:r>
      </w:ins>
      <m:oMath>
        <m:r>
          <m:t>P</m:t>
        </m:r>
      </m:oMath>
      <w:ins w:id="292" w:author="PR Preview" w:date="2026-01-01T00:00:00Z">
        <w:r>
          <w:t xml:space="preserve">, then</w:t>
        </w:r>
      </w:ins>
      <w:ins w:id="293" w:author="PR Preview" w:date="2026-01-01T00:00:00Z">
        <w:r>
          <w:t xml:space="preserve"> </w:t>
        </w:r>
      </w:ins>
      <m:oMath>
        <m:r>
          <m:t>Q</m:t>
        </m:r>
      </m:oMath>
      <w:ins w:id="294" w:author="PR Preview" w:date="2026-01-01T00:00:00Z">
        <w:r>
          <w:t xml:space="preserve">”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the proposition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“if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300" w:author="PR Preview" w:date="2026-01-01T00:00:00Z">
        <w:r>
          <w:t xml:space="preserve">, then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02" w:author="PR Preview" w:date="2026-01-01T00:00:00Z">
        <w:r>
          <w:t xml:space="preserve">”</w:t>
        </w:r>
      </w:ins>
      <w:ins w:id="303" w:author="PR Preview" w:date="2026-01-01T00:00:00Z">
        <w:r>
          <w:t xml:space="preserve">.</w:t>
        </w:r>
      </w:ins>
    </w:p>
    <w:bookmarkEnd w:id="29"/>
    <w:bookmarkStart w:id="31" w:name="exm-contrapositive"/>
    <w:p>
      <w:pPr>
        <w:pStyle w:val="BodyText"/>
      </w:pPr>
      <w:ins w:id="304" w:author="PR Preview" w:date="2026-01-01T00:00:00Z">
        <w:r>
          <w:rPr>
            <w:b/>
            <w:bCs/>
          </w:rPr>
          <w:t xml:space="preserve">Example 2 (Contrapositives)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w:ins w:id="307" w:author="PR Preview" w:date="2026-01-01T00:00:00Z">
        <w:r>
          <w:t xml:space="preserve">The contrapositive of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“if</w:t>
        </w:r>
      </w:ins>
      <w:ins w:id="310" w:author="PR Preview" w:date="2026-01-01T00:00:00Z">
        <w:r>
          <w:t xml:space="preserve"> </w:t>
        </w:r>
      </w:ins>
      <m:oMath>
        <m:r>
          <m:t>x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is a human, then</w:t>
        </w:r>
      </w:ins>
      <w:ins w:id="313" w:author="PR Preview" w:date="2026-01-01T00:00:00Z">
        <w:r>
          <w:t xml:space="preserve"> </w:t>
        </w:r>
      </w:ins>
      <m:oMath>
        <m:r>
          <m:t>x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 a mammal”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“if</w:t>
        </w:r>
      </w:ins>
      <w:ins w:id="320" w:author="PR Preview" w:date="2026-01-01T00:00:00Z">
        <w:r>
          <w:t xml:space="preserve"> </w:t>
        </w:r>
      </w:ins>
      <m:oMath>
        <m:r>
          <m:t>x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not a mammal, then</w:t>
        </w:r>
      </w:ins>
      <w:ins w:id="323" w:author="PR Preview" w:date="2026-01-01T00:00:00Z">
        <w:r>
          <w:t xml:space="preserve"> </w:t>
        </w:r>
      </w:ins>
      <m:oMath>
        <m:r>
          <m:t>x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not a human”</w:t>
        </w:r>
      </w:ins>
      <w:ins w:id="32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327" w:author="PR Preview" w:date="2026-01-01T00:00:00Z">
        <w:r>
          <w:t xml:space="preserve">In</w:t>
        </w:r>
      </w:ins>
      <w:ins w:id="328" w:author="PR Preview" w:date="2026-01-01T00:00:00Z">
        <w:r>
          <w:t xml:space="preserve"> </w:t>
        </w:r>
      </w:ins>
      <w:hyperlink w:anchor="exr-sum-odd">
        <w:ins w:id="329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m:oMath>
        <m:r>
          <m:t>P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is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 odd”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and</w:t>
        </w:r>
      </w:ins>
      <w:ins w:id="340" w:author="PR Preview" w:date="2026-01-01T00:00:00Z">
        <w:r>
          <w:t xml:space="preserve"> </w:t>
        </w:r>
      </w:ins>
      <m:oMath>
        <m:r>
          <m:t>Q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is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≠</m:t>
        </m:r>
        <m:r>
          <m:t>y</m:t>
        </m:r>
      </m:oMath>
      <w:ins w:id="345" w:author="PR Preview" w:date="2026-01-01T00:00:00Z">
        <w:r>
          <w:t xml:space="preserve">”</w:t>
        </w:r>
      </w:ins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The negation of</w:t>
        </w:r>
      </w:ins>
      <w:ins w:id="349" w:author="PR Preview" w:date="2026-01-01T00:00:00Z">
        <w:r>
          <w:t xml:space="preserve"> </w:t>
        </w:r>
      </w:ins>
      <m:oMath>
        <m:r>
          <m:t>Q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is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354" w:author="PR Preview" w:date="2026-01-01T00:00:00Z">
        <w:r>
          <w:t xml:space="preserve">”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(</w:t>
        </w:r>
      </w:ins>
      <w:hyperlink r:id="rId30">
        <w:ins w:id="357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358" w:author="PR Preview" w:date="2026-01-01T00:00:00Z">
        <w:r>
          <w:t xml:space="preserve">),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so the contrapositive is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“if</w:t>
        </w:r>
      </w:ins>
      <w:ins w:id="3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364" w:author="PR Preview" w:date="2026-01-01T00:00:00Z">
        <w:r>
          <w:t xml:space="preserve">, then</w:t>
        </w:r>
      </w:ins>
      <w:ins w:id="36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not odd”</w:t>
        </w:r>
      </w:ins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which is what</w:t>
        </w:r>
      </w:ins>
      <w:ins w:id="371" w:author="PR Preview" w:date="2026-01-01T00:00:00Z">
        <w:r>
          <w:t xml:space="preserve"> </w:t>
        </w:r>
      </w:ins>
      <w:hyperlink w:anchor="sol-sum-odd">
        <w:ins w:id="372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proved.</w:t>
        </w:r>
      </w:ins>
    </w:p>
    <w:bookmarkEnd w:id="31"/>
    <w:bookmarkStart w:id="32" w:name="thm-contrapositive"/>
    <w:p>
      <w:pPr>
        <w:pStyle w:val="FirstParagraph"/>
      </w:pPr>
      <w:ins w:id="375" w:author="PR Preview" w:date="2026-01-01T00:00:00Z">
        <w:r>
          <w:rPr>
            <w:b/>
            <w:bCs/>
          </w:rPr>
          <w:t xml:space="preserve">Theorem 1 (A conditional is equivalent to its contrapositive)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For any</w:t>
        </w:r>
      </w:ins>
      <w:ins w:id="378" w:author="PR Preview" w:date="2026-01-01T00:00:00Z">
        <w:r>
          <w:t xml:space="preserve"> </w:t>
        </w:r>
      </w:ins>
      <w:hyperlink r:id="rId20">
        <w:ins w:id="379" w:author="PR Preview" w:date="2026-01-01T00:00:00Z">
          <w:r>
            <w:rPr>
              <w:rStyle w:val="Hyperlink"/>
            </w:rPr>
            <w:t xml:space="preserve">propositions</w:t>
          </w:r>
        </w:ins>
      </w:hyperlink>
      <w:ins w:id="380" w:author="PR Preview" w:date="2026-01-01T00:00:00Z">
        <w:r>
          <w:t xml:space="preserve"> </w:t>
        </w:r>
      </w:ins>
      <m:oMath>
        <m:r>
          <m:t>P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and</w:t>
        </w:r>
      </w:ins>
      <w:ins w:id="383" w:author="PR Preview" w:date="2026-01-01T00:00:00Z">
        <w:r>
          <w:t xml:space="preserve"> </w:t>
        </w:r>
      </w:ins>
      <m:oMath>
        <m:r>
          <m:t>Q</m:t>
        </m:r>
      </m:oMath>
      <w:ins w:id="38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ins w:id="385" w:author="PR Preview" w:date="2026-01-01T00:00:00Z">
        <w:r>
          <w:rPr>
            <w:i/>
            <w:iCs/>
          </w:rPr>
          <w:t xml:space="preserve">Proof</w:t>
        </w:r>
      </w:ins>
      <w:ins w:id="386" w:author="PR Preview" w:date="2026-01-01T00:00:00Z">
        <w:r>
          <w:t xml:space="preserve">. </w:t>
        </w:r>
      </w:ins>
      <w:ins w:id="387" w:author="PR Preview" w:date="2026-01-01T00:00:00Z">
        <w:r>
          <w:t xml:space="preserve">By the definition of</w:t>
        </w:r>
      </w:ins>
      <w:ins w:id="388" w:author="PR Preview" w:date="2026-01-01T00:00:00Z">
        <w:r>
          <w:t xml:space="preserve"> </w:t>
        </w:r>
      </w:ins>
      <w:hyperlink r:id="rId33">
        <w:ins w:id="389" w:author="PR Preview" w:date="2026-01-01T00:00:00Z">
          <w:r>
            <w:rPr>
              <w:rStyle w:val="Hyperlink"/>
            </w:rPr>
            <w:t xml:space="preserve">implies</w:t>
          </w:r>
        </w:ins>
      </w:hyperlink>
      <w:ins w:id="390" w:author="PR Preview" w:date="2026-01-01T00:00:00Z">
        <w:r>
          <w:t xml:space="preserve">,</w:t>
        </w:r>
      </w:ins>
      <w:ins w:id="3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false exactly when</w:t>
        </w:r>
      </w:ins>
      <w:ins w:id="394" w:author="PR Preview" w:date="2026-01-01T00:00:00Z">
        <w:r>
          <w:t xml:space="preserve"> </w:t>
        </w:r>
      </w:ins>
      <m:oMath>
        <m:r>
          <m:t>P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true and</w:t>
        </w:r>
      </w:ins>
      <w:ins w:id="397" w:author="PR Preview" w:date="2026-01-01T00:00:00Z">
        <w:r>
          <w:t xml:space="preserve"> </w:t>
        </w:r>
      </w:ins>
      <m:oMath>
        <m:r>
          <m:t>Q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false.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By the same definition,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false exactly when</w:t>
        </w:r>
      </w:ins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true and</w:t>
        </w:r>
      </w:ins>
      <w:ins w:id="40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is false,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that is, exactly when</w:t>
        </w:r>
      </w:ins>
      <w:ins w:id="413" w:author="PR Preview" w:date="2026-01-01T00:00:00Z">
        <w:r>
          <w:t xml:space="preserve"> </w:t>
        </w:r>
      </w:ins>
      <m:oMath>
        <m:r>
          <m:t>Q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is false and</w:t>
        </w:r>
      </w:ins>
      <w:ins w:id="416" w:author="PR Preview" w:date="2026-01-01T00:00:00Z">
        <w:r>
          <w:t xml:space="preserve"> </w:t>
        </w:r>
      </w:ins>
      <m:oMath>
        <m:r>
          <m:t>P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is true.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So the two</w:t>
        </w:r>
      </w:ins>
      <w:ins w:id="421" w:author="PR Preview" w:date="2026-01-01T00:00:00Z">
        <w:r>
          <w:t xml:space="preserve"> </w:t>
        </w:r>
      </w:ins>
      <w:hyperlink r:id="rId20">
        <w:ins w:id="422" w:author="PR Preview" w:date="2026-01-01T00:00:00Z">
          <w:r>
            <w:rPr>
              <w:rStyle w:val="Hyperlink"/>
            </w:rPr>
            <w:t xml:space="preserve">propositions</w:t>
          </w:r>
        </w:ins>
      </w:hyperlink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are false in the same row of a</w:t>
        </w:r>
      </w:ins>
      <w:ins w:id="425" w:author="PR Preview" w:date="2026-01-01T00:00:00Z">
        <w:r>
          <w:t xml:space="preserve"> </w:t>
        </w:r>
      </w:ins>
      <w:hyperlink r:id="rId34">
        <w:ins w:id="426" w:author="PR Preview" w:date="2026-01-01T00:00:00Z">
          <w:r>
            <w:rPr>
              <w:rStyle w:val="Hyperlink"/>
            </w:rPr>
            <w:t xml:space="preserve">truth table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and true in the other three,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which is</w:t>
        </w:r>
      </w:ins>
      <w:ins w:id="431" w:author="PR Preview" w:date="2026-01-01T00:00:00Z">
        <w:r>
          <w:t xml:space="preserve"> </w:t>
        </w:r>
      </w:ins>
      <w:hyperlink r:id="rId35">
        <w:ins w:id="432" w:author="PR Preview" w:date="2026-01-01T00:00:00Z">
          <w:r>
            <w:rPr>
              <w:rStyle w:val="Hyperlink"/>
            </w:rPr>
            <w:t xml:space="preserve">Definition: Logically equivalent</w:t>
          </w:r>
        </w:ins>
      </w:hyperlink>
      <w:ins w:id="433" w:author="PR Preview" w:date="2026-01-01T00:00:00Z">
        <w:r>
          <w:t xml:space="preserve">.</w:t>
        </w:r>
      </w:ins>
    </w:p>
    <w:bookmarkStart w:id="36" w:name="exm-contrapositive-not-converse"/>
    <w:p>
      <w:pPr>
        <w:pStyle w:val="BodyText"/>
      </w:pPr>
      <w:ins w:id="434" w:author="PR Preview" w:date="2026-01-01T00:00:00Z">
        <w:r>
          <w:rPr>
            <w:b/>
            <w:bCs/>
          </w:rPr>
          <w:t xml:space="preserve">Example 3 (A proposition and its contrapositive)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Take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“if today is Saturday, then today is a weekend day”</w:t>
        </w:r>
      </w:ins>
      <w:ins w:id="439" w:author="PR Preview" w:date="2026-01-01T00:00:00Z">
        <w:r>
          <w:t xml:space="preserve">, which is true.</w:t>
        </w:r>
      </w:ins>
    </w:p>
    <w:p>
      <w:pPr>
        <w:pStyle w:val="BodyText"/>
      </w:pPr>
      <w:ins w:id="440" w:author="PR Preview" w:date="2026-01-01T00:00:00Z">
        <w:r>
          <w:t xml:space="preserve">Its contrapositive is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“if today is not a weekend day, then today is not Saturday”</w:t>
        </w:r>
      </w:ins>
      <w:ins w:id="443" w:author="PR Preview" w:date="2026-01-01T00:00:00Z">
        <w:r>
          <w:t xml:space="preserve">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It is also true, as</w:t>
        </w:r>
      </w:ins>
      <w:ins w:id="446" w:author="PR Preview" w:date="2026-01-01T00:00:00Z">
        <w:r>
          <w:t xml:space="preserve"> </w:t>
        </w:r>
      </w:ins>
      <w:hyperlink w:anchor="thm-contrapositive">
        <w:ins w:id="44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says it must be: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Monday through Friday are the days that are not weekend days, and none of them is Saturday.</w:t>
        </w:r>
      </w:ins>
    </w:p>
    <w:bookmarkEnd w:id="36"/>
    <w:bookmarkStart w:id="37" w:name="def-proof-by-contrapositive"/>
    <w:p>
      <w:pPr>
        <w:pStyle w:val="BodyText"/>
      </w:pPr>
      <w:ins w:id="452" w:author="PR Preview" w:date="2026-01-01T00:00:00Z">
        <w:r>
          <w:rPr>
            <w:b/>
            <w:bCs/>
          </w:rPr>
          <w:t xml:space="preserve">Definition 3 (Proof by contrapositive)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rPr>
            <w:b/>
            <w:bCs/>
          </w:rPr>
          <w:t xml:space="preserve">proof by contrapositive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(Wikipedia contributors 2026a)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of a</w:t>
        </w:r>
      </w:ins>
      <w:ins w:id="461" w:author="PR Preview" w:date="2026-01-01T00:00:00Z">
        <w:r>
          <w:t xml:space="preserve"> </w:t>
        </w:r>
      </w:ins>
      <w:hyperlink r:id="rId20">
        <w:ins w:id="462" w:author="PR Preview" w:date="2026-01-01T00:00:00Z">
          <w:r>
            <w:rPr>
              <w:rStyle w:val="Hyperlink"/>
            </w:rPr>
            <w:t xml:space="preserve">proposition</w:t>
          </w:r>
        </w:ins>
      </w:hyperlink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“if</w:t>
        </w:r>
      </w:ins>
      <w:ins w:id="465" w:author="PR Preview" w:date="2026-01-01T00:00:00Z">
        <w:r>
          <w:t xml:space="preserve"> </w:t>
        </w:r>
      </w:ins>
      <m:oMath>
        <m:r>
          <m:t>P</m:t>
        </m:r>
      </m:oMath>
      <w:ins w:id="466" w:author="PR Preview" w:date="2026-01-01T00:00:00Z">
        <w:r>
          <w:t xml:space="preserve">, then</w:t>
        </w:r>
      </w:ins>
      <w:ins w:id="467" w:author="PR Preview" w:date="2026-01-01T00:00:00Z">
        <w:r>
          <w:t xml:space="preserve"> </w:t>
        </w:r>
      </w:ins>
      <m:oMath>
        <m:r>
          <m:t>Q</m:t>
        </m:r>
      </m:oMath>
      <w:ins w:id="468" w:author="PR Preview" w:date="2026-01-01T00:00:00Z">
        <w:r>
          <w:t xml:space="preserve">”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is a</w:t>
        </w:r>
      </w:ins>
      <w:ins w:id="471" w:author="PR Preview" w:date="2026-01-01T00:00:00Z">
        <w:r>
          <w:t xml:space="preserve"> </w:t>
        </w:r>
      </w:ins>
      <w:hyperlink r:id="rId23">
        <w:ins w:id="472" w:author="PR Preview" w:date="2026-01-01T00:00:00Z">
          <w:r>
            <w:rPr>
              <w:rStyle w:val="Hyperlink"/>
            </w:rPr>
            <w:t xml:space="preserve">direct proof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of its</w:t>
        </w:r>
      </w:ins>
      <w:ins w:id="475" w:author="PR Preview" w:date="2026-01-01T00:00:00Z">
        <w:r>
          <w:t xml:space="preserve"> </w:t>
        </w:r>
      </w:ins>
      <w:hyperlink w:anchor="def-contrapositive">
        <w:ins w:id="476" w:author="PR Preview" w:date="2026-01-01T00:00:00Z">
          <w:r>
            <w:rPr>
              <w:rStyle w:val="Hyperlink"/>
            </w:rPr>
            <w:t xml:space="preserve">contrapositive</w:t>
          </w:r>
        </w:ins>
      </w:hyperlink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“if</w:t>
        </w:r>
      </w:ins>
      <w:ins w:id="48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481" w:author="PR Preview" w:date="2026-01-01T00:00:00Z">
        <w:r>
          <w:t xml:space="preserve">, then</w:t>
        </w:r>
      </w:ins>
      <w:ins w:id="48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483" w:author="PR Preview" w:date="2026-01-01T00:00:00Z">
        <w:r>
          <w:t xml:space="preserve">”</w:t>
        </w:r>
      </w:ins>
      <w:ins w:id="484" w:author="PR Preview" w:date="2026-01-01T00:00:00Z">
        <w:r>
          <w:t xml:space="preserve">: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it assumes that</w:t>
        </w:r>
      </w:ins>
      <w:ins w:id="487" w:author="PR Preview" w:date="2026-01-01T00:00:00Z">
        <w:r>
          <w:t xml:space="preserve"> </w:t>
        </w:r>
      </w:ins>
      <m:oMath>
        <m:r>
          <m:t>Q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is false and reaches the conclusion that</w:t>
        </w:r>
      </w:ins>
      <w:ins w:id="490" w:author="PR Preview" w:date="2026-01-01T00:00:00Z">
        <w:r>
          <w:t xml:space="preserve"> </w:t>
        </w:r>
      </w:ins>
      <m:oMath>
        <m:r>
          <m:t>P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false.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By</w:t>
        </w:r>
      </w:ins>
      <w:ins w:id="495" w:author="PR Preview" w:date="2026-01-01T00:00:00Z">
        <w:r>
          <w:t xml:space="preserve"> </w:t>
        </w:r>
      </w:ins>
      <w:hyperlink w:anchor="thm-contrapositive">
        <w:ins w:id="49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proving the contrapositive proves the original proposition.</w:t>
        </w:r>
      </w:ins>
    </w:p>
    <w:bookmarkEnd w:id="37"/>
    <w:bookmarkStart w:id="40" w:name="exm-five-product"/>
    <w:p>
      <w:pPr>
        <w:pStyle w:val="BodyText"/>
      </w:pPr>
      <w:ins w:id="500" w:author="PR Preview" w:date="2026-01-01T00:00:00Z">
        <w:r>
          <w:rPr>
            <w:b/>
            <w:bCs/>
          </w:rPr>
          <w:t xml:space="preserve">Example 4 (A product not divisible by</w:t>
        </w:r>
      </w:ins>
      <w:ins w:id="501" w:author="PR Preview" w:date="2026-01-01T00:00:00Z">
        <w:r>
          <w:rPr>
            <w:b/>
            <w:bCs/>
          </w:rPr>
          <w:t xml:space="preserve"> </w:t>
        </w:r>
      </w:ins>
      <m:oMath>
        <m:r>
          <m:t>5</m:t>
        </m:r>
      </m:oMath>
      <w:ins w:id="502" w:author="PR Preview" w:date="2026-01-01T00:00:00Z">
        <w:r>
          <w:rPr>
            <w:b/>
            <w:bCs/>
          </w:rPr>
          <w:t xml:space="preserve">)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Claim: let</w:t>
        </w:r>
      </w:ins>
      <w:ins w:id="505" w:author="PR Preview" w:date="2026-01-01T00:00:00Z">
        <w:r>
          <w:t xml:space="preserve"> </w:t>
        </w:r>
      </w:ins>
      <m:oMath>
        <m:r>
          <m:t>x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r>
          <m:t>y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be integers.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If</w:t>
        </w:r>
      </w:ins>
      <w:ins w:id="51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ins w:id="514" w:author="PR Preview" w:date="2026-01-01T00:00:00Z">
        <w:r>
          <w:t xml:space="preserve">, then</w:t>
        </w:r>
      </w:ins>
      <w:ins w:id="51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and</w:t>
        </w:r>
      </w:ins>
      <w:ins w:id="51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y</m:t>
        </m:r>
      </m:oMath>
      <w:ins w:id="519" w:author="PR Preview" w:date="2026-01-01T00:00:00Z">
        <w:r>
          <w:t xml:space="preserve">.</w:t>
        </w:r>
      </w:ins>
    </w:p>
    <w:p>
      <w:pPr>
        <w:pStyle w:val="BodyText"/>
      </w:pPr>
      <w:ins w:id="520" w:author="PR Preview" w:date="2026-01-01T00:00:00Z">
        <w:r>
          <w:t xml:space="preserve">A direct proof would start from</w:t>
        </w:r>
      </w:ins>
      <w:ins w:id="52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which says only that</w:t>
        </w:r>
      </w:ins>
      <w:ins w:id="525" w:author="PR Preview" w:date="2026-01-01T00:00:00Z">
        <w:r>
          <w:t xml:space="preserve"> </w:t>
        </w:r>
      </w:ins>
      <m:oMath>
        <m:r>
          <m:t>x</m:t>
        </m:r>
        <m:r>
          <m:t>y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is not</w:t>
        </w:r>
      </w:ins>
      <w:ins w:id="528" w:author="PR Preview" w:date="2026-01-01T00:00:00Z">
        <w:r>
          <w:t xml:space="preserve"> </w:t>
        </w:r>
      </w:ins>
      <m:oMath>
        <m:r>
          <m:t>5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times an integer,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gives no equation to work with.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By De Morgan’s laws (</w:t>
        </w:r>
      </w:ins>
      <w:hyperlink r:id="rId38">
        <w:ins w:id="535" w:author="PR Preview" w:date="2026-01-01T00:00:00Z">
          <w:r>
            <w:rPr>
              <w:rStyle w:val="Hyperlink"/>
            </w:rPr>
            <w:t xml:space="preserve">Theorem: De Morgan's laws</w:t>
          </w:r>
        </w:ins>
      </w:hyperlink>
      <w:ins w:id="536" w:author="PR Preview" w:date="2026-01-01T00:00:00Z">
        <w:r>
          <w:t xml:space="preserve">),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the negation of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</w:t>
        </w:r>
      </w:ins>
      <w:ins w:id="54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y</m:t>
        </m:r>
      </m:oMath>
      <w:ins w:id="544" w:author="PR Preview" w:date="2026-01-01T00:00:00Z">
        <w:r>
          <w:t xml:space="preserve">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is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or</w:t>
        </w:r>
      </w:ins>
      <w:ins w:id="55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y</m:t>
        </m:r>
      </m:oMath>
      <w:ins w:id="552" w:author="PR Preview" w:date="2026-01-01T00:00:00Z">
        <w:r>
          <w:t xml:space="preserve">”</w:t>
        </w:r>
      </w:ins>
      <w:ins w:id="553" w:author="PR Preview" w:date="2026-01-01T00:00:00Z">
        <w:r>
          <w:t xml:space="preserve">,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so the contrapositive (</w:t>
        </w:r>
      </w:ins>
      <w:hyperlink w:anchor="def-contrapositive">
        <w:ins w:id="55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57" w:author="PR Preview" w:date="2026-01-01T00:00:00Z">
        <w:r>
          <w:t xml:space="preserve">) is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“if</w:t>
        </w:r>
      </w:ins>
      <w:ins w:id="56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or</w:t>
        </w:r>
      </w:ins>
      <w:ins w:id="56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y</m:t>
        </m:r>
      </m:oMath>
      <w:ins w:id="564" w:author="PR Preview" w:date="2026-01-01T00:00:00Z">
        <w:r>
          <w:t xml:space="preserve">, then</w:t>
        </w:r>
      </w:ins>
      <w:ins w:id="56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ins w:id="566" w:author="PR Preview" w:date="2026-01-01T00:00:00Z">
        <w:r>
          <w:t xml:space="preserve">”</w:t>
        </w:r>
      </w:ins>
      <w:ins w:id="567" w:author="PR Preview" w:date="2026-01-01T00:00:00Z">
        <w:r>
          <w:t xml:space="preserve">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We prove it by cases (</w:t>
        </w:r>
      </w:ins>
      <w:hyperlink r:id="rId39">
        <w:ins w:id="570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571" w:author="PR Preview" w:date="2026-01-01T00:00:00Z">
        <w:r>
          <w:t xml:space="preserve">).</w:t>
        </w:r>
      </w:ins>
    </w:p>
    <w:p>
      <w:pPr>
        <w:pStyle w:val="BodyText"/>
      </w:pPr>
      <w:ins w:id="572" w:author="PR Preview" w:date="2026-01-01T00:00:00Z">
        <w:r>
          <w:rPr>
            <w:b/>
            <w:bCs/>
          </w:rPr>
          <w:t xml:space="preserve">Case 1:</w:t>
        </w:r>
      </w:ins>
      <w:ins w:id="573" w:author="PR Preview" w:date="2026-01-01T00:00:00Z">
        <w:r>
          <w:rPr>
            <w:b/>
            <w:bCs/>
          </w:rP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</m:oMath>
      <w:ins w:id="574" w:author="PR Preview" w:date="2026-01-01T00:00:00Z">
        <w:r>
          <w:rPr>
            <w:b/>
            <w:bCs/>
          </w:rPr>
          <w:t xml:space="preserve">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Then</w:t>
        </w:r>
      </w:ins>
      <w:ins w:id="5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for some integer</w:t>
        </w:r>
      </w:ins>
      <w:ins w:id="580" w:author="PR Preview" w:date="2026-01-01T00:00:00Z">
        <w:r>
          <w:t xml:space="preserve"> </w:t>
        </w:r>
      </w:ins>
      <m:oMath>
        <m:r>
          <m:t>c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(</w:t>
        </w:r>
      </w:ins>
      <w:hyperlink r:id="rId13">
        <w:ins w:id="583" w:author="PR Preview" w:date="2026-01-01T00:00:00Z">
          <w:r>
            <w:rPr>
              <w:rStyle w:val="Hyperlink"/>
            </w:rPr>
            <w:t xml:space="preserve">Definition: Divides</w:t>
          </w:r>
        </w:ins>
      </w:hyperlink>
      <w:ins w:id="584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ins w:id="585" w:author="PR Preview" w:date="2026-01-01T00:00:00Z">
        <w:r>
          <w:t xml:space="preserve">and</w:t>
        </w:r>
      </w:ins>
      <w:ins w:id="586" w:author="PR Preview" w:date="2026-01-01T00:00:00Z">
        <w:r>
          <w:t xml:space="preserve"> </w:t>
        </w:r>
      </w:ins>
      <m:oMath>
        <m:r>
          <m:t>c</m:t>
        </m:r>
        <m:r>
          <m:t>y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is an integer (</w:t>
        </w:r>
      </w:ins>
      <w:hyperlink r:id="rId27">
        <w:ins w:id="589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590" w:author="PR Preview" w:date="2026-01-01T00:00:00Z">
        <w:r>
          <w:t xml:space="preserve">), so</w:t>
        </w:r>
      </w:ins>
      <w:ins w:id="59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ins w:id="592" w:author="PR Preview" w:date="2026-01-01T00:00:00Z">
        <w:r>
          <w:t xml:space="preserve">.</w:t>
        </w:r>
      </w:ins>
    </w:p>
    <w:p>
      <w:pPr>
        <w:pStyle w:val="BodyText"/>
      </w:pPr>
      <w:ins w:id="593" w:author="PR Preview" w:date="2026-01-01T00:00:00Z">
        <w:r>
          <w:rPr>
            <w:b/>
            <w:bCs/>
          </w:rPr>
          <w:t xml:space="preserve">Case 2:</w:t>
        </w:r>
      </w:ins>
      <w:ins w:id="594" w:author="PR Preview" w:date="2026-01-01T00:00:00Z">
        <w:r>
          <w:rPr>
            <w:b/>
            <w:bCs/>
          </w:rP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y</m:t>
        </m:r>
      </m:oMath>
      <w:ins w:id="595" w:author="PR Preview" w:date="2026-01-01T00:00:00Z">
        <w:r>
          <w:rPr>
            <w:b/>
            <w:bCs/>
          </w:rPr>
          <w:t xml:space="preserve">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Then</w:t>
        </w:r>
      </w:ins>
      <w:ins w:id="59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for some integer</w:t>
        </w:r>
      </w:ins>
      <w:ins w:id="601" w:author="PR Preview" w:date="2026-01-01T00:00:00Z">
        <w:r>
          <w:t xml:space="preserve"> </w:t>
        </w:r>
      </w:ins>
      <m:oMath>
        <m:r>
          <m:t>d</m:t>
        </m:r>
      </m:oMath>
      <w:ins w:id="602" w:author="PR Preview" w:date="2026-01-01T00:00:00Z">
        <w:r>
          <w:t xml:space="preserve">, so</w:t>
        </w:r>
      </w:ins>
      <w:ins w:id="603" w:author="PR Preview" w:date="2026-01-01T00:00:00Z">
        <w:r>
          <w:t xml:space="preserve"> </w:t>
        </w:r>
      </w:ins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and</w:t>
        </w:r>
      </w:ins>
      <w:ins w:id="607" w:author="PR Preview" w:date="2026-01-01T00:00:00Z">
        <w:r>
          <w:t xml:space="preserve"> </w:t>
        </w:r>
      </w:ins>
      <m:oMath>
        <m:r>
          <m:t>x</m:t>
        </m:r>
        <m:r>
          <m:t>d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 an integer, so</w:t>
        </w:r>
      </w:ins>
      <w:ins w:id="61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ins w:id="611" w:author="PR Preview" w:date="2026-01-01T00:00:00Z">
        <w:r>
          <w:t xml:space="preserve">.</w:t>
        </w:r>
      </w:ins>
    </w:p>
    <w:p>
      <w:pPr>
        <w:pStyle w:val="BodyText"/>
      </w:pPr>
      <w:ins w:id="612" w:author="PR Preview" w:date="2026-01-01T00:00:00Z">
        <w:r>
          <w:t xml:space="preserve">In both cases</w:t>
        </w:r>
      </w:ins>
      <w:ins w:id="61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ins w:id="614" w:author="PR Preview" w:date="2026-01-01T00:00:00Z">
        <w:r>
          <w:t xml:space="preserve">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which proves the contrapositive and so the claim (</w:t>
        </w:r>
      </w:ins>
      <w:hyperlink w:anchor="thm-contrapositive">
        <w:ins w:id="61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18" w:author="PR Preview" w:date="2026-01-01T00:00:00Z">
        <w:r>
          <w:t xml:space="preserve">).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For example,</w:t>
        </w:r>
      </w:ins>
      <w:ins w:id="6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</w:t>
        </w:r>
      </w:ins>
      <w:ins w:id="62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7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give</w:t>
        </w:r>
      </w:ins>
      <w:ins w:id="627" w:author="PR Preview" w:date="2026-01-01T00:00:00Z">
        <w:r>
          <w:t xml:space="preserve"> </w:t>
        </w:r>
      </w:ins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ins w:id="628" w:author="PR Preview" w:date="2026-01-01T00:00:00Z">
        <w:r>
          <w:t xml:space="preserve">, which</w:t>
        </w:r>
      </w:ins>
      <w:ins w:id="629" w:author="PR Preview" w:date="2026-01-01T00:00:00Z">
        <w:r>
          <w:t xml:space="preserve"> </w:t>
        </w:r>
      </w:ins>
      <m:oMath>
        <m:r>
          <m:t>5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does not divide,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and indeed</w:t>
        </w:r>
      </w:ins>
      <w:ins w:id="634" w:author="PR Preview" w:date="2026-01-01T00:00:00Z">
        <w:r>
          <w:t xml:space="preserve"> </w:t>
        </w:r>
      </w:ins>
      <m:oMath>
        <m:r>
          <m:t>5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divides neither</w:t>
        </w:r>
      </w:ins>
      <w:ins w:id="637" w:author="PR Preview" w:date="2026-01-01T00:00:00Z">
        <w:r>
          <w:t xml:space="preserve"> </w:t>
        </w:r>
      </w:ins>
      <m:oMath>
        <m:r>
          <m:t>3</m:t>
        </m:r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nor</w:t>
        </w:r>
      </w:ins>
      <w:ins w:id="640" w:author="PR Preview" w:date="2026-01-01T00:00:00Z">
        <w:r>
          <w:t xml:space="preserve"> </w:t>
        </w:r>
      </w:ins>
      <m:oMath>
        <m:r>
          <m:t>7</m:t>
        </m:r>
      </m:oMath>
      <w:ins w:id="641" w:author="PR Preview" w:date="2026-01-01T00:00:00Z">
        <w:r>
          <w:t xml:space="preserve">.</w:t>
        </w:r>
      </w:ins>
    </w:p>
    <w:bookmarkEnd w:id="40"/>
    <w:bookmarkStart w:id="41" w:name="rem-contrapositive-template"/>
    <w:p>
      <w:pPr>
        <w:pStyle w:val="BodyText"/>
      </w:pPr>
      <w:ins w:id="642" w:author="PR Preview" w:date="2026-01-01T00:00:00Z">
        <w:r>
          <w:rPr>
            <w:i/>
            <w:iCs/>
          </w:rPr>
          <w:t xml:space="preserve">Remark 2</w:t>
        </w:r>
      </w:ins>
      <w:ins w:id="643" w:author="PR Preview" w:date="2026-01-01T00:00:00Z">
        <w:r>
          <w:t xml:space="preserve"> (The shape of a proof by contrapositive). </w:t>
        </w:r>
      </w:ins>
      <w:ins w:id="644" w:author="PR Preview" w:date="2026-01-01T00:00:00Z">
        <w:r>
          <w:t xml:space="preserve">A proof by contrapositive (</w:t>
        </w:r>
      </w:ins>
      <w:hyperlink w:anchor="def-proof-by-contrapositive">
        <w:ins w:id="64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46" w:author="PR Preview" w:date="2026-01-01T00:00:00Z">
        <w:r>
          <w:t xml:space="preserve">) of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“if</w:t>
        </w:r>
      </w:ins>
      <w:ins w:id="649" w:author="PR Preview" w:date="2026-01-01T00:00:00Z">
        <w:r>
          <w:t xml:space="preserve"> </w:t>
        </w:r>
      </w:ins>
      <m:oMath>
        <m:r>
          <m:t>P</m:t>
        </m:r>
      </m:oMath>
      <w:ins w:id="650" w:author="PR Preview" w:date="2026-01-01T00:00:00Z">
        <w:r>
          <w:t xml:space="preserve">, then</w:t>
        </w:r>
      </w:ins>
      <w:ins w:id="651" w:author="PR Preview" w:date="2026-01-01T00:00:00Z">
        <w:r>
          <w:t xml:space="preserve"> </w:t>
        </w:r>
      </w:ins>
      <m:oMath>
        <m:r>
          <m:t>Q</m:t>
        </m:r>
      </m:oMath>
      <w:ins w:id="652" w:author="PR Preview" w:date="2026-01-01T00:00:00Z">
        <w:r>
          <w:t xml:space="preserve">”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has this shape:</w:t>
        </w:r>
      </w:ins>
    </w:p>
    <w:p>
      <w:pPr>
        <w:pStyle w:val="BlockText"/>
      </w:pPr>
      <w:ins w:id="655" w:author="PR Preview" w:date="2026-01-01T00:00:00Z">
        <w:r>
          <w:t xml:space="preserve">Suppose</w:t>
        </w:r>
      </w:ins>
      <w:ins w:id="65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657" w:author="PR Preview" w:date="2026-01-01T00:00:00Z">
        <w:r>
          <w:t xml:space="preserve">.</w:t>
        </w:r>
      </w:ins>
      <w:ins w:id="658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659" w:author="PR Preview" w:date="2026-01-01T00:00:00Z">
        <w:r>
          <w:br/>
        </w:r>
      </w:ins>
      <w:ins w:id="660" w:author="PR Preview" w:date="2026-01-01T00:00:00Z">
        <w:r>
          <w:t xml:space="preserve">Therefore</w:t>
        </w:r>
      </w:ins>
      <w:ins w:id="66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662" w:author="PR Preview" w:date="2026-01-01T00:00:00Z">
        <w:r>
          <w:t xml:space="preserve">.</w:t>
        </w:r>
      </w:ins>
    </w:p>
    <w:p>
      <w:pPr>
        <w:pStyle w:val="FirstParagraph"/>
      </w:pPr>
      <w:ins w:id="663" w:author="PR Preview" w:date="2026-01-01T00:00:00Z">
        <w:r>
          <w:t xml:space="preserve">Use it when</w:t>
        </w:r>
      </w:ins>
      <w:ins w:id="66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gives you more to work with than</w:t>
        </w:r>
      </w:ins>
      <w:ins w:id="667" w:author="PR Preview" w:date="2026-01-01T00:00:00Z">
        <w:r>
          <w:t xml:space="preserve"> </w:t>
        </w:r>
      </w:ins>
      <m:oMath>
        <m:r>
          <m:t>P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does.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In</w:t>
        </w:r>
      </w:ins>
      <w:ins w:id="672" w:author="PR Preview" w:date="2026-01-01T00:00:00Z">
        <w:r>
          <w:t xml:space="preserve"> </w:t>
        </w:r>
      </w:ins>
      <w:hyperlink w:anchor="exr-sum-odd">
        <w:ins w:id="67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was the equation</w:t>
        </w:r>
      </w:ins>
      <w:ins w:id="6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while</w:t>
        </w:r>
      </w:ins>
      <w:ins w:id="682" w:author="PR Preview" w:date="2026-01-01T00:00:00Z">
        <w:r>
          <w:t xml:space="preserve"> </w:t>
        </w:r>
      </w:ins>
      <m:oMath>
        <m:r>
          <m:t>P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said only that</w:t>
        </w:r>
      </w:ins>
      <w:ins w:id="6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odd.</w:t>
        </w:r>
      </w:ins>
    </w:p>
    <w:bookmarkEnd w:id="41"/>
    <w:bookmarkStart w:id="42" w:name="exr-square-three"/>
    <w:p>
      <w:pPr>
        <w:pStyle w:val="BodyText"/>
      </w:pPr>
      <w:ins w:id="688" w:author="PR Preview" w:date="2026-01-01T00:00:00Z">
        <w:r>
          <w:rPr>
            <w:b/>
            <w:bCs/>
          </w:rPr>
          <w:t xml:space="preserve">Exercise 3 (A square not divisible by three)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Let</w:t>
        </w:r>
      </w:ins>
      <w:ins w:id="691" w:author="PR Preview" w:date="2026-01-01T00:00:00Z">
        <w:r>
          <w:t xml:space="preserve"> </w:t>
        </w:r>
      </w:ins>
      <m:oMath>
        <m:r>
          <m:t>n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be an integer.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Prove: if</w:t>
        </w:r>
      </w:ins>
      <w:ins w:id="69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697" w:author="PR Preview" w:date="2026-01-01T00:00:00Z">
        <w:r>
          <w:t xml:space="preserve">, then</w:t>
        </w:r>
      </w:ins>
      <w:ins w:id="69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∤</m:t>
        </m:r>
        <m:r>
          <m:t>n</m:t>
        </m:r>
      </m:oMath>
      <w:ins w:id="699" w:author="PR Preview" w:date="2026-01-01T00:00:00Z">
        <w:r>
          <w:t xml:space="preserve">.</w:t>
        </w:r>
      </w:ins>
    </w:p>
    <w:bookmarkEnd w:id="42"/>
    <w:bookmarkStart w:id="43" w:name="sol-square-three"/>
    <w:p>
      <w:pPr>
        <w:pStyle w:val="BodyText"/>
      </w:pPr>
      <w:ins w:id="700" w:author="PR Preview" w:date="2026-01-01T00:00:00Z">
        <w:r>
          <w:rPr>
            <w:i/>
            <w:iCs/>
          </w:rPr>
          <w:t xml:space="preserve">Solution 3</w:t>
        </w:r>
      </w:ins>
      <w:ins w:id="701" w:author="PR Preview" w:date="2026-01-01T00:00:00Z">
        <w:r>
          <w:t xml:space="preserve">. </w:t>
        </w:r>
      </w:ins>
      <w:ins w:id="702" w:author="PR Preview" w:date="2026-01-01T00:00:00Z">
        <w:r>
          <w:t xml:space="preserve">We prove the contrapositive (</w:t>
        </w:r>
      </w:ins>
      <w:hyperlink w:anchor="def-proof-by-contrapositive">
        <w:ins w:id="70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04" w:author="PR Preview" w:date="2026-01-01T00:00:00Z">
        <w:r>
          <w:t xml:space="preserve">):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if</w:t>
        </w:r>
      </w:ins>
      <w:ins w:id="70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∣</m:t>
        </m:r>
        <m:r>
          <m:t>n</m:t>
        </m:r>
      </m:oMath>
      <w:ins w:id="708" w:author="PR Preview" w:date="2026-01-01T00:00:00Z">
        <w:r>
          <w:t xml:space="preserve">, then</w:t>
        </w:r>
      </w:ins>
      <w:ins w:id="70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710" w:author="PR Preview" w:date="2026-01-01T00:00:00Z">
        <w:r>
          <w:t xml:space="preserve">.</w:t>
        </w:r>
      </w:ins>
    </w:p>
    <w:p>
      <w:pPr>
        <w:pStyle w:val="BodyText"/>
      </w:pPr>
      <w:ins w:id="711" w:author="PR Preview" w:date="2026-01-01T00:00:00Z">
        <w:r>
          <w:t xml:space="preserve">Suppose</w:t>
        </w:r>
      </w:ins>
      <w:ins w:id="71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∣</m:t>
        </m:r>
        <m:r>
          <m:t>n</m:t>
        </m:r>
      </m:oMath>
      <w:ins w:id="713" w:author="PR Preview" w:date="2026-01-01T00:00:00Z">
        <w:r>
          <w:t xml:space="preserve">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Then</w:t>
        </w:r>
      </w:ins>
      <w:ins w:id="7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for some integer</w:t>
        </w:r>
      </w:ins>
      <w:ins w:id="719" w:author="PR Preview" w:date="2026-01-01T00:00:00Z">
        <w:r>
          <w:t xml:space="preserve"> </w:t>
        </w:r>
      </w:ins>
      <m:oMath>
        <m:r>
          <m:t>c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(</w:t>
        </w:r>
      </w:ins>
      <w:hyperlink r:id="rId13">
        <w:ins w:id="722" w:author="PR Preview" w:date="2026-01-01T00:00:00Z">
          <w:r>
            <w:rPr>
              <w:rStyle w:val="Hyperlink"/>
            </w:rPr>
            <w:t xml:space="preserve">Definition: Divides</w:t>
          </w:r>
        </w:ins>
      </w:hyperlink>
      <w:ins w:id="723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24" w:author="PR Preview" w:date="2026-01-01T00:00:00Z">
        <w:r>
          <w:t xml:space="preserve">and</w:t>
        </w:r>
      </w:ins>
      <w:ins w:id="725" w:author="PR Preview" w:date="2026-01-01T00:00:00Z">
        <w:r>
          <w:t xml:space="preserve"> </w:t>
        </w:r>
      </w:ins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an integer (</w:t>
        </w:r>
      </w:ins>
      <w:hyperlink r:id="rId27">
        <w:ins w:id="728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729" w:author="PR Preview" w:date="2026-01-01T00:00:00Z">
        <w:r>
          <w:t xml:space="preserve">), so</w:t>
        </w:r>
      </w:ins>
      <w:ins w:id="73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By</w:t>
        </w:r>
      </w:ins>
      <w:ins w:id="734" w:author="PR Preview" w:date="2026-01-01T00:00:00Z">
        <w:r>
          <w:t xml:space="preserve"> </w:t>
        </w:r>
      </w:ins>
      <w:hyperlink w:anchor="thm-contrapositive">
        <w:ins w:id="73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36" w:author="PR Preview" w:date="2026-01-01T00:00:00Z">
        <w:r>
          <w:t xml:space="preserve">, this proves the original proposition.</w:t>
        </w:r>
      </w:ins>
    </w:p>
    <w:bookmarkEnd w:id="43"/>
    <w:bookmarkEnd w:id="44"/>
    <w:bookmarkStart w:id="60" w:name="sec-proof-by-contradiction"/>
    <w:p>
      <w:pPr>
        <w:pStyle w:val="Heading1"/>
      </w:pPr>
      <w:ins w:id="737" w:author="PR Preview" w:date="2026-01-01T00:00:00Z">
        <w:r>
          <w:t xml:space="preserve">3. Proof by contradiction</w:t>
        </w:r>
      </w:ins>
    </w:p>
    <w:bookmarkStart w:id="45" w:name="exr-six-nine"/>
    <w:p>
      <w:pPr>
        <w:pStyle w:val="FirstParagraph"/>
      </w:pPr>
      <w:ins w:id="738" w:author="PR Preview" w:date="2026-01-01T00:00:00Z">
        <w:r>
          <w:rPr>
            <w:b/>
            <w:bCs/>
          </w:rPr>
          <w:t xml:space="preserve">Exercise 4 (No solution in integers)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Show that there are no integers</w:t>
        </w:r>
      </w:ins>
      <w:ins w:id="741" w:author="PR Preview" w:date="2026-01-01T00:00:00Z">
        <w:r>
          <w:t xml:space="preserve"> </w:t>
        </w:r>
      </w:ins>
      <m:oMath>
        <m:r>
          <m:t>m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and</w:t>
        </w:r>
      </w:ins>
      <w:ins w:id="744" w:author="PR Preview" w:date="2026-01-01T00:00:00Z">
        <w:r>
          <w:t xml:space="preserve"> </w:t>
        </w:r>
      </w:ins>
      <m:oMath>
        <m:r>
          <m:t>n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with</w:t>
        </w:r>
      </w:ins>
      <w:ins w:id="747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ins w:id="748" w:author="PR Preview" w:date="2026-01-01T00:00:00Z">
        <w:r>
          <w:t xml:space="preserve">.</w:t>
        </w:r>
      </w:ins>
    </w:p>
    <w:p>
      <w:pPr>
        <w:pStyle w:val="BodyText"/>
      </w:pPr>
      <w:ins w:id="749" w:author="PR Preview" w:date="2026-01-01T00:00:00Z">
        <w:r>
          <w:t xml:space="preserve">Hint: suppose there were.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What would</w:t>
        </w:r>
      </w:ins>
      <w:ins w:id="752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say about</w:t>
        </w:r>
      </w:ins>
      <w:ins w:id="755" w:author="PR Preview" w:date="2026-01-01T00:00:00Z">
        <w:r>
          <w:t xml:space="preserve"> </w:t>
        </w:r>
      </w:ins>
      <m:oMath>
        <m:r>
          <m:t>3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</w:t>
        </w:r>
      </w:ins>
      <w:ins w:id="758" w:author="PR Preview" w:date="2026-01-01T00:00:00Z">
        <w:r>
          <w:t xml:space="preserve"> </w:t>
        </w:r>
      </w:ins>
      <m:oMath>
        <m:r>
          <m:t>1</m:t>
        </m:r>
      </m:oMath>
      <w:ins w:id="759" w:author="PR Preview" w:date="2026-01-01T00:00:00Z">
        <w:r>
          <w:t xml:space="preserve">?</w:t>
        </w:r>
      </w:ins>
    </w:p>
    <w:bookmarkEnd w:id="45"/>
    <w:bookmarkStart w:id="46" w:name="sol-six-nine"/>
    <w:p>
      <w:pPr>
        <w:pStyle w:val="BodyText"/>
      </w:pPr>
      <w:ins w:id="760" w:author="PR Preview" w:date="2026-01-01T00:00:00Z">
        <w:r>
          <w:rPr>
            <w:i/>
            <w:iCs/>
          </w:rPr>
          <w:t xml:space="preserve">Solution 4</w:t>
        </w:r>
      </w:ins>
      <w:ins w:id="761" w:author="PR Preview" w:date="2026-01-01T00:00:00Z">
        <w:r>
          <w:t xml:space="preserve">. </w:t>
        </w:r>
      </w:ins>
      <w:ins w:id="762" w:author="PR Preview" w:date="2026-01-01T00:00:00Z">
        <w:r>
          <w:t xml:space="preserve">Suppose there are integers</w:t>
        </w:r>
      </w:ins>
      <w:ins w:id="763" w:author="PR Preview" w:date="2026-01-01T00:00:00Z">
        <w:r>
          <w:t xml:space="preserve"> </w:t>
        </w:r>
      </w:ins>
      <m:oMath>
        <m:r>
          <m:t>m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r>
          <m:t>n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with</w:t>
        </w:r>
      </w:ins>
      <w:ins w:id="769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ins w:id="770" w:author="PR Preview" w:date="2026-01-01T00:00:00Z">
        <w:r>
          <w:t xml:space="preserve">.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ins w:id="773" w:author="PR Preview" w:date="2026-01-01T00:00:00Z">
        <w:r>
          <w:t xml:space="preserve">and</w:t>
        </w:r>
      </w:ins>
      <w:ins w:id="774" w:author="PR Preview" w:date="2026-01-01T00:00:00Z">
        <w:r>
          <w:t xml:space="preserve"> </w:t>
        </w:r>
      </w:ins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is an integer (</w:t>
        </w:r>
      </w:ins>
      <w:hyperlink r:id="rId27">
        <w:ins w:id="777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778" w:author="PR Preview" w:date="2026-01-01T00:00:00Z">
        <w:r>
          <w:t xml:space="preserve">),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so</w:t>
        </w:r>
      </w:ins>
      <w:ins w:id="78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∣</m:t>
        </m:r>
        <m:r>
          <m:t>1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(</w:t>
        </w:r>
      </w:ins>
      <w:hyperlink r:id="rId13">
        <w:ins w:id="784" w:author="PR Preview" w:date="2026-01-01T00:00:00Z">
          <w:r>
            <w:rPr>
              <w:rStyle w:val="Hyperlink"/>
            </w:rPr>
            <w:t xml:space="preserve">Definition: Divides</w:t>
          </w:r>
        </w:ins>
      </w:hyperlink>
      <w:ins w:id="785" w:author="PR Preview" w:date="2026-01-01T00:00:00Z">
        <w:r>
          <w:t xml:space="preserve">).</w:t>
        </w:r>
      </w:ins>
    </w:p>
    <w:p>
      <w:pPr>
        <w:pStyle w:val="BodyText"/>
      </w:pPr>
      <w:ins w:id="786" w:author="PR Preview" w:date="2026-01-01T00:00:00Z">
        <w:r>
          <w:t xml:space="preserve">But</w:t>
        </w:r>
      </w:ins>
      <w:ins w:id="78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∤</m:t>
        </m:r>
        <m:r>
          <m:t>1</m:t>
        </m:r>
      </m:oMath>
      <w:ins w:id="788" w:author="PR Preview" w:date="2026-01-01T00:00:00Z">
        <w:r>
          <w:t xml:space="preserve">: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since</w:t>
        </w:r>
      </w:ins>
      <w:ins w:id="79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ins w:id="792" w:author="PR Preview" w:date="2026-01-01T00:00:00Z">
        <w:r>
          <w:t xml:space="preserve">,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no integer</w:t>
        </w:r>
      </w:ins>
      <w:ins w:id="795" w:author="PR Preview" w:date="2026-01-01T00:00:00Z">
        <w:r>
          <w:t xml:space="preserve"> </w:t>
        </w:r>
      </w:ins>
      <m:oMath>
        <m:r>
          <m:t>c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has</w:t>
        </w:r>
      </w:ins>
      <w:ins w:id="798" w:author="PR Preview" w:date="2026-01-01T00:00:00Z">
        <w:r>
          <w:t xml:space="preserve"> </w:t>
        </w:r>
      </w:ins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ins w:id="799" w:author="PR Preview" w:date="2026-01-01T00:00:00Z">
        <w:r>
          <w:t xml:space="preserve">.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So</w:t>
        </w:r>
      </w:ins>
      <w:ins w:id="80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∣</m:t>
        </m:r>
        <m:r>
          <m:t>1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</w:t>
        </w:r>
      </w:ins>
      <w:ins w:id="80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∤</m:t>
        </m:r>
        <m:r>
          <m:t>1</m:t>
        </m:r>
      </m:oMath>
      <w:ins w:id="806" w:author="PR Preview" w:date="2026-01-01T00:00:00Z">
        <w:r>
          <w:t xml:space="preserve">, which is impossible.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 assumption must be false,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so there are no integers</w:t>
        </w:r>
      </w:ins>
      <w:ins w:id="811" w:author="PR Preview" w:date="2026-01-01T00:00:00Z">
        <w:r>
          <w:t xml:space="preserve"> </w:t>
        </w:r>
      </w:ins>
      <m:oMath>
        <m:r>
          <m:t>m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and</w:t>
        </w:r>
      </w:ins>
      <w:ins w:id="814" w:author="PR Preview" w:date="2026-01-01T00:00:00Z">
        <w:r>
          <w:t xml:space="preserve"> </w:t>
        </w:r>
      </w:ins>
      <m:oMath>
        <m:r>
          <m:t>n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with</w:t>
        </w:r>
      </w:ins>
      <w:ins w:id="817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ins w:id="818" w:author="PR Preview" w:date="2026-01-01T00:00:00Z">
        <w:r>
          <w:t xml:space="preserve">.</w:t>
        </w:r>
      </w:ins>
    </w:p>
    <w:bookmarkEnd w:id="46"/>
    <w:bookmarkStart w:id="47" w:name="def-proof-by-contradiction"/>
    <w:p>
      <w:pPr>
        <w:pStyle w:val="BodyText"/>
      </w:pPr>
      <w:ins w:id="819" w:author="PR Preview" w:date="2026-01-01T00:00:00Z">
        <w:r>
          <w:rPr>
            <w:b/>
            <w:bCs/>
          </w:rPr>
          <w:t xml:space="preserve">Definition 4 (Proof by contradiction)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rPr>
            <w:b/>
            <w:bCs/>
          </w:rPr>
          <w:t xml:space="preserve">proof by contradiction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(Wikipedia contributors 2026f)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of a proposition</w:t>
        </w:r>
      </w:ins>
      <w:ins w:id="828" w:author="PR Preview" w:date="2026-01-01T00:00:00Z">
        <w:r>
          <w:t xml:space="preserve"> </w:t>
        </w:r>
      </w:ins>
      <m:oMath>
        <m:r>
          <m:t>P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assumes that</w:t>
        </w:r>
      </w:ins>
      <w:ins w:id="831" w:author="PR Preview" w:date="2026-01-01T00:00:00Z">
        <w:r>
          <w:t xml:space="preserve"> </w:t>
        </w:r>
      </w:ins>
      <m:oMath>
        <m:r>
          <m:t>P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is false,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and derives from that assumption a proposition that is known to be false.</w:t>
        </w:r>
      </w:ins>
    </w:p>
    <w:bookmarkEnd w:id="47"/>
    <w:bookmarkStart w:id="49" w:name="exm-proof-by-contradiction"/>
    <w:p>
      <w:pPr>
        <w:pStyle w:val="BodyText"/>
      </w:pPr>
      <w:ins w:id="836" w:author="PR Preview" w:date="2026-01-01T00:00:00Z">
        <w:r>
          <w:rPr>
            <w:b/>
            <w:bCs/>
          </w:rPr>
          <w:t xml:space="preserve">Example 5 (No integer is both even and odd)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Suppose, for contradiction, that some integer</w:t>
        </w:r>
      </w:ins>
      <w:ins w:id="839" w:author="PR Preview" w:date="2026-01-01T00:00:00Z">
        <w:r>
          <w:t xml:space="preserve"> </w:t>
        </w:r>
      </w:ins>
      <m:oMath>
        <m:r>
          <m:t>n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is both even and odd (</w:t>
        </w:r>
      </w:ins>
      <w:hyperlink r:id="rId26">
        <w:ins w:id="842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843" w:author="PR Preview" w:date="2026-01-01T00:00:00Z">
        <w:r>
          <w:t xml:space="preserve">).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Then</w:t>
        </w:r>
      </w:ins>
      <w:ins w:id="8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and</w:t>
        </w:r>
      </w:ins>
      <w:ins w:id="8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for some integers</w:t>
        </w:r>
      </w:ins>
      <w:ins w:id="852" w:author="PR Preview" w:date="2026-01-01T00:00:00Z">
        <w:r>
          <w:t xml:space="preserve"> </w:t>
        </w:r>
      </w:ins>
      <m:oMath>
        <m:r>
          <m:t>j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and</w:t>
        </w:r>
      </w:ins>
      <w:ins w:id="855" w:author="PR Preview" w:date="2026-01-01T00:00:00Z">
        <w:r>
          <w:t xml:space="preserve"> </w:t>
        </w:r>
      </w:ins>
      <m:oMath>
        <m:r>
          <m:t>k</m:t>
        </m:r>
      </m:oMath>
      <w:ins w:id="85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57" w:author="PR Preview" w:date="2026-01-01T00:00:00Z">
        <w:r>
          <w:t xml:space="preserve">The third line uses the</w:t>
        </w:r>
      </w:ins>
      <w:ins w:id="858" w:author="PR Preview" w:date="2026-01-01T00:00:00Z">
        <w:r>
          <w:t xml:space="preserve"> </w:t>
        </w:r>
      </w:ins>
      <w:hyperlink r:id="rId48">
        <w:ins w:id="859" w:author="PR Preview" w:date="2026-01-01T00:00:00Z">
          <w:r>
            <w:rPr>
              <w:rStyle w:val="Hyperlink"/>
            </w:rPr>
            <w:t xml:space="preserve">distributive law</w:t>
          </w:r>
        </w:ins>
      </w:hyperlink>
      <w:ins w:id="860" w:author="PR Preview" w:date="2026-01-01T00:00:00Z">
        <w:r>
          <w:t xml:space="preserve">.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But</w:t>
        </w:r>
      </w:ins>
      <w:ins w:id="863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−</m:t>
        </m:r>
        <m:r>
          <m:t>k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is an integer, and</w:t>
        </w:r>
      </w:ins>
      <w:ins w:id="86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is not,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so the last line is false.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So no integer is both even and odd.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For example,</w:t>
        </w:r>
      </w:ins>
      <w:ins w:id="875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is even,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and</w:t>
        </w:r>
      </w:ins>
      <w:ins w:id="880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would need</w:t>
        </w:r>
      </w:ins>
      <w:ins w:id="8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2.5</m:t>
        </m:r>
      </m:oMath>
      <w:ins w:id="884" w:author="PR Preview" w:date="2026-01-01T00:00:00Z">
        <w:r>
          <w:t xml:space="preserve">, which is not an integer.</w:t>
        </w:r>
      </w:ins>
    </w:p>
    <w:bookmarkEnd w:id="49"/>
    <w:bookmarkStart w:id="50" w:name="thm-contradiction-works"/>
    <w:p>
      <w:pPr>
        <w:pStyle w:val="BodyText"/>
      </w:pPr>
      <w:ins w:id="885" w:author="PR Preview" w:date="2026-01-01T00:00:00Z">
        <w:r>
          <w:rPr>
            <w:b/>
            <w:bCs/>
          </w:rPr>
          <w:t xml:space="preserve">Theorem 2 (Why a proof by contradiction works)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For propositions</w:t>
        </w:r>
      </w:ins>
      <w:ins w:id="888" w:author="PR Preview" w:date="2026-01-01T00:00:00Z">
        <w:r>
          <w:t xml:space="preserve"> </w:t>
        </w:r>
      </w:ins>
      <m:oMath>
        <m:r>
          <m:t>P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and</w:t>
        </w:r>
      </w:ins>
      <w:ins w:id="891" w:author="PR Preview" w:date="2026-01-01T00:00:00Z">
        <w:r>
          <w:t xml:space="preserve"> </w:t>
        </w:r>
      </w:ins>
      <m:oMath>
        <m:r>
          <m:t>C</m:t>
        </m:r>
      </m:oMath>
      <w:ins w:id="89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ins w:id="893" w:author="PR Preview" w:date="2026-01-01T00:00:00Z">
        <w:r>
          <w:rPr>
            <w:i/>
            <w:iCs/>
          </w:rPr>
          <w:t xml:space="preserve">Proof</w:t>
        </w:r>
      </w:ins>
      <w:ins w:id="894" w:author="PR Preview" w:date="2026-01-01T00:00:00Z">
        <w:r>
          <w:t xml:space="preserve">. </w:t>
        </w:r>
      </w:ins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false in every row (</w:t>
        </w:r>
      </w:ins>
      <w:hyperlink r:id="rId51">
        <w:ins w:id="897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898" w:author="PR Preview" w:date="2026-01-01T00:00:00Z">
        <w:r>
          <w:t xml:space="preserve">,</w:t>
        </w:r>
      </w:ins>
      <w:ins w:id="899" w:author="PR Preview" w:date="2026-01-01T00:00:00Z">
        <w:r>
          <w:t xml:space="preserve"> </w:t>
        </w:r>
      </w:ins>
      <w:hyperlink r:id="rId30">
        <w:ins w:id="900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901" w:author="PR Preview" w:date="2026-01-01T00:00:00Z">
        <w:r>
          <w:t xml:space="preserve">),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so it is a contradiction (</w:t>
        </w:r>
      </w:ins>
      <w:hyperlink r:id="rId52">
        <w:ins w:id="904" w:author="PR Preview" w:date="2026-01-01T00:00:00Z">
          <w:r>
            <w:rPr>
              <w:rStyle w:val="Hyperlink"/>
            </w:rPr>
            <w:t xml:space="preserve">Definition: Contradiction</w:t>
          </w:r>
        </w:ins>
      </w:hyperlink>
      <w:ins w:id="905" w:author="PR Preview" w:date="2026-01-01T00:00:00Z">
        <w:r>
          <w:t xml:space="preserve">).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So, by</w:t>
        </w:r>
      </w:ins>
      <w:ins w:id="908" w:author="PR Preview" w:date="2026-01-01T00:00:00Z">
        <w:r>
          <w:t xml:space="preserve"> </w:t>
        </w:r>
      </w:ins>
      <w:hyperlink r:id="rId33">
        <w:ins w:id="909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is true exactly in the rows where</w:t>
        </w:r>
      </w:ins>
      <w:ins w:id="91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is false,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which are the rows where</w:t>
        </w:r>
      </w:ins>
      <w:ins w:id="919" w:author="PR Preview" w:date="2026-01-01T00:00:00Z">
        <w:r>
          <w:t xml:space="preserve"> </w:t>
        </w:r>
      </w:ins>
      <m:oMath>
        <m:r>
          <m:t>P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is true: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922" w:author="PR Preview" w:date="2026-01-01T00:00:00Z">
        <w:r>
          <w:t xml:space="preserve">The first and last columns match in every row (</w:t>
        </w:r>
      </w:ins>
      <w:hyperlink r:id="rId19">
        <w:ins w:id="923" w:author="PR Preview" w:date="2026-01-01T00:00:00Z">
          <w:r>
            <w:rPr>
              <w:rStyle w:val="Hyperlink"/>
            </w:rPr>
            <w:t xml:space="preserve">Definition: Logical equivalence</w:t>
          </w:r>
        </w:ins>
      </w:hyperlink>
      <w:ins w:id="924" w:author="PR Preview" w:date="2026-01-01T00:00:00Z">
        <w:r>
          <w:t xml:space="preserve">).</w:t>
        </w:r>
      </w:ins>
    </w:p>
    <w:bookmarkStart w:id="53" w:name="exm-contradiction-works"/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Example 6 (The six and nine proof, read through the theorem)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In</w:t>
        </w:r>
      </w:ins>
      <w:ins w:id="928" w:author="PR Preview" w:date="2026-01-01T00:00:00Z">
        <w:r>
          <w:t xml:space="preserve"> </w:t>
        </w:r>
      </w:ins>
      <w:hyperlink w:anchor="sol-six-nine">
        <w:ins w:id="929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m:oMath>
        <m:r>
          <m:t>P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is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“there are no integers</w:t>
        </w:r>
      </w:ins>
      <w:ins w:id="936" w:author="PR Preview" w:date="2026-01-01T00:00:00Z">
        <w:r>
          <w:t xml:space="preserve"> </w:t>
        </w:r>
      </w:ins>
      <m:oMath>
        <m:r>
          <m:t>m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and</w:t>
        </w:r>
      </w:ins>
      <w:ins w:id="939" w:author="PR Preview" w:date="2026-01-01T00:00:00Z">
        <w:r>
          <w:t xml:space="preserve"> </w:t>
        </w:r>
      </w:ins>
      <m:oMath>
        <m:r>
          <m:t>n</m:t>
        </m:r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with</w:t>
        </w:r>
      </w:ins>
      <w:ins w:id="942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ins w:id="943" w:author="PR Preview" w:date="2026-01-01T00:00:00Z">
        <w:r>
          <w:t xml:space="preserve">”</w:t>
        </w:r>
      </w:ins>
      <w:ins w:id="944" w:author="PR Preview" w:date="2026-01-01T00:00:00Z">
        <w:r>
          <w:t xml:space="preserve">,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and</w:t>
        </w:r>
      </w:ins>
      <w:ins w:id="947" w:author="PR Preview" w:date="2026-01-01T00:00:00Z">
        <w:r>
          <w:t xml:space="preserve"> </w:t>
        </w:r>
      </w:ins>
      <m:oMath>
        <m:r>
          <m:t>C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is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“</w:t>
        </w:r>
      </w:ins>
      <m:oMath>
        <m:r>
          <m:t>3</m:t>
        </m:r>
        <m:r>
          <m:rPr>
            <m:sty m:val="p"/>
          </m:rPr>
          <m:t>∣</m:t>
        </m:r>
        <m:r>
          <m:t>1</m:t>
        </m:r>
      </m:oMath>
      <w:ins w:id="952" w:author="PR Preview" w:date="2026-01-01T00:00:00Z">
        <w:r>
          <w:t xml:space="preserve">”</w:t>
        </w:r>
      </w:ins>
      <w:ins w:id="953" w:author="PR Preview" w:date="2026-01-01T00:00:00Z">
        <w:r>
          <w:t xml:space="preserve">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The solution assumed</w:t>
        </w:r>
      </w:ins>
      <w:ins w:id="95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957" w:author="PR Preview" w:date="2026-01-01T00:00:00Z">
        <w:r>
          <w:t xml:space="preserve">, that such integers exist,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 derived both</w:t>
        </w:r>
      </w:ins>
      <w:ins w:id="960" w:author="PR Preview" w:date="2026-01-01T00:00:00Z">
        <w:r>
          <w:t xml:space="preserve"> </w:t>
        </w:r>
      </w:ins>
      <m:oMath>
        <m:r>
          <m:t>C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and</w:t>
        </w:r>
      </w:ins>
      <w:ins w:id="96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C</m:t>
        </m:r>
      </m:oMath>
      <w:ins w:id="964" w:author="PR Preview" w:date="2026-01-01T00:00:00Z">
        <w:r>
          <w:t xml:space="preserve">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That proves</w:t>
        </w:r>
      </w:ins>
      <w:ins w:id="96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ins w:id="968" w:author="PR Preview" w:date="2026-01-01T00:00:00Z">
        <w:r>
          <w:t xml:space="preserve">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so, by</w:t>
        </w:r>
      </w:ins>
      <w:ins w:id="971" w:author="PR Preview" w:date="2026-01-01T00:00:00Z">
        <w:r>
          <w:t xml:space="preserve"> </w:t>
        </w:r>
      </w:ins>
      <w:hyperlink w:anchor="thm-contradiction-works">
        <w:ins w:id="97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73" w:author="PR Preview" w:date="2026-01-01T00:00:00Z">
        <w:r>
          <w:t xml:space="preserve">, it proves</w:t>
        </w:r>
      </w:ins>
      <w:ins w:id="974" w:author="PR Preview" w:date="2026-01-01T00:00:00Z">
        <w:r>
          <w:t xml:space="preserve"> </w:t>
        </w:r>
      </w:ins>
      <m:oMath>
        <m:r>
          <m:t>P</m:t>
        </m:r>
      </m:oMath>
      <w:ins w:id="975" w:author="PR Preview" w:date="2026-01-01T00:00:00Z">
        <w:r>
          <w:t xml:space="preserve">.</w:t>
        </w:r>
      </w:ins>
    </w:p>
    <w:bookmarkEnd w:id="53"/>
    <w:bookmarkStart w:id="54" w:name="rem-contradiction-template"/>
    <w:p>
      <w:pPr>
        <w:pStyle w:val="BodyText"/>
      </w:pPr>
      <w:ins w:id="976" w:author="PR Preview" w:date="2026-01-01T00:00:00Z">
        <w:r>
          <w:rPr>
            <w:i/>
            <w:iCs/>
          </w:rPr>
          <w:t xml:space="preserve">Remark 3</w:t>
        </w:r>
      </w:ins>
      <w:ins w:id="977" w:author="PR Preview" w:date="2026-01-01T00:00:00Z">
        <w:r>
          <w:t xml:space="preserve"> (The shape of a proof by contradiction). </w:t>
        </w:r>
      </w:ins>
      <w:ins w:id="978" w:author="PR Preview" w:date="2026-01-01T00:00:00Z">
        <w:r>
          <w:t xml:space="preserve">A proof by contradiction (</w:t>
        </w:r>
      </w:ins>
      <w:hyperlink w:anchor="def-proof-by-contradiction">
        <w:ins w:id="97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80" w:author="PR Preview" w:date="2026-01-01T00:00:00Z">
        <w:r>
          <w:t xml:space="preserve">) of a proposition</w:t>
        </w:r>
      </w:ins>
      <w:ins w:id="981" w:author="PR Preview" w:date="2026-01-01T00:00:00Z">
        <w:r>
          <w:t xml:space="preserve"> </w:t>
        </w:r>
      </w:ins>
      <m:oMath>
        <m:r>
          <m:t>P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has this shape:</w:t>
        </w:r>
      </w:ins>
    </w:p>
    <w:p>
      <w:pPr>
        <w:pStyle w:val="BlockText"/>
      </w:pPr>
      <w:ins w:id="984" w:author="PR Preview" w:date="2026-01-01T00:00:00Z">
        <w:r>
          <w:t xml:space="preserve">Suppose</w:t>
        </w:r>
      </w:ins>
      <w:ins w:id="98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986" w:author="PR Preview" w:date="2026-01-01T00:00:00Z">
        <w:r>
          <w:t xml:space="preserve">.</w:t>
        </w:r>
      </w:ins>
      <w:ins w:id="987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988" w:author="PR Preview" w:date="2026-01-01T00:00:00Z">
        <w:r>
          <w:br/>
        </w:r>
      </w:ins>
      <w:ins w:id="989" w:author="PR Preview" w:date="2026-01-01T00:00:00Z">
        <w:r>
          <w:t xml:space="preserve">Therefore</w:t>
        </w:r>
      </w:ins>
      <w:ins w:id="990" w:author="PR Preview" w:date="2026-01-01T00:00:00Z">
        <w:r>
          <w:t xml:space="preserve"> </w:t>
        </w:r>
      </w:ins>
      <m:oMath>
        <m:r>
          <m:t>C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and</w:t>
        </w:r>
      </w:ins>
      <w:ins w:id="99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C</m:t>
        </m:r>
      </m:oMath>
      <w:ins w:id="994" w:author="PR Preview" w:date="2026-01-01T00:00:00Z">
        <w:r>
          <w:t xml:space="preserve">.</w:t>
        </w:r>
      </w:ins>
    </w:p>
    <w:p>
      <w:pPr>
        <w:pStyle w:val="FirstParagraph"/>
      </w:pPr>
      <w:ins w:id="995" w:author="PR Preview" w:date="2026-01-01T00:00:00Z">
        <w:r>
          <w:t xml:space="preserve">Two things differ from a proof by contrapositive (</w:t>
        </w:r>
      </w:ins>
      <w:hyperlink w:anchor="rem-contrapositive-template">
        <w:ins w:id="996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997" w:author="PR Preview" w:date="2026-01-01T00:00:00Z">
        <w:r>
          <w:t xml:space="preserve">).</w:t>
        </w:r>
      </w:ins>
      <w:ins w:id="998" w:author="PR Preview" w:date="2026-01-01T00:00:00Z">
        <w:r>
          <w:t xml:space="preserve"> </w:t>
        </w:r>
      </w:ins>
      <m:oMath>
        <m:r>
          <m:t>P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need not be a conditional.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And the proof does not know</w:t>
        </w:r>
      </w:ins>
      <w:ins w:id="1003" w:author="PR Preview" w:date="2026-01-01T00:00:00Z">
        <w:r>
          <w:t xml:space="preserve"> </w:t>
        </w:r>
      </w:ins>
      <m:oMath>
        <m:r>
          <m:t>C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in advance: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any proposition</w:t>
        </w:r>
      </w:ins>
      <w:ins w:id="1008" w:author="PR Preview" w:date="2026-01-01T00:00:00Z">
        <w:r>
          <w:t xml:space="preserve"> </w:t>
        </w:r>
      </w:ins>
      <m:oMath>
        <m:r>
          <m:t>C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for which the argument derives both</w:t>
        </w:r>
      </w:ins>
      <w:ins w:id="1011" w:author="PR Preview" w:date="2026-01-01T00:00:00Z">
        <w:r>
          <w:t xml:space="preserve"> </w:t>
        </w:r>
      </w:ins>
      <m:oMath>
        <m:r>
          <m:t>C</m:t>
        </m:r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and</w:t>
        </w:r>
      </w:ins>
      <w:ins w:id="101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C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will do.</w:t>
        </w:r>
      </w:ins>
    </w:p>
    <w:bookmarkEnd w:id="54"/>
    <w:bookmarkStart w:id="56" w:name="rem-conditional-contradiction"/>
    <w:p>
      <w:pPr>
        <w:pStyle w:val="BodyText"/>
      </w:pPr>
      <w:ins w:id="1017" w:author="PR Preview" w:date="2026-01-01T00:00:00Z">
        <w:r>
          <w:rPr>
            <w:i/>
            <w:iCs/>
          </w:rPr>
          <w:t xml:space="preserve">Remark 4</w:t>
        </w:r>
      </w:ins>
      <w:ins w:id="1018" w:author="PR Preview" w:date="2026-01-01T00:00:00Z">
        <w:r>
          <w:t xml:space="preserve"> (Proving a conditional by contradiction). </w:t>
        </w:r>
      </w:ins>
      <w:ins w:id="1019" w:author="PR Preview" w:date="2026-01-01T00:00:00Z">
        <w:r>
          <w:t xml:space="preserve">To prove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“if</w:t>
        </w:r>
      </w:ins>
      <w:ins w:id="1022" w:author="PR Preview" w:date="2026-01-01T00:00:00Z">
        <w:r>
          <w:t xml:space="preserve"> </w:t>
        </w:r>
      </w:ins>
      <m:oMath>
        <m:r>
          <m:t>P</m:t>
        </m:r>
      </m:oMath>
      <w:ins w:id="1023" w:author="PR Preview" w:date="2026-01-01T00:00:00Z">
        <w:r>
          <w:t xml:space="preserve">, then</w:t>
        </w:r>
      </w:ins>
      <w:ins w:id="1024" w:author="PR Preview" w:date="2026-01-01T00:00:00Z">
        <w:r>
          <w:t xml:space="preserve"> </w:t>
        </w:r>
      </w:ins>
      <m:oMath>
        <m:r>
          <m:t>Q</m:t>
        </m:r>
      </m:oMath>
      <w:ins w:id="1025" w:author="PR Preview" w:date="2026-01-01T00:00:00Z">
        <w:r>
          <w:t xml:space="preserve">”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by contradiction,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suppose its negation, which is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“</w:t>
        </w:r>
      </w:ins>
      <m:oMath>
        <m:r>
          <m:t>P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and</w:t>
        </w:r>
      </w:ins>
      <w:ins w:id="103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035" w:author="PR Preview" w:date="2026-01-01T00:00:00Z">
        <w:r>
          <w:t xml:space="preserve">”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(</w:t>
        </w:r>
      </w:ins>
      <w:hyperlink r:id="rId55">
        <w:ins w:id="1038" w:author="PR Preview" w:date="2026-01-01T00:00:00Z">
          <w:r>
            <w:rPr>
              <w:rStyle w:val="Hyperlink"/>
            </w:rPr>
            <w:t xml:space="preserve">Theorem: Negating a conditional</w:t>
          </w:r>
        </w:ins>
      </w:hyperlink>
      <w:ins w:id="1039" w:author="PR Preview" w:date="2026-01-01T00:00:00Z">
        <w:r>
          <w:t xml:space="preserve">):</w:t>
        </w:r>
      </w:ins>
    </w:p>
    <w:p>
      <w:pPr>
        <w:pStyle w:val="BlockText"/>
      </w:pPr>
      <w:ins w:id="1040" w:author="PR Preview" w:date="2026-01-01T00:00:00Z">
        <w:r>
          <w:t xml:space="preserve">Suppose</w:t>
        </w:r>
      </w:ins>
      <w:ins w:id="1041" w:author="PR Preview" w:date="2026-01-01T00:00:00Z">
        <w:r>
          <w:t xml:space="preserve"> </w:t>
        </w:r>
      </w:ins>
      <m:oMath>
        <m:r>
          <m:t>P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</w:t>
        </w:r>
      </w:ins>
      <w:ins w:id="104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045" w:author="PR Preview" w:date="2026-01-01T00:00:00Z">
        <w:r>
          <w:t xml:space="preserve">.</w:t>
        </w:r>
      </w:ins>
      <w:ins w:id="1046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1047" w:author="PR Preview" w:date="2026-01-01T00:00:00Z">
        <w:r>
          <w:br/>
        </w:r>
      </w:ins>
      <w:ins w:id="1048" w:author="PR Preview" w:date="2026-01-01T00:00:00Z">
        <w:r>
          <w:t xml:space="preserve">Therefore</w:t>
        </w:r>
      </w:ins>
      <w:ins w:id="1049" w:author="PR Preview" w:date="2026-01-01T00:00:00Z">
        <w:r>
          <w:t xml:space="preserve"> </w:t>
        </w:r>
      </w:ins>
      <m:oMath>
        <m:r>
          <m:t>C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and</w:t>
        </w:r>
      </w:ins>
      <w:ins w:id="105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C</m:t>
        </m:r>
      </m:oMath>
      <w:ins w:id="1053" w:author="PR Preview" w:date="2026-01-01T00:00:00Z">
        <w:r>
          <w:t xml:space="preserve">.</w:t>
        </w:r>
      </w:ins>
    </w:p>
    <w:p>
      <w:pPr>
        <w:pStyle w:val="FirstParagraph"/>
      </w:pPr>
      <w:ins w:id="1054" w:author="PR Preview" w:date="2026-01-01T00:00:00Z">
        <w:r>
          <w:t xml:space="preserve">A proof by contrapositive (</w:t>
        </w:r>
      </w:ins>
      <w:hyperlink w:anchor="rem-contrapositive-template">
        <w:ins w:id="1055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1056" w:author="PR Preview" w:date="2026-01-01T00:00:00Z">
        <w:r>
          <w:t xml:space="preserve">) assumes only</w:t>
        </w:r>
      </w:ins>
      <w:ins w:id="105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058" w:author="PR Preview" w:date="2026-01-01T00:00:00Z">
        <w:r>
          <w:t xml:space="preserve">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and has the fixed goal</w:t>
        </w:r>
      </w:ins>
      <w:ins w:id="106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062" w:author="PR Preview" w:date="2026-01-01T00:00:00Z">
        <w:r>
          <w:t xml:space="preserve">.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A proof by contradiction assumes both</w:t>
        </w:r>
      </w:ins>
      <w:ins w:id="1065" w:author="PR Preview" w:date="2026-01-01T00:00:00Z">
        <w:r>
          <w:t xml:space="preserve"> </w:t>
        </w:r>
      </w:ins>
      <m:oMath>
        <m:r>
          <m:t>P</m:t>
        </m:r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and</w:t>
        </w:r>
      </w:ins>
      <w:ins w:id="106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069" w:author="PR Preview" w:date="2026-01-01T00:00:00Z">
        <w:r>
          <w:t xml:space="preserve">,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and any contradiction will do.</w:t>
        </w:r>
      </w:ins>
    </w:p>
    <w:bookmarkEnd w:id="56"/>
    <w:bookmarkStart w:id="57" w:name="exm-number-plus-reciprocal"/>
    <w:p>
      <w:pPr>
        <w:pStyle w:val="BodyText"/>
      </w:pPr>
      <w:ins w:id="1072" w:author="PR Preview" w:date="2026-01-01T00:00:00Z">
        <w:r>
          <w:rPr>
            <w:b/>
            <w:bCs/>
          </w:rPr>
          <w:t xml:space="preserve">Example 7 (A number plus its reciprocal)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Claim: let</w:t>
        </w:r>
      </w:ins>
      <w:ins w:id="1075" w:author="PR Preview" w:date="2026-01-01T00:00:00Z">
        <w:r>
          <w:t xml:space="preserve"> </w:t>
        </w:r>
      </w:ins>
      <m:oMath>
        <m:r>
          <m:t>x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be a real number.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If</w:t>
        </w:r>
      </w:ins>
      <w:ins w:id="10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081" w:author="PR Preview" w:date="2026-01-01T00:00:00Z">
        <w:r>
          <w:t xml:space="preserve">, then</w:t>
        </w:r>
      </w:ins>
      <w:ins w:id="10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ins w:id="1083" w:author="PR Preview" w:date="2026-01-01T00:00:00Z">
        <w:r>
          <w:t xml:space="preserve">.</w:t>
        </w:r>
      </w:ins>
    </w:p>
    <w:p>
      <w:pPr>
        <w:pStyle w:val="BodyText"/>
      </w:pPr>
      <w:ins w:id="1084" w:author="PR Preview" w:date="2026-01-01T00:00:00Z">
        <w:r>
          <w:t xml:space="preserve">Suppose, for contradiction, that</w:t>
        </w:r>
      </w:ins>
      <w:ins w:id="10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and</w:t>
        </w:r>
      </w:ins>
      <w:ins w:id="10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ins w:id="1089" w:author="PR Preview" w:date="2026-01-01T00:00:00Z">
        <w:r>
          <w:t xml:space="preserve">.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Since</w:t>
        </w:r>
      </w:ins>
      <w:ins w:id="10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093" w:author="PR Preview" w:date="2026-01-01T00:00:00Z">
        <w:r>
          <w:t xml:space="preserve">, multiplying both sides by</w:t>
        </w:r>
      </w:ins>
      <w:ins w:id="1094" w:author="PR Preview" w:date="2026-01-01T00:00:00Z">
        <w:r>
          <w:t xml:space="preserve"> </w:t>
        </w:r>
      </w:ins>
      <m:oMath>
        <m:r>
          <m:t>x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keeps the inequality,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ins w:id="1097" w:author="PR Preview" w:date="2026-01-01T00:00:00Z">
        <w:r>
          <w:t xml:space="preserve">Let</w:t>
        </w:r>
      </w:ins>
      <w:ins w:id="1098" w:author="PR Preview" w:date="2026-01-01T00:00:00Z">
        <w:r>
          <w:t xml:space="preserve"> </w:t>
        </w:r>
      </w:ins>
      <m:oMath>
        <m:r>
          <m:t>C</m:t>
        </m:r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be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“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1103" w:author="PR Preview" w:date="2026-01-01T00:00:00Z">
        <w:r>
          <w:t xml:space="preserve">”</w:t>
        </w:r>
      </w:ins>
      <w:ins w:id="1104" w:author="PR Preview" w:date="2026-01-01T00:00:00Z">
        <w:r>
          <w:t xml:space="preserve">.</w:t>
        </w:r>
      </w:ins>
      <w:ins w:id="1105" w:author="PR Preview" w:date="2026-01-01T00:00:00Z">
        <w:r>
          <w:t xml:space="preserve"> </w:t>
        </w:r>
      </w:ins>
      <m:oMath>
        <m:r>
          <m:t>C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is true, because a square of a real number is never negative,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and the last line says</w:t>
        </w:r>
      </w:ins>
      <w:ins w:id="111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C</m:t>
        </m:r>
      </m:oMath>
      <w:ins w:id="1111" w:author="PR Preview" w:date="2026-01-01T00:00:00Z">
        <w:r>
          <w:t xml:space="preserve">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That is a contradiction, so the claim holds.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The proof used</w:t>
        </w:r>
      </w:ins>
      <w:ins w:id="11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in the first step,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and the contradiction it reached is not</w:t>
        </w:r>
      </w:ins>
      <w:ins w:id="11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0</m:t>
        </m:r>
      </m:oMath>
      <w:ins w:id="1122" w:author="PR Preview" w:date="2026-01-01T00:00:00Z">
        <w:r>
          <w:t xml:space="preserve">.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For example,</w:t>
        </w:r>
      </w:ins>
      <w:ins w:id="11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gives</w:t>
        </w:r>
      </w:ins>
      <w:ins w:id="1128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ins w:id="1129" w:author="PR Preview" w:date="2026-01-01T00:00:00Z">
        <w:r>
          <w:t xml:space="preserve">.</w:t>
        </w:r>
      </w:ins>
    </w:p>
    <w:bookmarkEnd w:id="57"/>
    <w:bookmarkStart w:id="58" w:name="exr-difference-squares"/>
    <w:p>
      <w:pPr>
        <w:pStyle w:val="BodyText"/>
      </w:pPr>
      <w:ins w:id="1130" w:author="PR Preview" w:date="2026-01-01T00:00:00Z">
        <w:r>
          <w:rPr>
            <w:b/>
            <w:bCs/>
          </w:rPr>
          <w:t xml:space="preserve">Exercise 5 (Squares one apart)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Prove that there are no positive integers</w:t>
        </w:r>
      </w:ins>
      <w:ins w:id="1133" w:author="PR Preview" w:date="2026-01-01T00:00:00Z">
        <w:r>
          <w:t xml:space="preserve"> </w:t>
        </w:r>
      </w:ins>
      <m:oMath>
        <m:r>
          <m:t>x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and</w:t>
        </w:r>
      </w:ins>
      <w:ins w:id="1136" w:author="PR Preview" w:date="2026-01-01T00:00:00Z">
        <w:r>
          <w:t xml:space="preserve"> </w:t>
        </w:r>
      </w:ins>
      <m:oMath>
        <m:r>
          <m:t>y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with</w:t>
        </w:r>
      </w:ins>
      <w:ins w:id="113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140" w:author="PR Preview" w:date="2026-01-01T00:00:00Z">
        <w:r>
          <w:t xml:space="preserve">.</w:t>
        </w:r>
      </w:ins>
    </w:p>
    <w:bookmarkEnd w:id="58"/>
    <w:bookmarkStart w:id="59" w:name="sol-difference-squares"/>
    <w:p>
      <w:pPr>
        <w:pStyle w:val="BodyText"/>
      </w:pPr>
      <w:ins w:id="1141" w:author="PR Preview" w:date="2026-01-01T00:00:00Z">
        <w:r>
          <w:rPr>
            <w:i/>
            <w:iCs/>
          </w:rPr>
          <w:t xml:space="preserve">Solution 5</w:t>
        </w:r>
      </w:ins>
      <w:ins w:id="1142" w:author="PR Preview" w:date="2026-01-01T00:00:00Z">
        <w:r>
          <w:t xml:space="preserve">. </w:t>
        </w:r>
      </w:ins>
      <w:ins w:id="1143" w:author="PR Preview" w:date="2026-01-01T00:00:00Z">
        <w:r>
          <w:t xml:space="preserve">Suppose, for contradiction, that</w:t>
        </w:r>
      </w:ins>
      <w:ins w:id="1144" w:author="PR Preview" w:date="2026-01-01T00:00:00Z">
        <w:r>
          <w:t xml:space="preserve"> </w:t>
        </w:r>
      </w:ins>
      <m:oMath>
        <m:r>
          <m:t>x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and</w:t>
        </w:r>
      </w:ins>
      <w:ins w:id="1147" w:author="PR Preview" w:date="2026-01-01T00:00:00Z">
        <w:r>
          <w:t xml:space="preserve"> </w:t>
        </w:r>
      </w:ins>
      <m:oMath>
        <m:r>
          <m:t>y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are positive integers with</w:t>
        </w:r>
      </w:ins>
      <w:ins w:id="115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151" w:author="PR Preview" w:date="2026-01-01T00:00:00Z">
        <w:r>
          <w:t xml:space="preserve">.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ins w:id="1154" w:author="PR Preview" w:date="2026-01-01T00:00:00Z">
        <w:r>
          <w:t xml:space="preserve">Since</w:t>
        </w:r>
      </w:ins>
      <w:ins w:id="11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1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and</w:t>
        </w:r>
      </w:ins>
      <w:ins w:id="115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≥</m:t>
        </m:r>
        <m:r>
          <m:t>1</m:t>
        </m:r>
      </m:oMath>
      <w:ins w:id="1159" w:author="PR Preview" w:date="2026-01-01T00:00:00Z">
        <w:r>
          <w:t xml:space="preserve">,</w:t>
        </w:r>
      </w:ins>
      <w:ins w:id="11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ins w:id="1161" w:author="PR Preview" w:date="2026-01-01T00:00:00Z">
        <w:r>
          <w:t xml:space="preserve">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Dividing both sides by</w:t>
        </w:r>
      </w:ins>
      <w:ins w:id="11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y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gives</w:t>
        </w:r>
      </w:ins>
      <w:ins w:id="116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ins w:id="1168" w:author="PR Preview" w:date="2026-01-01T00:00:00Z">
        <w:r>
          <w:t xml:space="preserve">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and</w:t>
        </w:r>
      </w:ins>
      <w:ins w:id="117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so</w:t>
        </w:r>
      </w:ins>
      <w:ins w:id="11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y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strictly between</w:t>
        </w:r>
      </w:ins>
      <w:ins w:id="1178" w:author="PR Preview" w:date="2026-01-01T00:00:00Z">
        <w:r>
          <w:t xml:space="preserve"> </w:t>
        </w:r>
      </w:ins>
      <m:oMath>
        <m:r>
          <m:t>0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</w:t>
        </w:r>
      </w:ins>
      <w:ins w:id="1181" w:author="PR Preview" w:date="2026-01-01T00:00:00Z">
        <w:r>
          <w:t xml:space="preserve"> </w:t>
        </w:r>
      </w:ins>
      <m:oMath>
        <m:r>
          <m:t>1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and is not an integer.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But</w:t>
        </w:r>
      </w:ins>
      <w:ins w:id="11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y</m:t>
        </m:r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is an integer (</w:t>
        </w:r>
      </w:ins>
      <w:hyperlink r:id="rId27">
        <w:ins w:id="1189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1190" w:author="PR Preview" w:date="2026-01-01T00:00:00Z">
        <w:r>
          <w:t xml:space="preserve">).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That is a contradiction,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so there are no such</w:t>
        </w:r>
      </w:ins>
      <w:ins w:id="1195" w:author="PR Preview" w:date="2026-01-01T00:00:00Z">
        <w:r>
          <w:t xml:space="preserve"> </w:t>
        </w:r>
      </w:ins>
      <m:oMath>
        <m:r>
          <m:t>x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and</w:t>
        </w:r>
      </w:ins>
      <w:ins w:id="1198" w:author="PR Preview" w:date="2026-01-01T00:00:00Z">
        <w:r>
          <w:t xml:space="preserve"> </w:t>
        </w:r>
      </w:ins>
      <m:oMath>
        <m:r>
          <m:t>y</m:t>
        </m:r>
      </m:oMath>
      <w:ins w:id="1199" w:author="PR Preview" w:date="2026-01-01T00:00:00Z">
        <w:r>
          <w:t xml:space="preserve">.</w:t>
        </w:r>
      </w:ins>
    </w:p>
    <w:bookmarkEnd w:id="59"/>
    <w:bookmarkEnd w:id="60"/>
    <w:bookmarkStart w:id="72" w:name="sec-irrational"/>
    <w:p>
      <w:pPr>
        <w:pStyle w:val="Heading1"/>
      </w:pPr>
      <w:ins w:id="1200" w:author="PR Preview" w:date="2026-01-01T00:00:00Z">
        <w:r>
          <w:t xml:space="preserve">4. Irrational numbers</w:t>
        </w:r>
      </w:ins>
    </w:p>
    <w:bookmarkStart w:id="61" w:name="exr-sqrt-bounds"/>
    <w:p>
      <w:pPr>
        <w:pStyle w:val="FirstParagraph"/>
      </w:pPr>
      <w:ins w:id="1201" w:author="PR Preview" w:date="2026-01-01T00:00:00Z">
        <w:r>
          <w:rPr>
            <w:b/>
            <w:bCs/>
          </w:rPr>
          <w:t xml:space="preserve">Exercise 6 (Bounds on a fraction for</w:t>
        </w:r>
      </w:ins>
      <w:ins w:id="1202" w:author="PR Preview" w:date="2026-01-01T00:00:00Z">
        <w:r>
          <w:rPr>
            <w:b/>
            <w:bCs/>
          </w:rP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203" w:author="PR Preview" w:date="2026-01-01T00:00:00Z">
        <w:r>
          <w:rPr>
            <w:b/>
            <w:bCs/>
          </w:rPr>
          <w:t xml:space="preserve">)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Suppose</w:t>
        </w:r>
      </w:ins>
      <w:ins w:id="1206" w:author="PR Preview" w:date="2026-01-01T00:00:00Z">
        <w:r>
          <w:t xml:space="preserve"> </w:t>
        </w:r>
      </w:ins>
      <m:oMath>
        <m:r>
          <m:t>a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</w:t>
        </w:r>
      </w:ins>
      <w:ins w:id="1209" w:author="PR Preview" w:date="2026-01-01T00:00:00Z">
        <w:r>
          <w:t xml:space="preserve"> </w:t>
        </w:r>
      </w:ins>
      <m:oMath>
        <m:r>
          <m:t>b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are positive integers with</w:t>
        </w:r>
      </w:ins>
      <w:ins w:id="121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1213" w:author="PR Preview" w:date="2026-01-01T00:00:00Z">
        <w:r>
          <w:t xml:space="preserve">.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Use</w:t>
        </w:r>
      </w:ins>
      <w:ins w:id="121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to show that</w:t>
        </w:r>
      </w:ins>
      <w:ins w:id="12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ins w:id="1220" w:author="PR Preview" w:date="2026-01-01T00:00:00Z">
        <w:r>
          <w:t xml:space="preserve">.</w:t>
        </w:r>
      </w:ins>
    </w:p>
    <w:bookmarkEnd w:id="61"/>
    <w:bookmarkStart w:id="62" w:name="sol-sqrt-bounds"/>
    <w:p>
      <w:pPr>
        <w:pStyle w:val="BodyText"/>
      </w:pPr>
      <w:ins w:id="1221" w:author="PR Preview" w:date="2026-01-01T00:00:00Z">
        <w:r>
          <w:rPr>
            <w:i/>
            <w:iCs/>
          </w:rPr>
          <w:t xml:space="preserve">Solution 6</w:t>
        </w:r>
      </w:ins>
      <w:ins w:id="1222" w:author="PR Preview" w:date="2026-01-01T00:00:00Z">
        <w:r>
          <w:t xml:space="preserve">. </w:t>
        </w:r>
      </w:ins>
      <w:ins w:id="1223" w:author="PR Preview" w:date="2026-01-01T00:00:00Z">
        <w:r>
          <w:t xml:space="preserve">Square roots keep the order of positive numbers,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so</w:t>
        </w:r>
      </w:ins>
      <w:ins w:id="122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gives</w:t>
        </w:r>
      </w:ins>
      <w:ins w:id="122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ins w:id="1230" w:author="PR Preview" w:date="2026-01-01T00:00:00Z">
        <w:r>
          <w:t xml:space="preserve">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that is,</w:t>
        </w:r>
      </w:ins>
      <w:ins w:id="12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ins w:id="1234" w:author="PR Preview" w:date="2026-01-01T00:00:00Z">
        <w:r>
          <w:t xml:space="preserve">.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Multiplying each part by</w:t>
        </w:r>
      </w:ins>
      <w:ins w:id="1237" w:author="PR Preview" w:date="2026-01-01T00:00:00Z">
        <w:r>
          <w:t xml:space="preserve"> </w:t>
        </w:r>
      </w:ins>
      <m:oMath>
        <m:r>
          <m:t>b</m:t>
        </m:r>
      </m:oMath>
      <w:ins w:id="1238" w:author="PR Preview" w:date="2026-01-01T00:00:00Z">
        <w:r>
          <w:t xml:space="preserve">, which is positive, keeps the order,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and gives</w:t>
        </w:r>
      </w:ins>
      <w:ins w:id="12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ins w:id="1242" w:author="PR Preview" w:date="2026-01-01T00:00:00Z">
        <w:r>
          <w:t xml:space="preserve">.</w:t>
        </w:r>
      </w:ins>
    </w:p>
    <w:bookmarkEnd w:id="62"/>
    <w:bookmarkStart w:id="63" w:name="def-rational-numbers"/>
    <w:p>
      <w:pPr>
        <w:pStyle w:val="BodyText"/>
      </w:pPr>
      <w:ins w:id="1243" w:author="PR Preview" w:date="2026-01-01T00:00:00Z">
        <w:r>
          <w:rPr>
            <w:b/>
            <w:bCs/>
          </w:rPr>
          <w:t xml:space="preserve">Definition 5 (Rational numbers)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rPr>
            <w:b/>
            <w:bCs/>
          </w:rPr>
          <w:t xml:space="preserve">rational number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(Wikipedia contributors 2026h)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is a number that can be written as a fraction</w:t>
        </w:r>
      </w:ins>
      <w:ins w:id="125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253" w:author="PR Preview" w:date="2026-01-01T00:00:00Z">
        <w:r>
          <w:t xml:space="preserve">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where</w:t>
        </w:r>
      </w:ins>
      <w:ins w:id="1256" w:author="PR Preview" w:date="2026-01-01T00:00:00Z">
        <w:r>
          <w:t xml:space="preserve"> </w:t>
        </w:r>
      </w:ins>
      <m:oMath>
        <m:r>
          <m:t>a</m:t>
        </m:r>
      </m:oMath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and</w:t>
        </w:r>
      </w:ins>
      <w:ins w:id="1259" w:author="PR Preview" w:date="2026-01-01T00:00:00Z">
        <w:r>
          <w:t xml:space="preserve"> </w:t>
        </w:r>
      </w:ins>
      <m:oMath>
        <m:r>
          <m:t>b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are integers (</w:t>
        </w:r>
      </w:ins>
      <w:hyperlink r:id="rId16">
        <w:ins w:id="1262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1263" w:author="PR Preview" w:date="2026-01-01T00:00:00Z">
        <w:r>
          <w:t xml:space="preserve">) and</w:t>
        </w:r>
      </w:ins>
      <w:ins w:id="126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265" w:author="PR Preview" w:date="2026-01-01T00:00:00Z">
        <w:r>
          <w:t xml:space="preserve">.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The set of rational numbers is written</w:t>
        </w:r>
      </w:ins>
      <w:ins w:id="126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Q</m:t>
        </m:r>
      </m:oMath>
      <w:ins w:id="12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ins w:id="1270" w:author="PR Preview" w:date="2026-01-01T00:00:00Z">
        <w:r>
          <w:rPr>
            <w:b/>
            <w:bCs/>
          </w:rPr>
          <w:t xml:space="preserve">Example 8 (Rational numbers)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is rational, with</w:t>
        </w:r>
      </w:ins>
      <w:ins w:id="12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3</m:t>
        </m:r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and</w:t>
        </w:r>
      </w:ins>
      <w:ins w:id="127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127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is rational, because</w:t>
        </w:r>
      </w:ins>
      <w:ins w:id="1282" w:author="PR Preview" w:date="2026-01-01T00:00:00Z">
        <w:r>
          <w:t xml:space="preserve"> </w:t>
        </w:r>
      </w:ins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12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1284" w:author="PR Preview" w:date="2026-01-01T00:00:00Z">
        <w:r>
          <w:t xml:space="preserve">Every integer is rational: for example,</w:t>
        </w:r>
      </w:ins>
      <w:ins w:id="12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ins w:id="12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ins w:id="1287" w:author="PR Preview" w:date="2026-01-01T00:00:00Z">
        <w:r>
          <w:t xml:space="preserve">, with the</w:t>
        </w:r>
      </w:ins>
      <w:ins w:id="1288" w:author="PR Preview" w:date="2026-01-01T00:00:00Z">
        <w:r>
          <w:t xml:space="preserve"> </w:t>
        </w:r>
      </w:ins>
      <m:oMath>
        <m:r>
          <m:t>3</m:t>
        </m:r>
      </m:oMath>
      <w:ins w:id="1289" w:author="PR Preview" w:date="2026-01-01T00:00:00Z">
        <w:r>
          <w:t xml:space="preserve">s repeating forever, is rational,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because</w:t>
        </w:r>
      </w:ins>
      <w:ins w:id="1292" w:author="PR Preview" w:date="2026-01-01T00:00:00Z">
        <w:r>
          <w:t xml:space="preserve"> </w:t>
        </w:r>
      </w:ins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ins w:id="1293" w:author="PR Preview" w:date="2026-01-01T00:00:00Z">
        <w:r>
          <w:t xml:space="preserve">.</w:t>
        </w:r>
      </w:ins>
    </w:p>
    <w:bookmarkEnd w:id="64"/>
    <w:bookmarkStart w:id="66" w:name="def-irrational-numbers"/>
    <w:p>
      <w:pPr>
        <w:pStyle w:val="FirstParagraph"/>
      </w:pPr>
      <w:ins w:id="1294" w:author="PR Preview" w:date="2026-01-01T00:00:00Z">
        <w:r>
          <w:rPr>
            <w:b/>
            <w:bCs/>
          </w:rPr>
          <w:t xml:space="preserve">Definition 6 (Irrational numbers)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An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rPr>
            <w:b/>
            <w:bCs/>
          </w:rPr>
          <w:t xml:space="preserve">irrational number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(Wikipedia contributors 2026c)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is a real number (</w:t>
        </w:r>
      </w:ins>
      <w:hyperlink r:id="rId65">
        <w:ins w:id="1303" w:author="PR Preview" w:date="2026-01-01T00:00:00Z">
          <w:r>
            <w:rPr>
              <w:rStyle w:val="Hyperlink"/>
            </w:rPr>
            <w:t xml:space="preserve">Definition: Real numbers</w:t>
          </w:r>
        </w:ins>
      </w:hyperlink>
      <w:ins w:id="1304" w:author="PR Preview" w:date="2026-01-01T00:00:00Z">
        <w:r>
          <w:t xml:space="preserve">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that is not rational (</w:t>
        </w:r>
      </w:ins>
      <w:hyperlink w:anchor="def-rational-numbers">
        <w:ins w:id="130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308" w:author="PR Preview" w:date="2026-01-01T00:00:00Z">
        <w:r>
          <w:t xml:space="preserve">).</w:t>
        </w:r>
      </w:ins>
    </w:p>
    <w:bookmarkEnd w:id="66"/>
    <w:bookmarkStart w:id="68" w:name="exm-irrational-numbers"/>
    <w:p>
      <w:pPr>
        <w:pStyle w:val="BodyText"/>
      </w:pPr>
      <w:ins w:id="1309" w:author="PR Preview" w:date="2026-01-01T00:00:00Z">
        <w:r>
          <w:rPr>
            <w:b/>
            <w:bCs/>
          </w:rPr>
          <w:t xml:space="preserve">Example 9 (Irrational numbers)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ins w:id="1312" w:author="PR Preview" w:date="2026-01-01T00:00:00Z">
        <w:r>
          <w:t xml:space="preserve">, the</w:t>
        </w:r>
      </w:ins>
      <w:ins w:id="1313" w:author="PR Preview" w:date="2026-01-01T00:00:00Z">
        <w:r>
          <w:t xml:space="preserve"> </w:t>
        </w:r>
      </w:ins>
      <w:hyperlink r:id="rId67">
        <w:ins w:id="1314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of</w:t>
        </w:r>
      </w:ins>
      <w:ins w:id="1317" w:author="PR Preview" w:date="2026-01-01T00:00:00Z">
        <w:r>
          <w:t xml:space="preserve"> </w:t>
        </w:r>
      </w:ins>
      <m:oMath>
        <m:r>
          <m:t>2</m:t>
        </m:r>
      </m:oMath>
      <w:ins w:id="1318" w:author="PR Preview" w:date="2026-01-01T00:00:00Z">
        <w:r>
          <w:t xml:space="preserve">, is irrational: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no fraction of integers</w:t>
        </w:r>
      </w:ins>
      <w:ins w:id="132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squares to</w:t>
        </w:r>
      </w:ins>
      <w:ins w:id="1324" w:author="PR Preview" w:date="2026-01-01T00:00:00Z">
        <w:r>
          <w:t xml:space="preserve"> </w:t>
        </w:r>
      </w:ins>
      <m:oMath>
        <m:r>
          <m:t>2</m:t>
        </m:r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(Wikipedia contributors 2026i)</w:t>
        </w:r>
      </w:ins>
      <w:ins w:id="132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is irrational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(Wikipedia contributors 2026g)</w:t>
        </w:r>
      </w:ins>
      <w:ins w:id="13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is not irrational, because</w:t>
        </w:r>
      </w:ins>
      <w:ins w:id="1335" w:author="PR Preview" w:date="2026-01-01T00:00:00Z">
        <w:r>
          <w:t xml:space="preserve"> </w:t>
        </w:r>
      </w:ins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is rational.</w:t>
        </w:r>
      </w:ins>
    </w:p>
    <w:bookmarkEnd w:id="68"/>
    <w:bookmarkStart w:id="69" w:name="rem-well-ordering"/>
    <w:p>
      <w:pPr>
        <w:pStyle w:val="FirstParagraph"/>
      </w:pPr>
      <w:ins w:id="1338" w:author="PR Preview" w:date="2026-01-01T00:00:00Z">
        <w:r>
          <w:rPr>
            <w:i/>
            <w:iCs/>
          </w:rPr>
          <w:t xml:space="preserve">Remark 5</w:t>
        </w:r>
      </w:ins>
      <w:ins w:id="1339" w:author="PR Preview" w:date="2026-01-01T00:00:00Z">
        <w:r>
          <w:t xml:space="preserve"> (Smallest elements). </w:t>
        </w:r>
      </w:ins>
      <w:ins w:id="1340" w:author="PR Preview" w:date="2026-01-01T00:00:00Z">
        <w:r>
          <w:t xml:space="preserve">These notes use one more fact about the integers without proving it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(Wikipedia contributors 2026j)</w:t>
        </w:r>
      </w:ins>
      <w:ins w:id="134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1344" w:author="PR Preview" w:date="2026-01-01T00:00:00Z">
        <w:r>
          <w:t xml:space="preserve">every set of positive integers that has at least one element has a smallest element.</w:t>
        </w:r>
      </w:ins>
    </w:p>
    <w:p>
      <w:pPr>
        <w:pStyle w:val="FirstParagraph"/>
      </w:pPr>
      <w:ins w:id="1345" w:author="PR Preview" w:date="2026-01-01T00:00:00Z">
        <w:r>
          <w:t xml:space="preserve">For example, the set of positive integers</w:t>
        </w:r>
      </w:ins>
      <w:ins w:id="1346" w:author="PR Preview" w:date="2026-01-01T00:00:00Z">
        <w:r>
          <w:t xml:space="preserve"> </w:t>
        </w:r>
      </w:ins>
      <m:oMath>
        <m:r>
          <m:t>b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for which</w:t>
        </w:r>
      </w:ins>
      <w:ins w:id="13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is an integer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has the elements</w:t>
        </w:r>
      </w:ins>
      <w:ins w:id="1354" w:author="PR Preview" w:date="2026-01-01T00:00:00Z">
        <w:r>
          <w:t xml:space="preserve"> </w:t>
        </w:r>
      </w:ins>
      <m:oMath>
        <m:r>
          <m:t>4</m:t>
        </m:r>
      </m:oMath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m:oMath>
        <m:r>
          <m:t>8</m:t>
        </m:r>
      </m:oMath>
      <w:ins w:id="1357" w:author="PR Preview" w:date="2026-01-01T00:00:00Z">
        <w:r>
          <w:t xml:space="preserve">,</w:t>
        </w:r>
      </w:ins>
      <w:ins w:id="1358" w:author="PR Preview" w:date="2026-01-01T00:00:00Z">
        <w:r>
          <w:t xml:space="preserve"> </w:t>
        </w:r>
      </w:ins>
      <m:oMath>
        <m:r>
          <m:t>12</m:t>
        </m:r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and so on,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and its smallest element is</w:t>
        </w:r>
      </w:ins>
      <w:ins w:id="1363" w:author="PR Preview" w:date="2026-01-01T00:00:00Z">
        <w:r>
          <w:t xml:space="preserve"> </w:t>
        </w:r>
      </w:ins>
      <m:oMath>
        <m:r>
          <m:t>4</m:t>
        </m:r>
      </m:oMath>
      <w:ins w:id="1364" w:author="PR Preview" w:date="2026-01-01T00:00:00Z">
        <w:r>
          <w:t xml:space="preserve">.</w:t>
        </w:r>
      </w:ins>
    </w:p>
    <w:bookmarkEnd w:id="69"/>
    <w:bookmarkStart w:id="70" w:name="thm-sqrt-two"/>
    <w:p>
      <w:pPr>
        <w:pStyle w:val="BodyText"/>
      </w:pPr>
      <w:ins w:id="1365" w:author="PR Preview" w:date="2026-01-01T00:00:00Z">
        <w:r>
          <w:rPr>
            <w:b/>
            <w:bCs/>
          </w:rPr>
          <w:t xml:space="preserve">Theorem 3 (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366" w:author="PR Preview" w:date="2026-01-01T00:00:00Z">
        <w:r>
          <w:rPr>
            <w:b/>
            <w:bCs/>
          </w:rPr>
          <w:t xml:space="preserve"> </w:t>
        </w:r>
      </w:ins>
      <w:ins w:id="1367" w:author="PR Preview" w:date="2026-01-01T00:00:00Z">
        <w:r>
          <w:rPr>
            <w:b/>
            <w:bCs/>
          </w:rPr>
          <w:t xml:space="preserve">is irrational)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The square root of</w:t>
        </w:r>
      </w:ins>
      <w:ins w:id="1370" w:author="PR Preview" w:date="2026-01-01T00:00:00Z">
        <w:r>
          <w:t xml:space="preserve"> </w:t>
        </w:r>
      </w:ins>
      <m:oMath>
        <m:r>
          <m:t>2</m:t>
        </m:r>
      </m:oMath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is irrational (</w:t>
        </w:r>
      </w:ins>
      <w:hyperlink w:anchor="def-irrational-numbers">
        <w:ins w:id="137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74" w:author="PR Preview" w:date="2026-01-01T00:00:00Z">
        <w:r>
          <w:t xml:space="preserve">)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(Wikipedia contributors 2026i)</w:t>
        </w:r>
      </w:ins>
      <w:ins w:id="1377" w:author="PR Preview" w:date="2026-01-01T00:00:00Z">
        <w:r>
          <w:t xml:space="preserve">.</w:t>
        </w:r>
      </w:ins>
    </w:p>
    <w:bookmarkEnd w:id="70"/>
    <w:p>
      <w:pPr>
        <w:pStyle w:val="BodyText"/>
      </w:pPr>
      <w:ins w:id="1378" w:author="PR Preview" w:date="2026-01-01T00:00:00Z">
        <w:r>
          <w:rPr>
            <w:i/>
            <w:iCs/>
          </w:rPr>
          <w:t xml:space="preserve">Proof</w:t>
        </w:r>
      </w:ins>
      <w:ins w:id="1379" w:author="PR Preview" w:date="2026-01-01T00:00:00Z">
        <w:r>
          <w:t xml:space="preserve">. </w:t>
        </w:r>
      </w:ins>
      <w:ins w:id="1380" w:author="PR Preview" w:date="2026-01-01T00:00:00Z">
        <w:r>
          <w:t xml:space="preserve">Suppose, for contradiction, that</w:t>
        </w:r>
      </w:ins>
      <w:ins w:id="138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is rational (</w:t>
        </w:r>
      </w:ins>
      <w:hyperlink w:anchor="def-rational-numbers">
        <w:ins w:id="138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385" w:author="PR Preview" w:date="2026-01-01T00:00:00Z">
        <w:r>
          <w:t xml:space="preserve">).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Then</w:t>
        </w:r>
      </w:ins>
      <w:ins w:id="138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for some integers</w:t>
        </w:r>
      </w:ins>
      <w:ins w:id="1391" w:author="PR Preview" w:date="2026-01-01T00:00:00Z">
        <w:r>
          <w:t xml:space="preserve"> </w:t>
        </w:r>
      </w:ins>
      <m:oMath>
        <m:r>
          <m:t>a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and</w:t>
        </w:r>
      </w:ins>
      <w:ins w:id="1394" w:author="PR Preview" w:date="2026-01-01T00:00:00Z">
        <w:r>
          <w:t xml:space="preserve"> </w:t>
        </w:r>
      </w:ins>
      <m:oMath>
        <m:r>
          <m:t>b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with</w:t>
        </w:r>
      </w:ins>
      <w:ins w:id="139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398" w:author="PR Preview" w:date="2026-01-01T00:00:00Z">
        <w:r>
          <w:t xml:space="preserve">.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Since</w:t>
        </w:r>
      </w:ins>
      <w:ins w:id="140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ins w:id="1402" w:author="PR Preview" w:date="2026-01-01T00:00:00Z">
        <w:r>
          <w:t xml:space="preserve">, we can take</w:t>
        </w:r>
      </w:ins>
      <w:ins w:id="1403" w:author="PR Preview" w:date="2026-01-01T00:00:00Z">
        <w:r>
          <w:t xml:space="preserve"> </w:t>
        </w:r>
      </w:ins>
      <m:oMath>
        <m:r>
          <m:t>a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and</w:t>
        </w:r>
      </w:ins>
      <w:ins w:id="1406" w:author="PR Preview" w:date="2026-01-01T00:00:00Z">
        <w:r>
          <w:t xml:space="preserve"> </w:t>
        </w:r>
      </w:ins>
      <m:oMath>
        <m:r>
          <m:t>b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positive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(if</w:t>
        </w:r>
      </w:ins>
      <w:ins w:id="141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412" w:author="PR Preview" w:date="2026-01-01T00:00:00Z">
        <w:r>
          <w:t xml:space="preserve">, replace</w:t>
        </w:r>
      </w:ins>
      <w:ins w:id="1413" w:author="PR Preview" w:date="2026-01-01T00:00:00Z">
        <w:r>
          <w:t xml:space="preserve"> </w:t>
        </w:r>
      </w:ins>
      <m:oMath>
        <m:r>
          <m:t>a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</w:t>
        </w:r>
      </w:ins>
      <w:ins w:id="1416" w:author="PR Preview" w:date="2026-01-01T00:00:00Z">
        <w:r>
          <w:t xml:space="preserve"> </w:t>
        </w:r>
      </w:ins>
      <m:oMath>
        <m:r>
          <m:t>b</m:t>
        </m:r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with</w:t>
        </w:r>
      </w:ins>
      <w:ins w:id="141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and</w:t>
        </w:r>
      </w:ins>
      <w:ins w:id="14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1423" w:author="PR Preview" w:date="2026-01-01T00:00:00Z">
        <w:r>
          <w:t xml:space="preserve">).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So the set of positive integers</w:t>
        </w:r>
      </w:ins>
      <w:ins w:id="1426" w:author="PR Preview" w:date="2026-01-01T00:00:00Z">
        <w:r>
          <w:t xml:space="preserve"> </w:t>
        </w:r>
      </w:ins>
      <m:oMath>
        <m:r>
          <m:t>b</m:t>
        </m:r>
      </m:oMath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for which</w:t>
        </w:r>
      </w:ins>
      <w:ins w:id="142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is an integer has an element,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 by</w:t>
        </w:r>
      </w:ins>
      <w:ins w:id="1434" w:author="PR Preview" w:date="2026-01-01T00:00:00Z">
        <w:r>
          <w:t xml:space="preserve"> </w:t>
        </w:r>
      </w:ins>
      <w:hyperlink w:anchor="rem-well-ordering">
        <w:ins w:id="1435" w:author="PR Preview" w:date="2026-01-01T00:00:00Z">
          <w:r>
            <w:rPr>
              <w:rStyle w:val="Hyperlink"/>
            </w:rPr>
            <w:t xml:space="preserve">Remark 5</w:t>
          </w:r>
        </w:ins>
      </w:hyperlink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it has a smallest element.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Let</w:t>
        </w:r>
      </w:ins>
      <w:ins w:id="1440" w:author="PR Preview" w:date="2026-01-01T00:00:00Z">
        <w:r>
          <w:t xml:space="preserve"> </w:t>
        </w:r>
      </w:ins>
      <m:oMath>
        <m:r>
          <m:t>b</m:t>
        </m:r>
      </m:oMath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be that smallest element, and let</w:t>
        </w:r>
      </w:ins>
      <w:ins w:id="144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ins w:id="1444" w:author="PR Preview" w:date="2026-01-01T00:00:00Z">
        <w:r>
          <w:t xml:space="preserve">, a positive integer.</w:t>
        </w:r>
      </w:ins>
    </w:p>
    <w:p>
      <w:pPr>
        <w:pStyle w:val="BodyText"/>
      </w:pPr>
      <w:ins w:id="1445" w:author="PR Preview" w:date="2026-01-01T00:00:00Z">
        <w:r>
          <w:t xml:space="preserve">By</w:t>
        </w:r>
      </w:ins>
      <w:ins w:id="1446" w:author="PR Preview" w:date="2026-01-01T00:00:00Z">
        <w:r>
          <w:t xml:space="preserve"> </w:t>
        </w:r>
      </w:ins>
      <w:hyperlink w:anchor="sol-sqrt-bounds">
        <w:ins w:id="1447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1448" w:author="PR Preview" w:date="2026-01-01T00:00:00Z">
        <w:r>
          <w:t xml:space="preserve">,</w:t>
        </w:r>
      </w:ins>
      <w:ins w:id="144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ins w:id="1450" w:author="PR Preview" w:date="2026-01-01T00:00:00Z">
        <w:r>
          <w:t xml:space="preserve">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so</w:t>
        </w:r>
      </w:ins>
      <w:ins w:id="145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is an integer with</w:t>
        </w:r>
      </w:ins>
      <w:ins w:id="145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ins w:id="1457" w:author="PR Preview" w:date="2026-01-01T00:00:00Z">
        <w:r>
          <w:t xml:space="preserve">.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Let</w:t>
        </w:r>
      </w:ins>
      <w:ins w:id="1460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ins w:id="1461" w:author="PR Preview" w:date="2026-01-01T00:00:00Z">
        <w:r>
          <w:t xml:space="preserve">, also an integer.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464" w:author="PR Preview" w:date="2026-01-01T00:00:00Z">
        <w:r>
          <w:t xml:space="preserve">So</w:t>
        </w:r>
      </w:ins>
      <w:ins w:id="146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is a positive integer for which</w:t>
        </w:r>
      </w:ins>
      <w:ins w:id="146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is an integer,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and</w:t>
        </w:r>
      </w:ins>
      <w:ins w:id="147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ins w:id="1474" w:author="PR Preview" w:date="2026-01-01T00:00:00Z">
        <w:r>
          <w:t xml:space="preserve">.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That contradicts the choice of</w:t>
        </w:r>
      </w:ins>
      <w:ins w:id="1477" w:author="PR Preview" w:date="2026-01-01T00:00:00Z">
        <w:r>
          <w:t xml:space="preserve"> </w:t>
        </w:r>
      </w:ins>
      <m:oMath>
        <m:r>
          <m:t>b</m:t>
        </m:r>
      </m:oMath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as the smallest such integer.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So</w:t>
        </w:r>
      </w:ins>
      <w:ins w:id="148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not rational.</w:t>
        </w:r>
      </w:ins>
    </w:p>
    <w:bookmarkStart w:id="71" w:name="exm-sqrt-two-step"/>
    <w:p>
      <w:pPr>
        <w:pStyle w:val="BodyText"/>
      </w:pPr>
      <w:ins w:id="1485" w:author="PR Preview" w:date="2026-01-01T00:00:00Z">
        <w:r>
          <w:rPr>
            <w:b/>
            <w:bCs/>
          </w:rPr>
          <w:t xml:space="preserve">Example 10 (The step in the proof, on a fraction near</w:t>
        </w:r>
      </w:ins>
      <w:ins w:id="1486" w:author="PR Preview" w:date="2026-01-01T00:00:00Z">
        <w:r>
          <w:rPr>
            <w:b/>
            <w:bCs/>
          </w:rP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487" w:author="PR Preview" w:date="2026-01-01T00:00:00Z">
        <w:r>
          <w:rPr>
            <w:b/>
            <w:bCs/>
          </w:rPr>
          <w:t xml:space="preserve">)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The proof of</w:t>
        </w:r>
      </w:ins>
      <w:ins w:id="1490" w:author="PR Preview" w:date="2026-01-01T00:00:00Z">
        <w:r>
          <w:t xml:space="preserve"> </w:t>
        </w:r>
      </w:ins>
      <w:hyperlink w:anchor="thm-sqrt-two">
        <w:ins w:id="149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turns a fraction</w:t>
        </w:r>
      </w:ins>
      <w:ins w:id="14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into</w:t>
        </w:r>
      </w:ins>
      <w:ins w:id="14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ins w:id="1498" w:author="PR Preview" w:date="2026-01-01T00:00:00Z">
        <w:r>
          <w:t xml:space="preserve">.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Applied to</w:t>
        </w:r>
      </w:ins>
      <w:ins w:id="150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ins w:id="1502" w:author="PR Preview" w:date="2026-01-01T00:00:00Z">
        <w:r>
          <w:t xml:space="preserve">, whose square is</w:t>
        </w:r>
      </w:ins>
      <w:ins w:id="15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ins w:id="1504" w:author="PR Preview" w:date="2026-01-01T00:00:00Z">
        <w:r>
          <w:t xml:space="preserve">,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it gives</w:t>
        </w:r>
      </w:ins>
      <w:ins w:id="150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ins w:id="1508" w:author="PR Preview" w:date="2026-01-01T00:00:00Z">
        <w:r>
          <w:t xml:space="preserve">,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whose square is</w:t>
        </w:r>
      </w:ins>
      <w:ins w:id="15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ins w:id="1512" w:author="PR Preview" w:date="2026-01-01T00:00:00Z">
        <w:r>
          <w:t xml:space="preserve">.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Neither fraction is exactly</w:t>
        </w:r>
      </w:ins>
      <w:ins w:id="151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516" w:author="PR Preview" w:date="2026-01-01T00:00:00Z">
        <w:r>
          <w:t xml:space="preserve">,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and the step moved from denominator</w:t>
        </w:r>
      </w:ins>
      <w:ins w:id="1519" w:author="PR Preview" w:date="2026-01-01T00:00:00Z">
        <w:r>
          <w:t xml:space="preserve"> </w:t>
        </w:r>
      </w:ins>
      <m:oMath>
        <m:r>
          <m:t>5</m:t>
        </m:r>
      </m:oMath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to the smaller denominator</w:t>
        </w:r>
      </w:ins>
      <w:ins w:id="1522" w:author="PR Preview" w:date="2026-01-01T00:00:00Z">
        <w:r>
          <w:t xml:space="preserve"> </w:t>
        </w:r>
      </w:ins>
      <m:oMath>
        <m:r>
          <m:t>2</m:t>
        </m:r>
      </m:oMath>
      <w:ins w:id="1523" w:author="PR Preview" w:date="2026-01-01T00:00:00Z">
        <w:r>
          <w:t xml:space="preserve">.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If some fraction were exactly</w:t>
        </w:r>
      </w:ins>
      <w:ins w:id="152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527" w:author="PR Preview" w:date="2026-01-01T00:00:00Z">
        <w:r>
          <w:t xml:space="preserve">,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the step would give another fraction exactly equal to</w:t>
        </w:r>
      </w:ins>
      <w:ins w:id="153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531" w:author="PR Preview" w:date="2026-01-01T00:00:00Z">
        <w:r>
          <w:t xml:space="preserve">, with a smaller positive denominator,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and a smallest positive denominator could not exist.</w:t>
        </w:r>
      </w:ins>
    </w:p>
    <w:bookmarkEnd w:id="71"/>
    <w:bookmarkEnd w:id="72"/>
    <w:bookmarkStart w:id="81" w:name="sec-primes"/>
    <w:p>
      <w:pPr>
        <w:pStyle w:val="Heading1"/>
      </w:pPr>
      <w:ins w:id="1534" w:author="PR Preview" w:date="2026-01-01T00:00:00Z">
        <w:r>
          <w:t xml:space="preserve">5. Infinitely many primes</w:t>
        </w:r>
      </w:ins>
    </w:p>
    <w:bookmarkStart w:id="73" w:name="exr-which-prime"/>
    <w:p>
      <w:pPr>
        <w:pStyle w:val="FirstParagraph"/>
      </w:pPr>
      <w:ins w:id="1535" w:author="PR Preview" w:date="2026-01-01T00:00:00Z">
        <w:r>
          <w:rPr>
            <w:b/>
            <w:bCs/>
          </w:rPr>
          <w:t xml:space="preserve">Exercise 7 (Which are prime?)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Which of</w:t>
        </w:r>
      </w:ins>
      <w:ins w:id="1538" w:author="PR Preview" w:date="2026-01-01T00:00:00Z">
        <w:r>
          <w:t xml:space="preserve"> </w:t>
        </w:r>
      </w:ins>
      <m:oMath>
        <m:r>
          <m:t>51</m:t>
        </m:r>
      </m:oMath>
      <w:ins w:id="1539" w:author="PR Preview" w:date="2026-01-01T00:00:00Z">
        <w:r>
          <w:t xml:space="preserve">,</w:t>
        </w:r>
      </w:ins>
      <w:ins w:id="1540" w:author="PR Preview" w:date="2026-01-01T00:00:00Z">
        <w:r>
          <w:t xml:space="preserve"> </w:t>
        </w:r>
      </w:ins>
      <m:oMath>
        <m:r>
          <m:t>53</m:t>
        </m:r>
      </m:oMath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and</w:t>
        </w:r>
      </w:ins>
      <w:ins w:id="1543" w:author="PR Preview" w:date="2026-01-01T00:00:00Z">
        <w:r>
          <w:t xml:space="preserve"> </w:t>
        </w:r>
      </w:ins>
      <m:oMath>
        <m:r>
          <m:t>57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have no positive divisors other than</w:t>
        </w:r>
      </w:ins>
      <w:ins w:id="1546" w:author="PR Preview" w:date="2026-01-01T00:00:00Z">
        <w:r>
          <w:t xml:space="preserve"> </w:t>
        </w:r>
      </w:ins>
      <m:oMath>
        <m:r>
          <m:t>1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and themselves?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Hint: try dividing by</w:t>
        </w:r>
      </w:ins>
      <w:ins w:id="1551" w:author="PR Preview" w:date="2026-01-01T00:00:00Z">
        <w:r>
          <w:t xml:space="preserve"> </w:t>
        </w:r>
      </w:ins>
      <m:oMath>
        <m:r>
          <m:t>2</m:t>
        </m:r>
      </m:oMath>
      <w:ins w:id="1552" w:author="PR Preview" w:date="2026-01-01T00:00:00Z">
        <w:r>
          <w:t xml:space="preserve">,</w:t>
        </w:r>
      </w:ins>
      <w:ins w:id="1553" w:author="PR Preview" w:date="2026-01-01T00:00:00Z">
        <w:r>
          <w:t xml:space="preserve"> </w:t>
        </w:r>
      </w:ins>
      <m:oMath>
        <m:r>
          <m:t>3</m:t>
        </m:r>
      </m:oMath>
      <w:ins w:id="1554" w:author="PR Preview" w:date="2026-01-01T00:00:00Z">
        <w:r>
          <w:t xml:space="preserve">,</w:t>
        </w:r>
      </w:ins>
      <w:ins w:id="1555" w:author="PR Preview" w:date="2026-01-01T00:00:00Z">
        <w:r>
          <w:t xml:space="preserve"> </w:t>
        </w:r>
      </w:ins>
      <m:oMath>
        <m:r>
          <m:t>5</m:t>
        </m:r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and</w:t>
        </w:r>
      </w:ins>
      <w:ins w:id="1558" w:author="PR Preview" w:date="2026-01-01T00:00:00Z">
        <w:r>
          <w:t xml:space="preserve"> </w:t>
        </w:r>
      </w:ins>
      <m:oMath>
        <m:r>
          <m:t>7</m:t>
        </m:r>
      </m:oMath>
      <w:ins w:id="1559" w:author="PR Preview" w:date="2026-01-01T00:00:00Z">
        <w:r>
          <w:t xml:space="preserve">.</w:t>
        </w:r>
      </w:ins>
    </w:p>
    <w:bookmarkEnd w:id="73"/>
    <w:bookmarkStart w:id="75" w:name="sol-which-prime"/>
    <w:p>
      <w:pPr>
        <w:pStyle w:val="BodyText"/>
      </w:pPr>
      <w:ins w:id="1560" w:author="PR Preview" w:date="2026-01-01T00:00:00Z">
        <w:r>
          <w:rPr>
            <w:i/>
            <w:iCs/>
          </w:rPr>
          <w:t xml:space="preserve">Solution 7</w:t>
        </w:r>
      </w:ins>
      <w:ins w:id="1561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ins w:id="1562" w:author="PR Preview" w:date="2026-01-01T00:00:00Z">
        <w:r>
          <w:t xml:space="preserve">, so</w:t>
        </w:r>
      </w:ins>
      <w:ins w:id="1563" w:author="PR Preview" w:date="2026-01-01T00:00:00Z">
        <w:r>
          <w:t xml:space="preserve"> </w:t>
        </w:r>
      </w:ins>
      <m:oMath>
        <m:r>
          <m:t>3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divides</w:t>
        </w:r>
      </w:ins>
      <w:ins w:id="1566" w:author="PR Preview" w:date="2026-01-01T00:00:00Z">
        <w:r>
          <w:t xml:space="preserve"> </w:t>
        </w:r>
      </w:ins>
      <m:oMath>
        <m:r>
          <m:t>51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(</w:t>
        </w:r>
      </w:ins>
      <w:hyperlink r:id="rId13">
        <w:ins w:id="1569" w:author="PR Preview" w:date="2026-01-01T00:00:00Z">
          <w:r>
            <w:rPr>
              <w:rStyle w:val="Hyperlink"/>
            </w:rPr>
            <w:t xml:space="preserve">Definition: Divides</w:t>
          </w:r>
        </w:ins>
      </w:hyperlink>
      <w:ins w:id="157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ins w:id="1571" w:author="PR Preview" w:date="2026-01-01T00:00:00Z">
        <w:r>
          <w:t xml:space="preserve">, so</w:t>
        </w:r>
      </w:ins>
      <w:ins w:id="1572" w:author="PR Preview" w:date="2026-01-01T00:00:00Z">
        <w:r>
          <w:t xml:space="preserve"> </w:t>
        </w:r>
      </w:ins>
      <m:oMath>
        <m:r>
          <m:t>3</m:t>
        </m:r>
      </m:oMath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divides</w:t>
        </w:r>
      </w:ins>
      <w:ins w:id="1575" w:author="PR Preview" w:date="2026-01-01T00:00:00Z">
        <w:r>
          <w:t xml:space="preserve"> </w:t>
        </w:r>
      </w:ins>
      <m:oMath>
        <m:r>
          <m:t>57</m:t>
        </m:r>
      </m:oMath>
      <w:ins w:id="15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is not divisible by</w:t>
        </w:r>
      </w:ins>
      <w:ins w:id="1579" w:author="PR Preview" w:date="2026-01-01T00:00:00Z">
        <w:r>
          <w:t xml:space="preserve"> </w:t>
        </w:r>
      </w:ins>
      <m:oMath>
        <m:r>
          <m:t>2</m:t>
        </m:r>
      </m:oMath>
      <w:ins w:id="1580" w:author="PR Preview" w:date="2026-01-01T00:00:00Z">
        <w:r>
          <w:t xml:space="preserve">,</w:t>
        </w:r>
      </w:ins>
      <w:ins w:id="1581" w:author="PR Preview" w:date="2026-01-01T00:00:00Z">
        <w:r>
          <w:t xml:space="preserve"> </w:t>
        </w:r>
      </w:ins>
      <m:oMath>
        <m:r>
          <m:t>3</m:t>
        </m:r>
      </m:oMath>
      <w:ins w:id="1582" w:author="PR Preview" w:date="2026-01-01T00:00:00Z">
        <w:r>
          <w:t xml:space="preserve">,</w:t>
        </w:r>
      </w:ins>
      <w:ins w:id="1583" w:author="PR Preview" w:date="2026-01-01T00:00:00Z">
        <w:r>
          <w:t xml:space="preserve"> </w:t>
        </w:r>
      </w:ins>
      <m:oMath>
        <m:r>
          <m:t>5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or</w:t>
        </w:r>
      </w:ins>
      <w:ins w:id="1586" w:author="PR Preview" w:date="2026-01-01T00:00:00Z">
        <w:r>
          <w:t xml:space="preserve"> </w:t>
        </w:r>
      </w:ins>
      <m:oMath>
        <m:r>
          <m:t>7</m:t>
        </m:r>
      </m:oMath>
      <w:ins w:id="1587" w:author="PR Preview" w:date="2026-01-01T00:00:00Z">
        <w:r>
          <w:t xml:space="preserve">, because it lies strictly between two multiples of each:</w:t>
        </w:r>
      </w:ins>
      <w:ins w:id="158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ins w:id="1589" w:author="PR Preview" w:date="2026-01-01T00:00:00Z">
        <w:r>
          <w:t xml:space="preserve">,</w:t>
        </w:r>
      </w:ins>
      <w:ins w:id="159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ins w:id="1591" w:author="PR Preview" w:date="2026-01-01T00:00:00Z">
        <w:r>
          <w:t xml:space="preserve">,</w:t>
        </w:r>
      </w:ins>
      <w:ins w:id="159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ins w:id="1593" w:author="PR Preview" w:date="2026-01-01T00:00:00Z">
        <w:r>
          <w:t xml:space="preserve">, and</w:t>
        </w:r>
      </w:ins>
      <w:ins w:id="1594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ins w:id="1595" w:author="PR Preview" w:date="2026-01-01T00:00:00Z">
        <w:r>
          <w:t xml:space="preserve">.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A divisor</w:t>
        </w:r>
      </w:ins>
      <w:ins w:id="1598" w:author="PR Preview" w:date="2026-01-01T00:00:00Z">
        <w:r>
          <w:t xml:space="preserve"> </w:t>
        </w:r>
      </w:ins>
      <m:oMath>
        <m:r>
          <m:t>d</m:t>
        </m:r>
      </m:oMath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of</w:t>
        </w:r>
      </w:ins>
      <w:ins w:id="1601" w:author="PR Preview" w:date="2026-01-01T00:00:00Z">
        <w:r>
          <w:t xml:space="preserve"> </w:t>
        </w:r>
      </w:ins>
      <m:oMath>
        <m:r>
          <m:t>53</m:t>
        </m:r>
      </m:oMath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with</w:t>
        </w:r>
      </w:ins>
      <w:ins w:id="160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would pair with</w:t>
        </w:r>
      </w:ins>
      <w:ins w:id="160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ins w:id="1608" w:author="PR Preview" w:date="2026-01-01T00:00:00Z">
        <w:r>
          <w:t xml:space="preserve">,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and one of the two would be at most</w:t>
        </w:r>
      </w:ins>
      <w:ins w:id="1611" w:author="PR Preview" w:date="2026-01-01T00:00:00Z">
        <w:r>
          <w:t xml:space="preserve"> </w:t>
        </w:r>
      </w:ins>
      <m:oMath>
        <m:r>
          <m:t>7</m:t>
        </m:r>
      </m:oMath>
      <w:ins w:id="1612" w:author="PR Preview" w:date="2026-01-01T00:00:00Z">
        <w:r>
          <w:t xml:space="preserve">, because</w:t>
        </w:r>
      </w:ins>
      <w:ins w:id="1613" w:author="PR Preview" w:date="2026-01-01T00:00:00Z">
        <w:r>
          <w:t xml:space="preserve"> </w:t>
        </w:r>
      </w:ins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ins w:id="1614" w:author="PR Preview" w:date="2026-01-01T00:00:00Z">
        <w:r>
          <w:t xml:space="preserve">.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It would be one of</w:t>
        </w:r>
      </w:ins>
      <w:ins w:id="161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and</w:t>
        </w:r>
      </w:ins>
      <w:ins w:id="1621" w:author="PR Preview" w:date="2026-01-01T00:00:00Z">
        <w:r>
          <w:t xml:space="preserve"> </w:t>
        </w:r>
      </w:ins>
      <m:oMath>
        <m:r>
          <m:t>4</m:t>
        </m:r>
      </m:oMath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or</w:t>
        </w:r>
      </w:ins>
      <w:ins w:id="1624" w:author="PR Preview" w:date="2026-01-01T00:00:00Z">
        <w:r>
          <w:t xml:space="preserve"> </w:t>
        </w:r>
      </w:ins>
      <m:oMath>
        <m:r>
          <m:t>6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would make</w:t>
        </w:r>
      </w:ins>
      <w:ins w:id="1627" w:author="PR Preview" w:date="2026-01-01T00:00:00Z">
        <w:r>
          <w:t xml:space="preserve"> </w:t>
        </w:r>
      </w:ins>
      <m:oMath>
        <m:r>
          <m:t>2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a divisor too, since</w:t>
        </w:r>
      </w:ins>
      <w:ins w:id="1630" w:author="PR Preview" w:date="2026-01-01T00:00:00Z">
        <w:r>
          <w:t xml:space="preserve"> </w:t>
        </w:r>
      </w:ins>
      <m:oMath>
        <m:r>
          <m:t>2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divides both (</w:t>
        </w:r>
      </w:ins>
      <w:hyperlink r:id="rId74">
        <w:ins w:id="1633" w:author="PR Preview" w:date="2026-01-01T00:00:00Z">
          <w:r>
            <w:rPr>
              <w:rStyle w:val="Hyperlink"/>
            </w:rPr>
            <w:t xml:space="preserve">Exercise: Divisors of divisors</w:t>
          </w:r>
        </w:ins>
      </w:hyperlink>
      <w:ins w:id="1634" w:author="PR Preview" w:date="2026-01-01T00:00:00Z">
        <w:r>
          <w:t xml:space="preserve">).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So</w:t>
        </w:r>
      </w:ins>
      <w:ins w:id="1637" w:author="PR Preview" w:date="2026-01-01T00:00:00Z">
        <w:r>
          <w:t xml:space="preserve"> </w:t>
        </w:r>
      </w:ins>
      <m:oMath>
        <m:r>
          <m:t>53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has no positive divisors other than</w:t>
        </w:r>
      </w:ins>
      <w:ins w:id="1640" w:author="PR Preview" w:date="2026-01-01T00:00:00Z">
        <w:r>
          <w:t xml:space="preserve"> </w:t>
        </w:r>
      </w:ins>
      <m:oMath>
        <m:r>
          <m:t>1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and</w:t>
        </w:r>
      </w:ins>
      <w:ins w:id="1643" w:author="PR Preview" w:date="2026-01-01T00:00:00Z">
        <w:r>
          <w:t xml:space="preserve"> </w:t>
        </w:r>
      </w:ins>
      <m:oMath>
        <m:r>
          <m:t>53</m:t>
        </m:r>
      </m:oMath>
      <w:ins w:id="1644" w:author="PR Preview" w:date="2026-01-01T00:00:00Z">
        <w:r>
          <w:t xml:space="preserve">.</w:t>
        </w:r>
      </w:ins>
    </w:p>
    <w:bookmarkEnd w:id="75"/>
    <w:bookmarkStart w:id="76" w:name="def-prime"/>
    <w:p>
      <w:pPr>
        <w:pStyle w:val="FirstParagraph"/>
      </w:pPr>
      <w:ins w:id="1645" w:author="PR Preview" w:date="2026-01-01T00:00:00Z">
        <w:r>
          <w:rPr>
            <w:b/>
            <w:bCs/>
          </w:rPr>
          <w:t xml:space="preserve">Definition 7 (Prime number)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An integer</w:t>
        </w:r>
      </w:ins>
      <w:ins w:id="16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is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rPr>
            <w:b/>
            <w:bCs/>
          </w:rPr>
          <w:t xml:space="preserve">prime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if its only positive divisors (</w:t>
        </w:r>
      </w:ins>
      <w:hyperlink r:id="rId13">
        <w:ins w:id="1655" w:author="PR Preview" w:date="2026-01-01T00:00:00Z">
          <w:r>
            <w:rPr>
              <w:rStyle w:val="Hyperlink"/>
            </w:rPr>
            <w:t xml:space="preserve">Definition: Divides</w:t>
          </w:r>
        </w:ins>
      </w:hyperlink>
      <w:ins w:id="1656" w:author="PR Preview" w:date="2026-01-01T00:00:00Z">
        <w:r>
          <w:t xml:space="preserve">) are</w:t>
        </w:r>
      </w:ins>
      <w:ins w:id="1657" w:author="PR Preview" w:date="2026-01-01T00:00:00Z">
        <w:r>
          <w:t xml:space="preserve"> </w:t>
        </w:r>
      </w:ins>
      <m:oMath>
        <m:r>
          <m:t>1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and</w:t>
        </w:r>
      </w:ins>
      <w:ins w:id="1660" w:author="PR Preview" w:date="2026-01-01T00:00:00Z">
        <w:r>
          <w:t xml:space="preserve"> </w:t>
        </w:r>
      </w:ins>
      <m:oMath>
        <m:r>
          <m:t>n</m:t>
        </m:r>
      </m:oMath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(Wikipedia contributors 2026e)</w:t>
        </w:r>
      </w:ins>
      <w:ins w:id="1663" w:author="PR Preview" w:date="2026-01-01T00:00:00Z">
        <w:r>
          <w:t xml:space="preserve">.</w:t>
        </w:r>
      </w:ins>
    </w:p>
    <w:bookmarkEnd w:id="76"/>
    <w:bookmarkStart w:id="77" w:name="exm-prime"/>
    <w:p>
      <w:pPr>
        <w:pStyle w:val="BodyText"/>
      </w:pPr>
      <w:ins w:id="1664" w:author="PR Preview" w:date="2026-01-01T00:00:00Z">
        <w:r>
          <w:rPr>
            <w:b/>
            <w:bCs/>
          </w:rPr>
          <w:t xml:space="preserve">Example 11 (Prime and not prime)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ins w:id="1667" w:author="PR Preview" w:date="2026-01-01T00:00:00Z">
        <w:r>
          <w:t xml:space="preserve">,</w:t>
        </w:r>
      </w:ins>
      <w:ins w:id="1668" w:author="PR Preview" w:date="2026-01-01T00:00:00Z">
        <w:r>
          <w:t xml:space="preserve"> </w:t>
        </w:r>
      </w:ins>
      <m:oMath>
        <m:r>
          <m:t>3</m:t>
        </m:r>
      </m:oMath>
      <w:ins w:id="1669" w:author="PR Preview" w:date="2026-01-01T00:00:00Z">
        <w:r>
          <w:t xml:space="preserve">,</w:t>
        </w:r>
      </w:ins>
      <w:ins w:id="1670" w:author="PR Preview" w:date="2026-01-01T00:00:00Z">
        <w:r>
          <w:t xml:space="preserve"> </w:t>
        </w:r>
      </w:ins>
      <m:oMath>
        <m:r>
          <m:t>5</m:t>
        </m:r>
      </m:oMath>
      <w:ins w:id="1671" w:author="PR Preview" w:date="2026-01-01T00:00:00Z">
        <w:r>
          <w:t xml:space="preserve">,</w:t>
        </w:r>
      </w:ins>
      <w:ins w:id="1672" w:author="PR Preview" w:date="2026-01-01T00:00:00Z">
        <w:r>
          <w:t xml:space="preserve"> </w:t>
        </w:r>
      </w:ins>
      <m:oMath>
        <m:r>
          <m:t>7</m:t>
        </m:r>
      </m:oMath>
      <w:ins w:id="1673" w:author="PR Preview" w:date="2026-01-01T00:00:00Z">
        <w:r>
          <w:t xml:space="preserve">,</w:t>
        </w:r>
      </w:ins>
      <w:ins w:id="1674" w:author="PR Preview" w:date="2026-01-01T00:00:00Z">
        <w:r>
          <w:t xml:space="preserve"> </w:t>
        </w:r>
      </w:ins>
      <m:oMath>
        <m:r>
          <m:t>11</m:t>
        </m:r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and</w:t>
        </w:r>
      </w:ins>
      <w:ins w:id="1677" w:author="PR Preview" w:date="2026-01-01T00:00:00Z">
        <w:r>
          <w:t xml:space="preserve"> </w:t>
        </w:r>
      </w:ins>
      <m:oMath>
        <m:r>
          <m:t>13</m:t>
        </m:r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are prime.</w:t>
        </w:r>
      </w:ins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is not prime, because</w:t>
        </w:r>
      </w:ins>
      <w:ins w:id="168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∣</m:t>
        </m:r>
        <m:r>
          <m:t>9</m:t>
        </m:r>
      </m:oMath>
      <w:ins w:id="1683" w:author="PR Preview" w:date="2026-01-01T00:00:00Z">
        <w:r>
          <w:t xml:space="preserve">, and</w:t>
        </w:r>
      </w:ins>
      <w:ins w:id="1684" w:author="PR Preview" w:date="2026-01-01T00:00:00Z">
        <w:r>
          <w:t xml:space="preserve"> </w:t>
        </w:r>
      </w:ins>
      <m:oMath>
        <m:r>
          <m:t>3</m:t>
        </m:r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is neither</w:t>
        </w:r>
      </w:ins>
      <w:ins w:id="1687" w:author="PR Preview" w:date="2026-01-01T00:00:00Z">
        <w:r>
          <w:t xml:space="preserve"> </w:t>
        </w:r>
      </w:ins>
      <m:oMath>
        <m:r>
          <m:t>1</m:t>
        </m:r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nor</w:t>
        </w:r>
      </w:ins>
      <w:ins w:id="1690" w:author="PR Preview" w:date="2026-01-01T00:00:00Z">
        <w:r>
          <w:t xml:space="preserve"> </w:t>
        </w:r>
      </w:ins>
      <m:oMath>
        <m:r>
          <m:t>9</m:t>
        </m:r>
      </m:oMath>
      <w:ins w:id="169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is not prime, because</w:t>
        </w:r>
      </w:ins>
      <w:ins w:id="1694" w:author="PR Preview" w:date="2026-01-01T00:00:00Z">
        <w:r>
          <w:t xml:space="preserve"> </w:t>
        </w:r>
      </w:ins>
      <w:hyperlink w:anchor="def-prime">
        <w:ins w:id="169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applies only to integers</w:t>
        </w:r>
      </w:ins>
      <w:ins w:id="169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699" w:author="PR Preview" w:date="2026-01-01T00:00:00Z">
        <w:r>
          <w:t xml:space="preserve">.</w:t>
        </w:r>
      </w:ins>
    </w:p>
    <w:bookmarkEnd w:id="77"/>
    <w:bookmarkStart w:id="78" w:name="rem-prime-divisor"/>
    <w:p>
      <w:pPr>
        <w:pStyle w:val="FirstParagraph"/>
      </w:pPr>
      <w:ins w:id="1700" w:author="PR Preview" w:date="2026-01-01T00:00:00Z">
        <w:r>
          <w:rPr>
            <w:i/>
            <w:iCs/>
          </w:rPr>
          <w:t xml:space="preserve">Remark 6</w:t>
        </w:r>
      </w:ins>
      <w:ins w:id="1701" w:author="PR Preview" w:date="2026-01-01T00:00:00Z">
        <w:r>
          <w:t xml:space="preserve"> (Every integer above one has a prime divisor). </w:t>
        </w:r>
      </w:ins>
      <w:ins w:id="1702" w:author="PR Preview" w:date="2026-01-01T00:00:00Z">
        <w:r>
          <w:t xml:space="preserve">These notes use one more fact without proving it:</w:t>
        </w:r>
      </w:ins>
    </w:p>
    <w:p>
      <w:pPr>
        <w:pStyle w:val="Compact"/>
        <w:numPr>
          <w:ilvl w:val="0"/>
          <w:numId w:val="1010"/>
        </w:numPr>
      </w:pPr>
      <w:ins w:id="1703" w:author="PR Preview" w:date="2026-01-01T00:00:00Z">
        <w:r>
          <w:t xml:space="preserve">every integer</w:t>
        </w:r>
      </w:ins>
      <w:ins w:id="17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is divisible by at least one prime (</w:t>
        </w:r>
      </w:ins>
      <w:hyperlink w:anchor="def-prime">
        <w:ins w:id="170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08" w:author="PR Preview" w:date="2026-01-01T00:00:00Z">
        <w:r>
          <w:t xml:space="preserve">).</w:t>
        </w:r>
      </w:ins>
    </w:p>
    <w:p>
      <w:pPr>
        <w:pStyle w:val="FirstParagraph"/>
      </w:pPr>
      <w:ins w:id="1709" w:author="PR Preview" w:date="2026-01-01T00:00:00Z">
        <w:r>
          <w:t xml:space="preserve">For example,</w:t>
        </w:r>
      </w:ins>
      <w:ins w:id="1710" w:author="PR Preview" w:date="2026-01-01T00:00:00Z">
        <w:r>
          <w:t xml:space="preserve"> </w:t>
        </w:r>
      </w:ins>
      <m:oMath>
        <m:r>
          <m:t>91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is divisible by the primes</w:t>
        </w:r>
      </w:ins>
      <w:ins w:id="1713" w:author="PR Preview" w:date="2026-01-01T00:00:00Z">
        <w:r>
          <w:t xml:space="preserve"> </w:t>
        </w:r>
      </w:ins>
      <m:oMath>
        <m:r>
          <m:t>7</m:t>
        </m:r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and</w:t>
        </w:r>
      </w:ins>
      <w:ins w:id="1716" w:author="PR Preview" w:date="2026-01-01T00:00:00Z">
        <w:r>
          <w:t xml:space="preserve"> </w:t>
        </w:r>
      </w:ins>
      <m:oMath>
        <m:r>
          <m:t>13</m:t>
        </m:r>
      </m:oMath>
      <w:ins w:id="1717" w:author="PR Preview" w:date="2026-01-01T00:00:00Z">
        <w:r>
          <w:t xml:space="preserve">, since</w:t>
        </w:r>
      </w:ins>
      <w:ins w:id="1718" w:author="PR Preview" w:date="2026-01-01T00:00:00Z">
        <w:r>
          <w:t xml:space="preserve"> </w:t>
        </w:r>
      </w:ins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ins w:id="1719" w:author="PR Preview" w:date="2026-01-01T00:00:00Z">
        <w:r>
          <w:t xml:space="preserve">.</w:t>
        </w:r>
      </w:ins>
    </w:p>
    <w:bookmarkEnd w:id="78"/>
    <w:bookmarkStart w:id="79" w:name="thm-infinitely-many-primes"/>
    <w:p>
      <w:pPr>
        <w:pStyle w:val="BodyText"/>
      </w:pPr>
      <w:ins w:id="1720" w:author="PR Preview" w:date="2026-01-01T00:00:00Z">
        <w:r>
          <w:rPr>
            <w:b/>
            <w:bCs/>
          </w:rPr>
          <w:t xml:space="preserve">Theorem 4 (There are infinitely many primes)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There are infinitely many prime numbers (</w:t>
        </w:r>
      </w:ins>
      <w:hyperlink w:anchor="def-prime">
        <w:ins w:id="172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24" w:author="PR Preview" w:date="2026-01-01T00:00:00Z">
        <w:r>
          <w:t xml:space="preserve">)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(Wikipedia contributors 2026b)</w:t>
        </w:r>
      </w:ins>
      <w:ins w:id="1727" w:author="PR Preview" w:date="2026-01-01T00:00:00Z">
        <w:r>
          <w:t xml:space="preserve">.</w:t>
        </w:r>
      </w:ins>
    </w:p>
    <w:bookmarkEnd w:id="79"/>
    <w:p>
      <w:pPr>
        <w:pStyle w:val="BodyText"/>
      </w:pPr>
      <w:ins w:id="1728" w:author="PR Preview" w:date="2026-01-01T00:00:00Z">
        <w:r>
          <w:rPr>
            <w:i/>
            <w:iCs/>
          </w:rPr>
          <w:t xml:space="preserve">Proof</w:t>
        </w:r>
      </w:ins>
      <w:ins w:id="1729" w:author="PR Preview" w:date="2026-01-01T00:00:00Z">
        <w:r>
          <w:t xml:space="preserve">. </w:t>
        </w:r>
      </w:ins>
      <w:ins w:id="1730" w:author="PR Preview" w:date="2026-01-01T00:00:00Z">
        <w:r>
          <w:t xml:space="preserve">Suppose, for contradiction, that there are only finitely many primes,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and list them all as</w:t>
        </w:r>
      </w:ins>
      <w:ins w:id="173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1734" w:author="PR Preview" w:date="2026-01-01T00:00:00Z">
        <w:r>
          <w:t xml:space="preserve">.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The list is not empty, because</w:t>
        </w:r>
      </w:ins>
      <w:ins w:id="1737" w:author="PR Preview" w:date="2026-01-01T00:00:00Z">
        <w:r>
          <w:t xml:space="preserve"> </w:t>
        </w:r>
      </w:ins>
      <m:oMath>
        <m:r>
          <m:t>2</m:t>
        </m:r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is prime.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742" w:author="PR Preview" w:date="2026-01-01T00:00:00Z">
        <w:r>
          <w:t xml:space="preserve">Each</w:t>
        </w:r>
      </w:ins>
      <w:ins w:id="174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ins w:id="1744" w:author="PR Preview" w:date="2026-01-01T00:00:00Z">
        <w:r>
          <w:t xml:space="preserve">, so</w:t>
        </w:r>
      </w:ins>
      <w:ins w:id="17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1746" w:author="PR Preview" w:date="2026-01-01T00:00:00Z">
        <w:r>
          <w:t xml:space="preserve">,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and by</w:t>
        </w:r>
      </w:ins>
      <w:ins w:id="1749" w:author="PR Preview" w:date="2026-01-01T00:00:00Z">
        <w:r>
          <w:t xml:space="preserve"> </w:t>
        </w:r>
      </w:ins>
      <w:hyperlink w:anchor="rem-prime-divisor">
        <w:ins w:id="1750" w:author="PR Preview" w:date="2026-01-01T00:00:00Z">
          <w:r>
            <w:rPr>
              <w:rStyle w:val="Hyperlink"/>
            </w:rPr>
            <w:t xml:space="preserve">Remark 6</w:t>
          </w:r>
        </w:ins>
      </w:hyperlink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some prime</w:t>
        </w:r>
      </w:ins>
      <w:ins w:id="1753" w:author="PR Preview" w:date="2026-01-01T00:00:00Z">
        <w:r>
          <w:t xml:space="preserve"> </w:t>
        </w:r>
      </w:ins>
      <m:oMath>
        <m:r>
          <m:t>p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divides</w:t>
        </w:r>
      </w:ins>
      <w:ins w:id="1756" w:author="PR Preview" w:date="2026-01-01T00:00:00Z">
        <w:r>
          <w:t xml:space="preserve"> </w:t>
        </w:r>
      </w:ins>
      <m:oMath>
        <m:r>
          <m:t>N</m:t>
        </m:r>
      </m:oMath>
      <w:ins w:id="1757" w:author="PR Preview" w:date="2026-01-01T00:00:00Z">
        <w:r>
          <w:t xml:space="preserve">:</w:t>
        </w:r>
      </w:ins>
      <w:ins w:id="17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for some integer</w:t>
        </w:r>
      </w:ins>
      <w:ins w:id="1761" w:author="PR Preview" w:date="2026-01-01T00:00:00Z">
        <w:r>
          <w:t xml:space="preserve"> </w:t>
        </w:r>
      </w:ins>
      <m:oMath>
        <m:r>
          <m:t>s</m:t>
        </m:r>
      </m:oMath>
      <w:ins w:id="1762" w:author="PR Preview" w:date="2026-01-01T00:00:00Z">
        <w:r>
          <w:t xml:space="preserve">.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The list holds every prime, so</w:t>
        </w:r>
      </w:ins>
      <w:ins w:id="1765" w:author="PR Preview" w:date="2026-01-01T00:00:00Z">
        <w:r>
          <w:t xml:space="preserve"> </w:t>
        </w:r>
      </w:ins>
      <m:oMath>
        <m:r>
          <m:t>p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is one of</w:t>
        </w:r>
      </w:ins>
      <w:ins w:id="176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1769" w:author="PR Preview" w:date="2026-01-01T00:00:00Z">
        <w:r>
          <w:t xml:space="preserve">,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and so</w:t>
        </w:r>
      </w:ins>
      <w:ins w:id="1772" w:author="PR Preview" w:date="2026-01-01T00:00:00Z">
        <w:r>
          <w:t xml:space="preserve"> </w:t>
        </w:r>
      </w:ins>
      <m:oMath>
        <m:r>
          <m:t>p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also divides their product:</w:t>
        </w:r>
      </w:ins>
      <w:ins w:id="177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for some integer</w:t>
        </w:r>
      </w:ins>
      <w:ins w:id="1778" w:author="PR Preview" w:date="2026-01-01T00:00:00Z">
        <w:r>
          <w:t xml:space="preserve"> </w:t>
        </w:r>
      </w:ins>
      <m:oMath>
        <m:r>
          <m:t>t</m:t>
        </m:r>
      </m:oMath>
      <w:ins w:id="1779" w:author="PR Preview" w:date="2026-01-01T00:00:00Z">
        <w:r>
          <w:t xml:space="preserve">.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ins w:id="1782" w:author="PR Preview" w:date="2026-01-01T00:00:00Z">
        <w:r>
          <w:t xml:space="preserve">Since</w:t>
        </w:r>
      </w:ins>
      <w:ins w:id="178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−</m:t>
        </m:r>
        <m:r>
          <m:t>t</m:t>
        </m:r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is an integer (</w:t>
        </w:r>
      </w:ins>
      <w:hyperlink r:id="rId27">
        <w:ins w:id="1786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1787" w:author="PR Preview" w:date="2026-01-01T00:00:00Z">
        <w:r>
          <w:t xml:space="preserve">),</w:t>
        </w:r>
      </w:ins>
      <w:ins w:id="17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∣</m:t>
        </m:r>
        <m:r>
          <m:t>1</m:t>
        </m:r>
      </m:oMath>
      <w:ins w:id="1789" w:author="PR Preview" w:date="2026-01-01T00:00:00Z">
        <w:r>
          <w:t xml:space="preserve">.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But</w:t>
        </w:r>
      </w:ins>
      <w:ins w:id="17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2</m:t>
        </m:r>
      </m:oMath>
      <w:ins w:id="1793" w:author="PR Preview" w:date="2026-01-01T00:00:00Z">
        <w:r>
          <w:t xml:space="preserve">, and</w:t>
        </w:r>
      </w:ins>
      <w:ins w:id="17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ins w:id="1795" w:author="PR Preview" w:date="2026-01-01T00:00:00Z">
        <w:r>
          <w:t xml:space="preserve">,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so no integer</w:t>
        </w:r>
      </w:ins>
      <w:ins w:id="1798" w:author="PR Preview" w:date="2026-01-01T00:00:00Z">
        <w:r>
          <w:t xml:space="preserve"> </w:t>
        </w:r>
      </w:ins>
      <m:oMath>
        <m:r>
          <m:t>c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has</w:t>
        </w:r>
      </w:ins>
      <w:ins w:id="1801" w:author="PR Preview" w:date="2026-01-01T00:00:00Z">
        <w:r>
          <w:t xml:space="preserve"> </w:t>
        </w:r>
      </w:ins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ins w:id="1802" w:author="PR Preview" w:date="2026-01-01T00:00:00Z">
        <w:r>
          <w:t xml:space="preserve">, and</w:t>
        </w:r>
      </w:ins>
      <w:ins w:id="18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∤</m:t>
        </m:r>
        <m:r>
          <m:t>1</m:t>
        </m:r>
      </m:oMath>
      <w:ins w:id="1804" w:author="PR Preview" w:date="2026-01-01T00:00:00Z">
        <w:r>
          <w:t xml:space="preserve">.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That is a contradiction,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so there are infinitely many primes.</w:t>
        </w:r>
      </w:ins>
    </w:p>
    <w:bookmarkStart w:id="80" w:name="exm-euclid-number"/>
    <w:p>
      <w:pPr>
        <w:pStyle w:val="BodyText"/>
      </w:pPr>
      <w:ins w:id="1809" w:author="PR Preview" w:date="2026-01-01T00:00:00Z">
        <w:r>
          <w:rPr>
            <w:b/>
            <w:bCs/>
          </w:rPr>
          <w:t xml:space="preserve">Example 12 (The number</w:t>
        </w:r>
      </w:ins>
      <w:ins w:id="1810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811" w:author="PR Preview" w:date="2026-01-01T00:00:00Z">
        <w:r>
          <w:rPr>
            <w:b/>
            <w:bCs/>
          </w:rPr>
          <w:t xml:space="preserve"> </w:t>
        </w:r>
      </w:ins>
      <w:ins w:id="1812" w:author="PR Preview" w:date="2026-01-01T00:00:00Z">
        <w:r>
          <w:rPr>
            <w:b/>
            <w:bCs/>
          </w:rPr>
          <w:t xml:space="preserve">in the proof)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The proof of</w:t>
        </w:r>
      </w:ins>
      <w:ins w:id="1815" w:author="PR Preview" w:date="2026-01-01T00:00:00Z">
        <w:r>
          <w:t xml:space="preserve"> </w:t>
        </w:r>
      </w:ins>
      <w:hyperlink w:anchor="thm-infinitely-many-primes">
        <w:ins w:id="181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does not claim that</w:t>
        </w:r>
      </w:ins>
      <w:ins w:id="1819" w:author="PR Preview" w:date="2026-01-01T00:00:00Z">
        <w:r>
          <w:t xml:space="preserve"> </w:t>
        </w:r>
      </w:ins>
      <m:oMath>
        <m:r>
          <m:t>N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is prime.</w:t>
        </w:r>
      </w:ins>
    </w:p>
    <w:p>
      <w:pPr>
        <w:pStyle w:val="Compact"/>
        <w:numPr>
          <w:ilvl w:val="0"/>
          <w:numId w:val="1011"/>
        </w:numPr>
      </w:pPr>
      <w:ins w:id="1822" w:author="PR Preview" w:date="2026-01-01T00:00:00Z">
        <w:r>
          <w:t xml:space="preserve">From the list</w:t>
        </w:r>
      </w:ins>
      <w:ins w:id="182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ins w:id="1824" w:author="PR Preview" w:date="2026-01-01T00:00:00Z">
        <w:r>
          <w:t xml:space="preserve">,</w:t>
        </w:r>
      </w:ins>
      <w:ins w:id="18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ins w:id="1826" w:author="PR Preview" w:date="2026-01-01T00:00:00Z">
        <w:r>
          <w:t xml:space="preserve">, which is prime.</w:t>
        </w:r>
      </w:ins>
    </w:p>
    <w:p>
      <w:pPr>
        <w:pStyle w:val="Compact"/>
        <w:numPr>
          <w:ilvl w:val="0"/>
          <w:numId w:val="1011"/>
        </w:numPr>
      </w:pPr>
      <w:ins w:id="1827" w:author="PR Preview" w:date="2026-01-01T00:00:00Z">
        <w:r>
          <w:t xml:space="preserve">From the list</w:t>
        </w:r>
      </w:ins>
      <w:ins w:id="182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ins w:id="1829" w:author="PR Preview" w:date="2026-01-01T00:00:00Z">
        <w:r>
          <w:t xml:space="preserve">,</w:t>
        </w:r>
      </w:ins>
      <w:ins w:id="18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ins w:id="1831" w:author="PR Preview" w:date="2026-01-01T00:00:00Z">
        <w:r>
          <w:t xml:space="preserve">, which is not prime.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Its prime divisors</w:t>
        </w:r>
      </w:ins>
      <w:ins w:id="1834" w:author="PR Preview" w:date="2026-01-01T00:00:00Z">
        <w:r>
          <w:t xml:space="preserve"> </w:t>
        </w:r>
      </w:ins>
      <m:oMath>
        <m:r>
          <m:t>59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and</w:t>
        </w:r>
      </w:ins>
      <w:ins w:id="1837" w:author="PR Preview" w:date="2026-01-01T00:00:00Z">
        <w:r>
          <w:t xml:space="preserve"> </w:t>
        </w:r>
      </w:ins>
      <m:oMath>
        <m:r>
          <m:t>509</m:t>
        </m:r>
      </m:oMath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are not in the list,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which is what the proof needs: every list of primes misses some prime.</w:t>
        </w:r>
      </w:ins>
    </w:p>
    <w:bookmarkEnd w:id="80"/>
    <w:bookmarkEnd w:id="81"/>
    <w:bookmarkStart w:id="83" w:name="sec-choosing-method"/>
    <w:p>
      <w:pPr>
        <w:pStyle w:val="Heading1"/>
      </w:pPr>
      <w:ins w:id="1842" w:author="PR Preview" w:date="2026-01-01T00:00:00Z">
        <w:r>
          <w:t xml:space="preserve">6. Choosing a method</w:t>
        </w:r>
      </w:ins>
    </w:p>
    <w:bookmarkStart w:id="82" w:name="rem-choosing-method"/>
    <w:p>
      <w:pPr>
        <w:pStyle w:val="FirstParagraph"/>
      </w:pPr>
      <w:ins w:id="1843" w:author="PR Preview" w:date="2026-01-01T00:00:00Z">
        <w:r>
          <w:rPr>
            <w:i/>
            <w:iCs/>
          </w:rPr>
          <w:t xml:space="preserve">Remark 7</w:t>
        </w:r>
      </w:ins>
      <w:ins w:id="1844" w:author="PR Preview" w:date="2026-01-01T00:00:00Z">
        <w:r>
          <w:t xml:space="preserve"> (Which method to try). </w:t>
        </w:r>
      </w:ins>
    </w:p>
    <w:p>
      <w:pPr>
        <w:pStyle w:val="Compact"/>
        <w:numPr>
          <w:ilvl w:val="0"/>
          <w:numId w:val="1012"/>
        </w:numPr>
      </w:pPr>
      <w:ins w:id="1845" w:author="PR Preview" w:date="2026-01-01T00:00:00Z">
        <w:r>
          <w:t xml:space="preserve">Try a direct proof (</w:t>
        </w:r>
      </w:ins>
      <w:hyperlink r:id="rId23">
        <w:ins w:id="1846" w:author="PR Preview" w:date="2026-01-01T00:00:00Z">
          <w:r>
            <w:rPr>
              <w:rStyle w:val="Hyperlink"/>
            </w:rPr>
            <w:t xml:space="preserve">Definition: Direct proof</w:t>
          </w:r>
        </w:ins>
      </w:hyperlink>
      <w:ins w:id="1847" w:author="PR Preview" w:date="2026-01-01T00:00:00Z">
        <w:r>
          <w:t xml:space="preserve">) first.</w:t>
        </w:r>
      </w:ins>
    </w:p>
    <w:p>
      <w:pPr>
        <w:pStyle w:val="Compact"/>
        <w:numPr>
          <w:ilvl w:val="0"/>
          <w:numId w:val="1012"/>
        </w:numPr>
      </w:pPr>
      <w:ins w:id="1848" w:author="PR Preview" w:date="2026-01-01T00:00:00Z">
        <w:r>
          <w:t xml:space="preserve">Try the contrapositive (</w:t>
        </w:r>
      </w:ins>
      <w:hyperlink w:anchor="def-proof-by-contrapositive">
        <w:ins w:id="184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50" w:author="PR Preview" w:date="2026-01-01T00:00:00Z">
        <w:r>
          <w:t xml:space="preserve">) when</w:t>
        </w:r>
      </w:ins>
      <w:ins w:id="185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is the easier assumption (</w:t>
        </w:r>
      </w:ins>
      <w:hyperlink w:anchor="rem-contrapositive-template">
        <w:ins w:id="1854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185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ins w:id="1856" w:author="PR Preview" w:date="2026-01-01T00:00:00Z">
        <w:r>
          <w:t xml:space="preserve">Try contradiction (</w:t>
        </w:r>
      </w:ins>
      <w:hyperlink w:anchor="def-proof-by-contradiction">
        <w:ins w:id="185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858" w:author="PR Preview" w:date="2026-01-01T00:00:00Z">
        <w:r>
          <w:t xml:space="preserve">) when the proposition says that something does not exist or is not true,</w:t>
        </w:r>
      </w:ins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as in</w:t>
        </w:r>
      </w:ins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“no integers satisfy”</w:t>
        </w:r>
      </w:ins>
      <w:ins w:id="1863" w:author="PR Preview" w:date="2026-01-01T00:00:00Z">
        <w:r>
          <w:t xml:space="preserve">,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“is irrational”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or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“infinitely many”</w:t>
        </w:r>
      </w:ins>
      <w:ins w:id="1870" w:author="PR Preview" w:date="2026-01-01T00:00:00Z">
        <w:r>
          <w:t xml:space="preserve">: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its negation hands you an object to work with.</w:t>
        </w:r>
      </w:ins>
    </w:p>
    <w:bookmarkEnd w:id="82"/>
    <w:bookmarkEnd w:id="83"/>
    <w:bookmarkStart w:id="105" w:name="references"/>
    <w:p>
      <w:pPr>
        <w:pStyle w:val="Heading1"/>
      </w:pPr>
      <w:ins w:id="1873" w:author="PR Preview" w:date="2026-01-01T00:00:00Z">
        <w:r>
          <w:t xml:space="preserve">References</w:t>
        </w:r>
      </w:ins>
    </w:p>
    <w:bookmarkStart w:id="104" w:name="refs"/>
    <w:bookmarkStart w:id="85" w:name="ref-wikipedia_contraposition"/>
    <w:p>
      <w:pPr>
        <w:pStyle w:val="Bibliography"/>
      </w:pPr>
      <w:ins w:id="1874" w:author="PR Preview" w:date="2026-01-01T00:00:00Z">
        <w:r>
          <w:t xml:space="preserve">Wikipedia contributors. 2026a.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rPr>
            <w:i/>
            <w:iCs/>
          </w:rPr>
          <w:t xml:space="preserve">Contraposition —</w:t>
        </w:r>
      </w:ins>
      <w:ins w:id="1877" w:author="PR Preview" w:date="2026-01-01T00:00:00Z">
        <w:r>
          <w:rPr>
            <w:i/>
            <w:iCs/>
          </w:rPr>
          <w:t xml:space="preserve"> </w:t>
        </w:r>
      </w:ins>
      <w:ins w:id="1878" w:author="PR Preview" w:date="2026-01-01T00:00:00Z">
        <w:r>
          <w:rPr>
            <w:i/>
            <w:iCs/>
          </w:rPr>
          <w:t xml:space="preserve">Wikipedia</w:t>
        </w:r>
      </w:ins>
      <w:ins w:id="1879" w:author="PR Preview" w:date="2026-01-01T00:00:00Z">
        <w:r>
          <w:rPr>
            <w:i/>
            <w:iCs/>
          </w:rPr>
          <w:t xml:space="preserve">,</w:t>
        </w:r>
      </w:ins>
      <w:ins w:id="1880" w:author="PR Preview" w:date="2026-01-01T00:00:00Z">
        <w:r>
          <w:rPr>
            <w:i/>
            <w:iCs/>
          </w:rPr>
          <w:t xml:space="preserve"> </w:t>
        </w:r>
      </w:ins>
      <w:ins w:id="1881" w:author="PR Preview" w:date="2026-01-01T00:00:00Z">
        <w:r>
          <w:rPr>
            <w:i/>
            <w:iCs/>
          </w:rPr>
          <w:t xml:space="preserve">the Free Encyclopedia</w:t>
        </w:r>
      </w:ins>
      <w:ins w:id="1882" w:author="PR Preview" w:date="2026-01-01T00:00:00Z">
        <w:r>
          <w:t xml:space="preserve">.</w:t>
        </w:r>
      </w:ins>
      <w:ins w:id="1883" w:author="PR Preview" w:date="2026-01-01T00:00:00Z">
        <w:r>
          <w:t xml:space="preserve"> </w:t>
        </w:r>
      </w:ins>
      <w:hyperlink r:id="rId84">
        <w:ins w:id="1884" w:author="PR Preview" w:date="2026-01-01T00:00:00Z">
          <w:r>
            <w:rPr>
              <w:rStyle w:val="Hyperlink"/>
            </w:rPr>
            <w:t xml:space="preserve">https://en.wikipedia.org/wiki/Contraposition</w:t>
          </w:r>
        </w:ins>
      </w:hyperlink>
      <w:ins w:id="1885" w:author="PR Preview" w:date="2026-01-01T00:00:00Z">
        <w:r>
          <w:t xml:space="preserve">.</w:t>
        </w:r>
      </w:ins>
    </w:p>
    <w:bookmarkEnd w:id="85"/>
    <w:bookmarkStart w:id="87" w:name="ref-wikipedia_euclids_theorem"/>
    <w:p>
      <w:pPr>
        <w:pStyle w:val="Bibliography"/>
      </w:pPr>
      <w:ins w:id="1886" w:author="PR Preview" w:date="2026-01-01T00:00:00Z">
        <w:r>
          <w:t xml:space="preserve">Wikipedia contributors. 2026b.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rPr>
            <w:i/>
            <w:iCs/>
          </w:rPr>
          <w:t xml:space="preserve">Euclid’s Theorem —</w:t>
        </w:r>
      </w:ins>
      <w:ins w:id="1889" w:author="PR Preview" w:date="2026-01-01T00:00:00Z">
        <w:r>
          <w:rPr>
            <w:i/>
            <w:iCs/>
          </w:rPr>
          <w:t xml:space="preserve"> </w:t>
        </w:r>
      </w:ins>
      <w:ins w:id="1890" w:author="PR Preview" w:date="2026-01-01T00:00:00Z">
        <w:r>
          <w:rPr>
            <w:i/>
            <w:iCs/>
          </w:rPr>
          <w:t xml:space="preserve">Wikipedia</w:t>
        </w:r>
      </w:ins>
      <w:ins w:id="1891" w:author="PR Preview" w:date="2026-01-01T00:00:00Z">
        <w:r>
          <w:rPr>
            <w:i/>
            <w:iCs/>
          </w:rPr>
          <w:t xml:space="preserve">,</w:t>
        </w:r>
      </w:ins>
      <w:ins w:id="1892" w:author="PR Preview" w:date="2026-01-01T00:00:00Z">
        <w:r>
          <w:rPr>
            <w:i/>
            <w:iCs/>
          </w:rPr>
          <w:t xml:space="preserve"> </w:t>
        </w:r>
      </w:ins>
      <w:ins w:id="1893" w:author="PR Preview" w:date="2026-01-01T00:00:00Z">
        <w:r>
          <w:rPr>
            <w:i/>
            <w:iCs/>
          </w:rPr>
          <w:t xml:space="preserve">the Free Encyclopedia</w:t>
        </w:r>
      </w:ins>
      <w:ins w:id="1894" w:author="PR Preview" w:date="2026-01-01T00:00:00Z">
        <w:r>
          <w:t xml:space="preserve">.</w:t>
        </w:r>
      </w:ins>
      <w:ins w:id="1895" w:author="PR Preview" w:date="2026-01-01T00:00:00Z">
        <w:r>
          <w:t xml:space="preserve"> </w:t>
        </w:r>
      </w:ins>
      <w:hyperlink r:id="rId86">
        <w:ins w:id="1896" w:author="PR Preview" w:date="2026-01-01T00:00:00Z">
          <w:r>
            <w:rPr>
              <w:rStyle w:val="Hyperlink"/>
            </w:rPr>
            <w:t xml:space="preserve">https://en.wikipedia.org/wiki/Euclid%27s_theorem</w:t>
          </w:r>
        </w:ins>
      </w:hyperlink>
      <w:ins w:id="1897" w:author="PR Preview" w:date="2026-01-01T00:00:00Z">
        <w:r>
          <w:t xml:space="preserve">.</w:t>
        </w:r>
      </w:ins>
    </w:p>
    <w:bookmarkEnd w:id="87"/>
    <w:bookmarkStart w:id="89" w:name="ref-wikipedia_irrational_number"/>
    <w:p>
      <w:pPr>
        <w:pStyle w:val="Bibliography"/>
      </w:pPr>
      <w:ins w:id="1898" w:author="PR Preview" w:date="2026-01-01T00:00:00Z">
        <w:r>
          <w:t xml:space="preserve">Wikipedia contributors. 2026c.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rPr>
            <w:i/>
            <w:iCs/>
          </w:rPr>
          <w:t xml:space="preserve">Irrational Number —</w:t>
        </w:r>
      </w:ins>
      <w:ins w:id="1901" w:author="PR Preview" w:date="2026-01-01T00:00:00Z">
        <w:r>
          <w:rPr>
            <w:i/>
            <w:iCs/>
          </w:rPr>
          <w:t xml:space="preserve"> </w:t>
        </w:r>
      </w:ins>
      <w:ins w:id="1902" w:author="PR Preview" w:date="2026-01-01T00:00:00Z">
        <w:r>
          <w:rPr>
            <w:i/>
            <w:iCs/>
          </w:rPr>
          <w:t xml:space="preserve">Wikipedia</w:t>
        </w:r>
      </w:ins>
      <w:ins w:id="1903" w:author="PR Preview" w:date="2026-01-01T00:00:00Z">
        <w:r>
          <w:rPr>
            <w:i/>
            <w:iCs/>
          </w:rPr>
          <w:t xml:space="preserve">,</w:t>
        </w:r>
      </w:ins>
      <w:ins w:id="1904" w:author="PR Preview" w:date="2026-01-01T00:00:00Z">
        <w:r>
          <w:rPr>
            <w:i/>
            <w:iCs/>
          </w:rPr>
          <w:t xml:space="preserve"> </w:t>
        </w:r>
      </w:ins>
      <w:ins w:id="1905" w:author="PR Preview" w:date="2026-01-01T00:00:00Z">
        <w:r>
          <w:rPr>
            <w:i/>
            <w:iCs/>
          </w:rPr>
          <w:t xml:space="preserve">the Free Encyclopedia</w:t>
        </w:r>
      </w:ins>
      <w:ins w:id="1906" w:author="PR Preview" w:date="2026-01-01T00:00:00Z">
        <w:r>
          <w:t xml:space="preserve">.</w:t>
        </w:r>
      </w:ins>
      <w:ins w:id="1907" w:author="PR Preview" w:date="2026-01-01T00:00:00Z">
        <w:r>
          <w:t xml:space="preserve"> </w:t>
        </w:r>
      </w:ins>
      <w:hyperlink r:id="rId88">
        <w:ins w:id="1908" w:author="PR Preview" w:date="2026-01-01T00:00:00Z">
          <w:r>
            <w:rPr>
              <w:rStyle w:val="Hyperlink"/>
            </w:rPr>
            <w:t xml:space="preserve">https://en.wikipedia.org/wiki/Irrational_number</w:t>
          </w:r>
        </w:ins>
      </w:hyperlink>
      <w:ins w:id="1909" w:author="PR Preview" w:date="2026-01-01T00:00:00Z">
        <w:r>
          <w:t xml:space="preserve">.</w:t>
        </w:r>
      </w:ins>
    </w:p>
    <w:bookmarkEnd w:id="89"/>
    <w:bookmarkStart w:id="91" w:name="ref-wikipedia_modular_arithmetic"/>
    <w:p>
      <w:pPr>
        <w:pStyle w:val="Bibliography"/>
      </w:pPr>
      <w:ins w:id="1910" w:author="PR Preview" w:date="2026-01-01T00:00:00Z">
        <w:r>
          <w:t xml:space="preserve">Wikipedia contributors. 2026d.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rPr>
            <w:i/>
            <w:iCs/>
          </w:rPr>
          <w:t xml:space="preserve">Modular Arithmetic —</w:t>
        </w:r>
      </w:ins>
      <w:ins w:id="1913" w:author="PR Preview" w:date="2026-01-01T00:00:00Z">
        <w:r>
          <w:rPr>
            <w:i/>
            <w:iCs/>
          </w:rPr>
          <w:t xml:space="preserve"> </w:t>
        </w:r>
      </w:ins>
      <w:ins w:id="1914" w:author="PR Preview" w:date="2026-01-01T00:00:00Z">
        <w:r>
          <w:rPr>
            <w:i/>
            <w:iCs/>
          </w:rPr>
          <w:t xml:space="preserve">Wikipedia</w:t>
        </w:r>
      </w:ins>
      <w:ins w:id="1915" w:author="PR Preview" w:date="2026-01-01T00:00:00Z">
        <w:r>
          <w:rPr>
            <w:i/>
            <w:iCs/>
          </w:rPr>
          <w:t xml:space="preserve">,</w:t>
        </w:r>
      </w:ins>
      <w:ins w:id="1916" w:author="PR Preview" w:date="2026-01-01T00:00:00Z">
        <w:r>
          <w:rPr>
            <w:i/>
            <w:iCs/>
          </w:rPr>
          <w:t xml:space="preserve"> </w:t>
        </w:r>
      </w:ins>
      <w:ins w:id="1917" w:author="PR Preview" w:date="2026-01-01T00:00:00Z">
        <w:r>
          <w:rPr>
            <w:i/>
            <w:iCs/>
          </w:rPr>
          <w:t xml:space="preserve">the Free Encyclopedia</w:t>
        </w:r>
      </w:ins>
      <w:ins w:id="1918" w:author="PR Preview" w:date="2026-01-01T00:00:00Z">
        <w:r>
          <w:t xml:space="preserve">.</w:t>
        </w:r>
      </w:ins>
      <w:ins w:id="1919" w:author="PR Preview" w:date="2026-01-01T00:00:00Z">
        <w:r>
          <w:t xml:space="preserve"> </w:t>
        </w:r>
      </w:ins>
      <w:hyperlink r:id="rId90">
        <w:ins w:id="1920" w:author="PR Preview" w:date="2026-01-01T00:00:00Z">
          <w:r>
            <w:rPr>
              <w:rStyle w:val="Hyperlink"/>
            </w:rPr>
            <w:t xml:space="preserve">https://en.wikipedia.org/wiki/Modular_arithmetic</w:t>
          </w:r>
        </w:ins>
      </w:hyperlink>
      <w:ins w:id="1921" w:author="PR Preview" w:date="2026-01-01T00:00:00Z">
        <w:r>
          <w:t xml:space="preserve">.</w:t>
        </w:r>
      </w:ins>
    </w:p>
    <w:bookmarkEnd w:id="91"/>
    <w:bookmarkStart w:id="93" w:name="ref-wikipedia_prime_number"/>
    <w:p>
      <w:pPr>
        <w:pStyle w:val="Bibliography"/>
      </w:pPr>
      <w:ins w:id="1922" w:author="PR Preview" w:date="2026-01-01T00:00:00Z">
        <w:r>
          <w:t xml:space="preserve">Wikipedia contributors. 2026e.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rPr>
            <w:i/>
            <w:iCs/>
          </w:rPr>
          <w:t xml:space="preserve">Prime Number —</w:t>
        </w:r>
      </w:ins>
      <w:ins w:id="1925" w:author="PR Preview" w:date="2026-01-01T00:00:00Z">
        <w:r>
          <w:rPr>
            <w:i/>
            <w:iCs/>
          </w:rPr>
          <w:t xml:space="preserve"> </w:t>
        </w:r>
      </w:ins>
      <w:ins w:id="1926" w:author="PR Preview" w:date="2026-01-01T00:00:00Z">
        <w:r>
          <w:rPr>
            <w:i/>
            <w:iCs/>
          </w:rPr>
          <w:t xml:space="preserve">Wikipedia</w:t>
        </w:r>
      </w:ins>
      <w:ins w:id="1927" w:author="PR Preview" w:date="2026-01-01T00:00:00Z">
        <w:r>
          <w:rPr>
            <w:i/>
            <w:iCs/>
          </w:rPr>
          <w:t xml:space="preserve">,</w:t>
        </w:r>
      </w:ins>
      <w:ins w:id="1928" w:author="PR Preview" w:date="2026-01-01T00:00:00Z">
        <w:r>
          <w:rPr>
            <w:i/>
            <w:iCs/>
          </w:rPr>
          <w:t xml:space="preserve"> </w:t>
        </w:r>
      </w:ins>
      <w:ins w:id="1929" w:author="PR Preview" w:date="2026-01-01T00:00:00Z">
        <w:r>
          <w:rPr>
            <w:i/>
            <w:iCs/>
          </w:rPr>
          <w:t xml:space="preserve">the Free Encyclopedia</w:t>
        </w:r>
      </w:ins>
      <w:ins w:id="1930" w:author="PR Preview" w:date="2026-01-01T00:00:00Z">
        <w:r>
          <w:t xml:space="preserve">.</w:t>
        </w:r>
      </w:ins>
      <w:ins w:id="1931" w:author="PR Preview" w:date="2026-01-01T00:00:00Z">
        <w:r>
          <w:t xml:space="preserve"> </w:t>
        </w:r>
      </w:ins>
      <w:hyperlink r:id="rId92">
        <w:ins w:id="1932" w:author="PR Preview" w:date="2026-01-01T00:00:00Z">
          <w:r>
            <w:rPr>
              <w:rStyle w:val="Hyperlink"/>
            </w:rPr>
            <w:t xml:space="preserve">https://en.wikipedia.org/wiki/Prime_number</w:t>
          </w:r>
        </w:ins>
      </w:hyperlink>
      <w:ins w:id="1933" w:author="PR Preview" w:date="2026-01-01T00:00:00Z">
        <w:r>
          <w:t xml:space="preserve">.</w:t>
        </w:r>
      </w:ins>
    </w:p>
    <w:bookmarkEnd w:id="93"/>
    <w:bookmarkStart w:id="95" w:name="ref-wikipedia_proof_by_contradiction"/>
    <w:p>
      <w:pPr>
        <w:pStyle w:val="Bibliography"/>
      </w:pPr>
      <w:ins w:id="1934" w:author="PR Preview" w:date="2026-01-01T00:00:00Z">
        <w:r>
          <w:t xml:space="preserve">Wikipedia contributors. 2026f.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rPr>
            <w:i/>
            <w:iCs/>
          </w:rPr>
          <w:t xml:space="preserve">Proof by Contradiction —</w:t>
        </w:r>
      </w:ins>
      <w:ins w:id="1937" w:author="PR Preview" w:date="2026-01-01T00:00:00Z">
        <w:r>
          <w:rPr>
            <w:i/>
            <w:iCs/>
          </w:rPr>
          <w:t xml:space="preserve"> </w:t>
        </w:r>
      </w:ins>
      <w:ins w:id="1938" w:author="PR Preview" w:date="2026-01-01T00:00:00Z">
        <w:r>
          <w:rPr>
            <w:i/>
            <w:iCs/>
          </w:rPr>
          <w:t xml:space="preserve">Wikipedia</w:t>
        </w:r>
      </w:ins>
      <w:ins w:id="1939" w:author="PR Preview" w:date="2026-01-01T00:00:00Z">
        <w:r>
          <w:rPr>
            <w:i/>
            <w:iCs/>
          </w:rPr>
          <w:t xml:space="preserve">,</w:t>
        </w:r>
      </w:ins>
      <w:ins w:id="1940" w:author="PR Preview" w:date="2026-01-01T00:00:00Z">
        <w:r>
          <w:rPr>
            <w:i/>
            <w:iCs/>
          </w:rPr>
          <w:t xml:space="preserve"> </w:t>
        </w:r>
      </w:ins>
      <w:ins w:id="1941" w:author="PR Preview" w:date="2026-01-01T00:00:00Z">
        <w:r>
          <w:rPr>
            <w:i/>
            <w:iCs/>
          </w:rPr>
          <w:t xml:space="preserve">the Free Encyclopedia</w:t>
        </w:r>
      </w:ins>
      <w:ins w:id="1942" w:author="PR Preview" w:date="2026-01-01T00:00:00Z">
        <w:r>
          <w:t xml:space="preserve">.</w:t>
        </w:r>
      </w:ins>
      <w:ins w:id="1943" w:author="PR Preview" w:date="2026-01-01T00:00:00Z">
        <w:r>
          <w:t xml:space="preserve"> </w:t>
        </w:r>
      </w:ins>
      <w:hyperlink r:id="rId94">
        <w:ins w:id="1944" w:author="PR Preview" w:date="2026-01-01T00:00:00Z">
          <w:r>
            <w:rPr>
              <w:rStyle w:val="Hyperlink"/>
            </w:rPr>
            <w:t xml:space="preserve">https://en.wikipedia.org/wiki/Proof_by_contradiction</w:t>
          </w:r>
        </w:ins>
      </w:hyperlink>
      <w:ins w:id="1945" w:author="PR Preview" w:date="2026-01-01T00:00:00Z">
        <w:r>
          <w:t xml:space="preserve">.</w:t>
        </w:r>
      </w:ins>
    </w:p>
    <w:bookmarkEnd w:id="95"/>
    <w:bookmarkStart w:id="97" w:name="X2c662dceb8d7725560ab90b673a0a1289c21e20"/>
    <w:p>
      <w:pPr>
        <w:pStyle w:val="Bibliography"/>
      </w:pPr>
      <w:ins w:id="1946" w:author="PR Preview" w:date="2026-01-01T00:00:00Z">
        <w:r>
          <w:t xml:space="preserve">Wikipedia contributors. 2026g.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rPr>
            <w:i/>
            <w:iCs/>
          </w:rPr>
          <w:t xml:space="preserve">Proof That Pi Is Irrational —</w:t>
        </w:r>
      </w:ins>
      <w:ins w:id="1949" w:author="PR Preview" w:date="2026-01-01T00:00:00Z">
        <w:r>
          <w:rPr>
            <w:i/>
            <w:iCs/>
          </w:rPr>
          <w:t xml:space="preserve"> </w:t>
        </w:r>
      </w:ins>
      <w:ins w:id="1950" w:author="PR Preview" w:date="2026-01-01T00:00:00Z">
        <w:r>
          <w:rPr>
            <w:i/>
            <w:iCs/>
          </w:rPr>
          <w:t xml:space="preserve">Wikipedia</w:t>
        </w:r>
      </w:ins>
      <w:ins w:id="1951" w:author="PR Preview" w:date="2026-01-01T00:00:00Z">
        <w:r>
          <w:rPr>
            <w:i/>
            <w:iCs/>
          </w:rPr>
          <w:t xml:space="preserve">,</w:t>
        </w:r>
      </w:ins>
      <w:ins w:id="1952" w:author="PR Preview" w:date="2026-01-01T00:00:00Z">
        <w:r>
          <w:rPr>
            <w:i/>
            <w:iCs/>
          </w:rPr>
          <w:t xml:space="preserve"> </w:t>
        </w:r>
      </w:ins>
      <w:ins w:id="1953" w:author="PR Preview" w:date="2026-01-01T00:00:00Z">
        <w:r>
          <w:rPr>
            <w:i/>
            <w:iCs/>
          </w:rPr>
          <w:t xml:space="preserve">the Free Encyclopedia</w:t>
        </w:r>
      </w:ins>
      <w:ins w:id="1954" w:author="PR Preview" w:date="2026-01-01T00:00:00Z">
        <w:r>
          <w:t xml:space="preserve">.</w:t>
        </w:r>
      </w:ins>
      <w:ins w:id="1955" w:author="PR Preview" w:date="2026-01-01T00:00:00Z">
        <w:r>
          <w:t xml:space="preserve"> </w:t>
        </w:r>
      </w:ins>
      <w:hyperlink r:id="rId96">
        <w:ins w:id="1956" w:author="PR Preview" w:date="2026-01-01T00:00:00Z">
          <w:r>
            <w:rPr>
              <w:rStyle w:val="Hyperlink"/>
            </w:rPr>
            <w:t xml:space="preserve">https://en.wikipedia.org/wiki/Proof_that_%CF%80_is_irrational</w:t>
          </w:r>
        </w:ins>
      </w:hyperlink>
      <w:ins w:id="1957" w:author="PR Preview" w:date="2026-01-01T00:00:00Z">
        <w:r>
          <w:t xml:space="preserve">.</w:t>
        </w:r>
      </w:ins>
    </w:p>
    <w:bookmarkEnd w:id="97"/>
    <w:bookmarkStart w:id="99" w:name="ref-wikipedia_rational_number"/>
    <w:p>
      <w:pPr>
        <w:pStyle w:val="Bibliography"/>
      </w:pPr>
      <w:ins w:id="1958" w:author="PR Preview" w:date="2026-01-01T00:00:00Z">
        <w:r>
          <w:t xml:space="preserve">Wikipedia contributors. 2026h.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rPr>
            <w:i/>
            <w:iCs/>
          </w:rPr>
          <w:t xml:space="preserve">Rational Number —</w:t>
        </w:r>
      </w:ins>
      <w:ins w:id="1961" w:author="PR Preview" w:date="2026-01-01T00:00:00Z">
        <w:r>
          <w:rPr>
            <w:i/>
            <w:iCs/>
          </w:rPr>
          <w:t xml:space="preserve"> </w:t>
        </w:r>
      </w:ins>
      <w:ins w:id="1962" w:author="PR Preview" w:date="2026-01-01T00:00:00Z">
        <w:r>
          <w:rPr>
            <w:i/>
            <w:iCs/>
          </w:rPr>
          <w:t xml:space="preserve">Wikipedia</w:t>
        </w:r>
      </w:ins>
      <w:ins w:id="1963" w:author="PR Preview" w:date="2026-01-01T00:00:00Z">
        <w:r>
          <w:rPr>
            <w:i/>
            <w:iCs/>
          </w:rPr>
          <w:t xml:space="preserve">,</w:t>
        </w:r>
      </w:ins>
      <w:ins w:id="1964" w:author="PR Preview" w:date="2026-01-01T00:00:00Z">
        <w:r>
          <w:rPr>
            <w:i/>
            <w:iCs/>
          </w:rPr>
          <w:t xml:space="preserve"> </w:t>
        </w:r>
      </w:ins>
      <w:ins w:id="1965" w:author="PR Preview" w:date="2026-01-01T00:00:00Z">
        <w:r>
          <w:rPr>
            <w:i/>
            <w:iCs/>
          </w:rPr>
          <w:t xml:space="preserve">the Free Encyclopedia</w:t>
        </w:r>
      </w:ins>
      <w:ins w:id="1966" w:author="PR Preview" w:date="2026-01-01T00:00:00Z">
        <w:r>
          <w:t xml:space="preserve">.</w:t>
        </w:r>
      </w:ins>
      <w:ins w:id="1967" w:author="PR Preview" w:date="2026-01-01T00:00:00Z">
        <w:r>
          <w:t xml:space="preserve"> </w:t>
        </w:r>
      </w:ins>
      <w:hyperlink r:id="rId98">
        <w:ins w:id="1968" w:author="PR Preview" w:date="2026-01-01T00:00:00Z">
          <w:r>
            <w:rPr>
              <w:rStyle w:val="Hyperlink"/>
            </w:rPr>
            <w:t xml:space="preserve">https://en.wikipedia.org/wiki/Rational_number</w:t>
          </w:r>
        </w:ins>
      </w:hyperlink>
      <w:ins w:id="1969" w:author="PR Preview" w:date="2026-01-01T00:00:00Z">
        <w:r>
          <w:t xml:space="preserve">.</w:t>
        </w:r>
      </w:ins>
    </w:p>
    <w:bookmarkEnd w:id="99"/>
    <w:bookmarkStart w:id="101" w:name="ref-wikipedia_square_root_of_2"/>
    <w:p>
      <w:pPr>
        <w:pStyle w:val="Bibliography"/>
      </w:pPr>
      <w:ins w:id="1970" w:author="PR Preview" w:date="2026-01-01T00:00:00Z">
        <w:r>
          <w:t xml:space="preserve">Wikipedia contributors. 2026i.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rPr>
            <w:i/>
            <w:iCs/>
          </w:rPr>
          <w:t xml:space="preserve">Square Root of 2 —</w:t>
        </w:r>
      </w:ins>
      <w:ins w:id="1973" w:author="PR Preview" w:date="2026-01-01T00:00:00Z">
        <w:r>
          <w:rPr>
            <w:i/>
            <w:iCs/>
          </w:rPr>
          <w:t xml:space="preserve"> </w:t>
        </w:r>
      </w:ins>
      <w:ins w:id="1974" w:author="PR Preview" w:date="2026-01-01T00:00:00Z">
        <w:r>
          <w:rPr>
            <w:i/>
            <w:iCs/>
          </w:rPr>
          <w:t xml:space="preserve">Wikipedia</w:t>
        </w:r>
      </w:ins>
      <w:ins w:id="1975" w:author="PR Preview" w:date="2026-01-01T00:00:00Z">
        <w:r>
          <w:rPr>
            <w:i/>
            <w:iCs/>
          </w:rPr>
          <w:t xml:space="preserve">,</w:t>
        </w:r>
      </w:ins>
      <w:ins w:id="1976" w:author="PR Preview" w:date="2026-01-01T00:00:00Z">
        <w:r>
          <w:rPr>
            <w:i/>
            <w:iCs/>
          </w:rPr>
          <w:t xml:space="preserve"> </w:t>
        </w:r>
      </w:ins>
      <w:ins w:id="1977" w:author="PR Preview" w:date="2026-01-01T00:00:00Z">
        <w:r>
          <w:rPr>
            <w:i/>
            <w:iCs/>
          </w:rPr>
          <w:t xml:space="preserve">the Free Encyclopedia</w:t>
        </w:r>
      </w:ins>
      <w:ins w:id="1978" w:author="PR Preview" w:date="2026-01-01T00:00:00Z">
        <w:r>
          <w:t xml:space="preserve">.</w:t>
        </w:r>
      </w:ins>
      <w:ins w:id="1979" w:author="PR Preview" w:date="2026-01-01T00:00:00Z">
        <w:r>
          <w:t xml:space="preserve"> </w:t>
        </w:r>
      </w:ins>
      <w:hyperlink r:id="rId100">
        <w:ins w:id="1980" w:author="PR Preview" w:date="2026-01-01T00:00:00Z">
          <w:r>
            <w:rPr>
              <w:rStyle w:val="Hyperlink"/>
            </w:rPr>
            <w:t xml:space="preserve">https://en.wikipedia.org/wiki/Square_root_of_2</w:t>
          </w:r>
        </w:ins>
      </w:hyperlink>
      <w:ins w:id="1981" w:author="PR Preview" w:date="2026-01-01T00:00:00Z">
        <w:r>
          <w:t xml:space="preserve">.</w:t>
        </w:r>
      </w:ins>
    </w:p>
    <w:bookmarkEnd w:id="101"/>
    <w:bookmarkStart w:id="103" w:name="ref-wikipedia_well_ordering_principle"/>
    <w:p>
      <w:pPr>
        <w:pStyle w:val="Bibliography"/>
      </w:pPr>
      <w:ins w:id="1982" w:author="PR Preview" w:date="2026-01-01T00:00:00Z">
        <w:r>
          <w:t xml:space="preserve">Wikipedia contributors. 2026j.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rPr>
            <w:i/>
            <w:iCs/>
          </w:rPr>
          <w:t xml:space="preserve">Well-Ordering Principle —</w:t>
        </w:r>
      </w:ins>
      <w:ins w:id="1985" w:author="PR Preview" w:date="2026-01-01T00:00:00Z">
        <w:r>
          <w:rPr>
            <w:i/>
            <w:iCs/>
          </w:rPr>
          <w:t xml:space="preserve"> </w:t>
        </w:r>
      </w:ins>
      <w:ins w:id="1986" w:author="PR Preview" w:date="2026-01-01T00:00:00Z">
        <w:r>
          <w:rPr>
            <w:i/>
            <w:iCs/>
          </w:rPr>
          <w:t xml:space="preserve">Wikipedia</w:t>
        </w:r>
      </w:ins>
      <w:ins w:id="1987" w:author="PR Preview" w:date="2026-01-01T00:00:00Z">
        <w:r>
          <w:rPr>
            <w:i/>
            <w:iCs/>
          </w:rPr>
          <w:t xml:space="preserve">,</w:t>
        </w:r>
      </w:ins>
      <w:ins w:id="1988" w:author="PR Preview" w:date="2026-01-01T00:00:00Z">
        <w:r>
          <w:rPr>
            <w:i/>
            <w:iCs/>
          </w:rPr>
          <w:t xml:space="preserve"> </w:t>
        </w:r>
      </w:ins>
      <w:ins w:id="1989" w:author="PR Preview" w:date="2026-01-01T00:00:00Z">
        <w:r>
          <w:rPr>
            <w:i/>
            <w:iCs/>
          </w:rPr>
          <w:t xml:space="preserve">the Free Encyclopedia</w:t>
        </w:r>
      </w:ins>
      <w:ins w:id="1990" w:author="PR Preview" w:date="2026-01-01T00:00:00Z">
        <w:r>
          <w:t xml:space="preserve">.</w:t>
        </w:r>
      </w:ins>
      <w:ins w:id="1991" w:author="PR Preview" w:date="2026-01-01T00:00:00Z">
        <w:r>
          <w:t xml:space="preserve"> </w:t>
        </w:r>
      </w:ins>
      <w:hyperlink r:id="rId102">
        <w:ins w:id="1992" w:author="PR Preview" w:date="2026-01-01T00:00:00Z">
          <w:r>
            <w:rPr>
              <w:rStyle w:val="Hyperlink"/>
            </w:rPr>
            <w:t xml:space="preserve">https://en.wikipedia.org/wiki/Well-ordering_principle</w:t>
          </w:r>
        </w:ins>
      </w:hyperlink>
      <w:ins w:id="1993" w:author="PR Preview" w:date="2026-01-01T00:00:00Z">
        <w:r>
          <w:t xml:space="preserve">.</w:t>
        </w:r>
      </w:ins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2026-10-23T21:11:05Z</dcterms:created>
  <dcterms:modified xsi:type="dcterms:W3CDTF">2026-10-23T21:11:05Z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