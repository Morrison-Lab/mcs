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Loop Invariants</w:t>
        </w:r>
      </w:ins>
    </w:p>
    <w:p>
      <w:pPr>
        <w:pStyle w:val="Subtitle"/>
      </w:pPr>
      <w:ins w:id="2" w:author="PR Preview" w:date="2026-01-01T00:00:00Z">
        <w:r>
          <w:t xml:space="preserve">Proving that an algorithm with a loop is correct</w:t>
        </w:r>
      </w:ins>
    </w:p>
    <w:p>
      <w:pPr>
        <w:pStyle w:val="Date"/>
      </w:pPr>
      <w:ins w:id="3" w:author="PR Preview" w:date="2026-01-01T00:00:00Z">
        <w:r>
          <w:t xml:space="preserve">Last modified: 2026-10-23 17:14:08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worksheet on loop invariants: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a loop invariant is;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a loop invariant proof: initialization, maintenance and termination;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a loop stops;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choosing an invariant strong enough to give the result;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invariants for a loop inside another loop.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algorithms, the exercises, the examples, the theorems and their proofs.</w:t>
            </w:r>
          </w:p>
        </w:tc>
      </w:tr>
    </w:tbl>
    <w:bookmarkStart w:id="22" w:name="sec-pre-post"/>
    <w:p>
      <w:pPr>
        <w:pStyle w:val="Heading1"/>
      </w:pPr>
      <w:ins w:id="4" w:author="PR Preview" w:date="2026-01-01T00:00:00Z">
        <w:r>
          <w:t xml:space="preserve">1. Preconditions and postconditions</w:t>
        </w:r>
      </w:ins>
    </w:p>
    <w:bookmarkStart w:id="13" w:name="exr-root-trace"/>
    <w:p>
      <w:pPr>
        <w:pStyle w:val="FirstParagraph"/>
      </w:pPr>
      <w:ins w:id="5" w:author="PR Preview" w:date="2026-01-01T00:00:00Z">
        <w:r>
          <w:rPr>
            <w:b/>
            <w:bCs/>
          </w:rPr>
          <w:t xml:space="preserve">Exercise 1 (Tracing a square-root loop)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The algorithm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rPr>
            <w:rStyle w:val="VerbatimChar"/>
          </w:rPr>
          <w:t xml:space="preserve">root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takes a non-negative integer (</w:t>
        </w:r>
      </w:ins>
      <w:hyperlink r:id="rId12">
        <w:ins w:id="12" w:author="PR Preview" w:date="2026-01-01T00:00:00Z">
          <w:r>
            <w:rPr>
              <w:rStyle w:val="Hyperlink"/>
            </w:rPr>
            <w:t xml:space="preserve">Definition: Non-negative integers</w:t>
          </w:r>
        </w:ins>
      </w:hyperlink>
      <w:ins w:id="13" w:author="PR Preview" w:date="2026-01-01T00:00:00Z">
        <w:r>
          <w:t xml:space="preserve">)</w:t>
        </w:r>
      </w:ins>
      <w:ins w:id="14" w:author="PR Preview" w:date="2026-01-01T00:00:00Z">
        <w:r>
          <w:t xml:space="preserve"> </w:t>
        </w:r>
      </w:ins>
      <m:oMath>
        <m:r>
          <m:t>n</m:t>
        </m:r>
      </m:oMath>
      <w:ins w:id="15" w:author="PR Preview" w:date="2026-01-01T00:00:00Z">
        <w:r>
          <w:t xml:space="preserve">:</w:t>
        </w:r>
      </w:ins>
    </w:p>
    <w:p>
      <w:pPr>
        <w:pStyle w:val="SourceCode"/>
      </w:pPr>
      <w:ins w:id="16" w:author="PR Preview" w:date="2026-01-01T00:00:00Z">
        <w:r>
          <w:rPr>
            <w:rStyle w:val="VerbatimChar"/>
          </w:rPr>
          <w:t xml:space="preserve">procedure root(n)        // n is a non-negative integer</w:t>
        </w:r>
      </w:ins>
      <w:ins w:id="17" w:author="PR Preview" w:date="2026-01-01T00:00:00Z">
        <w:r>
          <w:br/>
        </w:r>
      </w:ins>
      <w:ins w:id="18" w:author="PR Preview" w:date="2026-01-01T00:00:00Z">
        <w:r>
          <w:rPr>
            <w:rStyle w:val="VerbatimChar"/>
          </w:rPr>
          <w:t xml:space="preserve">    r := 0</w:t>
        </w:r>
      </w:ins>
      <w:ins w:id="19" w:author="PR Preview" w:date="2026-01-01T00:00:00Z">
        <w:r>
          <w:br/>
        </w:r>
      </w:ins>
      <w:ins w:id="20" w:author="PR Preview" w:date="2026-01-01T00:00:00Z">
        <w:r>
          <w:rPr>
            <w:rStyle w:val="VerbatimChar"/>
          </w:rPr>
          <w:t xml:space="preserve">    while (r + 1) * (r + 1) &lt;= n</w:t>
        </w:r>
      </w:ins>
      <w:ins w:id="21" w:author="PR Preview" w:date="2026-01-01T00:00:00Z">
        <w:r>
          <w:br/>
        </w:r>
      </w:ins>
      <w:ins w:id="22" w:author="PR Preview" w:date="2026-01-01T00:00:00Z">
        <w:r>
          <w:rPr>
            <w:rStyle w:val="VerbatimChar"/>
          </w:rPr>
          <w:t xml:space="preserve">        r := r + 1</w:t>
        </w:r>
      </w:ins>
      <w:ins w:id="23" w:author="PR Preview" w:date="2026-01-01T00:00:00Z">
        <w:r>
          <w:br/>
        </w:r>
      </w:ins>
      <w:ins w:id="24" w:author="PR Preview" w:date="2026-01-01T00:00:00Z">
        <w:r>
          <w:rPr>
            <w:rStyle w:val="VerbatimChar"/>
          </w:rPr>
          <w:t xml:space="preserve">    return r</w:t>
        </w:r>
      </w:ins>
    </w:p>
    <w:p>
      <w:pPr>
        <w:pStyle w:val="FirstParagraph"/>
      </w:pPr>
      <w:ins w:id="25" w:author="PR Preview" w:date="2026-01-01T00:00:00Z">
        <w:r>
          <w:t xml:space="preserve">Run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rPr>
            <w:rStyle w:val="VerbatimChar"/>
          </w:rPr>
          <w:t xml:space="preserve">root(20)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by hand.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Each time the condition after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rPr>
            <w:rStyle w:val="VerbatimChar"/>
          </w:rPr>
          <w:t xml:space="preserve">while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is tested,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write down the value of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rPr>
            <w:rStyle w:val="VerbatimChar"/>
          </w:rPr>
          <w:t xml:space="preserve">r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and whether the condition is true,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and say which number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rPr>
            <w:rStyle w:val="VerbatimChar"/>
          </w:rPr>
          <w:t xml:space="preserve">root(20)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returns.</w:t>
        </w:r>
      </w:ins>
    </w:p>
    <w:bookmarkEnd w:id="13"/>
    <w:bookmarkStart w:id="14" w:name="sol-root-trace"/>
    <w:p>
      <w:pPr>
        <w:pStyle w:val="BodyText"/>
      </w:pPr>
      <w:ins w:id="48" w:author="PR Preview" w:date="2026-01-01T00:00:00Z">
        <w:r>
          <w:rPr>
            <w:i/>
            <w:iCs/>
          </w:rPr>
          <w:t xml:space="preserve">Solution 1</w:t>
        </w:r>
      </w:ins>
      <w:ins w:id="49" w:author="PR Preview" w:date="2026-01-01T00:00:00Z">
        <w:r>
          <w:t xml:space="preserve">. 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20</m:t>
              </m:r>
            </m:oMath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</w:tbl>
    <w:p>
      <w:pPr>
        <w:pStyle w:val="BodyText"/>
      </w:pPr>
      <w:ins w:id="50" w:author="PR Preview" w:date="2026-01-01T00:00:00Z">
        <w:r>
          <w:t xml:space="preserve">The condition is false at the fifth test, so the loop stops there,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and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rPr>
            <w:rStyle w:val="VerbatimChar"/>
          </w:rPr>
          <w:t xml:space="preserve">root(20)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returns 4.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The answer satisfies</w:t>
        </w:r>
      </w:ins>
      <w:ins w:id="59" w:author="PR Preview" w:date="2026-01-01T00:00:00Z">
        <w:r>
          <w:t xml:space="preserve"> </w:t>
        </w:r>
      </w:ins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20</m:t>
        </m:r>
        <m:r>
          <m:rPr>
            <m:sty m:val="p"/>
          </m:rPr>
          <m:t>&lt;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ins w:id="60" w:author="PR Preview" w:date="2026-01-01T00:00:00Z">
        <w:r>
          <w:t xml:space="preserve">: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4 is the largest integer whose square is at most 20.</w:t>
        </w:r>
      </w:ins>
    </w:p>
    <w:bookmarkEnd w:id="14"/>
    <w:bookmarkStart w:id="16" w:name="rem-pseudocode"/>
    <w:p>
      <w:pPr>
        <w:pStyle w:val="BodyText"/>
      </w:pPr>
      <w:ins w:id="63" w:author="PR Preview" w:date="2026-01-01T00:00:00Z">
        <w:r>
          <w:rPr>
            <w:i/>
            <w:iCs/>
          </w:rPr>
          <w:t xml:space="preserve">Remark 1</w:t>
        </w:r>
      </w:ins>
      <w:ins w:id="64" w:author="PR Preview" w:date="2026-01-01T00:00:00Z">
        <w:r>
          <w:t xml:space="preserve"> (How to read the pseudocode in this chapter). </w:t>
        </w:r>
      </w:ins>
      <w:ins w:id="65" w:author="PR Preview" w:date="2026-01-01T00:00:00Z">
        <w:r>
          <w:t xml:space="preserve">The algorithms (</w:t>
        </w:r>
      </w:ins>
      <w:hyperlink r:id="rId15">
        <w:ins w:id="66" w:author="PR Preview" w:date="2026-01-01T00:00:00Z">
          <w:r>
            <w:rPr>
              <w:rStyle w:val="Hyperlink"/>
            </w:rPr>
            <w:t xml:space="preserve">Definition: Algorithm</w:t>
          </w:r>
        </w:ins>
      </w:hyperlink>
      <w:ins w:id="67" w:author="PR Preview" w:date="2026-01-01T00:00:00Z">
        <w:r>
          <w:t xml:space="preserve">) in this chapter are written in pseudocode, not in a particular programming language:</w:t>
        </w:r>
      </w:ins>
    </w:p>
    <w:p>
      <w:pPr>
        <w:pStyle w:val="Compact"/>
        <w:numPr>
          <w:ilvl w:val="0"/>
          <w:numId w:val="1002"/>
        </w:numPr>
      </w:pPr>
      <w:ins w:id="68" w:author="PR Preview" w:date="2026-01-01T00:00:00Z">
        <w:r>
          <w:rPr>
            <w:rStyle w:val="VerbatimChar"/>
          </w:rPr>
          <w:t xml:space="preserve">x := e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sets the variable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rPr>
            <w:rStyle w:val="VerbatimChar"/>
          </w:rPr>
          <w:t xml:space="preserve">x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to the value of the expression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rPr>
            <w:rStyle w:val="VerbatimChar"/>
          </w:rPr>
          <w:t xml:space="preserve">e</w:t>
        </w:r>
      </w:ins>
      <w:ins w:id="77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2"/>
        </w:numPr>
      </w:pPr>
      <w:ins w:id="78" w:author="PR Preview" w:date="2026-01-01T00:00:00Z">
        <w:r>
          <w:t xml:space="preserve">the indented lines under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rPr>
            <w:rStyle w:val="VerbatimChar"/>
          </w:rPr>
          <w:t xml:space="preserve">while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are the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rPr>
            <w:i/>
            <w:iCs/>
          </w:rPr>
          <w:t xml:space="preserve">body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of the loop, and a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rPr>
            <w:rStyle w:val="VerbatimChar"/>
          </w:rPr>
          <w:t xml:space="preserve">while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loop tests its condition before every pass through the body,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running the body when the condition is true and stopping when it is false;</w:t>
        </w:r>
      </w:ins>
    </w:p>
    <w:p>
      <w:pPr>
        <w:pStyle w:val="Compact"/>
        <w:numPr>
          <w:ilvl w:val="0"/>
          <w:numId w:val="1002"/>
        </w:numPr>
      </w:pPr>
      <w:ins w:id="93" w:author="PR Preview" w:date="2026-01-01T00:00:00Z">
        <w:r>
          <w:rPr>
            <w:rStyle w:val="VerbatimChar"/>
          </w:rPr>
          <w:t xml:space="preserve">for i := a to b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runs its body once for each of</w:t>
        </w:r>
      </w:ins>
      <w:ins w:id="9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b</m:t>
        </m:r>
      </m:oMath>
      <w:ins w:id="97" w:author="PR Preview" w:date="2026-01-01T00:00:00Z">
        <w:r>
          <w:t xml:space="preserve">,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and not at all if</w:t>
        </w:r>
      </w:ins>
      <w:ins w:id="10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b</m:t>
        </m:r>
      </m:oMath>
      <w:ins w:id="101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2"/>
        </w:numPr>
      </w:pPr>
      <w:ins w:id="102" w:author="PR Preview" w:date="2026-01-01T00:00:00Z">
        <w:r>
          <w:rPr>
            <w:rStyle w:val="VerbatimChar"/>
          </w:rPr>
          <w:t xml:space="preserve">A[1..n]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is an array of</w:t>
        </w:r>
      </w:ins>
      <w:ins w:id="105" w:author="PR Preview" w:date="2026-01-01T00:00:00Z">
        <w:r>
          <w:t xml:space="preserve"> </w:t>
        </w:r>
      </w:ins>
      <m:oMath>
        <m:r>
          <m:t>n</m:t>
        </m:r>
      </m:oMath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entries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rPr>
            <w:rStyle w:val="VerbatimChar"/>
          </w:rPr>
          <w:t xml:space="preserve">A[1]</w:t>
        </w:r>
      </w:ins>
      <w:ins w:id="110" w:author="PR Preview" w:date="2026-01-01T00:00:00Z">
        <w:r>
          <w:t xml:space="preserve">, …,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rPr>
            <w:rStyle w:val="VerbatimChar"/>
          </w:rPr>
          <w:t xml:space="preserve">A[n]</w:t>
        </w:r>
      </w:ins>
      <w:ins w:id="113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2"/>
        </w:numPr>
      </w:pPr>
      <w:ins w:id="114" w:author="PR Preview" w:date="2026-01-01T00:00:00Z">
        <w:r>
          <w:t xml:space="preserve">text after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rPr>
            <w:rStyle w:val="VerbatimChar"/>
          </w:rPr>
          <w:t xml:space="preserve">//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is a comment, which the algorithm ignores.</w:t>
        </w:r>
      </w:ins>
    </w:p>
    <w:p>
      <w:pPr>
        <w:pStyle w:val="FirstParagraph"/>
      </w:pPr>
      <w:ins w:id="119" w:author="PR Preview" w:date="2026-01-01T00:00:00Z">
        <w:r>
          <w:t xml:space="preserve">In</w:t>
        </w:r>
      </w:ins>
      <w:ins w:id="120" w:author="PR Preview" w:date="2026-01-01T00:00:00Z">
        <w:r>
          <w:t xml:space="preserve"> </w:t>
        </w:r>
      </w:ins>
      <w:hyperlink w:anchor="sol-root-trace">
        <w:ins w:id="121" w:author="PR Preview" w:date="2026-01-01T00:00:00Z">
          <w:r>
            <w:rPr>
              <w:rStyle w:val="Hyperlink"/>
            </w:rPr>
            <w:t xml:space="preserve">Solution 1</w:t>
          </w:r>
        </w:ins>
      </w:hyperlink>
      <w:ins w:id="122" w:author="PR Preview" w:date="2026-01-01T00:00:00Z">
        <w:r>
          <w:t xml:space="preserve">, the body of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rPr>
            <w:rStyle w:val="VerbatimChar"/>
          </w:rPr>
          <w:t xml:space="preserve">root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runs four times, and its condition is tested five times: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once before each pass through the body, and once more when the loop stops.</w:t>
        </w:r>
      </w:ins>
    </w:p>
    <w:bookmarkEnd w:id="16"/>
    <w:bookmarkStart w:id="17" w:name="def-precondition"/>
    <w:p>
      <w:pPr>
        <w:pStyle w:val="BodyText"/>
      </w:pPr>
      <w:ins w:id="129" w:author="PR Preview" w:date="2026-01-01T00:00:00Z">
        <w:r>
          <w:rPr>
            <w:b/>
            <w:bCs/>
          </w:rPr>
          <w:t xml:space="preserve">Definition 1 (Precondition)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A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rPr>
            <w:b/>
            <w:bCs/>
          </w:rPr>
          <w:t xml:space="preserve">precondition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of an algorithm (</w:t>
        </w:r>
      </w:ins>
      <w:hyperlink r:id="rId15">
        <w:ins w:id="136" w:author="PR Preview" w:date="2026-01-01T00:00:00Z">
          <w:r>
            <w:rPr>
              <w:rStyle w:val="Hyperlink"/>
            </w:rPr>
            <w:t xml:space="preserve">Definition: Algorithm</w:t>
          </w:r>
        </w:ins>
      </w:hyperlink>
      <w:ins w:id="137" w:author="PR Preview" w:date="2026-01-01T00:00:00Z">
        <w:r>
          <w:t xml:space="preserve">) is a condition on its input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that the algorithm assumes is true when it starts.</w:t>
        </w:r>
      </w:ins>
    </w:p>
    <w:bookmarkEnd w:id="17"/>
    <w:bookmarkStart w:id="18" w:name="def-postcondition"/>
    <w:p>
      <w:pPr>
        <w:pStyle w:val="BodyText"/>
      </w:pPr>
      <w:ins w:id="140" w:author="PR Preview" w:date="2026-01-01T00:00:00Z">
        <w:r>
          <w:rPr>
            <w:b/>
            <w:bCs/>
          </w:rPr>
          <w:t xml:space="preserve">Definition 2 (Postcondition)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A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rPr>
            <w:b/>
            <w:bCs/>
          </w:rPr>
          <w:t xml:space="preserve">postcondition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of an algorithm is a condition on its input and its output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that is required to be true when the algorithm stops,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provided that its precondition (</w:t>
        </w:r>
      </w:ins>
      <w:hyperlink w:anchor="def-precondition">
        <w:ins w:id="151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52" w:author="PR Preview" w:date="2026-01-01T00:00:00Z">
        <w:r>
          <w:t xml:space="preserve">) was true when it started.</w:t>
        </w:r>
      </w:ins>
    </w:p>
    <w:bookmarkEnd w:id="18"/>
    <w:bookmarkStart w:id="19" w:name="exm-root-spec"/>
    <w:p>
      <w:pPr>
        <w:pStyle w:val="BodyText"/>
      </w:pPr>
      <w:ins w:id="153" w:author="PR Preview" w:date="2026-01-01T00:00:00Z">
        <w:r>
          <w:rPr>
            <w:b/>
            <w:bCs/>
          </w:rPr>
          <w:t xml:space="preserve">Example 1 (What</w:t>
        </w:r>
      </w:ins>
      <w:ins w:id="154" w:author="PR Preview" w:date="2026-01-01T00:00:00Z">
        <w:r>
          <w:rPr>
            <w:b/>
            <w:bCs/>
          </w:rPr>
          <w:t xml:space="preserve"> </w:t>
        </w:r>
      </w:ins>
      <w:ins w:id="155" w:author="PR Preview" w:date="2026-01-01T00:00:00Z">
        <w:r>
          <w:rPr>
            <w:rStyle w:val="VerbatimChar"/>
            <w:b/>
            <w:bCs/>
          </w:rPr>
          <w:t xml:space="preserve">root</w:t>
        </w:r>
      </w:ins>
      <w:ins w:id="156" w:author="PR Preview" w:date="2026-01-01T00:00:00Z">
        <w:r>
          <w:rPr>
            <w:b/>
            <w:bCs/>
          </w:rPr>
          <w:t xml:space="preserve"> </w:t>
        </w:r>
      </w:ins>
      <w:ins w:id="157" w:author="PR Preview" w:date="2026-01-01T00:00:00Z">
        <w:r>
          <w:rPr>
            <w:b/>
            <w:bCs/>
          </w:rPr>
          <w:t xml:space="preserve">promises)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For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rPr>
            <w:rStyle w:val="VerbatimChar"/>
          </w:rPr>
          <w:t xml:space="preserve">root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from</w:t>
        </w:r>
      </w:ins>
      <w:ins w:id="164" w:author="PR Preview" w:date="2026-01-01T00:00:00Z">
        <w:r>
          <w:t xml:space="preserve"> </w:t>
        </w:r>
      </w:ins>
      <w:hyperlink w:anchor="exr-root-trace">
        <w:ins w:id="165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166" w:author="PR Preview" w:date="2026-01-01T00:00:00Z">
        <w:r>
          <w:t xml:space="preserve">, the precondition (</w:t>
        </w:r>
      </w:ins>
      <w:hyperlink w:anchor="def-precondition">
        <w:ins w:id="167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68" w:author="PR Preview" w:date="2026-01-01T00:00:00Z">
        <w:r>
          <w:t xml:space="preserve">) is</w:t>
        </w:r>
      </w:ins>
    </w:p>
    <w:p>
      <w:pPr>
        <w:pStyle w:val="BlockText"/>
      </w:pPr>
      <m:oMath>
        <m:r>
          <m:t>n</m:t>
        </m:r>
      </m:oMath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is a non-negative integer,</w:t>
        </w:r>
      </w:ins>
    </w:p>
    <w:p>
      <w:pPr>
        <w:pStyle w:val="FirstParagraph"/>
      </w:pPr>
      <w:ins w:id="171" w:author="PR Preview" w:date="2026-01-01T00:00:00Z">
        <w:r>
          <w:t xml:space="preserve">and the postcondition (</w:t>
        </w:r>
      </w:ins>
      <w:hyperlink w:anchor="def-postcondition">
        <w:ins w:id="172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73" w:author="PR Preview" w:date="2026-01-01T00:00:00Z">
        <w:r>
          <w:t xml:space="preserve">) is</w:t>
        </w:r>
      </w:ins>
    </w:p>
    <w:p>
      <w:pPr>
        <w:pStyle w:val="BlockText"/>
      </w:pPr>
      <w:ins w:id="174" w:author="PR Preview" w:date="2026-01-01T00:00:00Z">
        <w:r>
          <w:t xml:space="preserve">the returned value</w:t>
        </w:r>
      </w:ins>
      <w:ins w:id="175" w:author="PR Preview" w:date="2026-01-01T00:00:00Z">
        <w:r>
          <w:t xml:space="preserve"> </w:t>
        </w:r>
      </w:ins>
      <m:oMath>
        <m:r>
          <m:t>r</m:t>
        </m:r>
      </m:oMath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is a non-negative integer with</w:t>
        </w:r>
      </w:ins>
      <w:ins w:id="178" w:author="PR Preview" w:date="2026-01-01T00:00:00Z">
        <w:r>
          <w:t xml:space="preserve"> </w:t>
        </w:r>
      </w:ins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179" w:author="PR Preview" w:date="2026-01-01T00:00:00Z">
        <w:r>
          <w:t xml:space="preserve">.</w:t>
        </w:r>
      </w:ins>
    </w:p>
    <w:p>
      <w:pPr>
        <w:pStyle w:val="FirstParagraph"/>
      </w:pPr>
      <w:ins w:id="180" w:author="PR Preview" w:date="2026-01-01T00:00:00Z">
        <w:r>
          <w:t xml:space="preserve">For a non-negative integer</w:t>
        </w:r>
      </w:ins>
      <w:ins w:id="181" w:author="PR Preview" w:date="2026-01-01T00:00:00Z">
        <w:r>
          <w:t xml:space="preserve"> </w:t>
        </w:r>
      </w:ins>
      <m:oMath>
        <m:r>
          <m:t>r</m:t>
        </m:r>
      </m:oMath>
      <w:ins w:id="182" w:author="PR Preview" w:date="2026-01-01T00:00:00Z">
        <w:r>
          <w:t xml:space="preserve">, the two inequalities</w:t>
        </w:r>
      </w:ins>
      <w:ins w:id="183" w:author="PR Preview" w:date="2026-01-01T00:00:00Z">
        <w:r>
          <w:t xml:space="preserve"> </w:t>
        </w:r>
      </w:ins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say that</w:t>
        </w:r>
      </w:ins>
      <w:ins w:id="186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r</m:t>
        </m:r>
        <m:r>
          <m:rPr>
            <m:sty m:val="p"/>
          </m:rPr>
          <m:t>+</m:t>
        </m:r>
        <m:r>
          <m:t>1</m:t>
        </m:r>
      </m:oMath>
      <w:ins w:id="187" w:author="PR Preview" w:date="2026-01-01T00:00:00Z">
        <w:r>
          <w:t xml:space="preserve">,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so the postcondition says that</w:t>
        </w:r>
      </w:ins>
      <w:ins w:id="190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ins w:id="191" w:author="PR Preview" w:date="2026-01-01T00:00:00Z">
        <w:r>
          <w:t xml:space="preserve">, the largest integer whose square is at most</w:t>
        </w:r>
      </w:ins>
      <w:ins w:id="192" w:author="PR Preview" w:date="2026-01-01T00:00:00Z">
        <w:r>
          <w:t xml:space="preserve"> </w:t>
        </w:r>
      </w:ins>
      <m:oMath>
        <m:r>
          <m:t>n</m:t>
        </m:r>
      </m:oMath>
      <w:ins w:id="193" w:author="PR Preview" w:date="2026-01-01T00:00:00Z">
        <w:r>
          <w:t xml:space="preserve">.</w:t>
        </w:r>
      </w:ins>
      <w:ins w:id="194" w:author="PR Preview" w:date="2026-01-01T00:00:00Z">
        <w:r>
          <w:t xml:space="preserve"> </w:t>
        </w:r>
      </w:ins>
      <w:hyperlink w:anchor="sol-root-trace">
        <w:ins w:id="195" w:author="PR Preview" w:date="2026-01-01T00:00:00Z">
          <w:r>
            <w:rPr>
              <w:rStyle w:val="Hyperlink"/>
            </w:rPr>
            <w:t xml:space="preserve">Solution 1</w:t>
          </w:r>
        </w:ins>
      </w:hyperlink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checks it for</w:t>
        </w:r>
      </w:ins>
      <w:ins w:id="19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20</m:t>
        </m:r>
      </m:oMath>
      <w:ins w:id="199" w:author="PR Preview" w:date="2026-01-01T00:00:00Z">
        <w:r>
          <w:t xml:space="preserve">, where</w:t>
        </w:r>
      </w:ins>
      <w:ins w:id="200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r>
          <m:t>4</m:t>
        </m:r>
      </m:oMath>
      <w:ins w:id="201" w:author="PR Preview" w:date="2026-01-01T00:00:00Z">
        <w:r>
          <w:t xml:space="preserve">.</w:t>
        </w:r>
      </w:ins>
    </w:p>
    <w:bookmarkEnd w:id="19"/>
    <w:bookmarkStart w:id="20" w:name="def-correct-algorithm"/>
    <w:p>
      <w:pPr>
        <w:pStyle w:val="BodyText"/>
      </w:pPr>
      <w:ins w:id="202" w:author="PR Preview" w:date="2026-01-01T00:00:00Z">
        <w:r>
          <w:rPr>
            <w:b/>
            <w:bCs/>
          </w:rPr>
          <w:t xml:space="preserve">Definition 3 (Correct algorithm)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An algorithm is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rPr>
            <w:b/>
            <w:bCs/>
          </w:rPr>
          <w:t xml:space="preserve">correct</w:t>
        </w:r>
      </w:ins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for a given precondition (</w:t>
        </w:r>
      </w:ins>
      <w:hyperlink w:anchor="def-precondition">
        <w:ins w:id="209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210" w:author="PR Preview" w:date="2026-01-01T00:00:00Z">
        <w:r>
          <w:t xml:space="preserve">) and postcondition (</w:t>
        </w:r>
      </w:ins>
      <w:hyperlink w:anchor="def-postcondition">
        <w:ins w:id="211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212" w:author="PR Preview" w:date="2026-01-01T00:00:00Z">
        <w:r>
          <w:t xml:space="preserve">)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if, for every input that satisfies the precondition,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the algorithm stops, and the postcondition is true when it stops.</w:t>
        </w:r>
      </w:ins>
    </w:p>
    <w:bookmarkEnd w:id="20"/>
    <w:bookmarkStart w:id="21" w:name="exm-root-off-by-one"/>
    <w:p>
      <w:pPr>
        <w:pStyle w:val="BodyText"/>
      </w:pPr>
      <w:ins w:id="217" w:author="PR Preview" w:date="2026-01-01T00:00:00Z">
        <w:r>
          <w:rPr>
            <w:b/>
            <w:bCs/>
          </w:rPr>
          <w:t xml:space="preserve">Example 2 (A version of</w:t>
        </w:r>
      </w:ins>
      <w:ins w:id="218" w:author="PR Preview" w:date="2026-01-01T00:00:00Z">
        <w:r>
          <w:rPr>
            <w:b/>
            <w:bCs/>
          </w:rPr>
          <w:t xml:space="preserve"> </w:t>
        </w:r>
      </w:ins>
      <w:ins w:id="219" w:author="PR Preview" w:date="2026-01-01T00:00:00Z">
        <w:r>
          <w:rPr>
            <w:rStyle w:val="VerbatimChar"/>
            <w:b/>
            <w:bCs/>
          </w:rPr>
          <w:t xml:space="preserve">root</w:t>
        </w:r>
      </w:ins>
      <w:ins w:id="220" w:author="PR Preview" w:date="2026-01-01T00:00:00Z">
        <w:r>
          <w:rPr>
            <w:b/>
            <w:bCs/>
          </w:rPr>
          <w:t xml:space="preserve"> </w:t>
        </w:r>
      </w:ins>
      <w:ins w:id="221" w:author="PR Preview" w:date="2026-01-01T00:00:00Z">
        <w:r>
          <w:rPr>
            <w:b/>
            <w:bCs/>
          </w:rPr>
          <w:t xml:space="preserve">that is not correct)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Change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rPr>
            <w:rStyle w:val="VerbatimChar"/>
          </w:rPr>
          <w:t xml:space="preserve">r := 0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in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rPr>
            <w:rStyle w:val="VerbatimChar"/>
          </w:rPr>
          <w:t xml:space="preserve">root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to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rPr>
            <w:rStyle w:val="VerbatimChar"/>
          </w:rPr>
          <w:t xml:space="preserve">r := 1</w:t>
        </w:r>
      </w:ins>
      <w:ins w:id="234" w:author="PR Preview" w:date="2026-01-01T00:00:00Z">
        <w:r>
          <w:t xml:space="preserve">, and keep the rest.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On the input</w:t>
        </w:r>
      </w:ins>
      <w:ins w:id="23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0</m:t>
        </m:r>
      </m:oMath>
      <w:ins w:id="238" w:author="PR Preview" w:date="2026-01-01T00:00:00Z">
        <w:r>
          <w:t xml:space="preserve">, which satisfies the precondition of</w:t>
        </w:r>
      </w:ins>
      <w:ins w:id="239" w:author="PR Preview" w:date="2026-01-01T00:00:00Z">
        <w:r>
          <w:t xml:space="preserve"> </w:t>
        </w:r>
      </w:ins>
      <w:hyperlink w:anchor="exm-root-spec">
        <w:ins w:id="240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241" w:author="PR Preview" w:date="2026-01-01T00:00:00Z">
        <w:r>
          <w:t xml:space="preserve">,</w:t>
        </w:r>
      </w:ins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the condition</w:t>
        </w:r>
      </w:ins>
      <w:ins w:id="24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is false at the first test,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so the loop body never runs and the algorithm returns</w:t>
        </w:r>
      </w:ins>
      <w:ins w:id="249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r>
          <m:t>1</m:t>
        </m:r>
      </m:oMath>
      <w:ins w:id="250" w:author="PR Preview" w:date="2026-01-01T00:00:00Z">
        <w:r>
          <w:t xml:space="preserve">.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But</w:t>
        </w:r>
      </w:ins>
      <w:ins w:id="253" w:author="PR Preview" w:date="2026-01-01T00:00:00Z">
        <w:r>
          <w:t xml:space="preserve"> </w:t>
        </w:r>
      </w:ins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ins w:id="254" w:author="PR Preview" w:date="2026-01-01T00:00:00Z">
        <w:r>
          <w:t xml:space="preserve">, so the postcondition</w:t>
        </w:r>
      </w:ins>
      <w:ins w:id="255" w:author="PR Preview" w:date="2026-01-01T00:00:00Z">
        <w:r>
          <w:t xml:space="preserve"> </w:t>
        </w:r>
      </w:ins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is false.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One input is enough to show that this version is not correct (</w:t>
        </w:r>
      </w:ins>
      <w:hyperlink w:anchor="def-correct-algorithm">
        <w:ins w:id="260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261" w:author="PR Preview" w:date="2026-01-01T00:00:00Z">
        <w:r>
          <w:t xml:space="preserve">),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even though it returns the right value for every</w:t>
        </w:r>
      </w:ins>
      <w:ins w:id="26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1</m:t>
        </m:r>
      </m:oMath>
      <w:ins w:id="265" w:author="PR Preview" w:date="2026-01-01T00:00:00Z">
        <w:r>
          <w:t xml:space="preserve">.</w:t>
        </w:r>
      </w:ins>
    </w:p>
    <w:p>
      <w:pPr>
        <w:pStyle w:val="BodyText"/>
      </w:pPr>
      <w:ins w:id="266" w:author="PR Preview" w:date="2026-01-01T00:00:00Z">
        <w:r>
          <w:t xml:space="preserve">To show that an algorithm</w:t>
        </w:r>
      </w:ins>
      <w:ins w:id="267" w:author="PR Preview" w:date="2026-01-01T00:00:00Z">
        <w:r>
          <w:t xml:space="preserve"> </w:t>
        </w:r>
      </w:ins>
      <w:ins w:id="268" w:author="PR Preview" w:date="2026-01-01T00:00:00Z">
        <w:r>
          <w:rPr>
            <w:i/>
            <w:iCs/>
          </w:rPr>
          <w:t xml:space="preserve">is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correct, we need an argument that covers every input at once.</w:t>
        </w:r>
      </w:ins>
    </w:p>
    <w:bookmarkEnd w:id="21"/>
    <w:bookmarkEnd w:id="22"/>
    <w:bookmarkStart w:id="33" w:name="sec-loop-invariants"/>
    <w:p>
      <w:pPr>
        <w:pStyle w:val="Heading1"/>
      </w:pPr>
      <w:ins w:id="271" w:author="PR Preview" w:date="2026-01-01T00:00:00Z">
        <w:r>
          <w:t xml:space="preserve">2. Loop invariants</w:t>
        </w:r>
      </w:ins>
    </w:p>
    <w:bookmarkStart w:id="23" w:name="exr-root-step"/>
    <w:p>
      <w:pPr>
        <w:pStyle w:val="FirstParagraph"/>
      </w:pPr>
      <w:ins w:id="272" w:author="PR Preview" w:date="2026-01-01T00:00:00Z">
        <w:r>
          <w:rPr>
            <w:b/>
            <w:bCs/>
          </w:rPr>
          <w:t xml:space="preserve">Exercise 2 (One pass through the body of</w:t>
        </w:r>
      </w:ins>
      <w:ins w:id="273" w:author="PR Preview" w:date="2026-01-01T00:00:00Z">
        <w:r>
          <w:rPr>
            <w:b/>
            <w:bCs/>
          </w:rPr>
          <w:t xml:space="preserve"> </w:t>
        </w:r>
      </w:ins>
      <w:ins w:id="274" w:author="PR Preview" w:date="2026-01-01T00:00:00Z">
        <w:r>
          <w:rPr>
            <w:rStyle w:val="VerbatimChar"/>
            <w:b/>
            <w:bCs/>
          </w:rPr>
          <w:t xml:space="preserve">root</w:t>
        </w:r>
      </w:ins>
      <w:ins w:id="275" w:author="PR Preview" w:date="2026-01-01T00:00:00Z">
        <w:r>
          <w:rPr>
            <w:b/>
            <w:bCs/>
          </w:rPr>
          <w:t xml:space="preserve">)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In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rPr>
            <w:rStyle w:val="VerbatimChar"/>
          </w:rPr>
          <w:t xml:space="preserve">root</w:t>
        </w:r>
      </w:ins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(</w:t>
        </w:r>
      </w:ins>
      <w:hyperlink w:anchor="exr-root-trace">
        <w:ins w:id="282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283" w:author="PR Preview" w:date="2026-01-01T00:00:00Z">
        <w:r>
          <w:t xml:space="preserve">), suppose that at some test of the condition after</w:t>
        </w:r>
      </w:ins>
      <w:ins w:id="284" w:author="PR Preview" w:date="2026-01-01T00:00:00Z">
        <w:r>
          <w:t xml:space="preserve"> </w:t>
        </w:r>
      </w:ins>
      <w:ins w:id="285" w:author="PR Preview" w:date="2026-01-01T00:00:00Z">
        <w:r>
          <w:rPr>
            <w:rStyle w:val="VerbatimChar"/>
          </w:rPr>
          <w:t xml:space="preserve">while</w:t>
        </w:r>
      </w:ins>
      <w:ins w:id="286" w:author="PR Preview" w:date="2026-01-01T00:00:00Z">
        <w:r>
          <w:t xml:space="preserve">,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rPr>
            <w:rStyle w:val="VerbatimChar"/>
          </w:rPr>
          <w:t xml:space="preserve">r</w:t>
        </w:r>
      </w:ins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is an integer with</w:t>
        </w:r>
      </w:ins>
      <w:ins w:id="291" w:author="PR Preview" w:date="2026-01-01T00:00:00Z">
        <w:r>
          <w:t xml:space="preserve"> </w:t>
        </w:r>
      </w:ins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ins w:id="292" w:author="PR Preview" w:date="2026-01-01T00:00:00Z">
        <w:r>
          <w:t xml:space="preserve">, and the condition</w:t>
        </w:r>
      </w:ins>
      <w:ins w:id="29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is true.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Show that</w:t>
        </w:r>
      </w:ins>
      <w:ins w:id="298" w:author="PR Preview" w:date="2026-01-01T00:00:00Z">
        <w:r>
          <w:t xml:space="preserve"> </w:t>
        </w:r>
      </w:ins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is true again at the next test.</w:t>
        </w:r>
      </w:ins>
    </w:p>
    <w:bookmarkEnd w:id="23"/>
    <w:bookmarkStart w:id="24" w:name="sol-root-step"/>
    <w:p>
      <w:pPr>
        <w:pStyle w:val="BodyText"/>
      </w:pPr>
      <w:ins w:id="301" w:author="PR Preview" w:date="2026-01-01T00:00:00Z">
        <w:r>
          <w:rPr>
            <w:i/>
            <w:iCs/>
          </w:rPr>
          <w:t xml:space="preserve">Solution 2</w:t>
        </w:r>
      </w:ins>
      <w:ins w:id="302" w:author="PR Preview" w:date="2026-01-01T00:00:00Z">
        <w:r>
          <w:t xml:space="preserve">. </w:t>
        </w:r>
      </w:ins>
      <w:ins w:id="303" w:author="PR Preview" w:date="2026-01-01T00:00:00Z">
        <w:r>
          <w:t xml:space="preserve">Since the condition is true, the body runs once and replaces</w:t>
        </w:r>
      </w:ins>
      <w:ins w:id="304" w:author="PR Preview" w:date="2026-01-01T00:00:00Z">
        <w:r>
          <w:t xml:space="preserve"> </w:t>
        </w:r>
      </w:ins>
      <w:ins w:id="305" w:author="PR Preview" w:date="2026-01-01T00:00:00Z">
        <w:r>
          <w:rPr>
            <w:rStyle w:val="VerbatimChar"/>
          </w:rPr>
          <w:t xml:space="preserve">r</w:t>
        </w:r>
      </w:ins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with</w:t>
        </w:r>
      </w:ins>
      <w:ins w:id="308" w:author="PR Preview" w:date="2026-01-01T00:00:00Z">
        <w:r>
          <w:t xml:space="preserve"> </w:t>
        </w:r>
      </w:ins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ins w:id="309" w:author="PR Preview" w:date="2026-01-01T00:00:00Z">
        <w:r>
          <w:t xml:space="preserve">,</w:t>
        </w:r>
      </w:ins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and then the condition is tested again.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At that next test,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 was true)</m:t>
              </m:r>
            </m:e>
          </m:eqArr>
        </m:oMath>
      </m:oMathPara>
    </w:p>
    <w:p>
      <w:pPr>
        <w:pStyle w:val="FirstParagraph"/>
      </w:pPr>
      <w:ins w:id="314" w:author="PR Preview" w:date="2026-01-01T00:00:00Z">
        <w:r>
          <w:t xml:space="preserve">so</w:t>
        </w:r>
      </w:ins>
      <w:ins w:id="315" w:author="PR Preview" w:date="2026-01-01T00:00:00Z">
        <w:r>
          <w:t xml:space="preserve"> </w:t>
        </w:r>
      </w:ins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is true again, for the new value of</w:t>
        </w:r>
      </w:ins>
      <w:ins w:id="318" w:author="PR Preview" w:date="2026-01-01T00:00:00Z">
        <w:r>
          <w:t xml:space="preserve"> </w:t>
        </w:r>
      </w:ins>
      <w:ins w:id="319" w:author="PR Preview" w:date="2026-01-01T00:00:00Z">
        <w:r>
          <w:rPr>
            <w:rStyle w:val="VerbatimChar"/>
          </w:rPr>
          <w:t xml:space="preserve">r</w:t>
        </w:r>
      </w:ins>
      <w:ins w:id="320" w:author="PR Preview" w:date="2026-01-01T00:00:00Z">
        <w:r>
          <w:t xml:space="preserve">.</w:t>
        </w:r>
      </w:ins>
    </w:p>
    <w:bookmarkEnd w:id="24"/>
    <w:bookmarkStart w:id="25" w:name="def-loop-guard"/>
    <w:p>
      <w:pPr>
        <w:pStyle w:val="BodyText"/>
      </w:pPr>
      <w:ins w:id="321" w:author="PR Preview" w:date="2026-01-01T00:00:00Z">
        <w:r>
          <w:rPr>
            <w:b/>
            <w:bCs/>
          </w:rPr>
          <w:t xml:space="preserve">Definition 4 (Guard of a loop)</w:t>
        </w:r>
      </w:ins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The</w:t>
        </w:r>
      </w:ins>
      <w:ins w:id="324" w:author="PR Preview" w:date="2026-01-01T00:00:00Z">
        <w:r>
          <w:t xml:space="preserve"> </w:t>
        </w:r>
      </w:ins>
      <w:ins w:id="325" w:author="PR Preview" w:date="2026-01-01T00:00:00Z">
        <w:r>
          <w:rPr>
            <w:b/>
            <w:bCs/>
          </w:rPr>
          <w:t xml:space="preserve">guard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of a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rPr>
            <w:rStyle w:val="VerbatimChar"/>
          </w:rPr>
          <w:t xml:space="preserve">while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loop is the condition written after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rPr>
            <w:rStyle w:val="VerbatimChar"/>
          </w:rPr>
          <w:t xml:space="preserve">while</w:t>
        </w:r>
      </w:ins>
      <w:ins w:id="334" w:author="PR Preview" w:date="2026-01-01T00:00:00Z">
        <w:r>
          <w:t xml:space="preserve">:</w:t>
        </w:r>
      </w:ins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the loop tests it before each pass through the body,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runs the body when it is true,</w:t>
        </w:r>
      </w:ins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and stops when it is false.</w:t>
        </w:r>
      </w:ins>
    </w:p>
    <w:bookmarkEnd w:id="25"/>
    <w:bookmarkStart w:id="26" w:name="exm-for-as-while"/>
    <w:p>
      <w:pPr>
        <w:pStyle w:val="BodyText"/>
      </w:pPr>
      <w:ins w:id="341" w:author="PR Preview" w:date="2026-01-01T00:00:00Z">
        <w:r>
          <w:rPr>
            <w:b/>
            <w:bCs/>
          </w:rPr>
          <w:t xml:space="preserve">Example 3 (The guard of a</w:t>
        </w:r>
      </w:ins>
      <w:ins w:id="342" w:author="PR Preview" w:date="2026-01-01T00:00:00Z">
        <w:r>
          <w:rPr>
            <w:b/>
            <w:bCs/>
          </w:rPr>
          <w:t xml:space="preserve"> </w:t>
        </w:r>
      </w:ins>
      <w:ins w:id="343" w:author="PR Preview" w:date="2026-01-01T00:00:00Z">
        <w:r>
          <w:rPr>
            <w:rStyle w:val="VerbatimChar"/>
            <w:b/>
            <w:bCs/>
          </w:rPr>
          <w:t xml:space="preserve">for</w:t>
        </w:r>
      </w:ins>
      <w:ins w:id="344" w:author="PR Preview" w:date="2026-01-01T00:00:00Z">
        <w:r>
          <w:rPr>
            <w:b/>
            <w:bCs/>
          </w:rPr>
          <w:t xml:space="preserve"> </w:t>
        </w:r>
      </w:ins>
      <w:ins w:id="345" w:author="PR Preview" w:date="2026-01-01T00:00:00Z">
        <w:r>
          <w:rPr>
            <w:b/>
            <w:bCs/>
          </w:rPr>
          <w:t xml:space="preserve">loop)</w:t>
        </w:r>
      </w:ins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The guard (</w:t>
        </w:r>
      </w:ins>
      <w:hyperlink w:anchor="def-loop-guard">
        <w:ins w:id="348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349" w:author="PR Preview" w:date="2026-01-01T00:00:00Z">
        <w:r>
          <w:t xml:space="preserve">) of</w:t>
        </w:r>
      </w:ins>
      <w:ins w:id="350" w:author="PR Preview" w:date="2026-01-01T00:00:00Z">
        <w:r>
          <w:t xml:space="preserve"> </w:t>
        </w:r>
      </w:ins>
      <w:ins w:id="351" w:author="PR Preview" w:date="2026-01-01T00:00:00Z">
        <w:r>
          <w:rPr>
            <w:rStyle w:val="VerbatimChar"/>
          </w:rPr>
          <w:t xml:space="preserve">root</w:t>
        </w:r>
      </w:ins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(</w:t>
        </w:r>
      </w:ins>
      <w:hyperlink w:anchor="exr-root-trace">
        <w:ins w:id="354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355" w:author="PR Preview" w:date="2026-01-01T00:00:00Z">
        <w:r>
          <w:t xml:space="preserve">) is</w:t>
        </w:r>
      </w:ins>
      <w:ins w:id="35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ins w:id="357" w:author="PR Preview" w:date="2026-01-01T00:00:00Z">
        <w:r>
          <w:t xml:space="preserve">.</w:t>
        </w:r>
      </w:ins>
    </w:p>
    <w:p>
      <w:pPr>
        <w:pStyle w:val="BodyText"/>
      </w:pPr>
      <w:ins w:id="358" w:author="PR Preview" w:date="2026-01-01T00:00:00Z">
        <w:r>
          <w:t xml:space="preserve">A</w:t>
        </w:r>
      </w:ins>
      <w:ins w:id="359" w:author="PR Preview" w:date="2026-01-01T00:00:00Z">
        <w:r>
          <w:t xml:space="preserve"> </w:t>
        </w:r>
      </w:ins>
      <w:ins w:id="360" w:author="PR Preview" w:date="2026-01-01T00:00:00Z">
        <w:r>
          <w:rPr>
            <w:rStyle w:val="VerbatimChar"/>
          </w:rPr>
          <w:t xml:space="preserve">for</w:t>
        </w:r>
      </w:ins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loop is a</w:t>
        </w:r>
      </w:ins>
      <w:ins w:id="363" w:author="PR Preview" w:date="2026-01-01T00:00:00Z">
        <w:r>
          <w:t xml:space="preserve"> </w:t>
        </w:r>
      </w:ins>
      <w:ins w:id="364" w:author="PR Preview" w:date="2026-01-01T00:00:00Z">
        <w:r>
          <w:rPr>
            <w:rStyle w:val="VerbatimChar"/>
          </w:rPr>
          <w:t xml:space="preserve">while</w:t>
        </w:r>
      </w:ins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loop written more briefly.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The loop on the left does the same thing as the loop on the right,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provided the body changes neither</w:t>
        </w:r>
      </w:ins>
      <w:ins w:id="371" w:author="PR Preview" w:date="2026-01-01T00:00:00Z">
        <w:r>
          <w:t xml:space="preserve"> </w:t>
        </w:r>
      </w:ins>
      <w:ins w:id="372" w:author="PR Preview" w:date="2026-01-01T00:00:00Z">
        <w:r>
          <w:rPr>
            <w:rStyle w:val="VerbatimChar"/>
          </w:rPr>
          <w:t xml:space="preserve">i</w:t>
        </w:r>
      </w:ins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nor</w:t>
        </w:r>
      </w:ins>
      <w:ins w:id="375" w:author="PR Preview" w:date="2026-01-01T00:00:00Z">
        <w:r>
          <w:t xml:space="preserve"> </w:t>
        </w:r>
      </w:ins>
      <w:ins w:id="376" w:author="PR Preview" w:date="2026-01-01T00:00:00Z">
        <w:r>
          <w:rPr>
            <w:rStyle w:val="VerbatimChar"/>
          </w:rPr>
          <w:t xml:space="preserve">b</w:t>
        </w:r>
      </w:ins>
      <w:ins w:id="377" w:author="PR Preview" w:date="2026-01-01T00:00:00Z">
        <w:r>
          <w:t xml:space="preserve">:</w:t>
        </w:r>
      </w:ins>
    </w:p>
    <w:p>
      <w:pPr>
        <w:pStyle w:val="SourceCode"/>
      </w:pPr>
      <w:ins w:id="378" w:author="PR Preview" w:date="2026-01-01T00:00:00Z">
        <w:r>
          <w:rPr>
            <w:rStyle w:val="VerbatimChar"/>
          </w:rPr>
          <w:t xml:space="preserve">for i := a to b              i := a</w:t>
        </w:r>
      </w:ins>
      <w:ins w:id="379" w:author="PR Preview" w:date="2026-01-01T00:00:00Z">
        <w:r>
          <w:br/>
        </w:r>
      </w:ins>
      <w:ins w:id="380" w:author="PR Preview" w:date="2026-01-01T00:00:00Z">
        <w:r>
          <w:rPr>
            <w:rStyle w:val="VerbatimChar"/>
          </w:rPr>
          <w:t xml:space="preserve">    body                     while i &lt;= b</w:t>
        </w:r>
      </w:ins>
      <w:ins w:id="381" w:author="PR Preview" w:date="2026-01-01T00:00:00Z">
        <w:r>
          <w:br/>
        </w:r>
      </w:ins>
      <w:ins w:id="382" w:author="PR Preview" w:date="2026-01-01T00:00:00Z">
        <w:r>
          <w:rPr>
            <w:rStyle w:val="VerbatimChar"/>
          </w:rPr>
          <w:t xml:space="preserve">                                 body</w:t>
        </w:r>
      </w:ins>
      <w:ins w:id="383" w:author="PR Preview" w:date="2026-01-01T00:00:00Z">
        <w:r>
          <w:br/>
        </w:r>
      </w:ins>
      <w:ins w:id="384" w:author="PR Preview" w:date="2026-01-01T00:00:00Z">
        <w:r>
          <w:rPr>
            <w:rStyle w:val="VerbatimChar"/>
          </w:rPr>
          <w:t xml:space="preserve">                                 i := i + 1</w:t>
        </w:r>
      </w:ins>
    </w:p>
    <w:p>
      <w:pPr>
        <w:pStyle w:val="FirstParagraph"/>
      </w:pPr>
      <w:ins w:id="385" w:author="PR Preview" w:date="2026-01-01T00:00:00Z">
        <w:r>
          <w:t xml:space="preserve">So the guard of</w:t>
        </w:r>
      </w:ins>
      <w:ins w:id="386" w:author="PR Preview" w:date="2026-01-01T00:00:00Z">
        <w:r>
          <w:t xml:space="preserve"> </w:t>
        </w:r>
      </w:ins>
      <w:ins w:id="387" w:author="PR Preview" w:date="2026-01-01T00:00:00Z">
        <w:r>
          <w:rPr>
            <w:rStyle w:val="VerbatimChar"/>
          </w:rPr>
          <w:t xml:space="preserve">for i := a to b</w:t>
        </w:r>
      </w:ins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is</w:t>
        </w:r>
      </w:ins>
      <w:ins w:id="390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≤</m:t>
        </m:r>
        <m:r>
          <m:t>b</m:t>
        </m:r>
      </m:oMath>
      <w:ins w:id="391" w:author="PR Preview" w:date="2026-01-01T00:00:00Z">
        <w:r>
          <w:t xml:space="preserve">,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and the loop stops at the first test where</w:t>
        </w:r>
      </w:ins>
      <w:ins w:id="394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1</m:t>
        </m:r>
      </m:oMath>
      <w:ins w:id="395" w:author="PR Preview" w:date="2026-01-01T00:00:00Z">
        <w:r>
          <w:t xml:space="preserve">,</w:t>
        </w:r>
      </w:ins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or at once if</w:t>
        </w:r>
      </w:ins>
      <w:ins w:id="39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b</m:t>
        </m:r>
      </m:oMath>
      <w:ins w:id="399" w:author="PR Preview" w:date="2026-01-01T00:00:00Z">
        <w:r>
          <w:t xml:space="preserve">.</w:t>
        </w:r>
      </w:ins>
    </w:p>
    <w:bookmarkEnd w:id="26"/>
    <w:bookmarkStart w:id="27" w:name="def-loop-invariant"/>
    <w:p>
      <w:pPr>
        <w:pStyle w:val="BodyText"/>
      </w:pPr>
      <w:ins w:id="400" w:author="PR Preview" w:date="2026-01-01T00:00:00Z">
        <w:r>
          <w:rPr>
            <w:b/>
            <w:bCs/>
          </w:rPr>
          <w:t xml:space="preserve">Definition 5 (Loop invariant)</w:t>
        </w:r>
      </w:ins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A</w:t>
        </w:r>
      </w:ins>
      <w:ins w:id="403" w:author="PR Preview" w:date="2026-01-01T00:00:00Z">
        <w:r>
          <w:t xml:space="preserve"> </w:t>
        </w:r>
      </w:ins>
      <w:ins w:id="404" w:author="PR Preview" w:date="2026-01-01T00:00:00Z">
        <w:r>
          <w:rPr>
            <w:b/>
            <w:bCs/>
          </w:rPr>
          <w:t xml:space="preserve">loop invariant</w:t>
        </w:r>
      </w:ins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of a loop is a statement about the loop’s variables</w:t>
        </w:r>
      </w:ins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that is true every time the loop’s guard (</w:t>
        </w:r>
      </w:ins>
      <w:hyperlink w:anchor="def-loop-guard">
        <w:ins w:id="409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410" w:author="PR Preview" w:date="2026-01-01T00:00:00Z">
        <w:r>
          <w:t xml:space="preserve">) is tested,</w:t>
        </w:r>
      </w:ins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before the first pass through the body and after each pass,</w:t>
        </w:r>
      </w:ins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for every input that satisfies the algorithm’s precondition (</w:t>
        </w:r>
      </w:ins>
      <w:hyperlink w:anchor="def-precondition">
        <w:ins w:id="415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416" w:author="PR Preview" w:date="2026-01-01T00:00:00Z">
        <w:r>
          <w:t xml:space="preserve">).</w:t>
        </w:r>
      </w:ins>
    </w:p>
    <w:bookmarkEnd w:id="27"/>
    <w:bookmarkStart w:id="28" w:name="exm-root-invariant"/>
    <w:p>
      <w:pPr>
        <w:pStyle w:val="BodyText"/>
      </w:pPr>
      <w:ins w:id="417" w:author="PR Preview" w:date="2026-01-01T00:00:00Z">
        <w:r>
          <w:rPr>
            <w:b/>
            <w:bCs/>
          </w:rPr>
          <w:t xml:space="preserve">Example 4 (A statement that holds at every test of</w:t>
        </w:r>
      </w:ins>
      <w:ins w:id="418" w:author="PR Preview" w:date="2026-01-01T00:00:00Z">
        <w:r>
          <w:rPr>
            <w:b/>
            <w:bCs/>
          </w:rPr>
          <w:t xml:space="preserve"> </w:t>
        </w:r>
      </w:ins>
      <w:ins w:id="419" w:author="PR Preview" w:date="2026-01-01T00:00:00Z">
        <w:r>
          <w:rPr>
            <w:rStyle w:val="VerbatimChar"/>
            <w:b/>
            <w:bCs/>
          </w:rPr>
          <w:t xml:space="preserve">root</w:t>
        </w:r>
      </w:ins>
      <w:ins w:id="420" w:author="PR Preview" w:date="2026-01-01T00:00:00Z">
        <w:r>
          <w:rPr>
            <w:b/>
            <w:bCs/>
          </w:rPr>
          <w:t xml:space="preserve">)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In the run of</w:t>
        </w:r>
      </w:ins>
      <w:ins w:id="423" w:author="PR Preview" w:date="2026-01-01T00:00:00Z">
        <w:r>
          <w:t xml:space="preserve"> </w:t>
        </w:r>
      </w:ins>
      <w:ins w:id="424" w:author="PR Preview" w:date="2026-01-01T00:00:00Z">
        <w:r>
          <w:rPr>
            <w:rStyle w:val="VerbatimChar"/>
          </w:rPr>
          <w:t xml:space="preserve">root(20)</w:t>
        </w:r>
      </w:ins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in</w:t>
        </w:r>
      </w:ins>
      <w:ins w:id="427" w:author="PR Preview" w:date="2026-01-01T00:00:00Z">
        <w:r>
          <w:t xml:space="preserve"> </w:t>
        </w:r>
      </w:ins>
      <w:hyperlink w:anchor="sol-root-trace">
        <w:ins w:id="428" w:author="PR Preview" w:date="2026-01-01T00:00:00Z">
          <w:r>
            <w:rPr>
              <w:rStyle w:val="Hyperlink"/>
            </w:rPr>
            <w:t xml:space="preserve">Solution 1</w:t>
          </w:r>
        </w:ins>
      </w:hyperlink>
      <w:ins w:id="429" w:author="PR Preview" w:date="2026-01-01T00:00:00Z">
        <w:r>
          <w:t xml:space="preserve">,</w:t>
        </w:r>
      </w:ins>
      <w:ins w:id="430" w:author="PR Preview" w:date="2026-01-01T00:00:00Z">
        <w:r>
          <w:t xml:space="preserve"> </w:t>
        </w:r>
      </w:ins>
      <w:ins w:id="431" w:author="PR Preview" w:date="2026-01-01T00:00:00Z">
        <w:r>
          <w:rPr>
            <w:rStyle w:val="VerbatimChar"/>
          </w:rPr>
          <w:t xml:space="preserve">r</w:t>
        </w:r>
      </w:ins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takes the values 0, 1, 2, 3 and 4 at the five tests of the guard.</w:t>
        </w:r>
      </w:ins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The statement</w:t>
        </w:r>
      </w:ins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“</w:t>
        </w:r>
      </w:ins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ins w:id="438" w:author="PR Preview" w:date="2026-01-01T00:00:00Z">
        <w:r>
          <w:t xml:space="preserve">”</w:t>
        </w:r>
      </w:ins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is true at all five tests, as a loop invariant (</w:t>
        </w:r>
      </w:ins>
      <w:hyperlink w:anchor="def-loop-invariant">
        <w:ins w:id="441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442" w:author="PR Preview" w:date="2026-01-01T00:00:00Z">
        <w:r>
          <w:t xml:space="preserve">) must be,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and</w:t>
        </w:r>
      </w:ins>
      <w:ins w:id="445" w:author="PR Preview" w:date="2026-01-01T00:00:00Z">
        <w:r>
          <w:t xml:space="preserve"> </w:t>
        </w:r>
      </w:ins>
      <w:hyperlink w:anchor="sol-root-step">
        <w:ins w:id="446" w:author="PR Preview" w:date="2026-01-01T00:00:00Z">
          <w:r>
            <w:rPr>
              <w:rStyle w:val="Hyperlink"/>
            </w:rPr>
            <w:t xml:space="preserve">Solution 2</w:t>
          </w:r>
        </w:ins>
      </w:hyperlink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shows, for every</w:t>
        </w:r>
      </w:ins>
      <w:ins w:id="449" w:author="PR Preview" w:date="2026-01-01T00:00:00Z">
        <w:r>
          <w:t xml:space="preserve"> </w:t>
        </w:r>
      </w:ins>
      <m:oMath>
        <m:r>
          <m:t>n</m:t>
        </m:r>
      </m:oMath>
      <w:ins w:id="450" w:author="PR Preview" w:date="2026-01-01T00:00:00Z">
        <w:r>
          <w:t xml:space="preserve">, that a pass through the body never turns it from true to false.</w:t>
        </w:r>
      </w:ins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The statement</w:t>
        </w:r>
      </w:ins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“</w:t>
        </w:r>
      </w:ins>
      <m:oMath>
        <m:r>
          <m:t>r</m:t>
        </m:r>
        <m:r>
          <m:rPr>
            <m:sty m:val="p"/>
          </m:rPr>
          <m:t>&lt;</m:t>
        </m:r>
        <m:r>
          <m:t>4</m:t>
        </m:r>
      </m:oMath>
      <w:ins w:id="455" w:author="PR Preview" w:date="2026-01-01T00:00:00Z">
        <w:r>
          <w:t xml:space="preserve">”</w:t>
        </w:r>
      </w:ins>
      <w:ins w:id="456" w:author="PR Preview" w:date="2026-01-01T00:00:00Z">
        <w:r>
          <w:t xml:space="preserve">, by contrast, is true at the first four tests but false at the fifth,</w:t>
        </w:r>
      </w:ins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so it is not a loop invariant of</w:t>
        </w:r>
      </w:ins>
      <w:ins w:id="459" w:author="PR Preview" w:date="2026-01-01T00:00:00Z">
        <w:r>
          <w:t xml:space="preserve"> </w:t>
        </w:r>
      </w:ins>
      <w:ins w:id="460" w:author="PR Preview" w:date="2026-01-01T00:00:00Z">
        <w:r>
          <w:rPr>
            <w:rStyle w:val="VerbatimChar"/>
          </w:rPr>
          <w:t xml:space="preserve">root</w:t>
        </w:r>
      </w:ins>
      <w:ins w:id="461" w:author="PR Preview" w:date="2026-01-01T00:00:00Z">
        <w:r>
          <w:t xml:space="preserve">.</w:t>
        </w:r>
      </w:ins>
    </w:p>
    <w:bookmarkEnd w:id="28"/>
    <w:bookmarkStart w:id="29" w:name="thm-loop-invariant"/>
    <w:p>
      <w:pPr>
        <w:pStyle w:val="BodyText"/>
      </w:pPr>
      <w:ins w:id="462" w:author="PR Preview" w:date="2026-01-01T00:00:00Z">
        <w:r>
          <w:rPr>
            <w:b/>
            <w:bCs/>
          </w:rPr>
          <w:t xml:space="preserve">Theorem 1 (The loop invariant theorem)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Let</w:t>
        </w:r>
      </w:ins>
      <w:ins w:id="465" w:author="PR Preview" w:date="2026-01-01T00:00:00Z">
        <w:r>
          <w:t xml:space="preserve"> </w:t>
        </w:r>
      </w:ins>
      <m:oMath>
        <m:r>
          <m:t>I</m:t>
        </m:r>
      </m:oMath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be a statement about the variables of a</w:t>
        </w:r>
      </w:ins>
      <w:ins w:id="468" w:author="PR Preview" w:date="2026-01-01T00:00:00Z">
        <w:r>
          <w:t xml:space="preserve"> </w:t>
        </w:r>
      </w:ins>
      <w:ins w:id="469" w:author="PR Preview" w:date="2026-01-01T00:00:00Z">
        <w:r>
          <w:rPr>
            <w:rStyle w:val="VerbatimChar"/>
          </w:rPr>
          <w:t xml:space="preserve">while</w:t>
        </w:r>
      </w:ins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loop whose guard (</w:t>
        </w:r>
      </w:ins>
      <w:hyperlink w:anchor="def-loop-guard">
        <w:ins w:id="472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473" w:author="PR Preview" w:date="2026-01-01T00:00:00Z">
        <w:r>
          <w:t xml:space="preserve">) is</w:t>
        </w:r>
      </w:ins>
      <w:ins w:id="474" w:author="PR Preview" w:date="2026-01-01T00:00:00Z">
        <w:r>
          <w:t xml:space="preserve"> </w:t>
        </w:r>
      </w:ins>
      <m:oMath>
        <m:r>
          <m:t>G</m:t>
        </m:r>
      </m:oMath>
      <w:ins w:id="475" w:author="PR Preview" w:date="2026-01-01T00:00:00Z">
        <w:r>
          <w:t xml:space="preserve">.</w:t>
        </w:r>
      </w:ins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Suppose that</w:t>
        </w:r>
      </w:ins>
    </w:p>
    <w:p>
      <w:pPr>
        <w:pStyle w:val="Compact"/>
        <w:numPr>
          <w:ilvl w:val="0"/>
          <w:numId w:val="1003"/>
        </w:numPr>
      </w:pPr>
      <m:oMath>
        <m:r>
          <m:t>I</m:t>
        </m:r>
      </m:oMath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is true at the first test of the guard, and</w:t>
        </w:r>
      </w:ins>
    </w:p>
    <w:p>
      <w:pPr>
        <w:pStyle w:val="Compact"/>
        <w:numPr>
          <w:ilvl w:val="0"/>
          <w:numId w:val="1003"/>
        </w:numPr>
      </w:pPr>
      <w:ins w:id="480" w:author="PR Preview" w:date="2026-01-01T00:00:00Z">
        <w:r>
          <w:t xml:space="preserve">whenever</w:t>
        </w:r>
      </w:ins>
      <w:ins w:id="481" w:author="PR Preview" w:date="2026-01-01T00:00:00Z">
        <w:r>
          <w:t xml:space="preserve"> </w:t>
        </w:r>
      </w:ins>
      <m:oMath>
        <m:r>
          <m:t>I</m:t>
        </m:r>
      </m:oMath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and</w:t>
        </w:r>
      </w:ins>
      <w:ins w:id="484" w:author="PR Preview" w:date="2026-01-01T00:00:00Z">
        <w:r>
          <w:t xml:space="preserve"> </w:t>
        </w:r>
      </w:ins>
      <m:oMath>
        <m:r>
          <m:t>G</m:t>
        </m:r>
      </m:oMath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are both true at a test of the guard,</w:t>
        </w:r>
      </w:ins>
      <w:ins w:id="487" w:author="PR Preview" w:date="2026-01-01T00:00:00Z">
        <w:r>
          <w:t xml:space="preserve"> </w:t>
        </w:r>
      </w:ins>
      <m:oMath>
        <m:r>
          <m:t>I</m:t>
        </m:r>
      </m:oMath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is true at the next test.</w:t>
        </w:r>
      </w:ins>
    </w:p>
    <w:p>
      <w:pPr>
        <w:pStyle w:val="FirstParagraph"/>
      </w:pPr>
      <w:ins w:id="490" w:author="PR Preview" w:date="2026-01-01T00:00:00Z">
        <w:r>
          <w:t xml:space="preserve">Then</w:t>
        </w:r>
      </w:ins>
      <w:ins w:id="491" w:author="PR Preview" w:date="2026-01-01T00:00:00Z">
        <w:r>
          <w:t xml:space="preserve"> </w:t>
        </w:r>
      </w:ins>
      <m:oMath>
        <m:r>
          <m:t>I</m:t>
        </m:r>
      </m:oMath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is a loop invariant (</w:t>
        </w:r>
      </w:ins>
      <w:hyperlink w:anchor="def-loop-invariant">
        <w:ins w:id="494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495" w:author="PR Preview" w:date="2026-01-01T00:00:00Z">
        <w:r>
          <w:t xml:space="preserve">) of the loop.</w:t>
        </w:r>
      </w:ins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In particular, if the loop stops, then</w:t>
        </w:r>
      </w:ins>
      <w:ins w:id="498" w:author="PR Preview" w:date="2026-01-01T00:00:00Z">
        <w:r>
          <w:t xml:space="preserve"> </w:t>
        </w:r>
      </w:ins>
      <m:oMath>
        <m:r>
          <m:t>I</m:t>
        </m:r>
      </m:oMath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is true and</w:t>
        </w:r>
      </w:ins>
      <w:ins w:id="501" w:author="PR Preview" w:date="2026-01-01T00:00:00Z">
        <w:r>
          <w:t xml:space="preserve"> </w:t>
        </w:r>
      </w:ins>
      <m:oMath>
        <m:r>
          <m:t>G</m:t>
        </m:r>
      </m:oMath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is false when it stops.</w:t>
        </w:r>
      </w:ins>
    </w:p>
    <w:bookmarkEnd w:id="29"/>
    <w:p>
      <w:pPr>
        <w:pStyle w:val="BodyText"/>
      </w:pPr>
      <w:ins w:id="504" w:author="PR Preview" w:date="2026-01-01T00:00:00Z">
        <w:r>
          <w:rPr>
            <w:i/>
            <w:iCs/>
          </w:rPr>
          <w:t xml:space="preserve">Proof</w:t>
        </w:r>
      </w:ins>
      <w:ins w:id="505" w:author="PR Preview" w:date="2026-01-01T00:00:00Z">
        <w:r>
          <w:t xml:space="preserve">. </w:t>
        </w:r>
      </w:ins>
      <w:ins w:id="506" w:author="PR Preview" w:date="2026-01-01T00:00:00Z">
        <w:r>
          <w:t xml:space="preserve">We use induction (</w:t>
        </w:r>
      </w:ins>
      <w:hyperlink r:id="rId30">
        <w:ins w:id="507" w:author="PR Preview" w:date="2026-01-01T00:00:00Z">
          <w:r>
            <w:rPr>
              <w:rStyle w:val="Hyperlink"/>
            </w:rPr>
            <w:t xml:space="preserve">Definition: Proof by induction</w:t>
          </w:r>
        </w:ins>
      </w:hyperlink>
      <w:ins w:id="508" w:author="PR Preview" w:date="2026-01-01T00:00:00Z">
        <w:r>
          <w:t xml:space="preserve">) on the number of passes through the body.</w:t>
        </w:r>
      </w:ins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For each non-negative integer</w:t>
        </w:r>
      </w:ins>
      <w:ins w:id="511" w:author="PR Preview" w:date="2026-01-01T00:00:00Z">
        <w:r>
          <w:t xml:space="preserve"> </w:t>
        </w:r>
      </w:ins>
      <m:oMath>
        <m:r>
          <m:t>k</m:t>
        </m:r>
      </m:oMath>
      <w:ins w:id="512" w:author="PR Preview" w:date="2026-01-01T00:00:00Z">
        <w:r>
          <w:t xml:space="preserve">, let</w:t>
        </w:r>
      </w:ins>
      <w:ins w:id="51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be the claim</w:t>
        </w:r>
      </w:ins>
    </w:p>
    <w:p>
      <w:pPr>
        <w:pStyle w:val="BlockText"/>
      </w:pPr>
      <w:ins w:id="516" w:author="PR Preview" w:date="2026-01-01T00:00:00Z">
        <w:r>
          <w:t xml:space="preserve">if the body runs at least</w:t>
        </w:r>
      </w:ins>
      <w:ins w:id="517" w:author="PR Preview" w:date="2026-01-01T00:00:00Z">
        <w:r>
          <w:t xml:space="preserve"> </w:t>
        </w:r>
      </w:ins>
      <m:oMath>
        <m:r>
          <m:t>k</m:t>
        </m:r>
      </m:oMath>
      <w:ins w:id="518" w:author="PR Preview" w:date="2026-01-01T00:00:00Z">
        <w:r>
          <w:t xml:space="preserve"> </w:t>
        </w:r>
      </w:ins>
      <w:ins w:id="519" w:author="PR Preview" w:date="2026-01-01T00:00:00Z">
        <w:r>
          <w:t xml:space="preserve">times, then</w:t>
        </w:r>
      </w:ins>
      <w:ins w:id="520" w:author="PR Preview" w:date="2026-01-01T00:00:00Z">
        <w:r>
          <w:t xml:space="preserve"> </w:t>
        </w:r>
      </w:ins>
      <m:oMath>
        <m:r>
          <m:t>I</m:t>
        </m:r>
      </m:oMath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is true at the test of the guard that follows the first</w:t>
        </w:r>
      </w:ins>
      <w:ins w:id="523" w:author="PR Preview" w:date="2026-01-01T00:00:00Z">
        <w:r>
          <w:t xml:space="preserve"> </w:t>
        </w:r>
      </w:ins>
      <m:oMath>
        <m:r>
          <m:t>k</m:t>
        </m:r>
      </m:oMath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passes.</w:t>
        </w:r>
      </w:ins>
    </w:p>
    <w:p>
      <w:pPr>
        <w:pStyle w:val="FirstParagraph"/>
      </w:pPr>
      <w:ins w:id="526" w:author="PR Preview" w:date="2026-01-01T00:00:00Z">
        <w:r>
          <w:t xml:space="preserve">The test that follows the first</w:t>
        </w:r>
      </w:ins>
      <w:ins w:id="527" w:author="PR Preview" w:date="2026-01-01T00:00:00Z">
        <w:r>
          <w:t xml:space="preserve"> </w:t>
        </w:r>
      </w:ins>
      <m:oMath>
        <m:r>
          <m:t>0</m:t>
        </m:r>
      </m:oMath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passes is the first test.</w:t>
        </w:r>
      </w:ins>
    </w:p>
    <w:p>
      <w:pPr>
        <w:pStyle w:val="BodyText"/>
      </w:pPr>
      <w:ins w:id="530" w:author="PR Preview" w:date="2026-01-01T00:00:00Z">
        <w:r>
          <w:rPr>
            <w:b/>
            <w:bCs/>
          </w:rPr>
          <w:t xml:space="preserve">Base case.</w:t>
        </w:r>
      </w:ins>
      <w:ins w:id="53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is hypothesis 1.</w:t>
        </w:r>
      </w:ins>
    </w:p>
    <w:p>
      <w:pPr>
        <w:pStyle w:val="BodyText"/>
      </w:pPr>
      <w:ins w:id="534" w:author="PR Preview" w:date="2026-01-01T00:00:00Z">
        <w:r>
          <w:rPr>
            <w:b/>
            <w:bCs/>
          </w:rPr>
          <w:t xml:space="preserve">Inductive step.</w:t>
        </w:r>
      </w:ins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Let</w:t>
        </w:r>
      </w:ins>
      <w:ins w:id="53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1</m:t>
        </m:r>
      </m:oMath>
      <w:ins w:id="538" w:author="PR Preview" w:date="2026-01-01T00:00:00Z">
        <w:r>
          <w:t xml:space="preserve">, suppose</w:t>
        </w:r>
      </w:ins>
      <w:ins w:id="53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holds, and suppose the body runs at least</w:t>
        </w:r>
      </w:ins>
      <w:ins w:id="542" w:author="PR Preview" w:date="2026-01-01T00:00:00Z">
        <w:r>
          <w:t xml:space="preserve"> </w:t>
        </w:r>
      </w:ins>
      <m:oMath>
        <m:r>
          <m:t>k</m:t>
        </m:r>
      </m:oMath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times.</w:t>
        </w:r>
      </w:ins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Then it runs at least</w:t>
        </w:r>
      </w:ins>
      <w:ins w:id="54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−</m:t>
        </m:r>
        <m:r>
          <m:t>1</m:t>
        </m:r>
      </m:oMath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times, so by</w:t>
        </w:r>
      </w:ins>
      <w:ins w:id="55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551" w:author="PR Preview" w:date="2026-01-01T00:00:00Z">
        <w:r>
          <w:t xml:space="preserve">,</w:t>
        </w:r>
      </w:ins>
      <w:ins w:id="552" w:author="PR Preview" w:date="2026-01-01T00:00:00Z">
        <w:r>
          <w:t xml:space="preserve"> </w:t>
        </w:r>
      </w:ins>
      <m:oMath>
        <m:r>
          <m:t>I</m:t>
        </m:r>
      </m:oMath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is true at the test that follows the first</w:t>
        </w:r>
      </w:ins>
      <w:ins w:id="555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−</m:t>
        </m:r>
        <m:r>
          <m:t>1</m:t>
        </m:r>
      </m:oMath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passes.</w:t>
        </w:r>
      </w:ins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The</w:t>
        </w:r>
      </w:ins>
      <w:ins w:id="560" w:author="PR Preview" w:date="2026-01-01T00:00:00Z">
        <w:r>
          <w:t xml:space="preserve"> </w:t>
        </w:r>
      </w:ins>
      <m:oMath>
        <m:r>
          <m:t>k</m:t>
        </m:r>
      </m:oMath>
      <w:ins w:id="561" w:author="PR Preview" w:date="2026-01-01T00:00:00Z">
        <w:r>
          <w:t xml:space="preserve">th pass comes right after that test, and the body runs only when the guard is true,</w:t>
        </w:r>
      </w:ins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so</w:t>
        </w:r>
      </w:ins>
      <w:ins w:id="564" w:author="PR Preview" w:date="2026-01-01T00:00:00Z">
        <w:r>
          <w:t xml:space="preserve"> </w:t>
        </w:r>
      </w:ins>
      <m:oMath>
        <m:r>
          <m:t>G</m:t>
        </m:r>
      </m:oMath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is also true at that test.</w:t>
        </w:r>
      </w:ins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By hypothesis 2,</w:t>
        </w:r>
      </w:ins>
      <w:ins w:id="569" w:author="PR Preview" w:date="2026-01-01T00:00:00Z">
        <w:r>
          <w:t xml:space="preserve"> </w:t>
        </w:r>
      </w:ins>
      <m:oMath>
        <m:r>
          <m:t>I</m:t>
        </m:r>
      </m:oMath>
      <w:ins w:id="570" w:author="PR Preview" w:date="2026-01-01T00:00:00Z">
        <w:r>
          <w:t xml:space="preserve"> </w:t>
        </w:r>
      </w:ins>
      <w:ins w:id="571" w:author="PR Preview" w:date="2026-01-01T00:00:00Z">
        <w:r>
          <w:t xml:space="preserve">is true at the next test, which is the test that follows the first</w:t>
        </w:r>
      </w:ins>
      <w:ins w:id="572" w:author="PR Preview" w:date="2026-01-01T00:00:00Z">
        <w:r>
          <w:t xml:space="preserve"> </w:t>
        </w:r>
      </w:ins>
      <m:oMath>
        <m:r>
          <m:t>k</m:t>
        </m:r>
      </m:oMath>
      <w:ins w:id="573" w:author="PR Preview" w:date="2026-01-01T00:00:00Z">
        <w:r>
          <w:t xml:space="preserve"> </w:t>
        </w:r>
      </w:ins>
      <w:ins w:id="574" w:author="PR Preview" w:date="2026-01-01T00:00:00Z">
        <w:r>
          <w:t xml:space="preserve">passes.</w:t>
        </w:r>
      </w:ins>
      <w:ins w:id="575" w:author="PR Preview" w:date="2026-01-01T00:00:00Z">
        <w:r>
          <w:t xml:space="preserve"> </w:t>
        </w:r>
      </w:ins>
      <w:ins w:id="576" w:author="PR Preview" w:date="2026-01-01T00:00:00Z">
        <w:r>
          <w:t xml:space="preserve">So</w:t>
        </w:r>
      </w:ins>
      <w:ins w:id="57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ins w:id="578" w:author="PR Preview" w:date="2026-01-01T00:00:00Z">
        <w:r>
          <w:t xml:space="preserve"> </w:t>
        </w:r>
      </w:ins>
      <w:ins w:id="579" w:author="PR Preview" w:date="2026-01-01T00:00:00Z">
        <w:r>
          <w:t xml:space="preserve">holds.</w:t>
        </w:r>
      </w:ins>
    </w:p>
    <w:p>
      <w:pPr>
        <w:pStyle w:val="BodyText"/>
      </w:pPr>
      <w:ins w:id="580" w:author="PR Preview" w:date="2026-01-01T00:00:00Z">
        <w:r>
          <w:t xml:space="preserve">By induction,</w:t>
        </w:r>
      </w:ins>
      <w:ins w:id="58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holds for every</w:t>
        </w:r>
      </w:ins>
      <w:ins w:id="584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0</m:t>
        </m:r>
      </m:oMath>
      <w:ins w:id="585" w:author="PR Preview" w:date="2026-01-01T00:00:00Z">
        <w:r>
          <w:t xml:space="preserve">.</w:t>
        </w:r>
      </w:ins>
      <w:ins w:id="586" w:author="PR Preview" w:date="2026-01-01T00:00:00Z">
        <w:r>
          <w:t xml:space="preserve"> </w:t>
        </w:r>
      </w:ins>
      <w:ins w:id="587" w:author="PR Preview" w:date="2026-01-01T00:00:00Z">
        <w:r>
          <w:t xml:space="preserve">Every test of the guard follows the first</w:t>
        </w:r>
      </w:ins>
      <w:ins w:id="588" w:author="PR Preview" w:date="2026-01-01T00:00:00Z">
        <w:r>
          <w:t xml:space="preserve"> </w:t>
        </w:r>
      </w:ins>
      <m:oMath>
        <m:r>
          <m:t>k</m:t>
        </m:r>
      </m:oMath>
      <w:ins w:id="589" w:author="PR Preview" w:date="2026-01-01T00:00:00Z">
        <w:r>
          <w:t xml:space="preserve"> </w:t>
        </w:r>
      </w:ins>
      <w:ins w:id="590" w:author="PR Preview" w:date="2026-01-01T00:00:00Z">
        <w:r>
          <w:t xml:space="preserve">passes for some</w:t>
        </w:r>
      </w:ins>
      <w:ins w:id="59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0</m:t>
        </m:r>
      </m:oMath>
      <w:ins w:id="592" w:author="PR Preview" w:date="2026-01-01T00:00:00Z">
        <w:r>
          <w:t xml:space="preserve">,</w:t>
        </w:r>
      </w:ins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so</w:t>
        </w:r>
      </w:ins>
      <w:ins w:id="595" w:author="PR Preview" w:date="2026-01-01T00:00:00Z">
        <w:r>
          <w:t xml:space="preserve"> </w:t>
        </w:r>
      </w:ins>
      <m:oMath>
        <m:r>
          <m:t>I</m:t>
        </m:r>
      </m:oMath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is true at every test, and</w:t>
        </w:r>
      </w:ins>
      <w:ins w:id="598" w:author="PR Preview" w:date="2026-01-01T00:00:00Z">
        <w:r>
          <w:t xml:space="preserve"> </w:t>
        </w:r>
      </w:ins>
      <m:oMath>
        <m:r>
          <m:t>I</m:t>
        </m:r>
      </m:oMath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is a loop invariant.</w:t>
        </w:r>
      </w:ins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The loop stops only at a test where</w:t>
        </w:r>
      </w:ins>
      <w:ins w:id="603" w:author="PR Preview" w:date="2026-01-01T00:00:00Z">
        <w:r>
          <w:t xml:space="preserve"> </w:t>
        </w:r>
      </w:ins>
      <m:oMath>
        <m:r>
          <m:t>G</m:t>
        </m:r>
      </m:oMath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is false,</w:t>
        </w:r>
      </w:ins>
      <w:ins w:id="606" w:author="PR Preview" w:date="2026-01-01T00:00:00Z">
        <w:r>
          <w:t xml:space="preserve"> </w:t>
        </w:r>
      </w:ins>
      <w:ins w:id="607" w:author="PR Preview" w:date="2026-01-01T00:00:00Z">
        <w:r>
          <w:t xml:space="preserve">and</w:t>
        </w:r>
      </w:ins>
      <w:ins w:id="608" w:author="PR Preview" w:date="2026-01-01T00:00:00Z">
        <w:r>
          <w:t xml:space="preserve"> </w:t>
        </w:r>
      </w:ins>
      <m:oMath>
        <m:r>
          <m:t>I</m:t>
        </m:r>
      </m:oMath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is true at that test too.</w:t>
        </w:r>
      </w:ins>
    </w:p>
    <w:bookmarkStart w:id="31" w:name="rem-invariant-parts"/>
    <w:p>
      <w:pPr>
        <w:pStyle w:val="BodyText"/>
      </w:pPr>
      <w:ins w:id="611" w:author="PR Preview" w:date="2026-01-01T00:00:00Z">
        <w:r>
          <w:rPr>
            <w:i/>
            <w:iCs/>
          </w:rPr>
          <w:t xml:space="preserve">Remark 2</w:t>
        </w:r>
      </w:ins>
      <w:ins w:id="612" w:author="PR Preview" w:date="2026-01-01T00:00:00Z">
        <w:r>
          <w:t xml:space="preserve"> (The three parts of a loop invariant proof). </w:t>
        </w:r>
      </w:ins>
      <w:ins w:id="613" w:author="PR Preview" w:date="2026-01-01T00:00:00Z">
        <w:r>
          <w:t xml:space="preserve">A proof that an algorithm with one loop is correct (</w:t>
        </w:r>
      </w:ins>
      <w:hyperlink w:anchor="def-correct-algorithm">
        <w:ins w:id="614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615" w:author="PR Preview" w:date="2026-01-01T00:00:00Z">
        <w:r>
          <w:t xml:space="preserve">) usually names a statement</w:t>
        </w:r>
      </w:ins>
      <w:ins w:id="616" w:author="PR Preview" w:date="2026-01-01T00:00:00Z">
        <w:r>
          <w:t xml:space="preserve"> </w:t>
        </w:r>
      </w:ins>
      <m:oMath>
        <m:r>
          <m:t>I</m:t>
        </m:r>
      </m:oMath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and shows three things.</w:t>
        </w:r>
      </w:ins>
    </w:p>
    <w:p>
      <w:pPr>
        <w:pStyle w:val="BodyText"/>
      </w:pPr>
      <w:ins w:id="619" w:author="PR Preview" w:date="2026-01-01T00:00:00Z">
        <w:r>
          <w:rPr>
            <w:b/>
            <w:bCs/>
          </w:rPr>
          <w:t xml:space="preserve">Initialization.</w:t>
        </w:r>
      </w:ins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Assuming the precondition,</w:t>
        </w:r>
      </w:ins>
      <w:ins w:id="622" w:author="PR Preview" w:date="2026-01-01T00:00:00Z">
        <w:r>
          <w:t xml:space="preserve"> </w:t>
        </w:r>
      </w:ins>
      <m:oMath>
        <m:r>
          <m:t>I</m:t>
        </m:r>
      </m:oMath>
      <w:ins w:id="623" w:author="PR Preview" w:date="2026-01-01T00:00:00Z">
        <w:r>
          <w:t xml:space="preserve"> </w:t>
        </w:r>
      </w:ins>
      <w:ins w:id="624" w:author="PR Preview" w:date="2026-01-01T00:00:00Z">
        <w:r>
          <w:t xml:space="preserve">is true at the first test of the guard.</w:t>
        </w:r>
      </w:ins>
    </w:p>
    <w:p>
      <w:pPr>
        <w:pStyle w:val="BodyText"/>
      </w:pPr>
      <w:ins w:id="625" w:author="PR Preview" w:date="2026-01-01T00:00:00Z">
        <w:r>
          <w:rPr>
            <w:b/>
            <w:bCs/>
          </w:rPr>
          <w:t xml:space="preserve">Maintenance.</w:t>
        </w:r>
      </w:ins>
      <w:ins w:id="626" w:author="PR Preview" w:date="2026-01-01T00:00:00Z">
        <w:r>
          <w:t xml:space="preserve"> </w:t>
        </w:r>
      </w:ins>
      <w:ins w:id="627" w:author="PR Preview" w:date="2026-01-01T00:00:00Z">
        <w:r>
          <w:t xml:space="preserve">If</w:t>
        </w:r>
      </w:ins>
      <w:ins w:id="628" w:author="PR Preview" w:date="2026-01-01T00:00:00Z">
        <w:r>
          <w:t xml:space="preserve"> </w:t>
        </w:r>
      </w:ins>
      <m:oMath>
        <m:r>
          <m:t>I</m:t>
        </m:r>
      </m:oMath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and the guard are both true at a test, then</w:t>
        </w:r>
      </w:ins>
      <w:ins w:id="631" w:author="PR Preview" w:date="2026-01-01T00:00:00Z">
        <w:r>
          <w:t xml:space="preserve"> </w:t>
        </w:r>
      </w:ins>
      <m:oMath>
        <m:r>
          <m:t>I</m:t>
        </m:r>
      </m:oMath>
      <w:ins w:id="632" w:author="PR Preview" w:date="2026-01-01T00:00:00Z">
        <w:r>
          <w:t xml:space="preserve"> </w:t>
        </w:r>
      </w:ins>
      <w:ins w:id="633" w:author="PR Preview" w:date="2026-01-01T00:00:00Z">
        <w:r>
          <w:t xml:space="preserve">is true at the next test.</w:t>
        </w:r>
      </w:ins>
    </w:p>
    <w:p>
      <w:pPr>
        <w:pStyle w:val="BodyText"/>
      </w:pPr>
      <w:ins w:id="634" w:author="PR Preview" w:date="2026-01-01T00:00:00Z">
        <w:r>
          <w:rPr>
            <w:b/>
            <w:bCs/>
          </w:rPr>
          <w:t xml:space="preserve">Termination.</w:t>
        </w:r>
      </w:ins>
      <w:ins w:id="635" w:author="PR Preview" w:date="2026-01-01T00:00:00Z">
        <w:r>
          <w:t xml:space="preserve"> </w:t>
        </w:r>
      </w:ins>
      <w:ins w:id="636" w:author="PR Preview" w:date="2026-01-01T00:00:00Z">
        <w:r>
          <w:t xml:space="preserve">The loop stops, and when it stops,</w:t>
        </w:r>
      </w:ins>
      <w:ins w:id="637" w:author="PR Preview" w:date="2026-01-01T00:00:00Z">
        <w:r>
          <w:t xml:space="preserve"> </w:t>
        </w:r>
      </w:ins>
      <m:oMath>
        <m:r>
          <m:t>I</m:t>
        </m:r>
      </m:oMath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together with the guard being false implies the postcondition.</w:t>
        </w:r>
      </w:ins>
    </w:p>
    <w:p>
      <w:pPr>
        <w:pStyle w:val="BodyText"/>
      </w:pPr>
      <w:ins w:id="640" w:author="PR Preview" w:date="2026-01-01T00:00:00Z">
        <w:r>
          <w:t xml:space="preserve">Initialization and maintenance are the two hypotheses of</w:t>
        </w:r>
      </w:ins>
      <w:ins w:id="641" w:author="PR Preview" w:date="2026-01-01T00:00:00Z">
        <w:r>
          <w:t xml:space="preserve"> </w:t>
        </w:r>
      </w:ins>
      <w:hyperlink w:anchor="thm-loop-invariant">
        <w:ins w:id="642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643" w:author="PR Preview" w:date="2026-01-01T00:00:00Z">
        <w:r>
          <w:t xml:space="preserve">,</w:t>
        </w:r>
      </w:ins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and they play the roles of the base case and the inductive step of a proof by induction (</w:t>
        </w:r>
      </w:ins>
      <w:hyperlink r:id="rId30">
        <w:ins w:id="646" w:author="PR Preview" w:date="2026-01-01T00:00:00Z">
          <w:r>
            <w:rPr>
              <w:rStyle w:val="Hyperlink"/>
            </w:rPr>
            <w:t xml:space="preserve">Definition: Proof by induction</w:t>
          </w:r>
        </w:ins>
      </w:hyperlink>
      <w:ins w:id="647" w:author="PR Preview" w:date="2026-01-01T00:00:00Z">
        <w:r>
          <w:t xml:space="preserve">).</w:t>
        </w:r>
      </w:ins>
      <w:ins w:id="648" w:author="PR Preview" w:date="2026-01-01T00:00:00Z">
        <w:r>
          <w:t xml:space="preserve"> </w:t>
        </w:r>
      </w:ins>
      <w:ins w:id="649" w:author="PR Preview" w:date="2026-01-01T00:00:00Z">
        <w:r>
          <w:t xml:space="preserve">The theorem then says that</w:t>
        </w:r>
      </w:ins>
      <w:ins w:id="650" w:author="PR Preview" w:date="2026-01-01T00:00:00Z">
        <w:r>
          <w:t xml:space="preserve"> </w:t>
        </w:r>
      </w:ins>
      <m:oMath>
        <m:r>
          <m:t>I</m:t>
        </m:r>
      </m:oMath>
      <w:ins w:id="651" w:author="PR Preview" w:date="2026-01-01T00:00:00Z">
        <w:r>
          <w:t xml:space="preserve"> </w:t>
        </w:r>
      </w:ins>
      <w:ins w:id="652" w:author="PR Preview" w:date="2026-01-01T00:00:00Z">
        <w:r>
          <w:t xml:space="preserve">is a loop invariant,</w:t>
        </w:r>
      </w:ins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so the proof does not have to repeat the induction each time.</w:t>
        </w:r>
      </w:ins>
      <w:ins w:id="655" w:author="PR Preview" w:date="2026-01-01T00:00:00Z">
        <w:r>
          <w:t xml:space="preserve"> </w:t>
        </w:r>
      </w:ins>
      <w:ins w:id="656" w:author="PR Preview" w:date="2026-01-01T00:00:00Z">
        <w:r>
          <w:t xml:space="preserve">Termination is the part an induction proof does not have:</w:t>
        </w:r>
      </w:ins>
      <w:ins w:id="657" w:author="PR Preview" w:date="2026-01-01T00:00:00Z">
        <w:r>
          <w:t xml:space="preserve"> </w:t>
        </w:r>
      </w:ins>
      <w:ins w:id="658" w:author="PR Preview" w:date="2026-01-01T00:00:00Z">
        <w:r>
          <w:t xml:space="preserve">the theorem says what is true</w:t>
        </w:r>
      </w:ins>
      <w:ins w:id="659" w:author="PR Preview" w:date="2026-01-01T00:00:00Z">
        <w:r>
          <w:t xml:space="preserve"> </w:t>
        </w:r>
      </w:ins>
      <w:ins w:id="660" w:author="PR Preview" w:date="2026-01-01T00:00:00Z">
        <w:r>
          <w:rPr>
            <w:i/>
            <w:iCs/>
          </w:rPr>
          <w:t xml:space="preserve">if</w:t>
        </w:r>
      </w:ins>
      <w:ins w:id="661" w:author="PR Preview" w:date="2026-01-01T00:00:00Z">
        <w:r>
          <w:t xml:space="preserve"> </w:t>
        </w:r>
      </w:ins>
      <w:ins w:id="662" w:author="PR Preview" w:date="2026-01-01T00:00:00Z">
        <w:r>
          <w:t xml:space="preserve">the loop stops, not that it does.</w:t>
        </w:r>
      </w:ins>
    </w:p>
    <w:bookmarkEnd w:id="31"/>
    <w:bookmarkStart w:id="32" w:name="exm-root-correct"/>
    <w:p>
      <w:pPr>
        <w:pStyle w:val="BodyText"/>
      </w:pPr>
      <w:ins w:id="663" w:author="PR Preview" w:date="2026-01-01T00:00:00Z">
        <w:r>
          <w:rPr>
            <w:b/>
            <w:bCs/>
          </w:rPr>
          <w:t xml:space="preserve">Example 5 (</w:t>
        </w:r>
      </w:ins>
      <w:ins w:id="664" w:author="PR Preview" w:date="2026-01-01T00:00:00Z">
        <w:r>
          <w:rPr>
            <w:rStyle w:val="VerbatimChar"/>
            <w:b/>
            <w:bCs/>
          </w:rPr>
          <w:t xml:space="preserve">root</w:t>
        </w:r>
      </w:ins>
      <w:ins w:id="665" w:author="PR Preview" w:date="2026-01-01T00:00:00Z">
        <w:r>
          <w:rPr>
            <w:b/>
            <w:bCs/>
          </w:rPr>
          <w:t xml:space="preserve"> </w:t>
        </w:r>
      </w:ins>
      <w:ins w:id="666" w:author="PR Preview" w:date="2026-01-01T00:00:00Z">
        <w:r>
          <w:rPr>
            <w:b/>
            <w:bCs/>
          </w:rPr>
          <w:t xml:space="preserve">is correct)</w:t>
        </w:r>
      </w:ins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We show that</w:t>
        </w:r>
      </w:ins>
      <w:ins w:id="669" w:author="PR Preview" w:date="2026-01-01T00:00:00Z">
        <w:r>
          <w:t xml:space="preserve"> </w:t>
        </w:r>
      </w:ins>
      <w:ins w:id="670" w:author="PR Preview" w:date="2026-01-01T00:00:00Z">
        <w:r>
          <w:rPr>
            <w:rStyle w:val="VerbatimChar"/>
          </w:rPr>
          <w:t xml:space="preserve">root</w:t>
        </w:r>
      </w:ins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(</w:t>
        </w:r>
      </w:ins>
      <w:hyperlink w:anchor="exr-root-trace">
        <w:ins w:id="673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674" w:author="PR Preview" w:date="2026-01-01T00:00:00Z">
        <w:r>
          <w:t xml:space="preserve">) is correct (</w:t>
        </w:r>
      </w:ins>
      <w:hyperlink w:anchor="def-correct-algorithm">
        <w:ins w:id="675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676" w:author="PR Preview" w:date="2026-01-01T00:00:00Z">
        <w:r>
          <w:t xml:space="preserve">) for the precondition and postcondition of</w:t>
        </w:r>
      </w:ins>
      <w:ins w:id="677" w:author="PR Preview" w:date="2026-01-01T00:00:00Z">
        <w:r>
          <w:t xml:space="preserve"> </w:t>
        </w:r>
      </w:ins>
      <w:hyperlink w:anchor="exm-root-spec">
        <w:ins w:id="678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679" w:author="PR Preview" w:date="2026-01-01T00:00:00Z">
        <w:r>
          <w:t xml:space="preserve">.</w:t>
        </w:r>
      </w:ins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Let</w:t>
        </w:r>
      </w:ins>
      <w:ins w:id="682" w:author="PR Preview" w:date="2026-01-01T00:00:00Z">
        <w:r>
          <w:t xml:space="preserve"> </w:t>
        </w:r>
      </w:ins>
      <m:oMath>
        <m:r>
          <m:t>n</m:t>
        </m:r>
      </m:oMath>
      <w:ins w:id="683" w:author="PR Preview" w:date="2026-01-01T00:00:00Z">
        <w:r>
          <w:t xml:space="preserve"> </w:t>
        </w:r>
      </w:ins>
      <w:ins w:id="684" w:author="PR Preview" w:date="2026-01-01T00:00:00Z">
        <w:r>
          <w:t xml:space="preserve">be a non-negative integer, and let</w:t>
        </w:r>
      </w:ins>
      <w:ins w:id="685" w:author="PR Preview" w:date="2026-01-01T00:00:00Z">
        <w:r>
          <w:t xml:space="preserve"> </w:t>
        </w:r>
      </w:ins>
      <m:oMath>
        <m:r>
          <m:t>I</m:t>
        </m:r>
      </m:oMath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be the statement</w:t>
        </w:r>
      </w:ins>
    </w:p>
    <w:p>
      <w:pPr>
        <w:pStyle w:val="BlockText"/>
      </w:pPr>
      <w:ins w:id="688" w:author="PR Preview" w:date="2026-01-01T00:00:00Z">
        <w:r>
          <w:rPr>
            <w:rStyle w:val="VerbatimChar"/>
          </w:rPr>
          <w:t xml:space="preserve">r</w:t>
        </w:r>
      </w:ins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is a non-negative integer and</w:t>
        </w:r>
      </w:ins>
      <w:ins w:id="691" w:author="PR Preview" w:date="2026-01-01T00:00:00Z">
        <w:r>
          <w:t xml:space="preserve"> </w:t>
        </w:r>
      </w:ins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ins w:id="692" w:author="PR Preview" w:date="2026-01-01T00:00:00Z">
        <w:r>
          <w:t xml:space="preserve">.</w:t>
        </w:r>
      </w:ins>
    </w:p>
    <w:p>
      <w:pPr>
        <w:pStyle w:val="FirstParagraph"/>
      </w:pPr>
      <w:ins w:id="693" w:author="PR Preview" w:date="2026-01-01T00:00:00Z">
        <w:r>
          <w:rPr>
            <w:b/>
            <w:bCs/>
          </w:rPr>
          <w:t xml:space="preserve">Initialization.</w:t>
        </w:r>
      </w:ins>
      <w:ins w:id="694" w:author="PR Preview" w:date="2026-01-01T00:00:00Z">
        <w:r>
          <w:t xml:space="preserve"> </w:t>
        </w:r>
      </w:ins>
      <w:ins w:id="695" w:author="PR Preview" w:date="2026-01-01T00:00:00Z">
        <w:r>
          <w:t xml:space="preserve">At the first test,</w:t>
        </w:r>
      </w:ins>
      <w:ins w:id="696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r>
          <m:t>0</m:t>
        </m:r>
      </m:oMath>
      <w:ins w:id="697" w:author="PR Preview" w:date="2026-01-01T00:00:00Z">
        <w:r>
          <w:t xml:space="preserve">, which is a non-negative integer, and</w:t>
        </w:r>
      </w:ins>
      <w:ins w:id="698" w:author="PR Preview" w:date="2026-01-01T00:00:00Z">
        <w:r>
          <w:t xml:space="preserve"> </w:t>
        </w:r>
      </w:ins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n</m:t>
        </m:r>
      </m:oMath>
      <w:ins w:id="699" w:author="PR Preview" w:date="2026-01-01T00:00:00Z">
        <w:r>
          <w:t xml:space="preserve">, since</w:t>
        </w:r>
      </w:ins>
      <w:ins w:id="70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0</m:t>
        </m:r>
      </m:oMath>
      <w:ins w:id="701" w:author="PR Preview" w:date="2026-01-01T00:00:00Z">
        <w:r>
          <w:t xml:space="preserve">.</w:t>
        </w:r>
      </w:ins>
    </w:p>
    <w:p>
      <w:pPr>
        <w:pStyle w:val="BodyText"/>
      </w:pPr>
      <w:ins w:id="702" w:author="PR Preview" w:date="2026-01-01T00:00:00Z">
        <w:r>
          <w:rPr>
            <w:b/>
            <w:bCs/>
          </w:rPr>
          <w:t xml:space="preserve">Maintenance.</w:t>
        </w:r>
      </w:ins>
      <w:ins w:id="703" w:author="PR Preview" w:date="2026-01-01T00:00:00Z">
        <w:r>
          <w:t xml:space="preserve"> </w:t>
        </w:r>
      </w:ins>
      <w:ins w:id="704" w:author="PR Preview" w:date="2026-01-01T00:00:00Z">
        <w:r>
          <w:t xml:space="preserve">Suppose</w:t>
        </w:r>
      </w:ins>
      <w:ins w:id="705" w:author="PR Preview" w:date="2026-01-01T00:00:00Z">
        <w:r>
          <w:t xml:space="preserve"> </w:t>
        </w:r>
      </w:ins>
      <m:oMath>
        <m:r>
          <m:t>I</m:t>
        </m:r>
      </m:oMath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and the guard</w:t>
        </w:r>
      </w:ins>
      <w:ins w:id="70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are true at a test.</w:t>
        </w:r>
      </w:ins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The body replaces</w:t>
        </w:r>
      </w:ins>
      <w:ins w:id="713" w:author="PR Preview" w:date="2026-01-01T00:00:00Z">
        <w:r>
          <w:t xml:space="preserve"> </w:t>
        </w:r>
      </w:ins>
      <w:ins w:id="714" w:author="PR Preview" w:date="2026-01-01T00:00:00Z">
        <w:r>
          <w:rPr>
            <w:rStyle w:val="VerbatimChar"/>
          </w:rPr>
          <w:t xml:space="preserve">r</w:t>
        </w:r>
      </w:ins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with</w:t>
        </w:r>
      </w:ins>
      <w:ins w:id="717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+</m:t>
        </m:r>
        <m:r>
          <m:t>1</m:t>
        </m:r>
      </m:oMath>
      <w:ins w:id="718" w:author="PR Preview" w:date="2026-01-01T00:00:00Z">
        <w:r>
          <w:t xml:space="preserve">, which is again a non-negative integer,</w:t>
        </w:r>
      </w:ins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and</w:t>
        </w:r>
      </w:ins>
      <w:ins w:id="721" w:author="PR Preview" w:date="2026-01-01T00:00:00Z">
        <w:r>
          <w:t xml:space="preserve"> </w:t>
        </w:r>
      </w:ins>
      <w:hyperlink w:anchor="sol-root-step">
        <w:ins w:id="722" w:author="PR Preview" w:date="2026-01-01T00:00:00Z">
          <w:r>
            <w:rPr>
              <w:rStyle w:val="Hyperlink"/>
            </w:rPr>
            <w:t xml:space="preserve">Solution 2</w:t>
          </w:r>
        </w:ins>
      </w:hyperlink>
      <w:ins w:id="723" w:author="PR Preview" w:date="2026-01-01T00:00:00Z">
        <w:r>
          <w:t xml:space="preserve"> </w:t>
        </w:r>
      </w:ins>
      <w:ins w:id="724" w:author="PR Preview" w:date="2026-01-01T00:00:00Z">
        <w:r>
          <w:t xml:space="preserve">shows that</w:t>
        </w:r>
      </w:ins>
      <w:ins w:id="72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ins w:id="726" w:author="PR Preview" w:date="2026-01-01T00:00:00Z">
        <w:r>
          <w:t xml:space="preserve">.</w:t>
        </w:r>
      </w:ins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So</w:t>
        </w:r>
      </w:ins>
      <w:ins w:id="729" w:author="PR Preview" w:date="2026-01-01T00:00:00Z">
        <w:r>
          <w:t xml:space="preserve"> </w:t>
        </w:r>
      </w:ins>
      <m:oMath>
        <m:r>
          <m:t>I</m:t>
        </m:r>
      </m:oMath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is true at the next test.</w:t>
        </w:r>
      </w:ins>
    </w:p>
    <w:p>
      <w:pPr>
        <w:pStyle w:val="BodyText"/>
      </w:pPr>
      <w:ins w:id="732" w:author="PR Preview" w:date="2026-01-01T00:00:00Z">
        <w:r>
          <w:rPr>
            <w:b/>
            <w:bCs/>
          </w:rPr>
          <w:t xml:space="preserve">Termination.</w:t>
        </w:r>
      </w:ins>
      <w:ins w:id="733" w:author="PR Preview" w:date="2026-01-01T00:00:00Z">
        <w:r>
          <w:t xml:space="preserve"> </w:t>
        </w:r>
      </w:ins>
      <w:ins w:id="734" w:author="PR Preview" w:date="2026-01-01T00:00:00Z">
        <w:r>
          <w:t xml:space="preserve">By</w:t>
        </w:r>
      </w:ins>
      <w:ins w:id="735" w:author="PR Preview" w:date="2026-01-01T00:00:00Z">
        <w:r>
          <w:t xml:space="preserve"> </w:t>
        </w:r>
      </w:ins>
      <w:hyperlink w:anchor="thm-loop-invariant">
        <w:ins w:id="736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737" w:author="PR Preview" w:date="2026-01-01T00:00:00Z">
        <w:r>
          <w:t xml:space="preserve">,</w:t>
        </w:r>
      </w:ins>
      <w:ins w:id="738" w:author="PR Preview" w:date="2026-01-01T00:00:00Z">
        <w:r>
          <w:t xml:space="preserve"> </w:t>
        </w:r>
      </w:ins>
      <m:oMath>
        <m:r>
          <m:t>I</m:t>
        </m:r>
      </m:oMath>
      <w:ins w:id="739" w:author="PR Preview" w:date="2026-01-01T00:00:00Z">
        <w:r>
          <w:t xml:space="preserve"> </w:t>
        </w:r>
      </w:ins>
      <w:ins w:id="740" w:author="PR Preview" w:date="2026-01-01T00:00:00Z">
        <w:r>
          <w:t xml:space="preserve">is true at every test.</w:t>
        </w:r>
      </w:ins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A non-negative integer</w:t>
        </w:r>
      </w:ins>
      <w:ins w:id="743" w:author="PR Preview" w:date="2026-01-01T00:00:00Z">
        <w:r>
          <w:t xml:space="preserve"> </w:t>
        </w:r>
      </w:ins>
      <m:oMath>
        <m:r>
          <m:t>r</m:t>
        </m:r>
      </m:oMath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satisfies</w:t>
        </w:r>
      </w:ins>
      <w:ins w:id="746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(if</w:t>
        </w:r>
      </w:ins>
      <w:ins w:id="749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r>
          <m:t>0</m:t>
        </m:r>
      </m:oMath>
      <w:ins w:id="750" w:author="PR Preview" w:date="2026-01-01T00:00:00Z">
        <w:r>
          <w:t xml:space="preserve">, both sides are</w:t>
        </w:r>
      </w:ins>
      <w:ins w:id="751" w:author="PR Preview" w:date="2026-01-01T00:00:00Z">
        <w:r>
          <w:t xml:space="preserve"> </w:t>
        </w:r>
      </w:ins>
      <m:oMath>
        <m:r>
          <m:t>0</m:t>
        </m:r>
      </m:oMath>
      <w:ins w:id="752" w:author="PR Preview" w:date="2026-01-01T00:00:00Z">
        <w:r>
          <w:t xml:space="preserve">, and if</w:t>
        </w:r>
      </w:ins>
      <w:ins w:id="753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≥</m:t>
        </m:r>
        <m:r>
          <m:t>1</m:t>
        </m:r>
      </m:oMath>
      <w:ins w:id="754" w:author="PR Preview" w:date="2026-01-01T00:00:00Z">
        <w:r>
          <w:t xml:space="preserve">, then</w:t>
        </w:r>
      </w:ins>
      <w:ins w:id="755" w:author="PR Preview" w:date="2026-01-01T00:00:00Z">
        <w:r>
          <w:t xml:space="preserve"> </w:t>
        </w:r>
      </w:ins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⋅</m:t>
        </m:r>
        <m:r>
          <m:t>r</m:t>
        </m:r>
        <m:r>
          <m:rPr>
            <m:sty m:val="p"/>
          </m:rPr>
          <m:t>≥</m:t>
        </m:r>
        <m:r>
          <m:t>r</m:t>
        </m:r>
        <m:r>
          <m:rPr>
            <m:sty m:val="p"/>
          </m:rPr>
          <m:t>⋅</m:t>
        </m:r>
        <m:r>
          <m:t>1</m:t>
        </m:r>
      </m:oMath>
      <w:ins w:id="756" w:author="PR Preview" w:date="2026-01-01T00:00:00Z">
        <w:r>
          <w:t xml:space="preserve">),</w:t>
        </w:r>
      </w:ins>
      <w:ins w:id="757" w:author="PR Preview" w:date="2026-01-01T00:00:00Z">
        <w:r>
          <w:t xml:space="preserve"> </w:t>
        </w:r>
      </w:ins>
      <w:ins w:id="758" w:author="PR Preview" w:date="2026-01-01T00:00:00Z">
        <w:r>
          <w:t xml:space="preserve">so</w:t>
        </w:r>
      </w:ins>
      <w:ins w:id="759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ins w:id="760" w:author="PR Preview" w:date="2026-01-01T00:00:00Z">
        <w:r>
          <w:t xml:space="preserve"> </w:t>
        </w:r>
      </w:ins>
      <w:ins w:id="761" w:author="PR Preview" w:date="2026-01-01T00:00:00Z">
        <w:r>
          <w:t xml:space="preserve">at every test.</w:t>
        </w:r>
      </w:ins>
      <w:ins w:id="762" w:author="PR Preview" w:date="2026-01-01T00:00:00Z">
        <w:r>
          <w:t xml:space="preserve"> </w:t>
        </w:r>
      </w:ins>
      <w:ins w:id="763" w:author="PR Preview" w:date="2026-01-01T00:00:00Z">
        <w:r>
          <w:t xml:space="preserve">Each pass through the body increases</w:t>
        </w:r>
      </w:ins>
      <w:ins w:id="764" w:author="PR Preview" w:date="2026-01-01T00:00:00Z">
        <w:r>
          <w:t xml:space="preserve"> </w:t>
        </w:r>
      </w:ins>
      <w:ins w:id="765" w:author="PR Preview" w:date="2026-01-01T00:00:00Z">
        <w:r>
          <w:rPr>
            <w:rStyle w:val="VerbatimChar"/>
          </w:rPr>
          <w:t xml:space="preserve">r</w:t>
        </w:r>
      </w:ins>
      <w:ins w:id="766" w:author="PR Preview" w:date="2026-01-01T00:00:00Z">
        <w:r>
          <w:t xml:space="preserve"> </w:t>
        </w:r>
      </w:ins>
      <w:ins w:id="767" w:author="PR Preview" w:date="2026-01-01T00:00:00Z">
        <w:r>
          <w:t xml:space="preserve">by 1, starting from 0,</w:t>
        </w:r>
      </w:ins>
      <w:ins w:id="768" w:author="PR Preview" w:date="2026-01-01T00:00:00Z">
        <w:r>
          <w:t xml:space="preserve"> </w:t>
        </w:r>
      </w:ins>
      <w:ins w:id="769" w:author="PR Preview" w:date="2026-01-01T00:00:00Z">
        <w:r>
          <w:t xml:space="preserve">so if the body runs at least</w:t>
        </w:r>
      </w:ins>
      <w:ins w:id="770" w:author="PR Preview" w:date="2026-01-01T00:00:00Z">
        <w:r>
          <w:t xml:space="preserve"> </w:t>
        </w:r>
      </w:ins>
      <m:oMath>
        <m:r>
          <m:t>k</m:t>
        </m:r>
      </m:oMath>
      <w:ins w:id="771" w:author="PR Preview" w:date="2026-01-01T00:00:00Z">
        <w:r>
          <w:t xml:space="preserve"> </w:t>
        </w:r>
      </w:ins>
      <w:ins w:id="772" w:author="PR Preview" w:date="2026-01-01T00:00:00Z">
        <w:r>
          <w:t xml:space="preserve">times, then</w:t>
        </w:r>
      </w:ins>
      <w:ins w:id="773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r>
          <m:t>k</m:t>
        </m:r>
      </m:oMath>
      <w:ins w:id="774" w:author="PR Preview" w:date="2026-01-01T00:00:00Z">
        <w:r>
          <w:t xml:space="preserve"> </w:t>
        </w:r>
      </w:ins>
      <w:ins w:id="775" w:author="PR Preview" w:date="2026-01-01T00:00:00Z">
        <w:r>
          <w:t xml:space="preserve">at the test after the first</w:t>
        </w:r>
      </w:ins>
      <w:ins w:id="776" w:author="PR Preview" w:date="2026-01-01T00:00:00Z">
        <w:r>
          <w:t xml:space="preserve"> </w:t>
        </w:r>
      </w:ins>
      <m:oMath>
        <m:r>
          <m:t>k</m:t>
        </m:r>
      </m:oMath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passes, and so</w:t>
        </w:r>
      </w:ins>
      <w:ins w:id="779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≤</m:t>
        </m:r>
        <m:r>
          <m:t>n</m:t>
        </m:r>
      </m:oMath>
      <w:ins w:id="780" w:author="PR Preview" w:date="2026-01-01T00:00:00Z">
        <w:r>
          <w:t xml:space="preserve">.</w:t>
        </w:r>
      </w:ins>
      <w:ins w:id="781" w:author="PR Preview" w:date="2026-01-01T00:00:00Z">
        <w:r>
          <w:t xml:space="preserve"> </w:t>
        </w:r>
      </w:ins>
      <w:ins w:id="782" w:author="PR Preview" w:date="2026-01-01T00:00:00Z">
        <w:r>
          <w:t xml:space="preserve">So the body runs at most</w:t>
        </w:r>
      </w:ins>
      <w:ins w:id="783" w:author="PR Preview" w:date="2026-01-01T00:00:00Z">
        <w:r>
          <w:t xml:space="preserve"> </w:t>
        </w:r>
      </w:ins>
      <m:oMath>
        <m:r>
          <m:t>n</m:t>
        </m:r>
      </m:oMath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times, and the loop stops.</w:t>
        </w:r>
      </w:ins>
      <w:ins w:id="786" w:author="PR Preview" w:date="2026-01-01T00:00:00Z">
        <w:r>
          <w:t xml:space="preserve"> </w:t>
        </w:r>
      </w:ins>
      <w:ins w:id="787" w:author="PR Preview" w:date="2026-01-01T00:00:00Z">
        <w:r>
          <w:t xml:space="preserve">When it stops,</w:t>
        </w:r>
      </w:ins>
      <w:ins w:id="788" w:author="PR Preview" w:date="2026-01-01T00:00:00Z">
        <w:r>
          <w:t xml:space="preserve"> </w:t>
        </w:r>
      </w:ins>
      <m:oMath>
        <m:r>
          <m:t>I</m:t>
        </m:r>
      </m:oMath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is true and the guard is false, so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n</m:t>
          </m:r>
          <m:r>
            <m:rPr>
              <m:sty m:val="p"/>
            </m:rPr>
            <m:t>&lt;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791" w:author="PR Preview" w:date="2026-01-01T00:00:00Z">
        <w:r>
          <w:t xml:space="preserve">and</w:t>
        </w:r>
      </w:ins>
      <w:ins w:id="792" w:author="PR Preview" w:date="2026-01-01T00:00:00Z">
        <w:r>
          <w:t xml:space="preserve"> </w:t>
        </w:r>
      </w:ins>
      <w:ins w:id="793" w:author="PR Preview" w:date="2026-01-01T00:00:00Z">
        <w:r>
          <w:rPr>
            <w:rStyle w:val="VerbatimChar"/>
          </w:rPr>
          <w:t xml:space="preserve">root</w:t>
        </w:r>
      </w:ins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returns this</w:t>
        </w:r>
      </w:ins>
      <w:ins w:id="796" w:author="PR Preview" w:date="2026-01-01T00:00:00Z">
        <w:r>
          <w:t xml:space="preserve"> </w:t>
        </w:r>
      </w:ins>
      <m:oMath>
        <m:r>
          <m:t>r</m:t>
        </m:r>
      </m:oMath>
      <w:ins w:id="797" w:author="PR Preview" w:date="2026-01-01T00:00:00Z">
        <w:r>
          <w:t xml:space="preserve">, a non-negative integer.</w:t>
        </w:r>
      </w:ins>
      <w:ins w:id="798" w:author="PR Preview" w:date="2026-01-01T00:00:00Z">
        <w:r>
          <w:t xml:space="preserve"> </w:t>
        </w:r>
      </w:ins>
      <w:ins w:id="799" w:author="PR Preview" w:date="2026-01-01T00:00:00Z">
        <w:r>
          <w:t xml:space="preserve">That is the postcondition.</w:t>
        </w:r>
      </w:ins>
    </w:p>
    <w:bookmarkEnd w:id="32"/>
    <w:bookmarkEnd w:id="33"/>
    <w:bookmarkStart w:id="43" w:name="sec-termination"/>
    <w:p>
      <w:pPr>
        <w:pStyle w:val="Heading1"/>
      </w:pPr>
      <w:ins w:id="800" w:author="PR Preview" w:date="2026-01-01T00:00:00Z">
        <w:r>
          <w:t xml:space="preserve">3. Termination</w:t>
        </w:r>
      </w:ins>
    </w:p>
    <w:bookmarkStart w:id="35" w:name="exr-halving-stops"/>
    <w:p>
      <w:pPr>
        <w:pStyle w:val="FirstParagraph"/>
      </w:pPr>
      <w:ins w:id="801" w:author="PR Preview" w:date="2026-01-01T00:00:00Z">
        <w:r>
          <w:rPr>
            <w:b/>
            <w:bCs/>
          </w:rPr>
          <w:t xml:space="preserve">Exercise 3 (A loop that halves)</w:t>
        </w:r>
      </w:ins>
      <w:ins w:id="802" w:author="PR Preview" w:date="2026-01-01T00:00:00Z">
        <w:r>
          <w:t xml:space="preserve"> </w:t>
        </w:r>
      </w:ins>
      <w:ins w:id="803" w:author="PR Preview" w:date="2026-01-01T00:00:00Z">
        <w:r>
          <w:t xml:space="preserve">The algorithm</w:t>
        </w:r>
      </w:ins>
      <w:ins w:id="804" w:author="PR Preview" w:date="2026-01-01T00:00:00Z">
        <w:r>
          <w:t xml:space="preserve"> </w:t>
        </w:r>
      </w:ins>
      <w:ins w:id="805" w:author="PR Preview" w:date="2026-01-01T00:00:00Z">
        <w:r>
          <w:rPr>
            <w:rStyle w:val="VerbatimChar"/>
          </w:rPr>
          <w:t xml:space="preserve">halvings</w:t>
        </w:r>
      </w:ins>
      <w:ins w:id="806" w:author="PR Preview" w:date="2026-01-01T00:00:00Z">
        <w:r>
          <w:t xml:space="preserve"> </w:t>
        </w:r>
      </w:ins>
      <w:ins w:id="807" w:author="PR Preview" w:date="2026-01-01T00:00:00Z">
        <w:r>
          <w:t xml:space="preserve">takes a natural number (</w:t>
        </w:r>
      </w:ins>
      <w:hyperlink r:id="rId34">
        <w:ins w:id="808" w:author="PR Preview" w:date="2026-01-01T00:00:00Z">
          <w:r>
            <w:rPr>
              <w:rStyle w:val="Hyperlink"/>
            </w:rPr>
            <w:t xml:space="preserve">Definition: Natural numbers (our convention)</w:t>
          </w:r>
        </w:ins>
      </w:hyperlink>
      <w:ins w:id="809" w:author="PR Preview" w:date="2026-01-01T00:00:00Z">
        <w:r>
          <w:t xml:space="preserve">)</w:t>
        </w:r>
      </w:ins>
      <w:ins w:id="810" w:author="PR Preview" w:date="2026-01-01T00:00:00Z">
        <w:r>
          <w:t xml:space="preserve"> </w:t>
        </w:r>
      </w:ins>
      <m:oMath>
        <m:r>
          <m:t>n</m:t>
        </m:r>
      </m:oMath>
      <w:ins w:id="811" w:author="PR Preview" w:date="2026-01-01T00:00:00Z">
        <w:r>
          <w:t xml:space="preserve"> </w:t>
        </w:r>
      </w:ins>
      <w:ins w:id="812" w:author="PR Preview" w:date="2026-01-01T00:00:00Z">
        <w:r>
          <w:t xml:space="preserve">and counts how many times</w:t>
        </w:r>
      </w:ins>
      <w:ins w:id="813" w:author="PR Preview" w:date="2026-01-01T00:00:00Z">
        <w:r>
          <w:t xml:space="preserve"> </w:t>
        </w:r>
      </w:ins>
      <m:oMath>
        <m:r>
          <m:t>n</m:t>
        </m:r>
      </m:oMath>
      <w:ins w:id="814" w:author="PR Preview" w:date="2026-01-01T00:00:00Z">
        <w:r>
          <w:t xml:space="preserve"> </w:t>
        </w:r>
      </w:ins>
      <w:ins w:id="815" w:author="PR Preview" w:date="2026-01-01T00:00:00Z">
        <w:r>
          <w:t xml:space="preserve">can be halved, rounding down, before it reaches 1:</w:t>
        </w:r>
      </w:ins>
    </w:p>
    <w:p>
      <w:pPr>
        <w:pStyle w:val="SourceCode"/>
      </w:pPr>
      <w:ins w:id="816" w:author="PR Preview" w:date="2026-01-01T00:00:00Z">
        <w:r>
          <w:rPr>
            <w:rStyle w:val="VerbatimChar"/>
          </w:rPr>
          <w:t xml:space="preserve">procedure halvings(n)    // n is a natural number</w:t>
        </w:r>
      </w:ins>
      <w:ins w:id="817" w:author="PR Preview" w:date="2026-01-01T00:00:00Z">
        <w:r>
          <w:br/>
        </w:r>
      </w:ins>
      <w:ins w:id="818" w:author="PR Preview" w:date="2026-01-01T00:00:00Z">
        <w:r>
          <w:rPr>
            <w:rStyle w:val="VerbatimChar"/>
          </w:rPr>
          <w:t xml:space="preserve">    k := n</w:t>
        </w:r>
      </w:ins>
      <w:ins w:id="819" w:author="PR Preview" w:date="2026-01-01T00:00:00Z">
        <w:r>
          <w:br/>
        </w:r>
      </w:ins>
      <w:ins w:id="820" w:author="PR Preview" w:date="2026-01-01T00:00:00Z">
        <w:r>
          <w:rPr>
            <w:rStyle w:val="VerbatimChar"/>
          </w:rPr>
          <w:t xml:space="preserve">    c := 0</w:t>
        </w:r>
      </w:ins>
      <w:ins w:id="821" w:author="PR Preview" w:date="2026-01-01T00:00:00Z">
        <w:r>
          <w:br/>
        </w:r>
      </w:ins>
      <w:ins w:id="822" w:author="PR Preview" w:date="2026-01-01T00:00:00Z">
        <w:r>
          <w:rPr>
            <w:rStyle w:val="VerbatimChar"/>
          </w:rPr>
          <w:t xml:space="preserve">    while k &gt;= 2</w:t>
        </w:r>
      </w:ins>
      <w:ins w:id="823" w:author="PR Preview" w:date="2026-01-01T00:00:00Z">
        <w:r>
          <w:br/>
        </w:r>
      </w:ins>
      <w:ins w:id="824" w:author="PR Preview" w:date="2026-01-01T00:00:00Z">
        <w:r>
          <w:rPr>
            <w:rStyle w:val="VerbatimChar"/>
          </w:rPr>
          <w:t xml:space="preserve">        k := floor(k / 2)</w:t>
        </w:r>
      </w:ins>
      <w:ins w:id="825" w:author="PR Preview" w:date="2026-01-01T00:00:00Z">
        <w:r>
          <w:br/>
        </w:r>
      </w:ins>
      <w:ins w:id="826" w:author="PR Preview" w:date="2026-01-01T00:00:00Z">
        <w:r>
          <w:rPr>
            <w:rStyle w:val="VerbatimChar"/>
          </w:rPr>
          <w:t xml:space="preserve">        c := c + 1</w:t>
        </w:r>
      </w:ins>
      <w:ins w:id="827" w:author="PR Preview" w:date="2026-01-01T00:00:00Z">
        <w:r>
          <w:br/>
        </w:r>
      </w:ins>
      <w:ins w:id="828" w:author="PR Preview" w:date="2026-01-01T00:00:00Z">
        <w:r>
          <w:rPr>
            <w:rStyle w:val="VerbatimChar"/>
          </w:rPr>
          <w:t xml:space="preserve">    return c</w:t>
        </w:r>
      </w:ins>
    </w:p>
    <w:p>
      <w:pPr>
        <w:pStyle w:val="FirstParagraph"/>
      </w:pPr>
      <w:ins w:id="829" w:author="PR Preview" w:date="2026-01-01T00:00:00Z">
        <w:r>
          <w:t xml:space="preserve">Here</w:t>
        </w:r>
      </w:ins>
      <w:ins w:id="830" w:author="PR Preview" w:date="2026-01-01T00:00:00Z">
        <w:r>
          <w:t xml:space="preserve"> </w:t>
        </w:r>
      </w:ins>
      <w:ins w:id="831" w:author="PR Preview" w:date="2026-01-01T00:00:00Z">
        <w:r>
          <w:rPr>
            <w:rStyle w:val="VerbatimChar"/>
          </w:rPr>
          <w:t xml:space="preserve">floor(x)</w:t>
        </w:r>
      </w:ins>
      <w:ins w:id="832" w:author="PR Preview" w:date="2026-01-01T00:00:00Z">
        <w:r>
          <w:t xml:space="preserve"> </w:t>
        </w:r>
      </w:ins>
      <w:ins w:id="833" w:author="PR Preview" w:date="2026-01-01T00:00:00Z">
        <w:r>
          <w:t xml:space="preserve">is the largest integer that is at most</w:t>
        </w:r>
      </w:ins>
      <w:ins w:id="834" w:author="PR Preview" w:date="2026-01-01T00:00:00Z">
        <w:r>
          <w:t xml:space="preserve"> </w:t>
        </w:r>
      </w:ins>
      <w:ins w:id="835" w:author="PR Preview" w:date="2026-01-01T00:00:00Z">
        <w:r>
          <w:rPr>
            <w:rStyle w:val="VerbatimChar"/>
          </w:rPr>
          <w:t xml:space="preserve">x</w:t>
        </w:r>
      </w:ins>
      <w:ins w:id="836" w:author="PR Preview" w:date="2026-01-01T00:00:00Z">
        <w:r>
          <w:t xml:space="preserve">.</w:t>
        </w:r>
      </w:ins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Explain why the loop stops for every natural number</w:t>
        </w:r>
      </w:ins>
      <w:ins w:id="839" w:author="PR Preview" w:date="2026-01-01T00:00:00Z">
        <w:r>
          <w:t xml:space="preserve"> </w:t>
        </w:r>
      </w:ins>
      <m:oMath>
        <m:r>
          <m:t>n</m:t>
        </m:r>
      </m:oMath>
      <w:ins w:id="840" w:author="PR Preview" w:date="2026-01-01T00:00:00Z">
        <w:r>
          <w:t xml:space="preserve">.</w:t>
        </w:r>
      </w:ins>
    </w:p>
    <w:bookmarkEnd w:id="35"/>
    <w:bookmarkStart w:id="36" w:name="sol-halving-stops"/>
    <w:p>
      <w:pPr>
        <w:pStyle w:val="BodyText"/>
      </w:pPr>
      <w:ins w:id="841" w:author="PR Preview" w:date="2026-01-01T00:00:00Z">
        <w:r>
          <w:rPr>
            <w:i/>
            <w:iCs/>
          </w:rPr>
          <w:t xml:space="preserve">Solution 3</w:t>
        </w:r>
      </w:ins>
      <w:ins w:id="842" w:author="PR Preview" w:date="2026-01-01T00:00:00Z">
        <w:r>
          <w:t xml:space="preserve">. </w:t>
        </w:r>
      </w:ins>
      <w:ins w:id="843" w:author="PR Preview" w:date="2026-01-01T00:00:00Z">
        <w:r>
          <w:t xml:space="preserve">First,</w:t>
        </w:r>
      </w:ins>
      <w:ins w:id="844" w:author="PR Preview" w:date="2026-01-01T00:00:00Z">
        <w:r>
          <w:t xml:space="preserve"> </w:t>
        </w:r>
      </w:ins>
      <w:ins w:id="845" w:author="PR Preview" w:date="2026-01-01T00:00:00Z">
        <w:r>
          <w:rPr>
            <w:rStyle w:val="VerbatimChar"/>
          </w:rPr>
          <w:t xml:space="preserve">k</w:t>
        </w:r>
      </w:ins>
      <w:ins w:id="846" w:author="PR Preview" w:date="2026-01-01T00:00:00Z">
        <w:r>
          <w:t xml:space="preserve"> </w:t>
        </w:r>
      </w:ins>
      <w:ins w:id="847" w:author="PR Preview" w:date="2026-01-01T00:00:00Z">
        <w:r>
          <w:t xml:space="preserve">is a natural number at every test of the guard.</w:t>
        </w:r>
      </w:ins>
      <w:ins w:id="848" w:author="PR Preview" w:date="2026-01-01T00:00:00Z">
        <w:r>
          <w:t xml:space="preserve"> </w:t>
        </w:r>
      </w:ins>
      <w:ins w:id="849" w:author="PR Preview" w:date="2026-01-01T00:00:00Z">
        <w:r>
          <w:t xml:space="preserve">At the first test</w:t>
        </w:r>
      </w:ins>
      <w:ins w:id="850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851" w:author="PR Preview" w:date="2026-01-01T00:00:00Z">
        <w:r>
          <w:t xml:space="preserve">, a natural number.</w:t>
        </w:r>
      </w:ins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If</w:t>
        </w:r>
      </w:ins>
      <w:ins w:id="854" w:author="PR Preview" w:date="2026-01-01T00:00:00Z">
        <w:r>
          <w:t xml:space="preserve"> </w:t>
        </w:r>
      </w:ins>
      <m:oMath>
        <m:r>
          <m:t>k</m:t>
        </m:r>
      </m:oMath>
      <w:ins w:id="855" w:author="PR Preview" w:date="2026-01-01T00:00:00Z">
        <w:r>
          <w:t xml:space="preserve"> </w:t>
        </w:r>
      </w:ins>
      <w:ins w:id="856" w:author="PR Preview" w:date="2026-01-01T00:00:00Z">
        <w:r>
          <w:t xml:space="preserve">is a natural number and the guard</w:t>
        </w:r>
      </w:ins>
      <w:ins w:id="85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2</m:t>
        </m:r>
      </m:oMath>
      <w:ins w:id="858" w:author="PR Preview" w:date="2026-01-01T00:00:00Z">
        <w:r>
          <w:t xml:space="preserve"> </w:t>
        </w:r>
      </w:ins>
      <w:ins w:id="859" w:author="PR Preview" w:date="2026-01-01T00:00:00Z">
        <w:r>
          <w:t xml:space="preserve">is true,</w:t>
        </w:r>
      </w:ins>
      <w:ins w:id="860" w:author="PR Preview" w:date="2026-01-01T00:00:00Z">
        <w:r>
          <w:t xml:space="preserve"> </w:t>
        </w:r>
      </w:ins>
      <w:ins w:id="861" w:author="PR Preview" w:date="2026-01-01T00:00:00Z">
        <w:r>
          <w:t xml:space="preserve">then</w:t>
        </w:r>
      </w:ins>
      <w:ins w:id="862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≥</m:t>
        </m:r>
        <m:r>
          <m:t>1</m:t>
        </m:r>
      </m:oMath>
      <w:ins w:id="863" w:author="PR Preview" w:date="2026-01-01T00:00:00Z">
        <w:r>
          <w:t xml:space="preserve">, so the new value</w:t>
        </w:r>
      </w:ins>
      <w:ins w:id="864" w:author="PR Preview" w:date="2026-01-01T00:00:00Z">
        <w:r>
          <w:t xml:space="preserve"> </w:t>
        </w:r>
      </w:ins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ins w:id="865" w:author="PR Preview" w:date="2026-01-01T00:00:00Z">
        <w:r>
          <w:t xml:space="preserve"> </w:t>
        </w:r>
      </w:ins>
      <w:ins w:id="866" w:author="PR Preview" w:date="2026-01-01T00:00:00Z">
        <w:r>
          <w:t xml:space="preserve">is an integer that is at least 1.</w:t>
        </w:r>
      </w:ins>
      <w:ins w:id="867" w:author="PR Preview" w:date="2026-01-01T00:00:00Z">
        <w:r>
          <w:t xml:space="preserve"> </w:t>
        </w:r>
      </w:ins>
      <w:ins w:id="868" w:author="PR Preview" w:date="2026-01-01T00:00:00Z">
        <w:r>
          <w:t xml:space="preserve">So, by</w:t>
        </w:r>
      </w:ins>
      <w:ins w:id="869" w:author="PR Preview" w:date="2026-01-01T00:00:00Z">
        <w:r>
          <w:t xml:space="preserve"> </w:t>
        </w:r>
      </w:ins>
      <w:hyperlink w:anchor="thm-loop-invariant">
        <w:ins w:id="870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871" w:author="PR Preview" w:date="2026-01-01T00:00:00Z">
        <w:r>
          <w:t xml:space="preserve">,</w:t>
        </w:r>
      </w:ins>
      <w:ins w:id="872" w:author="PR Preview" w:date="2026-01-01T00:00:00Z">
        <w:r>
          <w:t xml:space="preserve"> </w:t>
        </w:r>
      </w:ins>
      <w:ins w:id="873" w:author="PR Preview" w:date="2026-01-01T00:00:00Z">
        <w:r>
          <w:t xml:space="preserve">“</w:t>
        </w:r>
      </w:ins>
      <w:ins w:id="874" w:author="PR Preview" w:date="2026-01-01T00:00:00Z">
        <w:r>
          <w:rPr>
            <w:rStyle w:val="VerbatimChar"/>
          </w:rPr>
          <w:t xml:space="preserve">k</w:t>
        </w:r>
      </w:ins>
      <w:ins w:id="875" w:author="PR Preview" w:date="2026-01-01T00:00:00Z">
        <w:r>
          <w:t xml:space="preserve"> </w:t>
        </w:r>
      </w:ins>
      <w:ins w:id="876" w:author="PR Preview" w:date="2026-01-01T00:00:00Z">
        <w:r>
          <w:t xml:space="preserve">is a natural number”</w:t>
        </w:r>
      </w:ins>
      <w:ins w:id="877" w:author="PR Preview" w:date="2026-01-01T00:00:00Z">
        <w:r>
          <w:t xml:space="preserve"> </w:t>
        </w:r>
      </w:ins>
      <w:ins w:id="878" w:author="PR Preview" w:date="2026-01-01T00:00:00Z">
        <w:r>
          <w:t xml:space="preserve">is a loop invariant.</w:t>
        </w:r>
      </w:ins>
    </w:p>
    <w:p>
      <w:pPr>
        <w:pStyle w:val="BodyText"/>
      </w:pPr>
      <w:ins w:id="879" w:author="PR Preview" w:date="2026-01-01T00:00:00Z">
        <w:r>
          <w:t xml:space="preserve">Second, each pass through the body makes</w:t>
        </w:r>
      </w:ins>
      <w:ins w:id="880" w:author="PR Preview" w:date="2026-01-01T00:00:00Z">
        <w:r>
          <w:t xml:space="preserve"> </w:t>
        </w:r>
      </w:ins>
      <w:ins w:id="881" w:author="PR Preview" w:date="2026-01-01T00:00:00Z">
        <w:r>
          <w:rPr>
            <w:rStyle w:val="VerbatimChar"/>
          </w:rPr>
          <w:t xml:space="preserve">k</w:t>
        </w:r>
      </w:ins>
      <w:ins w:id="882" w:author="PR Preview" w:date="2026-01-01T00:00:00Z">
        <w:r>
          <w:t xml:space="preserve"> </w:t>
        </w:r>
      </w:ins>
      <w:ins w:id="883" w:author="PR Preview" w:date="2026-01-01T00:00:00Z">
        <w:r>
          <w:t xml:space="preserve">smaller:</w:t>
        </w:r>
      </w:ins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the new value is</w:t>
        </w:r>
      </w:ins>
      <w:ins w:id="886" w:author="PR Preview" w:date="2026-01-01T00:00:00Z">
        <w:r>
          <w:t xml:space="preserve"> </w:t>
        </w:r>
      </w:ins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k</m:t>
        </m:r>
      </m:oMath>
      <w:ins w:id="887" w:author="PR Preview" w:date="2026-01-01T00:00:00Z">
        <w:r>
          <w:t xml:space="preserve">, since</w:t>
        </w:r>
      </w:ins>
      <w:ins w:id="888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&gt;</m:t>
        </m:r>
        <m:r>
          <m:t>0</m:t>
        </m:r>
      </m:oMath>
      <w:ins w:id="889" w:author="PR Preview" w:date="2026-01-01T00:00:00Z">
        <w:r>
          <w:t xml:space="preserve">.</w:t>
        </w:r>
      </w:ins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Both values are integers, so</w:t>
        </w:r>
      </w:ins>
      <w:ins w:id="892" w:author="PR Preview" w:date="2026-01-01T00:00:00Z">
        <w:r>
          <w:t xml:space="preserve"> </w:t>
        </w:r>
      </w:ins>
      <w:ins w:id="893" w:author="PR Preview" w:date="2026-01-01T00:00:00Z">
        <w:r>
          <w:rPr>
            <w:rStyle w:val="VerbatimChar"/>
          </w:rPr>
          <w:t xml:space="preserve">k</w:t>
        </w:r>
      </w:ins>
      <w:ins w:id="894" w:author="PR Preview" w:date="2026-01-01T00:00:00Z">
        <w:r>
          <w:t xml:space="preserve"> </w:t>
        </w:r>
      </w:ins>
      <w:ins w:id="895" w:author="PR Preview" w:date="2026-01-01T00:00:00Z">
        <w:r>
          <w:t xml:space="preserve">decreases by at least 1.</w:t>
        </w:r>
      </w:ins>
    </w:p>
    <w:p>
      <w:pPr>
        <w:pStyle w:val="BodyText"/>
      </w:pPr>
      <w:ins w:id="896" w:author="PR Preview" w:date="2026-01-01T00:00:00Z">
        <w:r>
          <w:t xml:space="preserve">So, if the body runs at least</w:t>
        </w:r>
      </w:ins>
      <w:ins w:id="897" w:author="PR Preview" w:date="2026-01-01T00:00:00Z">
        <w:r>
          <w:t xml:space="preserve"> </w:t>
        </w:r>
      </w:ins>
      <m:oMath>
        <m:r>
          <m:t>j</m:t>
        </m:r>
      </m:oMath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times, then at the test after the first</w:t>
        </w:r>
      </w:ins>
      <w:ins w:id="900" w:author="PR Preview" w:date="2026-01-01T00:00:00Z">
        <w:r>
          <w:t xml:space="preserve"> </w:t>
        </w:r>
      </w:ins>
      <m:oMath>
        <m:r>
          <m:t>j</m:t>
        </m:r>
      </m:oMath>
      <w:ins w:id="901" w:author="PR Preview" w:date="2026-01-01T00:00:00Z">
        <w:r>
          <w:t xml:space="preserve"> </w:t>
        </w:r>
      </w:ins>
      <w:ins w:id="902" w:author="PR Preview" w:date="2026-01-01T00:00:00Z">
        <w:r>
          <w:t xml:space="preserve">passes,</w:t>
        </w:r>
      </w:ins>
      <w:ins w:id="90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j</m:t>
        </m:r>
      </m:oMath>
      <w:ins w:id="904" w:author="PR Preview" w:date="2026-01-01T00:00:00Z">
        <w:r>
          <w:t xml:space="preserve">,</w:t>
        </w:r>
      </w:ins>
      <w:ins w:id="905" w:author="PR Preview" w:date="2026-01-01T00:00:00Z">
        <w:r>
          <w:t xml:space="preserve"> </w:t>
        </w:r>
      </w:ins>
      <w:ins w:id="906" w:author="PR Preview" w:date="2026-01-01T00:00:00Z">
        <w:r>
          <w:t xml:space="preserve">and so</w:t>
        </w:r>
      </w:ins>
      <w:ins w:id="907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ins w:id="908" w:author="PR Preview" w:date="2026-01-01T00:00:00Z">
        <w:r>
          <w:t xml:space="preserve">.</w:t>
        </w:r>
      </w:ins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The body runs at most</w:t>
        </w:r>
      </w:ins>
      <w:ins w:id="91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1</m:t>
        </m:r>
      </m:oMath>
      <w:ins w:id="912" w:author="PR Preview" w:date="2026-01-01T00:00:00Z">
        <w:r>
          <w:t xml:space="preserve"> </w:t>
        </w:r>
      </w:ins>
      <w:ins w:id="913" w:author="PR Preview" w:date="2026-01-01T00:00:00Z">
        <w:r>
          <w:t xml:space="preserve">times, and the loop stops.</w:t>
        </w:r>
      </w:ins>
    </w:p>
    <w:bookmarkEnd w:id="36"/>
    <w:bookmarkStart w:id="37" w:name="def-loop-variant"/>
    <w:p>
      <w:pPr>
        <w:pStyle w:val="BodyText"/>
      </w:pPr>
      <w:ins w:id="914" w:author="PR Preview" w:date="2026-01-01T00:00:00Z">
        <w:r>
          <w:rPr>
            <w:b/>
            <w:bCs/>
          </w:rPr>
          <w:t xml:space="preserve">Definition 6 (Loop variant)</w:t>
        </w:r>
      </w:ins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A</w:t>
        </w:r>
      </w:ins>
      <w:ins w:id="917" w:author="PR Preview" w:date="2026-01-01T00:00:00Z">
        <w:r>
          <w:t xml:space="preserve"> </w:t>
        </w:r>
      </w:ins>
      <w:ins w:id="918" w:author="PR Preview" w:date="2026-01-01T00:00:00Z">
        <w:r>
          <w:rPr>
            <w:b/>
            <w:bCs/>
          </w:rPr>
          <w:t xml:space="preserve">loop variant</w:t>
        </w:r>
      </w:ins>
      <w:ins w:id="919" w:author="PR Preview" w:date="2026-01-01T00:00:00Z">
        <w:r>
          <w:t xml:space="preserve"> </w:t>
        </w:r>
      </w:ins>
      <w:ins w:id="920" w:author="PR Preview" w:date="2026-01-01T00:00:00Z">
        <w:r>
          <w:t xml:space="preserve">of a loop is an integer-valued expression in the loop’s variables</w:t>
        </w:r>
      </w:ins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that is at least 0 at every test of the loop’s guard (</w:t>
        </w:r>
      </w:ins>
      <w:hyperlink w:anchor="def-loop-guard">
        <w:ins w:id="923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924" w:author="PR Preview" w:date="2026-01-01T00:00:00Z">
        <w:r>
          <w:t xml:space="preserve">),</w:t>
        </w:r>
      </w:ins>
      <w:ins w:id="925" w:author="PR Preview" w:date="2026-01-01T00:00:00Z">
        <w:r>
          <w:t xml:space="preserve"> </w:t>
        </w:r>
      </w:ins>
      <w:ins w:id="926" w:author="PR Preview" w:date="2026-01-01T00:00:00Z">
        <w:r>
          <w:t xml:space="preserve">and that is smaller after each pass through the body than it was before that pass,</w:t>
        </w:r>
      </w:ins>
      <w:ins w:id="927" w:author="PR Preview" w:date="2026-01-01T00:00:00Z">
        <w:r>
          <w:t xml:space="preserve"> </w:t>
        </w:r>
      </w:ins>
      <w:ins w:id="928" w:author="PR Preview" w:date="2026-01-01T00:00:00Z">
        <w:r>
          <w:t xml:space="preserve">for every input that satisfies the algorithm’s precondition (</w:t>
        </w:r>
      </w:ins>
      <w:hyperlink w:anchor="def-precondition">
        <w:ins w:id="929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930" w:author="PR Preview" w:date="2026-01-01T00:00:00Z">
        <w:r>
          <w:t xml:space="preserve">).</w:t>
        </w:r>
      </w:ins>
    </w:p>
    <w:bookmarkEnd w:id="37"/>
    <w:bookmarkStart w:id="38" w:name="exm-root-variant"/>
    <w:p>
      <w:pPr>
        <w:pStyle w:val="BodyText"/>
      </w:pPr>
      <w:ins w:id="931" w:author="PR Preview" w:date="2026-01-01T00:00:00Z">
        <w:r>
          <w:rPr>
            <w:b/>
            <w:bCs/>
          </w:rPr>
          <w:t xml:space="preserve">Example 6 (Loop variants of</w:t>
        </w:r>
      </w:ins>
      <w:ins w:id="932" w:author="PR Preview" w:date="2026-01-01T00:00:00Z">
        <w:r>
          <w:rPr>
            <w:b/>
            <w:bCs/>
          </w:rPr>
          <w:t xml:space="preserve"> </w:t>
        </w:r>
      </w:ins>
      <w:ins w:id="933" w:author="PR Preview" w:date="2026-01-01T00:00:00Z">
        <w:r>
          <w:rPr>
            <w:rStyle w:val="VerbatimChar"/>
            <w:b/>
            <w:bCs/>
          </w:rPr>
          <w:t xml:space="preserve">halvings</w:t>
        </w:r>
      </w:ins>
      <w:ins w:id="934" w:author="PR Preview" w:date="2026-01-01T00:00:00Z">
        <w:r>
          <w:rPr>
            <w:b/>
            <w:bCs/>
          </w:rPr>
          <w:t xml:space="preserve"> </w:t>
        </w:r>
      </w:ins>
      <w:ins w:id="935" w:author="PR Preview" w:date="2026-01-01T00:00:00Z">
        <w:r>
          <w:rPr>
            <w:b/>
            <w:bCs/>
          </w:rPr>
          <w:t xml:space="preserve">and</w:t>
        </w:r>
      </w:ins>
      <w:ins w:id="936" w:author="PR Preview" w:date="2026-01-01T00:00:00Z">
        <w:r>
          <w:rPr>
            <w:b/>
            <w:bCs/>
          </w:rPr>
          <w:t xml:space="preserve"> </w:t>
        </w:r>
      </w:ins>
      <w:ins w:id="937" w:author="PR Preview" w:date="2026-01-01T00:00:00Z">
        <w:r>
          <w:rPr>
            <w:rStyle w:val="VerbatimChar"/>
            <w:b/>
            <w:bCs/>
          </w:rPr>
          <w:t xml:space="preserve">root</w:t>
        </w:r>
      </w:ins>
      <w:ins w:id="938" w:author="PR Preview" w:date="2026-01-01T00:00:00Z">
        <w:r>
          <w:rPr>
            <w:b/>
            <w:bCs/>
          </w:rPr>
          <w:t xml:space="preserve">)</w:t>
        </w:r>
      </w:ins>
      <w:ins w:id="939" w:author="PR Preview" w:date="2026-01-01T00:00:00Z">
        <w:r>
          <w:t xml:space="preserve"> </w:t>
        </w:r>
      </w:ins>
      <w:hyperlink w:anchor="sol-halving-stops">
        <w:ins w:id="940" w:author="PR Preview" w:date="2026-01-01T00:00:00Z">
          <w:r>
            <w:rPr>
              <w:rStyle w:val="Hyperlink"/>
            </w:rPr>
            <w:t xml:space="preserve">Solution 3</w:t>
          </w:r>
        </w:ins>
      </w:hyperlink>
      <w:ins w:id="941" w:author="PR Preview" w:date="2026-01-01T00:00:00Z">
        <w:r>
          <w:t xml:space="preserve"> </w:t>
        </w:r>
      </w:ins>
      <w:ins w:id="942" w:author="PR Preview" w:date="2026-01-01T00:00:00Z">
        <w:r>
          <w:t xml:space="preserve">shows that</w:t>
        </w:r>
      </w:ins>
      <w:ins w:id="943" w:author="PR Preview" w:date="2026-01-01T00:00:00Z">
        <w:r>
          <w:t xml:space="preserve"> </w:t>
        </w:r>
      </w:ins>
      <w:ins w:id="944" w:author="PR Preview" w:date="2026-01-01T00:00:00Z">
        <w:r>
          <w:rPr>
            <w:rStyle w:val="VerbatimChar"/>
          </w:rPr>
          <w:t xml:space="preserve">k</w:t>
        </w:r>
      </w:ins>
      <w:ins w:id="945" w:author="PR Preview" w:date="2026-01-01T00:00:00Z">
        <w:r>
          <w:t xml:space="preserve"> </w:t>
        </w:r>
      </w:ins>
      <w:ins w:id="946" w:author="PR Preview" w:date="2026-01-01T00:00:00Z">
        <w:r>
          <w:t xml:space="preserve">is a loop variant (</w:t>
        </w:r>
      </w:ins>
      <w:hyperlink w:anchor="def-loop-variant">
        <w:ins w:id="947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948" w:author="PR Preview" w:date="2026-01-01T00:00:00Z">
        <w:r>
          <w:t xml:space="preserve">) of</w:t>
        </w:r>
      </w:ins>
      <w:ins w:id="949" w:author="PR Preview" w:date="2026-01-01T00:00:00Z">
        <w:r>
          <w:t xml:space="preserve"> </w:t>
        </w:r>
      </w:ins>
      <w:ins w:id="950" w:author="PR Preview" w:date="2026-01-01T00:00:00Z">
        <w:r>
          <w:rPr>
            <w:rStyle w:val="VerbatimChar"/>
          </w:rPr>
          <w:t xml:space="preserve">halvings</w:t>
        </w:r>
      </w:ins>
      <w:ins w:id="951" w:author="PR Preview" w:date="2026-01-01T00:00:00Z">
        <w:r>
          <w:t xml:space="preserve">:</w:t>
        </w:r>
      </w:ins>
      <w:ins w:id="952" w:author="PR Preview" w:date="2026-01-01T00:00:00Z">
        <w:r>
          <w:t xml:space="preserve"> </w:t>
        </w:r>
      </w:ins>
      <w:ins w:id="953" w:author="PR Preview" w:date="2026-01-01T00:00:00Z">
        <w:r>
          <w:t xml:space="preserve">it is an integer that is at least 1, and so at least 0, at every test,</w:t>
        </w:r>
      </w:ins>
      <w:ins w:id="954" w:author="PR Preview" w:date="2026-01-01T00:00:00Z">
        <w:r>
          <w:t xml:space="preserve"> </w:t>
        </w:r>
      </w:ins>
      <w:ins w:id="955" w:author="PR Preview" w:date="2026-01-01T00:00:00Z">
        <w:r>
          <w:t xml:space="preserve">and each pass through the body makes it smaller.</w:t>
        </w:r>
      </w:ins>
      <w:ins w:id="956" w:author="PR Preview" w:date="2026-01-01T00:00:00Z">
        <w:r>
          <w:t xml:space="preserve"> </w:t>
        </w:r>
      </w:ins>
      <w:ins w:id="957" w:author="PR Preview" w:date="2026-01-01T00:00:00Z">
        <w:r>
          <w:t xml:space="preserve">A loop can have more than one loop variant:</w:t>
        </w:r>
      </w:ins>
      <w:ins w:id="958" w:author="PR Preview" w:date="2026-01-01T00:00:00Z">
        <w:r>
          <w:t xml:space="preserve"> </w:t>
        </w:r>
      </w:ins>
      <w:ins w:id="959" w:author="PR Preview" w:date="2026-01-01T00:00:00Z">
        <w:r>
          <w:rPr>
            <w:rStyle w:val="VerbatimChar"/>
          </w:rPr>
          <w:t xml:space="preserve">k - 1</w:t>
        </w:r>
      </w:ins>
      <w:ins w:id="960" w:author="PR Preview" w:date="2026-01-01T00:00:00Z">
        <w:r>
          <w:t xml:space="preserve"> </w:t>
        </w:r>
      </w:ins>
      <w:ins w:id="961" w:author="PR Preview" w:date="2026-01-01T00:00:00Z">
        <w:r>
          <w:t xml:space="preserve">is another one, since it is at least 0 at every test and decreases by the same amount as</w:t>
        </w:r>
      </w:ins>
      <w:ins w:id="962" w:author="PR Preview" w:date="2026-01-01T00:00:00Z">
        <w:r>
          <w:t xml:space="preserve"> </w:t>
        </w:r>
      </w:ins>
      <w:ins w:id="963" w:author="PR Preview" w:date="2026-01-01T00:00:00Z">
        <w:r>
          <w:rPr>
            <w:rStyle w:val="VerbatimChar"/>
          </w:rPr>
          <w:t xml:space="preserve">k</w:t>
        </w:r>
      </w:ins>
      <w:ins w:id="964" w:author="PR Preview" w:date="2026-01-01T00:00:00Z">
        <w:r>
          <w:t xml:space="preserve">.</w:t>
        </w:r>
      </w:ins>
    </w:p>
    <w:p>
      <w:pPr>
        <w:pStyle w:val="BodyText"/>
      </w:pPr>
      <w:ins w:id="965" w:author="PR Preview" w:date="2026-01-01T00:00:00Z">
        <w:r>
          <w:t xml:space="preserve">The termination part of</w:t>
        </w:r>
      </w:ins>
      <w:ins w:id="966" w:author="PR Preview" w:date="2026-01-01T00:00:00Z">
        <w:r>
          <w:t xml:space="preserve"> </w:t>
        </w:r>
      </w:ins>
      <w:hyperlink w:anchor="exm-root-correct">
        <w:ins w:id="967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968" w:author="PR Preview" w:date="2026-01-01T00:00:00Z">
        <w:r>
          <w:t xml:space="preserve"> </w:t>
        </w:r>
      </w:ins>
      <w:ins w:id="969" w:author="PR Preview" w:date="2026-01-01T00:00:00Z">
        <w:r>
          <w:t xml:space="preserve">is an argument about the loop variant</w:t>
        </w:r>
      </w:ins>
      <w:ins w:id="97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r</m:t>
        </m:r>
      </m:oMath>
      <w:ins w:id="971" w:author="PR Preview" w:date="2026-01-01T00:00:00Z">
        <w:r>
          <w:t xml:space="preserve"> </w:t>
        </w:r>
      </w:ins>
      <w:ins w:id="972" w:author="PR Preview" w:date="2026-01-01T00:00:00Z">
        <w:r>
          <w:t xml:space="preserve">of</w:t>
        </w:r>
      </w:ins>
      <w:ins w:id="973" w:author="PR Preview" w:date="2026-01-01T00:00:00Z">
        <w:r>
          <w:t xml:space="preserve"> </w:t>
        </w:r>
      </w:ins>
      <w:ins w:id="974" w:author="PR Preview" w:date="2026-01-01T00:00:00Z">
        <w:r>
          <w:rPr>
            <w:rStyle w:val="VerbatimChar"/>
          </w:rPr>
          <w:t xml:space="preserve">root</w:t>
        </w:r>
      </w:ins>
      <w:ins w:id="975" w:author="PR Preview" w:date="2026-01-01T00:00:00Z">
        <w:r>
          <w:t xml:space="preserve">.</w:t>
        </w:r>
      </w:ins>
      <w:ins w:id="976" w:author="PR Preview" w:date="2026-01-01T00:00:00Z">
        <w:r>
          <w:t xml:space="preserve"> </w:t>
        </w:r>
      </w:ins>
      <w:ins w:id="977" w:author="PR Preview" w:date="2026-01-01T00:00:00Z">
        <w:r>
          <w:t xml:space="preserve">It is an integer, it is at least 0 at every test because</w:t>
        </w:r>
      </w:ins>
      <w:ins w:id="978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≤</m:t>
        </m:r>
        <m:r>
          <m:t>n</m:t>
        </m:r>
      </m:oMath>
      <w:ins w:id="979" w:author="PR Preview" w:date="2026-01-01T00:00:00Z">
        <w:r>
          <w:t xml:space="preserve"> </w:t>
        </w:r>
      </w:ins>
      <w:ins w:id="980" w:author="PR Preview" w:date="2026-01-01T00:00:00Z">
        <w:r>
          <w:t xml:space="preserve">there,</w:t>
        </w:r>
      </w:ins>
      <w:ins w:id="981" w:author="PR Preview" w:date="2026-01-01T00:00:00Z">
        <w:r>
          <w:t xml:space="preserve"> </w:t>
        </w:r>
      </w:ins>
      <w:ins w:id="982" w:author="PR Preview" w:date="2026-01-01T00:00:00Z">
        <w:r>
          <w:t xml:space="preserve">and each pass through the body increases</w:t>
        </w:r>
      </w:ins>
      <w:ins w:id="983" w:author="PR Preview" w:date="2026-01-01T00:00:00Z">
        <w:r>
          <w:t xml:space="preserve"> </w:t>
        </w:r>
      </w:ins>
      <w:ins w:id="984" w:author="PR Preview" w:date="2026-01-01T00:00:00Z">
        <w:r>
          <w:rPr>
            <w:rStyle w:val="VerbatimChar"/>
          </w:rPr>
          <w:t xml:space="preserve">r</w:t>
        </w:r>
      </w:ins>
      <w:ins w:id="985" w:author="PR Preview" w:date="2026-01-01T00:00:00Z">
        <w:r>
          <w:t xml:space="preserve"> </w:t>
        </w:r>
      </w:ins>
      <w:ins w:id="986" w:author="PR Preview" w:date="2026-01-01T00:00:00Z">
        <w:r>
          <w:t xml:space="preserve">by 1, so it decreases</w:t>
        </w:r>
      </w:ins>
      <w:ins w:id="98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r</m:t>
        </m:r>
      </m:oMath>
      <w:ins w:id="988" w:author="PR Preview" w:date="2026-01-01T00:00:00Z">
        <w:r>
          <w:t xml:space="preserve"> </w:t>
        </w:r>
      </w:ins>
      <w:ins w:id="989" w:author="PR Preview" w:date="2026-01-01T00:00:00Z">
        <w:r>
          <w:t xml:space="preserve">by 1.</w:t>
        </w:r>
      </w:ins>
    </w:p>
    <w:bookmarkEnd w:id="38"/>
    <w:bookmarkStart w:id="39" w:name="thm-variant-terminates"/>
    <w:p>
      <w:pPr>
        <w:pStyle w:val="BodyText"/>
      </w:pPr>
      <w:ins w:id="990" w:author="PR Preview" w:date="2026-01-01T00:00:00Z">
        <w:r>
          <w:rPr>
            <w:b/>
            <w:bCs/>
          </w:rPr>
          <w:t xml:space="preserve">Theorem 2 (A loop with a variant stops)</w:t>
        </w:r>
      </w:ins>
      <w:ins w:id="991" w:author="PR Preview" w:date="2026-01-01T00:00:00Z">
        <w:r>
          <w:t xml:space="preserve"> </w:t>
        </w:r>
      </w:ins>
      <w:ins w:id="992" w:author="PR Preview" w:date="2026-01-01T00:00:00Z">
        <w:r>
          <w:t xml:space="preserve">If a loop has a loop variant (</w:t>
        </w:r>
      </w:ins>
      <w:hyperlink w:anchor="def-loop-variant">
        <w:ins w:id="993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994" w:author="PR Preview" w:date="2026-01-01T00:00:00Z">
        <w:r>
          <w:t xml:space="preserve">) whose value at the first test of the guard is</w:t>
        </w:r>
      </w:ins>
      <w:ins w:id="995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0</m:t>
            </m:r>
          </m:sub>
        </m:sSub>
      </m:oMath>
      <w:ins w:id="996" w:author="PR Preview" w:date="2026-01-01T00:00:00Z">
        <w:r>
          <w:t xml:space="preserve">,</w:t>
        </w:r>
      </w:ins>
      <w:ins w:id="997" w:author="PR Preview" w:date="2026-01-01T00:00:00Z">
        <w:r>
          <w:t xml:space="preserve"> </w:t>
        </w:r>
      </w:ins>
      <w:ins w:id="998" w:author="PR Preview" w:date="2026-01-01T00:00:00Z">
        <w:r>
          <w:t xml:space="preserve">then the body runs at most</w:t>
        </w:r>
      </w:ins>
      <w:ins w:id="999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0</m:t>
            </m:r>
          </m:sub>
        </m:sSub>
      </m:oMath>
      <w:ins w:id="1000" w:author="PR Preview" w:date="2026-01-01T00:00:00Z">
        <w:r>
          <w:t xml:space="preserve"> </w:t>
        </w:r>
      </w:ins>
      <w:ins w:id="1001" w:author="PR Preview" w:date="2026-01-01T00:00:00Z">
        <w:r>
          <w:t xml:space="preserve">times, and so the loop stops.</w:t>
        </w:r>
      </w:ins>
    </w:p>
    <w:bookmarkEnd w:id="39"/>
    <w:p>
      <w:pPr>
        <w:pStyle w:val="BodyText"/>
      </w:pPr>
      <w:ins w:id="1002" w:author="PR Preview" w:date="2026-01-01T00:00:00Z">
        <w:r>
          <w:rPr>
            <w:i/>
            <w:iCs/>
          </w:rPr>
          <w:t xml:space="preserve">Proof</w:t>
        </w:r>
      </w:ins>
      <w:ins w:id="1003" w:author="PR Preview" w:date="2026-01-01T00:00:00Z">
        <w:r>
          <w:t xml:space="preserve">. </w:t>
        </w:r>
      </w:ins>
      <w:ins w:id="1004" w:author="PR Preview" w:date="2026-01-01T00:00:00Z">
        <w:r>
          <w:t xml:space="preserve">Write</w:t>
        </w:r>
      </w:ins>
      <w:ins w:id="1005" w:author="PR Preview" w:date="2026-01-01T00:00:00Z">
        <w:r>
          <w:t xml:space="preserve"> </w:t>
        </w:r>
      </w:ins>
      <m:oMath>
        <m:r>
          <m:t>v</m:t>
        </m:r>
      </m:oMath>
      <w:ins w:id="1006" w:author="PR Preview" w:date="2026-01-01T00:00:00Z">
        <w:r>
          <w:t xml:space="preserve"> </w:t>
        </w:r>
      </w:ins>
      <w:ins w:id="1007" w:author="PR Preview" w:date="2026-01-01T00:00:00Z">
        <w:r>
          <w:t xml:space="preserve">for the loop variant.</w:t>
        </w:r>
      </w:ins>
      <w:ins w:id="1008" w:author="PR Preview" w:date="2026-01-01T00:00:00Z">
        <w:r>
          <w:t xml:space="preserve"> </w:t>
        </w:r>
      </w:ins>
      <w:ins w:id="1009" w:author="PR Preview" w:date="2026-01-01T00:00:00Z">
        <w:r>
          <w:t xml:space="preserve">For each non-negative integer</w:t>
        </w:r>
      </w:ins>
      <w:ins w:id="1010" w:author="PR Preview" w:date="2026-01-01T00:00:00Z">
        <w:r>
          <w:t xml:space="preserve"> </w:t>
        </w:r>
      </w:ins>
      <m:oMath>
        <m:r>
          <m:t>k</m:t>
        </m:r>
      </m:oMath>
      <w:ins w:id="1011" w:author="PR Preview" w:date="2026-01-01T00:00:00Z">
        <w:r>
          <w:t xml:space="preserve">, let</w:t>
        </w:r>
      </w:ins>
      <w:ins w:id="101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ins w:id="1013" w:author="PR Preview" w:date="2026-01-01T00:00:00Z">
        <w:r>
          <w:t xml:space="preserve"> </w:t>
        </w:r>
      </w:ins>
      <w:ins w:id="1014" w:author="PR Preview" w:date="2026-01-01T00:00:00Z">
        <w:r>
          <w:t xml:space="preserve">be the claim</w:t>
        </w:r>
      </w:ins>
    </w:p>
    <w:p>
      <w:pPr>
        <w:pStyle w:val="BlockText"/>
      </w:pPr>
      <w:ins w:id="1015" w:author="PR Preview" w:date="2026-01-01T00:00:00Z">
        <w:r>
          <w:t xml:space="preserve">if the body runs at least</w:t>
        </w:r>
      </w:ins>
      <w:ins w:id="1016" w:author="PR Preview" w:date="2026-01-01T00:00:00Z">
        <w:r>
          <w:t xml:space="preserve"> </w:t>
        </w:r>
      </w:ins>
      <m:oMath>
        <m:r>
          <m:t>k</m:t>
        </m:r>
      </m:oMath>
      <w:ins w:id="1017" w:author="PR Preview" w:date="2026-01-01T00:00:00Z">
        <w:r>
          <w:t xml:space="preserve"> </w:t>
        </w:r>
      </w:ins>
      <w:ins w:id="1018" w:author="PR Preview" w:date="2026-01-01T00:00:00Z">
        <w:r>
          <w:t xml:space="preserve">times, then</w:t>
        </w:r>
      </w:ins>
      <w:ins w:id="1019" w:author="PR Preview" w:date="2026-01-01T00:00:00Z">
        <w:r>
          <w:t xml:space="preserve"> </w:t>
        </w:r>
      </w:ins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ins w:id="1020" w:author="PR Preview" w:date="2026-01-01T00:00:00Z">
        <w:r>
          <w:t xml:space="preserve"> </w:t>
        </w:r>
      </w:ins>
      <w:ins w:id="1021" w:author="PR Preview" w:date="2026-01-01T00:00:00Z">
        <w:r>
          <w:t xml:space="preserve">at the test that follows the first</w:t>
        </w:r>
      </w:ins>
      <w:ins w:id="1022" w:author="PR Preview" w:date="2026-01-01T00:00:00Z">
        <w:r>
          <w:t xml:space="preserve"> </w:t>
        </w:r>
      </w:ins>
      <m:oMath>
        <m:r>
          <m:t>k</m:t>
        </m:r>
      </m:oMath>
      <w:ins w:id="1023" w:author="PR Preview" w:date="2026-01-01T00:00:00Z">
        <w:r>
          <w:t xml:space="preserve"> </w:t>
        </w:r>
      </w:ins>
      <w:ins w:id="1024" w:author="PR Preview" w:date="2026-01-01T00:00:00Z">
        <w:r>
          <w:t xml:space="preserve">passes.</w:t>
        </w:r>
      </w:ins>
    </w:p>
    <w:p>
      <w:pPr>
        <w:pStyle w:val="FirstParagraph"/>
      </w:pPr>
      <w:ins w:id="1025" w:author="PR Preview" w:date="2026-01-01T00:00:00Z">
        <w:r>
          <w:t xml:space="preserve">We prove</w:t>
        </w:r>
      </w:ins>
      <w:ins w:id="102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ins w:id="1027" w:author="PR Preview" w:date="2026-01-01T00:00:00Z">
        <w:r>
          <w:t xml:space="preserve"> </w:t>
        </w:r>
      </w:ins>
      <w:ins w:id="1028" w:author="PR Preview" w:date="2026-01-01T00:00:00Z">
        <w:r>
          <w:t xml:space="preserve">for every</w:t>
        </w:r>
      </w:ins>
      <w:ins w:id="1029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0</m:t>
        </m:r>
      </m:oMath>
      <w:ins w:id="1030" w:author="PR Preview" w:date="2026-01-01T00:00:00Z">
        <w:r>
          <w:t xml:space="preserve"> </w:t>
        </w:r>
      </w:ins>
      <w:ins w:id="1031" w:author="PR Preview" w:date="2026-01-01T00:00:00Z">
        <w:r>
          <w:t xml:space="preserve">by induction (</w:t>
        </w:r>
      </w:ins>
      <w:hyperlink r:id="rId30">
        <w:ins w:id="1032" w:author="PR Preview" w:date="2026-01-01T00:00:00Z">
          <w:r>
            <w:rPr>
              <w:rStyle w:val="Hyperlink"/>
            </w:rPr>
            <w:t xml:space="preserve">Definition: Proof by induction</w:t>
          </w:r>
        </w:ins>
      </w:hyperlink>
      <w:ins w:id="1033" w:author="PR Preview" w:date="2026-01-01T00:00:00Z">
        <w:r>
          <w:t xml:space="preserve">).</w:t>
        </w:r>
      </w:ins>
    </w:p>
    <w:p>
      <w:pPr>
        <w:pStyle w:val="BodyText"/>
      </w:pPr>
      <w:ins w:id="1034" w:author="PR Preview" w:date="2026-01-01T00:00:00Z">
        <w:r>
          <w:rPr>
            <w:b/>
            <w:bCs/>
          </w:rPr>
          <w:t xml:space="preserve">Base case.</w:t>
        </w:r>
      </w:ins>
      <w:ins w:id="1035" w:author="PR Preview" w:date="2026-01-01T00:00:00Z">
        <w:r>
          <w:t xml:space="preserve"> </w:t>
        </w:r>
      </w:ins>
      <w:ins w:id="1036" w:author="PR Preview" w:date="2026-01-01T00:00:00Z">
        <w:r>
          <w:t xml:space="preserve">The test that follows the first</w:t>
        </w:r>
      </w:ins>
      <w:ins w:id="1037" w:author="PR Preview" w:date="2026-01-01T00:00:00Z">
        <w:r>
          <w:t xml:space="preserve"> </w:t>
        </w:r>
      </w:ins>
      <m:oMath>
        <m:r>
          <m:t>0</m:t>
        </m:r>
      </m:oMath>
      <w:ins w:id="1038" w:author="PR Preview" w:date="2026-01-01T00:00:00Z">
        <w:r>
          <w:t xml:space="preserve"> </w:t>
        </w:r>
      </w:ins>
      <w:ins w:id="1039" w:author="PR Preview" w:date="2026-01-01T00:00:00Z">
        <w:r>
          <w:t xml:space="preserve">passes is the first test, where</w:t>
        </w:r>
      </w:ins>
      <w:ins w:id="1040" w:author="PR Preview" w:date="2026-01-01T00:00:00Z">
        <w:r>
          <w:t xml:space="preserve"> </w:t>
        </w:r>
      </w:ins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ins w:id="1041" w:author="PR Preview" w:date="2026-01-01T00:00:00Z">
        <w:r>
          <w:t xml:space="preserve">.</w:t>
        </w:r>
      </w:ins>
    </w:p>
    <w:p>
      <w:pPr>
        <w:pStyle w:val="BodyText"/>
      </w:pPr>
      <w:ins w:id="1042" w:author="PR Preview" w:date="2026-01-01T00:00:00Z">
        <w:r>
          <w:rPr>
            <w:b/>
            <w:bCs/>
          </w:rPr>
          <w:t xml:space="preserve">Inductive step.</w:t>
        </w:r>
      </w:ins>
      <w:ins w:id="1043" w:author="PR Preview" w:date="2026-01-01T00:00:00Z">
        <w:r>
          <w:t xml:space="preserve"> </w:t>
        </w:r>
      </w:ins>
      <w:ins w:id="1044" w:author="PR Preview" w:date="2026-01-01T00:00:00Z">
        <w:r>
          <w:t xml:space="preserve">Let</w:t>
        </w:r>
      </w:ins>
      <w:ins w:id="1045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1</m:t>
        </m:r>
      </m:oMath>
      <w:ins w:id="1046" w:author="PR Preview" w:date="2026-01-01T00:00:00Z">
        <w:r>
          <w:t xml:space="preserve">, suppose</w:t>
        </w:r>
      </w:ins>
      <w:ins w:id="104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1048" w:author="PR Preview" w:date="2026-01-01T00:00:00Z">
        <w:r>
          <w:t xml:space="preserve"> </w:t>
        </w:r>
      </w:ins>
      <w:ins w:id="1049" w:author="PR Preview" w:date="2026-01-01T00:00:00Z">
        <w:r>
          <w:t xml:space="preserve">holds, and suppose the body runs at least</w:t>
        </w:r>
      </w:ins>
      <w:ins w:id="1050" w:author="PR Preview" w:date="2026-01-01T00:00:00Z">
        <w:r>
          <w:t xml:space="preserve"> </w:t>
        </w:r>
      </w:ins>
      <m:oMath>
        <m:r>
          <m:t>k</m:t>
        </m:r>
      </m:oMath>
      <w:ins w:id="1051" w:author="PR Preview" w:date="2026-01-01T00:00:00Z">
        <w:r>
          <w:t xml:space="preserve"> </w:t>
        </w:r>
      </w:ins>
      <w:ins w:id="1052" w:author="PR Preview" w:date="2026-01-01T00:00:00Z">
        <w:r>
          <w:t xml:space="preserve">times.</w:t>
        </w:r>
      </w:ins>
      <w:ins w:id="1053" w:author="PR Preview" w:date="2026-01-01T00:00:00Z">
        <w:r>
          <w:t xml:space="preserve"> </w:t>
        </w:r>
      </w:ins>
      <w:ins w:id="1054" w:author="PR Preview" w:date="2026-01-01T00:00:00Z">
        <w:r>
          <w:t xml:space="preserve">By</w:t>
        </w:r>
      </w:ins>
      <w:ins w:id="105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1056" w:author="PR Preview" w:date="2026-01-01T00:00:00Z">
        <w:r>
          <w:t xml:space="preserve">,</w:t>
        </w:r>
      </w:ins>
      <w:ins w:id="1057" w:author="PR Preview" w:date="2026-01-01T00:00:00Z">
        <w:r>
          <w:t xml:space="preserve"> </w:t>
        </w:r>
      </w:ins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1058" w:author="PR Preview" w:date="2026-01-01T00:00:00Z">
        <w:r>
          <w:t xml:space="preserve"> </w:t>
        </w:r>
      </w:ins>
      <w:ins w:id="1059" w:author="PR Preview" w:date="2026-01-01T00:00:00Z">
        <w:r>
          <w:t xml:space="preserve">at the test that follows the first</w:t>
        </w:r>
      </w:ins>
      <w:ins w:id="1060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−</m:t>
        </m:r>
        <m:r>
          <m:t>1</m:t>
        </m:r>
      </m:oMath>
      <w:ins w:id="1061" w:author="PR Preview" w:date="2026-01-01T00:00:00Z">
        <w:r>
          <w:t xml:space="preserve"> </w:t>
        </w:r>
      </w:ins>
      <w:ins w:id="1062" w:author="PR Preview" w:date="2026-01-01T00:00:00Z">
        <w:r>
          <w:t xml:space="preserve">passes.</w:t>
        </w:r>
      </w:ins>
      <w:ins w:id="1063" w:author="PR Preview" w:date="2026-01-01T00:00:00Z">
        <w:r>
          <w:t xml:space="preserve"> </w:t>
        </w:r>
      </w:ins>
      <w:ins w:id="1064" w:author="PR Preview" w:date="2026-01-01T00:00:00Z">
        <w:r>
          <w:t xml:space="preserve">The</w:t>
        </w:r>
      </w:ins>
      <w:ins w:id="1065" w:author="PR Preview" w:date="2026-01-01T00:00:00Z">
        <w:r>
          <w:t xml:space="preserve"> </w:t>
        </w:r>
      </w:ins>
      <m:oMath>
        <m:r>
          <m:t>k</m:t>
        </m:r>
      </m:oMath>
      <w:ins w:id="1066" w:author="PR Preview" w:date="2026-01-01T00:00:00Z">
        <w:r>
          <w:t xml:space="preserve">th pass makes the integer</w:t>
        </w:r>
      </w:ins>
      <w:ins w:id="1067" w:author="PR Preview" w:date="2026-01-01T00:00:00Z">
        <w:r>
          <w:t xml:space="preserve"> </w:t>
        </w:r>
      </w:ins>
      <m:oMath>
        <m:r>
          <m:t>v</m:t>
        </m:r>
      </m:oMath>
      <w:ins w:id="1068" w:author="PR Preview" w:date="2026-01-01T00:00:00Z">
        <w:r>
          <w:t xml:space="preserve"> </w:t>
        </w:r>
      </w:ins>
      <w:ins w:id="1069" w:author="PR Preview" w:date="2026-01-01T00:00:00Z">
        <w:r>
          <w:t xml:space="preserve">smaller, so it lowers</w:t>
        </w:r>
      </w:ins>
      <w:ins w:id="1070" w:author="PR Preview" w:date="2026-01-01T00:00:00Z">
        <w:r>
          <w:t xml:space="preserve"> </w:t>
        </w:r>
      </w:ins>
      <m:oMath>
        <m:r>
          <m:t>v</m:t>
        </m:r>
      </m:oMath>
      <w:ins w:id="1071" w:author="PR Preview" w:date="2026-01-01T00:00:00Z">
        <w:r>
          <w:t xml:space="preserve"> </w:t>
        </w:r>
      </w:ins>
      <w:ins w:id="1072" w:author="PR Preview" w:date="2026-01-01T00:00:00Z">
        <w:r>
          <w:t xml:space="preserve">by at least 1,</w:t>
        </w:r>
      </w:ins>
      <w:ins w:id="1073" w:author="PR Preview" w:date="2026-01-01T00:00:00Z">
        <w:r>
          <w:t xml:space="preserve"> </w:t>
        </w:r>
      </w:ins>
      <w:ins w:id="1074" w:author="PR Preview" w:date="2026-01-01T00:00:00Z">
        <w:r>
          <w:t xml:space="preserve">and</w:t>
        </w:r>
      </w:ins>
      <w:ins w:id="1075" w:author="PR Preview" w:date="2026-01-01T00:00:00Z">
        <w:r>
          <w:t xml:space="preserve"> </w:t>
        </w:r>
      </w:ins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ins w:id="1076" w:author="PR Preview" w:date="2026-01-01T00:00:00Z">
        <w:r>
          <w:t xml:space="preserve"> </w:t>
        </w:r>
      </w:ins>
      <w:ins w:id="1077" w:author="PR Preview" w:date="2026-01-01T00:00:00Z">
        <w:r>
          <w:t xml:space="preserve">at the next test.</w:t>
        </w:r>
      </w:ins>
      <w:ins w:id="1078" w:author="PR Preview" w:date="2026-01-01T00:00:00Z">
        <w:r>
          <w:t xml:space="preserve"> </w:t>
        </w:r>
      </w:ins>
      <w:ins w:id="1079" w:author="PR Preview" w:date="2026-01-01T00:00:00Z">
        <w:r>
          <w:t xml:space="preserve">So</w:t>
        </w:r>
      </w:ins>
      <w:ins w:id="108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ins w:id="1081" w:author="PR Preview" w:date="2026-01-01T00:00:00Z">
        <w:r>
          <w:t xml:space="preserve"> </w:t>
        </w:r>
      </w:ins>
      <w:ins w:id="1082" w:author="PR Preview" w:date="2026-01-01T00:00:00Z">
        <w:r>
          <w:t xml:space="preserve">holds.</w:t>
        </w:r>
      </w:ins>
    </w:p>
    <w:p>
      <w:pPr>
        <w:pStyle w:val="BodyText"/>
      </w:pPr>
      <w:ins w:id="1083" w:author="PR Preview" w:date="2026-01-01T00:00:00Z">
        <w:r>
          <w:t xml:space="preserve">Now suppose the body runs at least</w:t>
        </w:r>
      </w:ins>
      <w:ins w:id="1084" w:author="PR Preview" w:date="2026-01-01T00:00:00Z">
        <w:r>
          <w:t xml:space="preserve"> </w:t>
        </w:r>
      </w:ins>
      <m:oMath>
        <m:r>
          <m:t>k</m:t>
        </m:r>
      </m:oMath>
      <w:ins w:id="1085" w:author="PR Preview" w:date="2026-01-01T00:00:00Z">
        <w:r>
          <w:t xml:space="preserve"> </w:t>
        </w:r>
      </w:ins>
      <w:ins w:id="1086" w:author="PR Preview" w:date="2026-01-01T00:00:00Z">
        <w:r>
          <w:t xml:space="preserve">times.</w:t>
        </w:r>
      </w:ins>
      <w:ins w:id="1087" w:author="PR Preview" w:date="2026-01-01T00:00:00Z">
        <w:r>
          <w:t xml:space="preserve"> </w:t>
        </w:r>
      </w:ins>
      <w:ins w:id="1088" w:author="PR Preview" w:date="2026-01-01T00:00:00Z">
        <w:r>
          <w:t xml:space="preserve">By</w:t>
        </w:r>
      </w:ins>
      <w:ins w:id="108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ins w:id="1090" w:author="PR Preview" w:date="2026-01-01T00:00:00Z">
        <w:r>
          <w:t xml:space="preserve">,</w:t>
        </w:r>
      </w:ins>
      <w:ins w:id="1091" w:author="PR Preview" w:date="2026-01-01T00:00:00Z">
        <w:r>
          <w:t xml:space="preserve"> </w:t>
        </w:r>
      </w:ins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ins w:id="1092" w:author="PR Preview" w:date="2026-01-01T00:00:00Z">
        <w:r>
          <w:t xml:space="preserve"> </w:t>
        </w:r>
      </w:ins>
      <w:ins w:id="1093" w:author="PR Preview" w:date="2026-01-01T00:00:00Z">
        <w:r>
          <w:t xml:space="preserve">at the test that follows the first</w:t>
        </w:r>
      </w:ins>
      <w:ins w:id="1094" w:author="PR Preview" w:date="2026-01-01T00:00:00Z">
        <w:r>
          <w:t xml:space="preserve"> </w:t>
        </w:r>
      </w:ins>
      <m:oMath>
        <m:r>
          <m:t>k</m:t>
        </m:r>
      </m:oMath>
      <w:ins w:id="1095" w:author="PR Preview" w:date="2026-01-01T00:00:00Z">
        <w:r>
          <w:t xml:space="preserve"> </w:t>
        </w:r>
      </w:ins>
      <w:ins w:id="1096" w:author="PR Preview" w:date="2026-01-01T00:00:00Z">
        <w:r>
          <w:t xml:space="preserve">passes,</w:t>
        </w:r>
      </w:ins>
      <w:ins w:id="1097" w:author="PR Preview" w:date="2026-01-01T00:00:00Z">
        <w:r>
          <w:t xml:space="preserve"> </w:t>
        </w:r>
      </w:ins>
      <w:ins w:id="1098" w:author="PR Preview" w:date="2026-01-01T00:00:00Z">
        <w:r>
          <w:t xml:space="preserve">and</w:t>
        </w:r>
      </w:ins>
      <w:ins w:id="1099" w:author="PR Preview" w:date="2026-01-01T00:00:00Z">
        <w:r>
          <w:t xml:space="preserve"> </w:t>
        </w:r>
      </w:ins>
      <m:oMath>
        <m:r>
          <m:t>v</m:t>
        </m:r>
        <m:r>
          <m:rPr>
            <m:sty m:val="p"/>
          </m:rPr>
          <m:t>≥</m:t>
        </m:r>
        <m:r>
          <m:t>0</m:t>
        </m:r>
      </m:oMath>
      <w:ins w:id="1100" w:author="PR Preview" w:date="2026-01-01T00:00:00Z">
        <w:r>
          <w:t xml:space="preserve"> </w:t>
        </w:r>
      </w:ins>
      <w:ins w:id="1101" w:author="PR Preview" w:date="2026-01-01T00:00:00Z">
        <w:r>
          <w:t xml:space="preserve">at every test, so</w:t>
        </w:r>
      </w:ins>
      <w:ins w:id="1102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ins w:id="1103" w:author="PR Preview" w:date="2026-01-01T00:00:00Z">
        <w:r>
          <w:t xml:space="preserve">, that is,</w:t>
        </w:r>
      </w:ins>
      <w:ins w:id="1104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ins w:id="1105" w:author="PR Preview" w:date="2026-01-01T00:00:00Z">
        <w:r>
          <w:t xml:space="preserve">.</w:t>
        </w:r>
      </w:ins>
      <w:ins w:id="1106" w:author="PR Preview" w:date="2026-01-01T00:00:00Z">
        <w:r>
          <w:t xml:space="preserve"> </w:t>
        </w:r>
      </w:ins>
      <w:ins w:id="1107" w:author="PR Preview" w:date="2026-01-01T00:00:00Z">
        <w:r>
          <w:t xml:space="preserve">So the body cannot run</w:t>
        </w:r>
      </w:ins>
      <w:ins w:id="1108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ins w:id="1109" w:author="PR Preview" w:date="2026-01-01T00:00:00Z">
        <w:r>
          <w:t xml:space="preserve"> </w:t>
        </w:r>
      </w:ins>
      <w:ins w:id="1110" w:author="PR Preview" w:date="2026-01-01T00:00:00Z">
        <w:r>
          <w:t xml:space="preserve">times.</w:t>
        </w:r>
      </w:ins>
    </w:p>
    <w:bookmarkStart w:id="40" w:name="exm-countdown"/>
    <w:p>
      <w:pPr>
        <w:pStyle w:val="BodyText"/>
      </w:pPr>
      <w:ins w:id="1111" w:author="PR Preview" w:date="2026-01-01T00:00:00Z">
        <w:r>
          <w:rPr>
            <w:b/>
            <w:bCs/>
          </w:rPr>
          <w:t xml:space="preserve">Example 7 (A countdown timer)</w:t>
        </w:r>
      </w:ins>
      <w:ins w:id="1112" w:author="PR Preview" w:date="2026-01-01T00:00:00Z">
        <w:r>
          <w:t xml:space="preserve"> </w:t>
        </w:r>
      </w:ins>
      <w:ins w:id="1113" w:author="PR Preview" w:date="2026-01-01T00:00:00Z">
        <w:r>
          <w:t xml:space="preserve">The algorithm</w:t>
        </w:r>
      </w:ins>
      <w:ins w:id="1114" w:author="PR Preview" w:date="2026-01-01T00:00:00Z">
        <w:r>
          <w:t xml:space="preserve"> </w:t>
        </w:r>
      </w:ins>
      <w:ins w:id="1115" w:author="PR Preview" w:date="2026-01-01T00:00:00Z">
        <w:r>
          <w:rPr>
            <w:rStyle w:val="VerbatimChar"/>
          </w:rPr>
          <w:t xml:space="preserve">countdown</w:t>
        </w:r>
      </w:ins>
      <w:ins w:id="1116" w:author="PR Preview" w:date="2026-01-01T00:00:00Z">
        <w:r>
          <w:t xml:space="preserve"> </w:t>
        </w:r>
      </w:ins>
      <w:ins w:id="1117" w:author="PR Preview" w:date="2026-01-01T00:00:00Z">
        <w:r>
          <w:t xml:space="preserve">counts down a timer that starts at</w:t>
        </w:r>
      </w:ins>
      <w:ins w:id="1118" w:author="PR Preview" w:date="2026-01-01T00:00:00Z">
        <w:r>
          <w:t xml:space="preserve"> </w:t>
        </w:r>
      </w:ins>
      <m:oMath>
        <m:r>
          <m:t>x</m:t>
        </m:r>
      </m:oMath>
      <w:ins w:id="1119" w:author="PR Preview" w:date="2026-01-01T00:00:00Z">
        <w:r>
          <w:t xml:space="preserve"> </w:t>
        </w:r>
      </w:ins>
      <w:ins w:id="1120" w:author="PR Preview" w:date="2026-01-01T00:00:00Z">
        <w:r>
          <w:t xml:space="preserve">minutes and 0 seconds, one second per pass:</w:t>
        </w:r>
      </w:ins>
    </w:p>
    <w:p>
      <w:pPr>
        <w:pStyle w:val="SourceCode"/>
      </w:pPr>
      <w:ins w:id="1121" w:author="PR Preview" w:date="2026-01-01T00:00:00Z">
        <w:r>
          <w:rPr>
            <w:rStyle w:val="VerbatimChar"/>
          </w:rPr>
          <w:t xml:space="preserve">procedure countdown(x)   // x is a non-negative integer</w:t>
        </w:r>
      </w:ins>
      <w:ins w:id="1122" w:author="PR Preview" w:date="2026-01-01T00:00:00Z">
        <w:r>
          <w:br/>
        </w:r>
      </w:ins>
      <w:ins w:id="1123" w:author="PR Preview" w:date="2026-01-01T00:00:00Z">
        <w:r>
          <w:rPr>
            <w:rStyle w:val="VerbatimChar"/>
          </w:rPr>
          <w:t xml:space="preserve">    y := 0               // x is the minutes, y the seconds</w:t>
        </w:r>
      </w:ins>
      <w:ins w:id="1124" w:author="PR Preview" w:date="2026-01-01T00:00:00Z">
        <w:r>
          <w:br/>
        </w:r>
      </w:ins>
      <w:ins w:id="1125" w:author="PR Preview" w:date="2026-01-01T00:00:00Z">
        <w:r>
          <w:rPr>
            <w:rStyle w:val="VerbatimChar"/>
          </w:rPr>
          <w:t xml:space="preserve">    while x &gt; 0 or y &gt; 0</w:t>
        </w:r>
      </w:ins>
      <w:ins w:id="1126" w:author="PR Preview" w:date="2026-01-01T00:00:00Z">
        <w:r>
          <w:br/>
        </w:r>
      </w:ins>
      <w:ins w:id="1127" w:author="PR Preview" w:date="2026-01-01T00:00:00Z">
        <w:r>
          <w:rPr>
            <w:rStyle w:val="VerbatimChar"/>
          </w:rPr>
          <w:t xml:space="preserve">        if y &gt; 0</w:t>
        </w:r>
      </w:ins>
      <w:ins w:id="1128" w:author="PR Preview" w:date="2026-01-01T00:00:00Z">
        <w:r>
          <w:br/>
        </w:r>
      </w:ins>
      <w:ins w:id="1129" w:author="PR Preview" w:date="2026-01-01T00:00:00Z">
        <w:r>
          <w:rPr>
            <w:rStyle w:val="VerbatimChar"/>
          </w:rPr>
          <w:t xml:space="preserve">            y := y - 1</w:t>
        </w:r>
      </w:ins>
      <w:ins w:id="1130" w:author="PR Preview" w:date="2026-01-01T00:00:00Z">
        <w:r>
          <w:br/>
        </w:r>
      </w:ins>
      <w:ins w:id="1131" w:author="PR Preview" w:date="2026-01-01T00:00:00Z">
        <w:r>
          <w:rPr>
            <w:rStyle w:val="VerbatimChar"/>
          </w:rPr>
          <w:t xml:space="preserve">        else</w:t>
        </w:r>
      </w:ins>
      <w:ins w:id="1132" w:author="PR Preview" w:date="2026-01-01T00:00:00Z">
        <w:r>
          <w:br/>
        </w:r>
      </w:ins>
      <w:ins w:id="1133" w:author="PR Preview" w:date="2026-01-01T00:00:00Z">
        <w:r>
          <w:rPr>
            <w:rStyle w:val="VerbatimChar"/>
          </w:rPr>
          <w:t xml:space="preserve">            x := x - 1</w:t>
        </w:r>
      </w:ins>
      <w:ins w:id="1134" w:author="PR Preview" w:date="2026-01-01T00:00:00Z">
        <w:r>
          <w:br/>
        </w:r>
      </w:ins>
      <w:ins w:id="1135" w:author="PR Preview" w:date="2026-01-01T00:00:00Z">
        <w:r>
          <w:rPr>
            <w:rStyle w:val="VerbatimChar"/>
          </w:rPr>
          <w:t xml:space="preserve">            y := 59</w:t>
        </w:r>
      </w:ins>
    </w:p>
    <w:p>
      <w:pPr>
        <w:pStyle w:val="FirstParagraph"/>
      </w:pPr>
      <w:ins w:id="1136" w:author="PR Preview" w:date="2026-01-01T00:00:00Z">
        <w:r>
          <w:t xml:space="preserve">Neither</w:t>
        </w:r>
      </w:ins>
      <w:ins w:id="1137" w:author="PR Preview" w:date="2026-01-01T00:00:00Z">
        <w:r>
          <w:t xml:space="preserve"> </w:t>
        </w:r>
      </w:ins>
      <w:ins w:id="1138" w:author="PR Preview" w:date="2026-01-01T00:00:00Z">
        <w:r>
          <w:rPr>
            <w:rStyle w:val="VerbatimChar"/>
          </w:rPr>
          <w:t xml:space="preserve">x</w:t>
        </w:r>
      </w:ins>
      <w:ins w:id="1139" w:author="PR Preview" w:date="2026-01-01T00:00:00Z">
        <w:r>
          <w:t xml:space="preserve"> </w:t>
        </w:r>
      </w:ins>
      <w:ins w:id="1140" w:author="PR Preview" w:date="2026-01-01T00:00:00Z">
        <w:r>
          <w:t xml:space="preserve">nor</w:t>
        </w:r>
      </w:ins>
      <w:ins w:id="1141" w:author="PR Preview" w:date="2026-01-01T00:00:00Z">
        <w:r>
          <w:t xml:space="preserve"> </w:t>
        </w:r>
      </w:ins>
      <w:ins w:id="1142" w:author="PR Preview" w:date="2026-01-01T00:00:00Z">
        <w:r>
          <w:rPr>
            <w:rStyle w:val="VerbatimChar"/>
          </w:rPr>
          <w:t xml:space="preserve">y</w:t>
        </w:r>
      </w:ins>
      <w:ins w:id="1143" w:author="PR Preview" w:date="2026-01-01T00:00:00Z">
        <w:r>
          <w:t xml:space="preserve"> </w:t>
        </w:r>
      </w:ins>
      <w:ins w:id="1144" w:author="PR Preview" w:date="2026-01-01T00:00:00Z">
        <w:r>
          <w:t xml:space="preserve">is a loop variant (</w:t>
        </w:r>
      </w:ins>
      <w:hyperlink w:anchor="def-loop-variant">
        <w:ins w:id="1145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146" w:author="PR Preview" w:date="2026-01-01T00:00:00Z">
        <w:r>
          <w:t xml:space="preserve">):</w:t>
        </w:r>
      </w:ins>
      <w:ins w:id="1147" w:author="PR Preview" w:date="2026-01-01T00:00:00Z">
        <w:r>
          <w:t xml:space="preserve"> </w:t>
        </w:r>
      </w:ins>
      <w:ins w:id="1148" w:author="PR Preview" w:date="2026-01-01T00:00:00Z">
        <w:r>
          <w:rPr>
            <w:rStyle w:val="VerbatimChar"/>
          </w:rPr>
          <w:t xml:space="preserve">x</w:t>
        </w:r>
      </w:ins>
      <w:ins w:id="1149" w:author="PR Preview" w:date="2026-01-01T00:00:00Z">
        <w:r>
          <w:t xml:space="preserve"> </w:t>
        </w:r>
      </w:ins>
      <w:ins w:id="1150" w:author="PR Preview" w:date="2026-01-01T00:00:00Z">
        <w:r>
          <w:t xml:space="preserve">stays the same while</w:t>
        </w:r>
      </w:ins>
      <w:ins w:id="1151" w:author="PR Preview" w:date="2026-01-01T00:00:00Z">
        <w:r>
          <w:t xml:space="preserve"> </w:t>
        </w:r>
      </w:ins>
      <w:ins w:id="1152" w:author="PR Preview" w:date="2026-01-01T00:00:00Z">
        <w:r>
          <w:rPr>
            <w:rStyle w:val="VerbatimChar"/>
          </w:rPr>
          <w:t xml:space="preserve">y</w:t>
        </w:r>
      </w:ins>
      <w:ins w:id="1153" w:author="PR Preview" w:date="2026-01-01T00:00:00Z">
        <w:r>
          <w:t xml:space="preserve"> </w:t>
        </w:r>
      </w:ins>
      <w:ins w:id="1154" w:author="PR Preview" w:date="2026-01-01T00:00:00Z">
        <w:r>
          <w:t xml:space="preserve">counts down, and</w:t>
        </w:r>
      </w:ins>
      <w:ins w:id="1155" w:author="PR Preview" w:date="2026-01-01T00:00:00Z">
        <w:r>
          <w:t xml:space="preserve"> </w:t>
        </w:r>
      </w:ins>
      <w:ins w:id="1156" w:author="PR Preview" w:date="2026-01-01T00:00:00Z">
        <w:r>
          <w:rPr>
            <w:rStyle w:val="VerbatimChar"/>
          </w:rPr>
          <w:t xml:space="preserve">y</w:t>
        </w:r>
      </w:ins>
      <w:ins w:id="1157" w:author="PR Preview" w:date="2026-01-01T00:00:00Z">
        <w:r>
          <w:t xml:space="preserve"> </w:t>
        </w:r>
      </w:ins>
      <w:ins w:id="1158" w:author="PR Preview" w:date="2026-01-01T00:00:00Z">
        <w:r>
          <w:t xml:space="preserve">jumps from 0 to 59 when</w:t>
        </w:r>
      </w:ins>
      <w:ins w:id="1159" w:author="PR Preview" w:date="2026-01-01T00:00:00Z">
        <w:r>
          <w:t xml:space="preserve"> </w:t>
        </w:r>
      </w:ins>
      <w:ins w:id="1160" w:author="PR Preview" w:date="2026-01-01T00:00:00Z">
        <w:r>
          <w:rPr>
            <w:rStyle w:val="VerbatimChar"/>
          </w:rPr>
          <w:t xml:space="preserve">x</w:t>
        </w:r>
      </w:ins>
      <w:ins w:id="1161" w:author="PR Preview" w:date="2026-01-01T00:00:00Z">
        <w:r>
          <w:t xml:space="preserve"> </w:t>
        </w:r>
      </w:ins>
      <w:ins w:id="1162" w:author="PR Preview" w:date="2026-01-01T00:00:00Z">
        <w:r>
          <w:t xml:space="preserve">goes down.</w:t>
        </w:r>
      </w:ins>
      <w:ins w:id="1163" w:author="PR Preview" w:date="2026-01-01T00:00:00Z">
        <w:r>
          <w:t xml:space="preserve"> </w:t>
        </w:r>
      </w:ins>
      <w:ins w:id="1164" w:author="PR Preview" w:date="2026-01-01T00:00:00Z">
        <w:r>
          <w:t xml:space="preserve">The total number of seconds left,</w:t>
        </w:r>
      </w:ins>
      <w:ins w:id="1165" w:author="PR Preview" w:date="2026-01-01T00:00:00Z">
        <w:r>
          <w:t xml:space="preserve"> </w:t>
        </w:r>
      </w:ins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ins w:id="1166" w:author="PR Preview" w:date="2026-01-01T00:00:00Z">
        <w:r>
          <w:t xml:space="preserve">, is one.</w:t>
        </w:r>
      </w:ins>
    </w:p>
    <w:p>
      <w:pPr>
        <w:pStyle w:val="BodyText"/>
      </w:pPr>
      <w:ins w:id="1167" w:author="PR Preview" w:date="2026-01-01T00:00:00Z">
        <w:r>
          <w:t xml:space="preserve">To see this, first let</w:t>
        </w:r>
      </w:ins>
      <w:ins w:id="1168" w:author="PR Preview" w:date="2026-01-01T00:00:00Z">
        <w:r>
          <w:t xml:space="preserve"> </w:t>
        </w:r>
      </w:ins>
      <m:oMath>
        <m:r>
          <m:t>I</m:t>
        </m:r>
      </m:oMath>
      <w:ins w:id="1169" w:author="PR Preview" w:date="2026-01-01T00:00:00Z">
        <w:r>
          <w:t xml:space="preserve"> </w:t>
        </w:r>
      </w:ins>
      <w:ins w:id="1170" w:author="PR Preview" w:date="2026-01-01T00:00:00Z">
        <w:r>
          <w:t xml:space="preserve">be the statement</w:t>
        </w:r>
      </w:ins>
      <w:ins w:id="1171" w:author="PR Preview" w:date="2026-01-01T00:00:00Z">
        <w:r>
          <w:t xml:space="preserve"> </w:t>
        </w:r>
      </w:ins>
      <w:ins w:id="1172" w:author="PR Preview" w:date="2026-01-01T00:00:00Z">
        <w:r>
          <w:t xml:space="preserve">“</w:t>
        </w:r>
      </w:ins>
      <w:ins w:id="1173" w:author="PR Preview" w:date="2026-01-01T00:00:00Z">
        <w:r>
          <w:rPr>
            <w:rStyle w:val="VerbatimChar"/>
          </w:rPr>
          <w:t xml:space="preserve">x</w:t>
        </w:r>
      </w:ins>
      <w:ins w:id="1174" w:author="PR Preview" w:date="2026-01-01T00:00:00Z">
        <w:r>
          <w:t xml:space="preserve"> </w:t>
        </w:r>
      </w:ins>
      <w:ins w:id="1175" w:author="PR Preview" w:date="2026-01-01T00:00:00Z">
        <w:r>
          <w:t xml:space="preserve">and</w:t>
        </w:r>
      </w:ins>
      <w:ins w:id="1176" w:author="PR Preview" w:date="2026-01-01T00:00:00Z">
        <w:r>
          <w:t xml:space="preserve"> </w:t>
        </w:r>
      </w:ins>
      <w:ins w:id="1177" w:author="PR Preview" w:date="2026-01-01T00:00:00Z">
        <w:r>
          <w:rPr>
            <w:rStyle w:val="VerbatimChar"/>
          </w:rPr>
          <w:t xml:space="preserve">y</w:t>
        </w:r>
      </w:ins>
      <w:ins w:id="1178" w:author="PR Preview" w:date="2026-01-01T00:00:00Z">
        <w:r>
          <w:t xml:space="preserve"> </w:t>
        </w:r>
      </w:ins>
      <w:ins w:id="1179" w:author="PR Preview" w:date="2026-01-01T00:00:00Z">
        <w:r>
          <w:t xml:space="preserve">are integers with</w:t>
        </w:r>
      </w:ins>
      <w:ins w:id="118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≥</m:t>
        </m:r>
        <m:r>
          <m:t>0</m:t>
        </m:r>
      </m:oMath>
      <w:ins w:id="1181" w:author="PR Preview" w:date="2026-01-01T00:00:00Z">
        <w:r>
          <w:t xml:space="preserve"> </w:t>
        </w:r>
      </w:ins>
      <w:ins w:id="1182" w:author="PR Preview" w:date="2026-01-01T00:00:00Z">
        <w:r>
          <w:t xml:space="preserve">and</w:t>
        </w:r>
      </w:ins>
      <w:ins w:id="1183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59</m:t>
        </m:r>
      </m:oMath>
      <w:ins w:id="1184" w:author="PR Preview" w:date="2026-01-01T00:00:00Z">
        <w:r>
          <w:t xml:space="preserve">”</w:t>
        </w:r>
      </w:ins>
      <w:ins w:id="1185" w:author="PR Preview" w:date="2026-01-01T00:00:00Z">
        <w:r>
          <w:t xml:space="preserve">.</w:t>
        </w:r>
      </w:ins>
      <w:ins w:id="1186" w:author="PR Preview" w:date="2026-01-01T00:00:00Z">
        <w:r>
          <w:t xml:space="preserve"> </w:t>
        </w:r>
      </w:ins>
      <w:ins w:id="1187" w:author="PR Preview" w:date="2026-01-01T00:00:00Z">
        <w:r>
          <w:t xml:space="preserve">At the first test,</w:t>
        </w:r>
      </w:ins>
      <w:ins w:id="118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≥</m:t>
        </m:r>
        <m:r>
          <m:t>0</m:t>
        </m:r>
      </m:oMath>
      <w:ins w:id="1189" w:author="PR Preview" w:date="2026-01-01T00:00:00Z">
        <w:r>
          <w:t xml:space="preserve"> </w:t>
        </w:r>
      </w:ins>
      <w:ins w:id="1190" w:author="PR Preview" w:date="2026-01-01T00:00:00Z">
        <w:r>
          <w:t xml:space="preserve">and</w:t>
        </w:r>
      </w:ins>
      <w:ins w:id="1191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0</m:t>
        </m:r>
      </m:oMath>
      <w:ins w:id="1192" w:author="PR Preview" w:date="2026-01-01T00:00:00Z">
        <w:r>
          <w:t xml:space="preserve">, so</w:t>
        </w:r>
      </w:ins>
      <w:ins w:id="1193" w:author="PR Preview" w:date="2026-01-01T00:00:00Z">
        <w:r>
          <w:t xml:space="preserve"> </w:t>
        </w:r>
      </w:ins>
      <m:oMath>
        <m:r>
          <m:t>I</m:t>
        </m:r>
      </m:oMath>
      <w:ins w:id="1194" w:author="PR Preview" w:date="2026-01-01T00:00:00Z">
        <w:r>
          <w:t xml:space="preserve"> </w:t>
        </w:r>
      </w:ins>
      <w:ins w:id="1195" w:author="PR Preview" w:date="2026-01-01T00:00:00Z">
        <w:r>
          <w:t xml:space="preserve">is true.</w:t>
        </w:r>
      </w:ins>
      <w:ins w:id="1196" w:author="PR Preview" w:date="2026-01-01T00:00:00Z">
        <w:r>
          <w:t xml:space="preserve"> </w:t>
        </w:r>
      </w:ins>
      <w:ins w:id="1197" w:author="PR Preview" w:date="2026-01-01T00:00:00Z">
        <w:r>
          <w:t xml:space="preserve">Suppose</w:t>
        </w:r>
      </w:ins>
      <w:ins w:id="1198" w:author="PR Preview" w:date="2026-01-01T00:00:00Z">
        <w:r>
          <w:t xml:space="preserve"> </w:t>
        </w:r>
      </w:ins>
      <m:oMath>
        <m:r>
          <m:t>I</m:t>
        </m:r>
      </m:oMath>
      <w:ins w:id="1199" w:author="PR Preview" w:date="2026-01-01T00:00:00Z">
        <w:r>
          <w:t xml:space="preserve"> </w:t>
        </w:r>
      </w:ins>
      <w:ins w:id="1200" w:author="PR Preview" w:date="2026-01-01T00:00:00Z">
        <w:r>
          <w:t xml:space="preserve">and the guard are true at a test.</w:t>
        </w:r>
      </w:ins>
      <w:ins w:id="1201" w:author="PR Preview" w:date="2026-01-01T00:00:00Z">
        <w:r>
          <w:t xml:space="preserve"> </w:t>
        </w:r>
      </w:ins>
      <w:ins w:id="1202" w:author="PR Preview" w:date="2026-01-01T00:00:00Z">
        <w:r>
          <w:t xml:space="preserve">If</w:t>
        </w:r>
      </w:ins>
      <w:ins w:id="1203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&gt;</m:t>
        </m:r>
        <m:r>
          <m:t>0</m:t>
        </m:r>
      </m:oMath>
      <w:ins w:id="1204" w:author="PR Preview" w:date="2026-01-01T00:00:00Z">
        <w:r>
          <w:t xml:space="preserve">, the body replaces</w:t>
        </w:r>
      </w:ins>
      <w:ins w:id="1205" w:author="PR Preview" w:date="2026-01-01T00:00:00Z">
        <w:r>
          <w:t xml:space="preserve"> </w:t>
        </w:r>
      </w:ins>
      <w:ins w:id="1206" w:author="PR Preview" w:date="2026-01-01T00:00:00Z">
        <w:r>
          <w:rPr>
            <w:rStyle w:val="VerbatimChar"/>
          </w:rPr>
          <w:t xml:space="preserve">y</w:t>
        </w:r>
      </w:ins>
      <w:ins w:id="1207" w:author="PR Preview" w:date="2026-01-01T00:00:00Z">
        <w:r>
          <w:t xml:space="preserve"> </w:t>
        </w:r>
      </w:ins>
      <w:ins w:id="1208" w:author="PR Preview" w:date="2026-01-01T00:00:00Z">
        <w:r>
          <w:t xml:space="preserve">with</w:t>
        </w:r>
      </w:ins>
      <w:ins w:id="1209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−</m:t>
        </m:r>
        <m:r>
          <m:t>1</m:t>
        </m:r>
      </m:oMath>
      <w:ins w:id="1210" w:author="PR Preview" w:date="2026-01-01T00:00:00Z">
        <w:r>
          <w:t xml:space="preserve">, which is between 0 and 58, and leaves</w:t>
        </w:r>
      </w:ins>
      <w:ins w:id="1211" w:author="PR Preview" w:date="2026-01-01T00:00:00Z">
        <w:r>
          <w:t xml:space="preserve"> </w:t>
        </w:r>
      </w:ins>
      <w:ins w:id="1212" w:author="PR Preview" w:date="2026-01-01T00:00:00Z">
        <w:r>
          <w:rPr>
            <w:rStyle w:val="VerbatimChar"/>
          </w:rPr>
          <w:t xml:space="preserve">x</w:t>
        </w:r>
      </w:ins>
      <w:ins w:id="1213" w:author="PR Preview" w:date="2026-01-01T00:00:00Z">
        <w:r>
          <w:t xml:space="preserve"> </w:t>
        </w:r>
      </w:ins>
      <w:ins w:id="1214" w:author="PR Preview" w:date="2026-01-01T00:00:00Z">
        <w:r>
          <w:t xml:space="preserve">alone.</w:t>
        </w:r>
      </w:ins>
      <w:ins w:id="1215" w:author="PR Preview" w:date="2026-01-01T00:00:00Z">
        <w:r>
          <w:t xml:space="preserve"> </w:t>
        </w:r>
      </w:ins>
      <w:ins w:id="1216" w:author="PR Preview" w:date="2026-01-01T00:00:00Z">
        <w:r>
          <w:t xml:space="preserve">Otherwise</w:t>
        </w:r>
      </w:ins>
      <w:ins w:id="1217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0</m:t>
        </m:r>
      </m:oMath>
      <w:ins w:id="1218" w:author="PR Preview" w:date="2026-01-01T00:00:00Z">
        <w:r>
          <w:t xml:space="preserve">, so the guard says</w:t>
        </w:r>
      </w:ins>
      <w:ins w:id="121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&gt;</m:t>
        </m:r>
        <m:r>
          <m:t>0</m:t>
        </m:r>
      </m:oMath>
      <w:ins w:id="1220" w:author="PR Preview" w:date="2026-01-01T00:00:00Z">
        <w:r>
          <w:t xml:space="preserve">,</w:t>
        </w:r>
      </w:ins>
      <w:ins w:id="1221" w:author="PR Preview" w:date="2026-01-01T00:00:00Z">
        <w:r>
          <w:t xml:space="preserve"> </w:t>
        </w:r>
      </w:ins>
      <w:ins w:id="1222" w:author="PR Preview" w:date="2026-01-01T00:00:00Z">
        <w:r>
          <w:t xml:space="preserve">and the body replaces</w:t>
        </w:r>
      </w:ins>
      <w:ins w:id="1223" w:author="PR Preview" w:date="2026-01-01T00:00:00Z">
        <w:r>
          <w:t xml:space="preserve"> </w:t>
        </w:r>
      </w:ins>
      <w:ins w:id="1224" w:author="PR Preview" w:date="2026-01-01T00:00:00Z">
        <w:r>
          <w:rPr>
            <w:rStyle w:val="VerbatimChar"/>
          </w:rPr>
          <w:t xml:space="preserve">x</w:t>
        </w:r>
      </w:ins>
      <w:ins w:id="1225" w:author="PR Preview" w:date="2026-01-01T00:00:00Z">
        <w:r>
          <w:t xml:space="preserve"> </w:t>
        </w:r>
      </w:ins>
      <w:ins w:id="1226" w:author="PR Preview" w:date="2026-01-01T00:00:00Z">
        <w:r>
          <w:t xml:space="preserve">with</w:t>
        </w:r>
      </w:ins>
      <w:ins w:id="122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0</m:t>
        </m:r>
      </m:oMath>
      <w:ins w:id="1228" w:author="PR Preview" w:date="2026-01-01T00:00:00Z">
        <w:r>
          <w:t xml:space="preserve"> </w:t>
        </w:r>
      </w:ins>
      <w:ins w:id="1229" w:author="PR Preview" w:date="2026-01-01T00:00:00Z">
        <w:r>
          <w:t xml:space="preserve">and</w:t>
        </w:r>
      </w:ins>
      <w:ins w:id="1230" w:author="PR Preview" w:date="2026-01-01T00:00:00Z">
        <w:r>
          <w:t xml:space="preserve"> </w:t>
        </w:r>
      </w:ins>
      <w:ins w:id="1231" w:author="PR Preview" w:date="2026-01-01T00:00:00Z">
        <w:r>
          <w:rPr>
            <w:rStyle w:val="VerbatimChar"/>
          </w:rPr>
          <w:t xml:space="preserve">y</w:t>
        </w:r>
      </w:ins>
      <w:ins w:id="1232" w:author="PR Preview" w:date="2026-01-01T00:00:00Z">
        <w:r>
          <w:t xml:space="preserve"> </w:t>
        </w:r>
      </w:ins>
      <w:ins w:id="1233" w:author="PR Preview" w:date="2026-01-01T00:00:00Z">
        <w:r>
          <w:t xml:space="preserve">with 59.</w:t>
        </w:r>
      </w:ins>
      <w:ins w:id="1234" w:author="PR Preview" w:date="2026-01-01T00:00:00Z">
        <w:r>
          <w:t xml:space="preserve"> </w:t>
        </w:r>
      </w:ins>
      <w:ins w:id="1235" w:author="PR Preview" w:date="2026-01-01T00:00:00Z">
        <w:r>
          <w:t xml:space="preserve">Either way</w:t>
        </w:r>
      </w:ins>
      <w:ins w:id="1236" w:author="PR Preview" w:date="2026-01-01T00:00:00Z">
        <w:r>
          <w:t xml:space="preserve"> </w:t>
        </w:r>
      </w:ins>
      <m:oMath>
        <m:r>
          <m:t>I</m:t>
        </m:r>
      </m:oMath>
      <w:ins w:id="1237" w:author="PR Preview" w:date="2026-01-01T00:00:00Z">
        <w:r>
          <w:t xml:space="preserve"> </w:t>
        </w:r>
      </w:ins>
      <w:ins w:id="1238" w:author="PR Preview" w:date="2026-01-01T00:00:00Z">
        <w:r>
          <w:t xml:space="preserve">is true at the next test, so by</w:t>
        </w:r>
      </w:ins>
      <w:ins w:id="1239" w:author="PR Preview" w:date="2026-01-01T00:00:00Z">
        <w:r>
          <w:t xml:space="preserve"> </w:t>
        </w:r>
      </w:ins>
      <w:hyperlink w:anchor="thm-loop-invariant">
        <w:ins w:id="1240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241" w:author="PR Preview" w:date="2026-01-01T00:00:00Z">
        <w:r>
          <w:t xml:space="preserve">,</w:t>
        </w:r>
      </w:ins>
      <w:ins w:id="1242" w:author="PR Preview" w:date="2026-01-01T00:00:00Z">
        <w:r>
          <w:t xml:space="preserve"> </w:t>
        </w:r>
      </w:ins>
      <m:oMath>
        <m:r>
          <m:t>I</m:t>
        </m:r>
      </m:oMath>
      <w:ins w:id="1243" w:author="PR Preview" w:date="2026-01-01T00:00:00Z">
        <w:r>
          <w:t xml:space="preserve"> </w:t>
        </w:r>
      </w:ins>
      <w:ins w:id="1244" w:author="PR Preview" w:date="2026-01-01T00:00:00Z">
        <w:r>
          <w:t xml:space="preserve">is a loop invariant.</w:t>
        </w:r>
      </w:ins>
    </w:p>
    <w:p>
      <w:pPr>
        <w:pStyle w:val="BodyText"/>
      </w:pPr>
      <w:ins w:id="1245" w:author="PR Preview" w:date="2026-01-01T00:00:00Z">
        <w:r>
          <w:t xml:space="preserve">So</w:t>
        </w:r>
      </w:ins>
      <w:ins w:id="1246" w:author="PR Preview" w:date="2026-01-01T00:00:00Z">
        <w:r>
          <w:t xml:space="preserve"> </w:t>
        </w:r>
      </w:ins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ins w:id="1247" w:author="PR Preview" w:date="2026-01-01T00:00:00Z">
        <w:r>
          <w:t xml:space="preserve"> </w:t>
        </w:r>
      </w:ins>
      <w:ins w:id="1248" w:author="PR Preview" w:date="2026-01-01T00:00:00Z">
        <w:r>
          <w:t xml:space="preserve">at every test.</w:t>
        </w:r>
      </w:ins>
      <w:ins w:id="1249" w:author="PR Preview" w:date="2026-01-01T00:00:00Z">
        <w:r>
          <w:t xml:space="preserve"> </w:t>
        </w:r>
      </w:ins>
      <w:ins w:id="1250" w:author="PR Preview" w:date="2026-01-01T00:00:00Z">
        <w:r>
          <w:t xml:space="preserve">Each pass through the body lowers</w:t>
        </w:r>
      </w:ins>
      <w:ins w:id="1251" w:author="PR Preview" w:date="2026-01-01T00:00:00Z">
        <w:r>
          <w:t xml:space="preserve"> </w:t>
        </w:r>
      </w:ins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ins w:id="1252" w:author="PR Preview" w:date="2026-01-01T00:00:00Z">
        <w:r>
          <w:t xml:space="preserve"> </w:t>
        </w:r>
      </w:ins>
      <w:ins w:id="1253" w:author="PR Preview" w:date="2026-01-01T00:00:00Z">
        <w:r>
          <w:t xml:space="preserve">by exactly 1:</w:t>
        </w:r>
      </w:ins>
      <w:ins w:id="1254" w:author="PR Preview" w:date="2026-01-01T00:00:00Z">
        <w:r>
          <w:t xml:space="preserve"> </w:t>
        </w:r>
      </w:ins>
      <w:ins w:id="1255" w:author="PR Preview" w:date="2026-01-01T00:00:00Z">
        <w:r>
          <w:t xml:space="preserve">if</w:t>
        </w:r>
      </w:ins>
      <w:ins w:id="1256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&gt;</m:t>
        </m:r>
        <m:r>
          <m:t>0</m:t>
        </m:r>
      </m:oMath>
      <w:ins w:id="1257" w:author="PR Preview" w:date="2026-01-01T00:00:00Z">
        <w:r>
          <w:t xml:space="preserve">, the new value is</w:t>
        </w:r>
      </w:ins>
      <w:ins w:id="1258" w:author="PR Preview" w:date="2026-01-01T00:00:00Z">
        <w:r>
          <w:t xml:space="preserve"> </w:t>
        </w:r>
      </w:ins>
      <m:oMath>
        <m:r>
          <m:t>60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1259" w:author="PR Preview" w:date="2026-01-01T00:00:00Z">
        <w:r>
          <w:t xml:space="preserve">,</w:t>
        </w:r>
      </w:ins>
      <w:ins w:id="1260" w:author="PR Preview" w:date="2026-01-01T00:00:00Z">
        <w:r>
          <w:t xml:space="preserve"> </w:t>
        </w:r>
      </w:ins>
      <w:ins w:id="1261" w:author="PR Preview" w:date="2026-01-01T00:00:00Z">
        <w:r>
          <w:t xml:space="preserve">and if</w:t>
        </w:r>
      </w:ins>
      <w:ins w:id="1262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0</m:t>
        </m:r>
      </m:oMath>
      <w:ins w:id="1263" w:author="PR Preview" w:date="2026-01-01T00:00:00Z">
        <w:r>
          <w:t xml:space="preserve">, the new value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60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59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264" w:author="PR Preview" w:date="2026-01-01T00:00:00Z">
        <w:r>
          <w:t xml:space="preserve">So</w:t>
        </w:r>
      </w:ins>
      <w:ins w:id="1265" w:author="PR Preview" w:date="2026-01-01T00:00:00Z">
        <w:r>
          <w:t xml:space="preserve"> </w:t>
        </w:r>
      </w:ins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ins w:id="1266" w:author="PR Preview" w:date="2026-01-01T00:00:00Z">
        <w:r>
          <w:t xml:space="preserve"> </w:t>
        </w:r>
      </w:ins>
      <w:ins w:id="1267" w:author="PR Preview" w:date="2026-01-01T00:00:00Z">
        <w:r>
          <w:t xml:space="preserve">is a loop variant.</w:t>
        </w:r>
      </w:ins>
      <w:ins w:id="1268" w:author="PR Preview" w:date="2026-01-01T00:00:00Z">
        <w:r>
          <w:t xml:space="preserve"> </w:t>
        </w:r>
      </w:ins>
      <w:ins w:id="1269" w:author="PR Preview" w:date="2026-01-01T00:00:00Z">
        <w:r>
          <w:t xml:space="preserve">Write</w:t>
        </w:r>
      </w:ins>
      <w:ins w:id="127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</m:oMath>
      <w:ins w:id="1271" w:author="PR Preview" w:date="2026-01-01T00:00:00Z">
        <w:r>
          <w:t xml:space="preserve"> </w:t>
        </w:r>
      </w:ins>
      <w:ins w:id="1272" w:author="PR Preview" w:date="2026-01-01T00:00:00Z">
        <w:r>
          <w:t xml:space="preserve">for the input value of</w:t>
        </w:r>
      </w:ins>
      <w:ins w:id="1273" w:author="PR Preview" w:date="2026-01-01T00:00:00Z">
        <w:r>
          <w:t xml:space="preserve"> </w:t>
        </w:r>
      </w:ins>
      <w:ins w:id="1274" w:author="PR Preview" w:date="2026-01-01T00:00:00Z">
        <w:r>
          <w:rPr>
            <w:rStyle w:val="VerbatimChar"/>
          </w:rPr>
          <w:t xml:space="preserve">x</w:t>
        </w:r>
      </w:ins>
      <w:ins w:id="1275" w:author="PR Preview" w:date="2026-01-01T00:00:00Z">
        <w:r>
          <w:t xml:space="preserve">.</w:t>
        </w:r>
      </w:ins>
      <w:ins w:id="1276" w:author="PR Preview" w:date="2026-01-01T00:00:00Z">
        <w:r>
          <w:t xml:space="preserve"> </w:t>
        </w:r>
      </w:ins>
      <w:ins w:id="1277" w:author="PR Preview" w:date="2026-01-01T00:00:00Z">
        <w:r>
          <w:t xml:space="preserve">The variant starts at</w:t>
        </w:r>
      </w:ins>
      <w:ins w:id="1278" w:author="PR Preview" w:date="2026-01-01T00:00:00Z">
        <w:r>
          <w:t xml:space="preserve"> </w:t>
        </w:r>
      </w:ins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ins w:id="1279" w:author="PR Preview" w:date="2026-01-01T00:00:00Z">
        <w:r>
          <w:t xml:space="preserve">, so by</w:t>
        </w:r>
      </w:ins>
      <w:ins w:id="1280" w:author="PR Preview" w:date="2026-01-01T00:00:00Z">
        <w:r>
          <w:t xml:space="preserve"> </w:t>
        </w:r>
      </w:ins>
      <w:hyperlink w:anchor="thm-variant-terminates">
        <w:ins w:id="1281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282" w:author="PR Preview" w:date="2026-01-01T00:00:00Z">
        <w:r>
          <w:t xml:space="preserve"> </w:t>
        </w:r>
      </w:ins>
      <w:ins w:id="1283" w:author="PR Preview" w:date="2026-01-01T00:00:00Z">
        <w:r>
          <w:t xml:space="preserve">the body runs at most</w:t>
        </w:r>
      </w:ins>
      <w:ins w:id="1284" w:author="PR Preview" w:date="2026-01-01T00:00:00Z">
        <w:r>
          <w:t xml:space="preserve"> </w:t>
        </w:r>
      </w:ins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ins w:id="1285" w:author="PR Preview" w:date="2026-01-01T00:00:00Z">
        <w:r>
          <w:t xml:space="preserve"> </w:t>
        </w:r>
      </w:ins>
      <w:ins w:id="1286" w:author="PR Preview" w:date="2026-01-01T00:00:00Z">
        <w:r>
          <w:t xml:space="preserve">times, and the loop stops.</w:t>
        </w:r>
      </w:ins>
      <w:ins w:id="1287" w:author="PR Preview" w:date="2026-01-01T00:00:00Z">
        <w:r>
          <w:t xml:space="preserve"> </w:t>
        </w:r>
      </w:ins>
      <w:ins w:id="1288" w:author="PR Preview" w:date="2026-01-01T00:00:00Z">
        <w:r>
          <w:t xml:space="preserve">When it stops, the guard is false, so</w:t>
        </w:r>
      </w:ins>
      <w:ins w:id="128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≤</m:t>
        </m:r>
        <m:r>
          <m:t>0</m:t>
        </m:r>
      </m:oMath>
      <w:ins w:id="1290" w:author="PR Preview" w:date="2026-01-01T00:00:00Z">
        <w:r>
          <w:t xml:space="preserve"> </w:t>
        </w:r>
      </w:ins>
      <w:ins w:id="1291" w:author="PR Preview" w:date="2026-01-01T00:00:00Z">
        <w:r>
          <w:t xml:space="preserve">and</w:t>
        </w:r>
      </w:ins>
      <w:ins w:id="1292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≤</m:t>
        </m:r>
        <m:r>
          <m:t>0</m:t>
        </m:r>
      </m:oMath>
      <w:ins w:id="1293" w:author="PR Preview" w:date="2026-01-01T00:00:00Z">
        <w:r>
          <w:t xml:space="preserve">,</w:t>
        </w:r>
      </w:ins>
      <w:ins w:id="1294" w:author="PR Preview" w:date="2026-01-01T00:00:00Z">
        <w:r>
          <w:t xml:space="preserve"> </w:t>
        </w:r>
      </w:ins>
      <w:ins w:id="1295" w:author="PR Preview" w:date="2026-01-01T00:00:00Z">
        <w:r>
          <w:t xml:space="preserve">and</w:t>
        </w:r>
      </w:ins>
      <w:ins w:id="1296" w:author="PR Preview" w:date="2026-01-01T00:00:00Z">
        <w:r>
          <w:t xml:space="preserve"> </w:t>
        </w:r>
      </w:ins>
      <m:oMath>
        <m:r>
          <m:t>I</m:t>
        </m:r>
      </m:oMath>
      <w:ins w:id="1297" w:author="PR Preview" w:date="2026-01-01T00:00:00Z">
        <w:r>
          <w:t xml:space="preserve"> </w:t>
        </w:r>
      </w:ins>
      <w:ins w:id="1298" w:author="PR Preview" w:date="2026-01-01T00:00:00Z">
        <w:r>
          <w:t xml:space="preserve">gives</w:t>
        </w:r>
      </w:ins>
      <w:ins w:id="129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≥</m:t>
        </m:r>
        <m:r>
          <m:t>0</m:t>
        </m:r>
      </m:oMath>
      <w:ins w:id="1300" w:author="PR Preview" w:date="2026-01-01T00:00:00Z">
        <w:r>
          <w:t xml:space="preserve"> </w:t>
        </w:r>
      </w:ins>
      <w:ins w:id="1301" w:author="PR Preview" w:date="2026-01-01T00:00:00Z">
        <w:r>
          <w:t xml:space="preserve">and</w:t>
        </w:r>
      </w:ins>
      <w:ins w:id="1302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≥</m:t>
        </m:r>
        <m:r>
          <m:t>0</m:t>
        </m:r>
      </m:oMath>
      <w:ins w:id="1303" w:author="PR Preview" w:date="2026-01-01T00:00:00Z">
        <w:r>
          <w:t xml:space="preserve">, so</w:t>
        </w:r>
      </w:ins>
      <w:ins w:id="130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1305" w:author="PR Preview" w:date="2026-01-01T00:00:00Z">
        <w:r>
          <w:t xml:space="preserve"> </w:t>
        </w:r>
      </w:ins>
      <w:ins w:id="1306" w:author="PR Preview" w:date="2026-01-01T00:00:00Z">
        <w:r>
          <w:t xml:space="preserve">and</w:t>
        </w:r>
      </w:ins>
      <w:ins w:id="1307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0</m:t>
        </m:r>
      </m:oMath>
      <w:ins w:id="1308" w:author="PR Preview" w:date="2026-01-01T00:00:00Z">
        <w:r>
          <w:t xml:space="preserve">, where</w:t>
        </w:r>
      </w:ins>
      <w:ins w:id="1309" w:author="PR Preview" w:date="2026-01-01T00:00:00Z">
        <w:r>
          <w:t xml:space="preserve"> </w:t>
        </w:r>
      </w:ins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ins w:id="1310" w:author="PR Preview" w:date="2026-01-01T00:00:00Z">
        <w:r>
          <w:t xml:space="preserve">.</w:t>
        </w:r>
      </w:ins>
      <w:ins w:id="1311" w:author="PR Preview" w:date="2026-01-01T00:00:00Z">
        <w:r>
          <w:t xml:space="preserve"> </w:t>
        </w:r>
      </w:ins>
      <w:ins w:id="1312" w:author="PR Preview" w:date="2026-01-01T00:00:00Z">
        <w:r>
          <w:t xml:space="preserve">The variant went down by exactly 1 each time,</w:t>
        </w:r>
      </w:ins>
      <w:ins w:id="1313" w:author="PR Preview" w:date="2026-01-01T00:00:00Z">
        <w:r>
          <w:t xml:space="preserve"> </w:t>
        </w:r>
      </w:ins>
      <w:ins w:id="1314" w:author="PR Preview" w:date="2026-01-01T00:00:00Z">
        <w:r>
          <w:t xml:space="preserve">so the body ran exactly</w:t>
        </w:r>
      </w:ins>
      <w:ins w:id="1315" w:author="PR Preview" w:date="2026-01-01T00:00:00Z">
        <w:r>
          <w:t xml:space="preserve"> </w:t>
        </w:r>
      </w:ins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ins w:id="1316" w:author="PR Preview" w:date="2026-01-01T00:00:00Z">
        <w:r>
          <w:t xml:space="preserve"> </w:t>
        </w:r>
      </w:ins>
      <w:ins w:id="1317" w:author="PR Preview" w:date="2026-01-01T00:00:00Z">
        <w:r>
          <w:t xml:space="preserve">times, once for each second.</w:t>
        </w:r>
      </w:ins>
    </w:p>
    <w:bookmarkEnd w:id="40"/>
    <w:bookmarkStart w:id="42" w:name="rem-collatz-loop"/>
    <w:p>
      <w:pPr>
        <w:pStyle w:val="BodyText"/>
      </w:pPr>
      <w:ins w:id="1318" w:author="PR Preview" w:date="2026-01-01T00:00:00Z">
        <w:r>
          <w:rPr>
            <w:i/>
            <w:iCs/>
          </w:rPr>
          <w:t xml:space="preserve">Remark 3</w:t>
        </w:r>
      </w:ins>
      <w:ins w:id="1319" w:author="PR Preview" w:date="2026-01-01T00:00:00Z">
        <w:r>
          <w:t xml:space="preserve"> (A loop nobody knows how to stop). </w:t>
        </w:r>
      </w:ins>
      <w:ins w:id="1320" w:author="PR Preview" w:date="2026-01-01T00:00:00Z">
        <w:r>
          <w:t xml:space="preserve">The process of</w:t>
        </w:r>
      </w:ins>
      <w:ins w:id="1321" w:author="PR Preview" w:date="2026-01-01T00:00:00Z">
        <w:r>
          <w:t xml:space="preserve"> </w:t>
        </w:r>
      </w:ins>
      <w:hyperlink r:id="rId41">
        <w:ins w:id="1322" w:author="PR Preview" w:date="2026-01-01T00:00:00Z">
          <w:r>
            <w:rPr>
              <w:rStyle w:val="Hyperlink"/>
            </w:rPr>
            <w:t xml:space="preserve">Example: A proposition whose truth value nobody knows</w:t>
          </w:r>
        </w:ins>
      </w:hyperlink>
      <w:ins w:id="1323" w:author="PR Preview" w:date="2026-01-01T00:00:00Z">
        <w:r>
          <w:t xml:space="preserve"> </w:t>
        </w:r>
      </w:ins>
      <w:ins w:id="1324" w:author="PR Preview" w:date="2026-01-01T00:00:00Z">
        <w:r>
          <w:t xml:space="preserve">is the loop</w:t>
        </w:r>
      </w:ins>
    </w:p>
    <w:p>
      <w:pPr>
        <w:pStyle w:val="SourceCode"/>
      </w:pPr>
      <w:ins w:id="1325" w:author="PR Preview" w:date="2026-01-01T00:00:00Z">
        <w:r>
          <w:rPr>
            <w:rStyle w:val="VerbatimChar"/>
          </w:rPr>
          <w:t xml:space="preserve">while n != 1</w:t>
        </w:r>
      </w:ins>
      <w:ins w:id="1326" w:author="PR Preview" w:date="2026-01-01T00:00:00Z">
        <w:r>
          <w:br/>
        </w:r>
      </w:ins>
      <w:ins w:id="1327" w:author="PR Preview" w:date="2026-01-01T00:00:00Z">
        <w:r>
          <w:rPr>
            <w:rStyle w:val="VerbatimChar"/>
          </w:rPr>
          <w:t xml:space="preserve">    if n is even</w:t>
        </w:r>
      </w:ins>
      <w:ins w:id="1328" w:author="PR Preview" w:date="2026-01-01T00:00:00Z">
        <w:r>
          <w:br/>
        </w:r>
      </w:ins>
      <w:ins w:id="1329" w:author="PR Preview" w:date="2026-01-01T00:00:00Z">
        <w:r>
          <w:rPr>
            <w:rStyle w:val="VerbatimChar"/>
          </w:rPr>
          <w:t xml:space="preserve">        n := n / 2</w:t>
        </w:r>
      </w:ins>
      <w:ins w:id="1330" w:author="PR Preview" w:date="2026-01-01T00:00:00Z">
        <w:r>
          <w:br/>
        </w:r>
      </w:ins>
      <w:ins w:id="1331" w:author="PR Preview" w:date="2026-01-01T00:00:00Z">
        <w:r>
          <w:rPr>
            <w:rStyle w:val="VerbatimChar"/>
          </w:rPr>
          <w:t xml:space="preserve">    else</w:t>
        </w:r>
      </w:ins>
      <w:ins w:id="1332" w:author="PR Preview" w:date="2026-01-01T00:00:00Z">
        <w:r>
          <w:br/>
        </w:r>
      </w:ins>
      <w:ins w:id="1333" w:author="PR Preview" w:date="2026-01-01T00:00:00Z">
        <w:r>
          <w:rPr>
            <w:rStyle w:val="VerbatimChar"/>
          </w:rPr>
          <w:t xml:space="preserve">        n := 3 * n + 1</w:t>
        </w:r>
      </w:ins>
    </w:p>
    <w:p>
      <w:pPr>
        <w:pStyle w:val="FirstParagraph"/>
      </w:pPr>
      <w:ins w:id="1334" w:author="PR Preview" w:date="2026-01-01T00:00:00Z">
        <w:r>
          <w:t xml:space="preserve">on a positive integer</w:t>
        </w:r>
      </w:ins>
      <w:ins w:id="1335" w:author="PR Preview" w:date="2026-01-01T00:00:00Z">
        <w:r>
          <w:t xml:space="preserve"> </w:t>
        </w:r>
      </w:ins>
      <m:oMath>
        <m:r>
          <m:t>n</m:t>
        </m:r>
      </m:oMath>
      <w:ins w:id="1336" w:author="PR Preview" w:date="2026-01-01T00:00:00Z">
        <w:r>
          <w:t xml:space="preserve">.</w:t>
        </w:r>
      </w:ins>
      <w:ins w:id="1337" w:author="PR Preview" w:date="2026-01-01T00:00:00Z">
        <w:r>
          <w:t xml:space="preserve"> </w:t>
        </w:r>
      </w:ins>
      <w:ins w:id="1338" w:author="PR Preview" w:date="2026-01-01T00:00:00Z">
        <w:r>
          <w:t xml:space="preserve">Nobody knows whether it stops for every positive integer</w:t>
        </w:r>
      </w:ins>
      <w:ins w:id="1339" w:author="PR Preview" w:date="2026-01-01T00:00:00Z">
        <w:r>
          <w:t xml:space="preserve"> </w:t>
        </w:r>
      </w:ins>
      <m:oMath>
        <m:r>
          <m:t>n</m:t>
        </m:r>
      </m:oMath>
      <w:ins w:id="1340" w:author="PR Preview" w:date="2026-01-01T00:00:00Z">
        <w:r>
          <w:t xml:space="preserve">:</w:t>
        </w:r>
      </w:ins>
      <w:ins w:id="1341" w:author="PR Preview" w:date="2026-01-01T00:00:00Z">
        <w:r>
          <w:t xml:space="preserve"> </w:t>
        </w:r>
      </w:ins>
      <w:ins w:id="1342" w:author="PR Preview" w:date="2026-01-01T00:00:00Z">
        <w:r>
          <w:t xml:space="preserve">that is the Collatz conjecture</w:t>
        </w:r>
      </w:ins>
      <w:ins w:id="1343" w:author="PR Preview" w:date="2026-01-01T00:00:00Z">
        <w:r>
          <w:t xml:space="preserve"> </w:t>
        </w:r>
      </w:ins>
      <w:ins w:id="1344" w:author="PR Preview" w:date="2026-01-01T00:00:00Z">
        <w:r>
          <w:t xml:space="preserve">(Wikipedia contributors 2026)</w:t>
        </w:r>
      </w:ins>
      <w:ins w:id="1345" w:author="PR Preview" w:date="2026-01-01T00:00:00Z">
        <w:r>
          <w:t xml:space="preserve">.</w:t>
        </w:r>
      </w:ins>
      <w:ins w:id="1346" w:author="PR Preview" w:date="2026-01-01T00:00:00Z">
        <w:r>
          <w:t xml:space="preserve"> </w:t>
        </w:r>
      </w:ins>
      <w:ins w:id="1347" w:author="PR Preview" w:date="2026-01-01T00:00:00Z">
        <w:r>
          <w:t xml:space="preserve">So nobody has found a loop variant (</w:t>
        </w:r>
      </w:ins>
      <w:hyperlink w:anchor="def-loop-variant">
        <w:ins w:id="1348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349" w:author="PR Preview" w:date="2026-01-01T00:00:00Z">
        <w:r>
          <w:t xml:space="preserve">) for it,</w:t>
        </w:r>
      </w:ins>
      <w:ins w:id="1350" w:author="PR Preview" w:date="2026-01-01T00:00:00Z">
        <w:r>
          <w:t xml:space="preserve"> </w:t>
        </w:r>
      </w:ins>
      <w:ins w:id="1351" w:author="PR Preview" w:date="2026-01-01T00:00:00Z">
        <w:r>
          <w:t xml:space="preserve">since</w:t>
        </w:r>
      </w:ins>
      <w:ins w:id="1352" w:author="PR Preview" w:date="2026-01-01T00:00:00Z">
        <w:r>
          <w:t xml:space="preserve"> </w:t>
        </w:r>
      </w:ins>
      <w:hyperlink w:anchor="thm-variant-terminates">
        <w:ins w:id="1353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354" w:author="PR Preview" w:date="2026-01-01T00:00:00Z">
        <w:r>
          <w:t xml:space="preserve"> </w:t>
        </w:r>
      </w:ins>
      <w:ins w:id="1355" w:author="PR Preview" w:date="2026-01-01T00:00:00Z">
        <w:r>
          <w:t xml:space="preserve">would then prove that it always stops.</w:t>
        </w:r>
      </w:ins>
      <w:ins w:id="1356" w:author="PR Preview" w:date="2026-01-01T00:00:00Z">
        <w:r>
          <w:t xml:space="preserve"> </w:t>
        </w:r>
      </w:ins>
      <w:ins w:id="1357" w:author="PR Preview" w:date="2026-01-01T00:00:00Z">
        <w:r>
          <w:t xml:space="preserve">Termination is a separate claim from what an invariant gives,</w:t>
        </w:r>
      </w:ins>
      <w:ins w:id="1358" w:author="PR Preview" w:date="2026-01-01T00:00:00Z">
        <w:r>
          <w:t xml:space="preserve"> </w:t>
        </w:r>
      </w:ins>
      <w:ins w:id="1359" w:author="PR Preview" w:date="2026-01-01T00:00:00Z">
        <w:r>
          <w:t xml:space="preserve">and it can be the hard part.</w:t>
        </w:r>
      </w:ins>
    </w:p>
    <w:bookmarkEnd w:id="42"/>
    <w:bookmarkEnd w:id="43"/>
    <w:bookmarkStart w:id="48" w:name="sec-strong-invariants"/>
    <w:p>
      <w:pPr>
        <w:pStyle w:val="Heading1"/>
      </w:pPr>
      <w:ins w:id="1360" w:author="PR Preview" w:date="2026-01-01T00:00:00Z">
        <w:r>
          <w:t xml:space="preserve">4. Choosing a strong enough invariant</w:t>
        </w:r>
      </w:ins>
    </w:p>
    <w:bookmarkStart w:id="44" w:name="exr-reverse-sum"/>
    <w:p>
      <w:pPr>
        <w:pStyle w:val="FirstParagraph"/>
      </w:pPr>
      <w:ins w:id="1361" w:author="PR Preview" w:date="2026-01-01T00:00:00Z">
        <w:r>
          <w:rPr>
            <w:b/>
            <w:bCs/>
          </w:rPr>
          <w:t xml:space="preserve">Exercise 4 (The two ends of a reversal)</w:t>
        </w:r>
      </w:ins>
      <w:ins w:id="1362" w:author="PR Preview" w:date="2026-01-01T00:00:00Z">
        <w:r>
          <w:t xml:space="preserve"> </w:t>
        </w:r>
      </w:ins>
      <w:ins w:id="1363" w:author="PR Preview" w:date="2026-01-01T00:00:00Z">
        <w:r>
          <w:t xml:space="preserve">The algorithm</w:t>
        </w:r>
      </w:ins>
      <w:ins w:id="1364" w:author="PR Preview" w:date="2026-01-01T00:00:00Z">
        <w:r>
          <w:t xml:space="preserve"> </w:t>
        </w:r>
      </w:ins>
      <w:ins w:id="1365" w:author="PR Preview" w:date="2026-01-01T00:00:00Z">
        <w:r>
          <w:rPr>
            <w:rStyle w:val="VerbatimChar"/>
          </w:rPr>
          <w:t xml:space="preserve">reverse</w:t>
        </w:r>
      </w:ins>
      <w:ins w:id="1366" w:author="PR Preview" w:date="2026-01-01T00:00:00Z">
        <w:r>
          <w:t xml:space="preserve"> </w:t>
        </w:r>
      </w:ins>
      <w:ins w:id="1367" w:author="PR Preview" w:date="2026-01-01T00:00:00Z">
        <w:r>
          <w:t xml:space="preserve">reverses an array</w:t>
        </w:r>
      </w:ins>
      <w:ins w:id="1368" w:author="PR Preview" w:date="2026-01-01T00:00:00Z">
        <w:r>
          <w:t xml:space="preserve"> </w:t>
        </w:r>
      </w:ins>
      <w:ins w:id="1369" w:author="PR Preview" w:date="2026-01-01T00:00:00Z">
        <w:r>
          <w:rPr>
            <w:rStyle w:val="VerbatimChar"/>
          </w:rPr>
          <w:t xml:space="preserve">A[1..n]</w:t>
        </w:r>
      </w:ins>
      <w:ins w:id="1370" w:author="PR Preview" w:date="2026-01-01T00:00:00Z">
        <w:r>
          <w:t xml:space="preserve">, where</w:t>
        </w:r>
      </w:ins>
      <w:ins w:id="137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0</m:t>
        </m:r>
      </m:oMath>
      <w:ins w:id="1372" w:author="PR Preview" w:date="2026-01-01T00:00:00Z">
        <w:r>
          <w:t xml:space="preserve">,</w:t>
        </w:r>
      </w:ins>
      <w:ins w:id="1373" w:author="PR Preview" w:date="2026-01-01T00:00:00Z">
        <w:r>
          <w:t xml:space="preserve"> </w:t>
        </w:r>
      </w:ins>
      <w:ins w:id="1374" w:author="PR Preview" w:date="2026-01-01T00:00:00Z">
        <w:r>
          <w:t xml:space="preserve">by swapping its outermost entries and moving inward:</w:t>
        </w:r>
      </w:ins>
    </w:p>
    <w:p>
      <w:pPr>
        <w:pStyle w:val="SourceCode"/>
      </w:pPr>
      <w:ins w:id="1375" w:author="PR Preview" w:date="2026-01-01T00:00:00Z">
        <w:r>
          <w:rPr>
            <w:rStyle w:val="VerbatimChar"/>
          </w:rPr>
          <w:t xml:space="preserve">procedure reverse(A, n)  // A[1..n] is an array, n &gt;= 0</w:t>
        </w:r>
      </w:ins>
      <w:ins w:id="1376" w:author="PR Preview" w:date="2026-01-01T00:00:00Z">
        <w:r>
          <w:br/>
        </w:r>
      </w:ins>
      <w:ins w:id="1377" w:author="PR Preview" w:date="2026-01-01T00:00:00Z">
        <w:r>
          <w:rPr>
            <w:rStyle w:val="VerbatimChar"/>
          </w:rPr>
          <w:t xml:space="preserve">    i := 1</w:t>
        </w:r>
      </w:ins>
      <w:ins w:id="1378" w:author="PR Preview" w:date="2026-01-01T00:00:00Z">
        <w:r>
          <w:br/>
        </w:r>
      </w:ins>
      <w:ins w:id="1379" w:author="PR Preview" w:date="2026-01-01T00:00:00Z">
        <w:r>
          <w:rPr>
            <w:rStyle w:val="VerbatimChar"/>
          </w:rPr>
          <w:t xml:space="preserve">    j := n</w:t>
        </w:r>
      </w:ins>
      <w:ins w:id="1380" w:author="PR Preview" w:date="2026-01-01T00:00:00Z">
        <w:r>
          <w:br/>
        </w:r>
      </w:ins>
      <w:ins w:id="1381" w:author="PR Preview" w:date="2026-01-01T00:00:00Z">
        <w:r>
          <w:rPr>
            <w:rStyle w:val="VerbatimChar"/>
          </w:rPr>
          <w:t xml:space="preserve">    while i &lt; j</w:t>
        </w:r>
      </w:ins>
      <w:ins w:id="1382" w:author="PR Preview" w:date="2026-01-01T00:00:00Z">
        <w:r>
          <w:br/>
        </w:r>
      </w:ins>
      <w:ins w:id="1383" w:author="PR Preview" w:date="2026-01-01T00:00:00Z">
        <w:r>
          <w:rPr>
            <w:rStyle w:val="VerbatimChar"/>
          </w:rPr>
          <w:t xml:space="preserve">        swap A[i] and A[j]</w:t>
        </w:r>
      </w:ins>
      <w:ins w:id="1384" w:author="PR Preview" w:date="2026-01-01T00:00:00Z">
        <w:r>
          <w:br/>
        </w:r>
      </w:ins>
      <w:ins w:id="1385" w:author="PR Preview" w:date="2026-01-01T00:00:00Z">
        <w:r>
          <w:rPr>
            <w:rStyle w:val="VerbatimChar"/>
          </w:rPr>
          <w:t xml:space="preserve">        i := i + 1</w:t>
        </w:r>
      </w:ins>
      <w:ins w:id="1386" w:author="PR Preview" w:date="2026-01-01T00:00:00Z">
        <w:r>
          <w:br/>
        </w:r>
      </w:ins>
      <w:ins w:id="1387" w:author="PR Preview" w:date="2026-01-01T00:00:00Z">
        <w:r>
          <w:rPr>
            <w:rStyle w:val="VerbatimChar"/>
          </w:rPr>
          <w:t xml:space="preserve">        j := j - 1</w:t>
        </w:r>
      </w:ins>
    </w:p>
    <w:p>
      <w:pPr>
        <w:pStyle w:val="FirstParagraph"/>
      </w:pPr>
      <w:ins w:id="1388" w:author="PR Preview" w:date="2026-01-01T00:00:00Z">
        <w:r>
          <w:t xml:space="preserve">Show that</w:t>
        </w:r>
      </w:ins>
      <w:ins w:id="1389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ins w:id="1390" w:author="PR Preview" w:date="2026-01-01T00:00:00Z">
        <w:r>
          <w:t xml:space="preserve"> </w:t>
        </w:r>
      </w:ins>
      <w:ins w:id="1391" w:author="PR Preview" w:date="2026-01-01T00:00:00Z">
        <w:r>
          <w:t xml:space="preserve">is a loop invariant (</w:t>
        </w:r>
      </w:ins>
      <w:hyperlink w:anchor="def-loop-invariant">
        <w:ins w:id="1392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393" w:author="PR Preview" w:date="2026-01-01T00:00:00Z">
        <w:r>
          <w:t xml:space="preserve">) of its loop.</w:t>
        </w:r>
      </w:ins>
    </w:p>
    <w:bookmarkEnd w:id="44"/>
    <w:bookmarkStart w:id="45" w:name="sol-reverse-sum"/>
    <w:p>
      <w:pPr>
        <w:pStyle w:val="BodyText"/>
      </w:pPr>
      <w:ins w:id="1394" w:author="PR Preview" w:date="2026-01-01T00:00:00Z">
        <w:r>
          <w:rPr>
            <w:i/>
            <w:iCs/>
          </w:rPr>
          <w:t xml:space="preserve">Solution 4</w:t>
        </w:r>
      </w:ins>
      <w:ins w:id="1395" w:author="PR Preview" w:date="2026-01-01T00:00:00Z">
        <w:r>
          <w:t xml:space="preserve">. </w:t>
        </w:r>
      </w:ins>
      <w:ins w:id="1396" w:author="PR Preview" w:date="2026-01-01T00:00:00Z">
        <w:r>
          <w:t xml:space="preserve">We check the two hypotheses of</w:t>
        </w:r>
      </w:ins>
      <w:ins w:id="1397" w:author="PR Preview" w:date="2026-01-01T00:00:00Z">
        <w:r>
          <w:t xml:space="preserve"> </w:t>
        </w:r>
      </w:ins>
      <w:hyperlink w:anchor="thm-loop-invariant">
        <w:ins w:id="1398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399" w:author="PR Preview" w:date="2026-01-01T00:00:00Z">
        <w:r>
          <w:t xml:space="preserve">.</w:t>
        </w:r>
      </w:ins>
    </w:p>
    <w:p>
      <w:pPr>
        <w:pStyle w:val="BodyText"/>
      </w:pPr>
      <w:ins w:id="1400" w:author="PR Preview" w:date="2026-01-01T00:00:00Z">
        <w:r>
          <w:rPr>
            <w:b/>
            <w:bCs/>
          </w:rPr>
          <w:t xml:space="preserve">Initialization.</w:t>
        </w:r>
      </w:ins>
      <w:ins w:id="1401" w:author="PR Preview" w:date="2026-01-01T00:00:00Z">
        <w:r>
          <w:t xml:space="preserve"> </w:t>
        </w:r>
      </w:ins>
      <w:ins w:id="1402" w:author="PR Preview" w:date="2026-01-01T00:00:00Z">
        <w:r>
          <w:t xml:space="preserve">At the first test,</w:t>
        </w:r>
      </w:ins>
      <w:ins w:id="140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</m:oMath>
      <w:ins w:id="1404" w:author="PR Preview" w:date="2026-01-01T00:00:00Z">
        <w:r>
          <w:t xml:space="preserve"> </w:t>
        </w:r>
      </w:ins>
      <w:ins w:id="1405" w:author="PR Preview" w:date="2026-01-01T00:00:00Z">
        <w:r>
          <w:t xml:space="preserve">and</w:t>
        </w:r>
      </w:ins>
      <w:ins w:id="1406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=</m:t>
        </m:r>
        <m:r>
          <m:t>n</m:t>
        </m:r>
      </m:oMath>
      <w:ins w:id="1407" w:author="PR Preview" w:date="2026-01-01T00:00:00Z">
        <w:r>
          <w:t xml:space="preserve">, so</w:t>
        </w:r>
      </w:ins>
      <w:ins w:id="140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ins w:id="1409" w:author="PR Preview" w:date="2026-01-01T00:00:00Z">
        <w:r>
          <w:t xml:space="preserve">.</w:t>
        </w:r>
      </w:ins>
    </w:p>
    <w:p>
      <w:pPr>
        <w:pStyle w:val="BodyText"/>
      </w:pPr>
      <w:ins w:id="1410" w:author="PR Preview" w:date="2026-01-01T00:00:00Z">
        <w:r>
          <w:rPr>
            <w:b/>
            <w:bCs/>
          </w:rPr>
          <w:t xml:space="preserve">Maintenance.</w:t>
        </w:r>
      </w:ins>
      <w:ins w:id="1411" w:author="PR Preview" w:date="2026-01-01T00:00:00Z">
        <w:r>
          <w:t xml:space="preserve"> </w:t>
        </w:r>
      </w:ins>
      <w:ins w:id="1412" w:author="PR Preview" w:date="2026-01-01T00:00:00Z">
        <w:r>
          <w:t xml:space="preserve">Suppose</w:t>
        </w:r>
      </w:ins>
      <w:ins w:id="141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ins w:id="1414" w:author="PR Preview" w:date="2026-01-01T00:00:00Z">
        <w:r>
          <w:t xml:space="preserve"> </w:t>
        </w:r>
      </w:ins>
      <w:ins w:id="1415" w:author="PR Preview" w:date="2026-01-01T00:00:00Z">
        <w:r>
          <w:t xml:space="preserve">and the guard</w:t>
        </w:r>
      </w:ins>
      <w:ins w:id="141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&lt;</m:t>
        </m:r>
        <m:r>
          <m:t>j</m:t>
        </m:r>
      </m:oMath>
      <w:ins w:id="1417" w:author="PR Preview" w:date="2026-01-01T00:00:00Z">
        <w:r>
          <w:t xml:space="preserve"> </w:t>
        </w:r>
      </w:ins>
      <w:ins w:id="1418" w:author="PR Preview" w:date="2026-01-01T00:00:00Z">
        <w:r>
          <w:t xml:space="preserve">are true at a test.</w:t>
        </w:r>
      </w:ins>
      <w:ins w:id="1419" w:author="PR Preview" w:date="2026-01-01T00:00:00Z">
        <w:r>
          <w:t xml:space="preserve"> </w:t>
        </w:r>
      </w:ins>
      <w:ins w:id="1420" w:author="PR Preview" w:date="2026-01-01T00:00:00Z">
        <w:r>
          <w:t xml:space="preserve">The swap does not change</w:t>
        </w:r>
      </w:ins>
      <w:ins w:id="1421" w:author="PR Preview" w:date="2026-01-01T00:00:00Z">
        <w:r>
          <w:t xml:space="preserve"> </w:t>
        </w:r>
      </w:ins>
      <w:ins w:id="1422" w:author="PR Preview" w:date="2026-01-01T00:00:00Z">
        <w:r>
          <w:rPr>
            <w:rStyle w:val="VerbatimChar"/>
          </w:rPr>
          <w:t xml:space="preserve">i</w:t>
        </w:r>
      </w:ins>
      <w:ins w:id="1423" w:author="PR Preview" w:date="2026-01-01T00:00:00Z">
        <w:r>
          <w:t xml:space="preserve"> </w:t>
        </w:r>
      </w:ins>
      <w:ins w:id="1424" w:author="PR Preview" w:date="2026-01-01T00:00:00Z">
        <w:r>
          <w:t xml:space="preserve">or</w:t>
        </w:r>
      </w:ins>
      <w:ins w:id="1425" w:author="PR Preview" w:date="2026-01-01T00:00:00Z">
        <w:r>
          <w:t xml:space="preserve"> </w:t>
        </w:r>
      </w:ins>
      <w:ins w:id="1426" w:author="PR Preview" w:date="2026-01-01T00:00:00Z">
        <w:r>
          <w:rPr>
            <w:rStyle w:val="VerbatimChar"/>
          </w:rPr>
          <w:t xml:space="preserve">j</w:t>
        </w:r>
      </w:ins>
      <w:ins w:id="1427" w:author="PR Preview" w:date="2026-01-01T00:00:00Z">
        <w:r>
          <w:t xml:space="preserve">,</w:t>
        </w:r>
      </w:ins>
      <w:ins w:id="1428" w:author="PR Preview" w:date="2026-01-01T00:00:00Z">
        <w:r>
          <w:t xml:space="preserve"> </w:t>
        </w:r>
      </w:ins>
      <w:ins w:id="1429" w:author="PR Preview" w:date="2026-01-01T00:00:00Z">
        <w:r>
          <w:t xml:space="preserve">and the body then replaces</w:t>
        </w:r>
      </w:ins>
      <w:ins w:id="1430" w:author="PR Preview" w:date="2026-01-01T00:00:00Z">
        <w:r>
          <w:t xml:space="preserve"> </w:t>
        </w:r>
      </w:ins>
      <w:ins w:id="1431" w:author="PR Preview" w:date="2026-01-01T00:00:00Z">
        <w:r>
          <w:rPr>
            <w:rStyle w:val="VerbatimChar"/>
          </w:rPr>
          <w:t xml:space="preserve">i</w:t>
        </w:r>
      </w:ins>
      <w:ins w:id="1432" w:author="PR Preview" w:date="2026-01-01T00:00:00Z">
        <w:r>
          <w:t xml:space="preserve"> </w:t>
        </w:r>
      </w:ins>
      <w:ins w:id="1433" w:author="PR Preview" w:date="2026-01-01T00:00:00Z">
        <w:r>
          <w:t xml:space="preserve">with</w:t>
        </w:r>
      </w:ins>
      <w:ins w:id="1434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+</m:t>
        </m:r>
        <m:r>
          <m:t>1</m:t>
        </m:r>
      </m:oMath>
      <w:ins w:id="1435" w:author="PR Preview" w:date="2026-01-01T00:00:00Z">
        <w:r>
          <w:t xml:space="preserve"> </w:t>
        </w:r>
      </w:ins>
      <w:ins w:id="1436" w:author="PR Preview" w:date="2026-01-01T00:00:00Z">
        <w:r>
          <w:t xml:space="preserve">and</w:t>
        </w:r>
      </w:ins>
      <w:ins w:id="1437" w:author="PR Preview" w:date="2026-01-01T00:00:00Z">
        <w:r>
          <w:t xml:space="preserve"> </w:t>
        </w:r>
      </w:ins>
      <w:ins w:id="1438" w:author="PR Preview" w:date="2026-01-01T00:00:00Z">
        <w:r>
          <w:rPr>
            <w:rStyle w:val="VerbatimChar"/>
          </w:rPr>
          <w:t xml:space="preserve">j</w:t>
        </w:r>
      </w:ins>
      <w:ins w:id="1439" w:author="PR Preview" w:date="2026-01-01T00:00:00Z">
        <w:r>
          <w:t xml:space="preserve"> </w:t>
        </w:r>
      </w:ins>
      <w:ins w:id="1440" w:author="PR Preview" w:date="2026-01-01T00:00:00Z">
        <w:r>
          <w:t xml:space="preserve">with</w:t>
        </w:r>
      </w:ins>
      <w:ins w:id="1441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−</m:t>
        </m:r>
        <m:r>
          <m:t>1</m:t>
        </m:r>
      </m:oMath>
      <w:ins w:id="1442" w:author="PR Preview" w:date="2026-01-01T00:00:00Z">
        <w:r>
          <w:t xml:space="preserve">.</w:t>
        </w:r>
      </w:ins>
      <w:ins w:id="1443" w:author="PR Preview" w:date="2026-01-01T00:00:00Z">
        <w:r>
          <w:t xml:space="preserve"> </w:t>
        </w:r>
      </w:ins>
      <w:ins w:id="1444" w:author="PR Preview" w:date="2026-01-01T00:00:00Z">
        <w:r>
          <w:t xml:space="preserve">At the next test,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j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445" w:author="PR Preview" w:date="2026-01-01T00:00:00Z">
        <w:r>
          <w:t xml:space="preserve">So, by</w:t>
        </w:r>
      </w:ins>
      <w:ins w:id="1446" w:author="PR Preview" w:date="2026-01-01T00:00:00Z">
        <w:r>
          <w:t xml:space="preserve"> </w:t>
        </w:r>
      </w:ins>
      <w:hyperlink w:anchor="thm-loop-invariant">
        <w:ins w:id="1447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448" w:author="PR Preview" w:date="2026-01-01T00:00:00Z">
        <w:r>
          <w:t xml:space="preserve">,</w:t>
        </w:r>
      </w:ins>
      <w:ins w:id="1449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ins w:id="1450" w:author="PR Preview" w:date="2026-01-01T00:00:00Z">
        <w:r>
          <w:t xml:space="preserve"> </w:t>
        </w:r>
      </w:ins>
      <w:ins w:id="1451" w:author="PR Preview" w:date="2026-01-01T00:00:00Z">
        <w:r>
          <w:t xml:space="preserve">is a loop invariant.</w:t>
        </w:r>
      </w:ins>
    </w:p>
    <w:bookmarkEnd w:id="45"/>
    <w:bookmarkStart w:id="46" w:name="rem-weak-invariant"/>
    <w:p>
      <w:pPr>
        <w:pStyle w:val="BodyText"/>
      </w:pPr>
      <w:ins w:id="1452" w:author="PR Preview" w:date="2026-01-01T00:00:00Z">
        <w:r>
          <w:rPr>
            <w:i/>
            <w:iCs/>
          </w:rPr>
          <w:t xml:space="preserve">Remark 4</w:t>
        </w:r>
      </w:ins>
      <w:ins w:id="1453" w:author="PR Preview" w:date="2026-01-01T00:00:00Z">
        <w:r>
          <w:t xml:space="preserve"> (A true invariant can be too weak). </w:t>
        </w:r>
      </w:ins>
      <w:ins w:id="1454" w:author="PR Preview" w:date="2026-01-01T00:00:00Z">
        <w:r>
          <w:t xml:space="preserve">The postcondition (</w:t>
        </w:r>
      </w:ins>
      <w:hyperlink w:anchor="def-postcondition">
        <w:ins w:id="1455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456" w:author="PR Preview" w:date="2026-01-01T00:00:00Z">
        <w:r>
          <w:t xml:space="preserve">) of</w:t>
        </w:r>
      </w:ins>
      <w:ins w:id="1457" w:author="PR Preview" w:date="2026-01-01T00:00:00Z">
        <w:r>
          <w:t xml:space="preserve"> </w:t>
        </w:r>
      </w:ins>
      <w:ins w:id="1458" w:author="PR Preview" w:date="2026-01-01T00:00:00Z">
        <w:r>
          <w:rPr>
            <w:rStyle w:val="VerbatimChar"/>
          </w:rPr>
          <w:t xml:space="preserve">reverse</w:t>
        </w:r>
      </w:ins>
      <w:ins w:id="1459" w:author="PR Preview" w:date="2026-01-01T00:00:00Z">
        <w:r>
          <w:t xml:space="preserve"> </w:t>
        </w:r>
      </w:ins>
      <w:ins w:id="1460" w:author="PR Preview" w:date="2026-01-01T00:00:00Z">
        <w:r>
          <w:t xml:space="preserve">is about the entries of</w:t>
        </w:r>
      </w:ins>
      <w:ins w:id="1461" w:author="PR Preview" w:date="2026-01-01T00:00:00Z">
        <w:r>
          <w:t xml:space="preserve"> </w:t>
        </w:r>
      </w:ins>
      <w:ins w:id="1462" w:author="PR Preview" w:date="2026-01-01T00:00:00Z">
        <w:r>
          <w:rPr>
            <w:rStyle w:val="VerbatimChar"/>
          </w:rPr>
          <w:t xml:space="preserve">A</w:t>
        </w:r>
      </w:ins>
      <w:ins w:id="1463" w:author="PR Preview" w:date="2026-01-01T00:00:00Z">
        <w:r>
          <w:t xml:space="preserve">:</w:t>
        </w:r>
      </w:ins>
      <w:ins w:id="1464" w:author="PR Preview" w:date="2026-01-01T00:00:00Z">
        <w:r>
          <w:t xml:space="preserve"> </w:t>
        </w:r>
      </w:ins>
      <w:ins w:id="1465" w:author="PR Preview" w:date="2026-01-01T00:00:00Z">
        <w:r>
          <w:t xml:space="preserve">writing</w:t>
        </w:r>
      </w:ins>
      <w:ins w:id="1466" w:author="PR Preview" w:date="2026-01-01T00:00:00Z">
        <w:r>
          <w:t xml:space="preserve"> </w:t>
        </w:r>
      </w:ins>
      <w:ins w:id="1467" w:author="PR Preview" w:date="2026-01-01T00:00:00Z">
        <w:r>
          <w:rPr>
            <w:rStyle w:val="VerbatimChar"/>
          </w:rPr>
          <w:t xml:space="preserve">B[1..n]</w:t>
        </w:r>
      </w:ins>
      <w:ins w:id="1468" w:author="PR Preview" w:date="2026-01-01T00:00:00Z">
        <w:r>
          <w:t xml:space="preserve"> </w:t>
        </w:r>
      </w:ins>
      <w:ins w:id="1469" w:author="PR Preview" w:date="2026-01-01T00:00:00Z">
        <w:r>
          <w:t xml:space="preserve">for the array as it was before the loop,</w:t>
        </w:r>
      </w:ins>
      <w:ins w:id="1470" w:author="PR Preview" w:date="2026-01-01T00:00:00Z">
        <w:r>
          <w:t xml:space="preserve"> </w:t>
        </w:r>
      </w:ins>
      <w:ins w:id="1471" w:author="PR Preview" w:date="2026-01-01T00:00:00Z">
        <w:r>
          <w:t xml:space="preserve">it says that</w:t>
        </w:r>
      </w:ins>
      <w:ins w:id="147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ins w:id="1473" w:author="PR Preview" w:date="2026-01-01T00:00:00Z">
        <w:r>
          <w:t xml:space="preserve"> </w:t>
        </w:r>
      </w:ins>
      <w:ins w:id="1474" w:author="PR Preview" w:date="2026-01-01T00:00:00Z">
        <w:r>
          <w:t xml:space="preserve">for every</w:t>
        </w:r>
      </w:ins>
      <w:ins w:id="1475" w:author="PR Preview" w:date="2026-01-01T00:00:00Z">
        <w:r>
          <w:t xml:space="preserve"> </w:t>
        </w:r>
      </w:ins>
      <m:oMath>
        <m:r>
          <m:t>k</m:t>
        </m:r>
      </m:oMath>
      <w:ins w:id="1476" w:author="PR Preview" w:date="2026-01-01T00:00:00Z">
        <w:r>
          <w:t xml:space="preserve"> </w:t>
        </w:r>
      </w:ins>
      <w:ins w:id="1477" w:author="PR Preview" w:date="2026-01-01T00:00:00Z">
        <w:r>
          <w:t xml:space="preserve">with</w:t>
        </w:r>
      </w:ins>
      <w:ins w:id="1478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ins w:id="1479" w:author="PR Preview" w:date="2026-01-01T00:00:00Z">
        <w:r>
          <w:t xml:space="preserve">.</w:t>
        </w:r>
      </w:ins>
      <w:ins w:id="1480" w:author="PR Preview" w:date="2026-01-01T00:00:00Z">
        <w:r>
          <w:t xml:space="preserve"> </w:t>
        </w:r>
      </w:ins>
      <w:ins w:id="1481" w:author="PR Preview" w:date="2026-01-01T00:00:00Z">
        <w:r>
          <w:t xml:space="preserve">The loop invariant</w:t>
        </w:r>
      </w:ins>
      <w:ins w:id="1482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ins w:id="1483" w:author="PR Preview" w:date="2026-01-01T00:00:00Z">
        <w:r>
          <w:t xml:space="preserve"> </w:t>
        </w:r>
      </w:ins>
      <w:ins w:id="1484" w:author="PR Preview" w:date="2026-01-01T00:00:00Z">
        <w:r>
          <w:t xml:space="preserve">of</w:t>
        </w:r>
      </w:ins>
      <w:ins w:id="1485" w:author="PR Preview" w:date="2026-01-01T00:00:00Z">
        <w:r>
          <w:t xml:space="preserve"> </w:t>
        </w:r>
      </w:ins>
      <w:hyperlink w:anchor="sol-reverse-sum">
        <w:ins w:id="1486" w:author="PR Preview" w:date="2026-01-01T00:00:00Z">
          <w:r>
            <w:rPr>
              <w:rStyle w:val="Hyperlink"/>
            </w:rPr>
            <w:t xml:space="preserve">Solution 4</w:t>
          </w:r>
        </w:ins>
      </w:hyperlink>
      <w:ins w:id="1487" w:author="PR Preview" w:date="2026-01-01T00:00:00Z">
        <w:r>
          <w:t xml:space="preserve"> </w:t>
        </w:r>
      </w:ins>
      <w:ins w:id="1488" w:author="PR Preview" w:date="2026-01-01T00:00:00Z">
        <w:r>
          <w:t xml:space="preserve">is true,</w:t>
        </w:r>
      </w:ins>
      <w:ins w:id="1489" w:author="PR Preview" w:date="2026-01-01T00:00:00Z">
        <w:r>
          <w:t xml:space="preserve"> </w:t>
        </w:r>
      </w:ins>
      <w:ins w:id="1490" w:author="PR Preview" w:date="2026-01-01T00:00:00Z">
        <w:r>
          <w:t xml:space="preserve">but it says nothing about</w:t>
        </w:r>
      </w:ins>
      <w:ins w:id="1491" w:author="PR Preview" w:date="2026-01-01T00:00:00Z">
        <w:r>
          <w:t xml:space="preserve"> </w:t>
        </w:r>
      </w:ins>
      <w:ins w:id="1492" w:author="PR Preview" w:date="2026-01-01T00:00:00Z">
        <w:r>
          <w:rPr>
            <w:rStyle w:val="VerbatimChar"/>
          </w:rPr>
          <w:t xml:space="preserve">A</w:t>
        </w:r>
      </w:ins>
      <w:ins w:id="1493" w:author="PR Preview" w:date="2026-01-01T00:00:00Z">
        <w:r>
          <w:t xml:space="preserve">,</w:t>
        </w:r>
      </w:ins>
      <w:ins w:id="1494" w:author="PR Preview" w:date="2026-01-01T00:00:00Z">
        <w:r>
          <w:t xml:space="preserve"> </w:t>
        </w:r>
      </w:ins>
      <w:ins w:id="1495" w:author="PR Preview" w:date="2026-01-01T00:00:00Z">
        <w:r>
          <w:t xml:space="preserve">so no amount of reasoning from it, and from the guard being false, can reach this postcondition.</w:t>
        </w:r>
      </w:ins>
    </w:p>
    <w:p>
      <w:pPr>
        <w:pStyle w:val="BodyText"/>
      </w:pPr>
      <w:ins w:id="1496" w:author="PR Preview" w:date="2026-01-01T00:00:00Z">
        <w:r>
          <w:t xml:space="preserve">The invariant, together with the guard being false, has to imply the postcondition.</w:t>
        </w:r>
      </w:ins>
      <w:ins w:id="1497" w:author="PR Preview" w:date="2026-01-01T00:00:00Z">
        <w:r>
          <w:t xml:space="preserve"> </w:t>
        </w:r>
      </w:ins>
      <w:ins w:id="1498" w:author="PR Preview" w:date="2026-01-01T00:00:00Z">
        <w:r>
          <w:t xml:space="preserve">Here the guard mentions only</w:t>
        </w:r>
      </w:ins>
      <w:ins w:id="1499" w:author="PR Preview" w:date="2026-01-01T00:00:00Z">
        <w:r>
          <w:t xml:space="preserve"> </w:t>
        </w:r>
      </w:ins>
      <w:ins w:id="1500" w:author="PR Preview" w:date="2026-01-01T00:00:00Z">
        <w:r>
          <w:rPr>
            <w:rStyle w:val="VerbatimChar"/>
          </w:rPr>
          <w:t xml:space="preserve">i</w:t>
        </w:r>
      </w:ins>
      <w:ins w:id="1501" w:author="PR Preview" w:date="2026-01-01T00:00:00Z">
        <w:r>
          <w:t xml:space="preserve"> </w:t>
        </w:r>
      </w:ins>
      <w:ins w:id="1502" w:author="PR Preview" w:date="2026-01-01T00:00:00Z">
        <w:r>
          <w:t xml:space="preserve">and</w:t>
        </w:r>
      </w:ins>
      <w:ins w:id="1503" w:author="PR Preview" w:date="2026-01-01T00:00:00Z">
        <w:r>
          <w:t xml:space="preserve"> </w:t>
        </w:r>
      </w:ins>
      <w:ins w:id="1504" w:author="PR Preview" w:date="2026-01-01T00:00:00Z">
        <w:r>
          <w:rPr>
            <w:rStyle w:val="VerbatimChar"/>
          </w:rPr>
          <w:t xml:space="preserve">j</w:t>
        </w:r>
      </w:ins>
      <w:ins w:id="1505" w:author="PR Preview" w:date="2026-01-01T00:00:00Z">
        <w:r>
          <w:t xml:space="preserve">,</w:t>
        </w:r>
      </w:ins>
      <w:ins w:id="1506" w:author="PR Preview" w:date="2026-01-01T00:00:00Z">
        <w:r>
          <w:t xml:space="preserve"> </w:t>
        </w:r>
      </w:ins>
      <w:ins w:id="1507" w:author="PR Preview" w:date="2026-01-01T00:00:00Z">
        <w:r>
          <w:t xml:space="preserve">so the invariant itself has to say something about the entries of</w:t>
        </w:r>
      </w:ins>
      <w:ins w:id="1508" w:author="PR Preview" w:date="2026-01-01T00:00:00Z">
        <w:r>
          <w:t xml:space="preserve"> </w:t>
        </w:r>
      </w:ins>
      <w:ins w:id="1509" w:author="PR Preview" w:date="2026-01-01T00:00:00Z">
        <w:r>
          <w:rPr>
            <w:rStyle w:val="VerbatimChar"/>
          </w:rPr>
          <w:t xml:space="preserve">A</w:t>
        </w:r>
      </w:ins>
      <w:ins w:id="1510" w:author="PR Preview" w:date="2026-01-01T00:00:00Z">
        <w:r>
          <w:t xml:space="preserve">.</w:t>
        </w:r>
      </w:ins>
      <w:ins w:id="1511" w:author="PR Preview" w:date="2026-01-01T00:00:00Z">
        <w:r>
          <w:t xml:space="preserve"> </w:t>
        </w:r>
      </w:ins>
      <w:ins w:id="1512" w:author="PR Preview" w:date="2026-01-01T00:00:00Z">
        <w:r>
          <w:t xml:space="preserve">A good way to find one is to ask what the loop has finished so far,</w:t>
        </w:r>
      </w:ins>
      <w:ins w:id="1513" w:author="PR Preview" w:date="2026-01-01T00:00:00Z">
        <w:r>
          <w:t xml:space="preserve"> </w:t>
        </w:r>
      </w:ins>
      <w:ins w:id="1514" w:author="PR Preview" w:date="2026-01-01T00:00:00Z">
        <w:r>
          <w:t xml:space="preserve">and what it has not touched yet,</w:t>
        </w:r>
      </w:ins>
      <w:ins w:id="1515" w:author="PR Preview" w:date="2026-01-01T00:00:00Z">
        <w:r>
          <w:t xml:space="preserve"> </w:t>
        </w:r>
      </w:ins>
      <w:ins w:id="1516" w:author="PR Preview" w:date="2026-01-01T00:00:00Z">
        <w:r>
          <w:t xml:space="preserve">at a test partway through the loop.</w:t>
        </w:r>
      </w:ins>
    </w:p>
    <w:bookmarkEnd w:id="46"/>
    <w:bookmarkStart w:id="47" w:name="exm-reverse-correct"/>
    <w:p>
      <w:pPr>
        <w:pStyle w:val="BodyText"/>
      </w:pPr>
      <w:ins w:id="1517" w:author="PR Preview" w:date="2026-01-01T00:00:00Z">
        <w:r>
          <w:rPr>
            <w:b/>
            <w:bCs/>
          </w:rPr>
          <w:t xml:space="preserve">Example 8 (</w:t>
        </w:r>
      </w:ins>
      <w:ins w:id="1518" w:author="PR Preview" w:date="2026-01-01T00:00:00Z">
        <w:r>
          <w:rPr>
            <w:rStyle w:val="VerbatimChar"/>
            <w:b/>
            <w:bCs/>
          </w:rPr>
          <w:t xml:space="preserve">reverse</w:t>
        </w:r>
      </w:ins>
      <w:ins w:id="1519" w:author="PR Preview" w:date="2026-01-01T00:00:00Z">
        <w:r>
          <w:rPr>
            <w:b/>
            <w:bCs/>
          </w:rPr>
          <w:t xml:space="preserve"> </w:t>
        </w:r>
      </w:ins>
      <w:ins w:id="1520" w:author="PR Preview" w:date="2026-01-01T00:00:00Z">
        <w:r>
          <w:rPr>
            <w:b/>
            <w:bCs/>
          </w:rPr>
          <w:t xml:space="preserve">is correct)</w:t>
        </w:r>
      </w:ins>
      <w:ins w:id="1521" w:author="PR Preview" w:date="2026-01-01T00:00:00Z">
        <w:r>
          <w:t xml:space="preserve"> </w:t>
        </w:r>
      </w:ins>
      <w:ins w:id="1522" w:author="PR Preview" w:date="2026-01-01T00:00:00Z">
        <w:r>
          <w:t xml:space="preserve">Let</w:t>
        </w:r>
      </w:ins>
      <w:ins w:id="1523" w:author="PR Preview" w:date="2026-01-01T00:00:00Z">
        <w:r>
          <w:t xml:space="preserve"> </w:t>
        </w:r>
      </w:ins>
      <w:ins w:id="1524" w:author="PR Preview" w:date="2026-01-01T00:00:00Z">
        <w:r>
          <w:rPr>
            <w:rStyle w:val="VerbatimChar"/>
          </w:rPr>
          <w:t xml:space="preserve">B[1..n]</w:t>
        </w:r>
      </w:ins>
      <w:ins w:id="1525" w:author="PR Preview" w:date="2026-01-01T00:00:00Z">
        <w:r>
          <w:t xml:space="preserve"> </w:t>
        </w:r>
      </w:ins>
      <w:ins w:id="1526" w:author="PR Preview" w:date="2026-01-01T00:00:00Z">
        <w:r>
          <w:t xml:space="preserve">be the array</w:t>
        </w:r>
      </w:ins>
      <w:ins w:id="1527" w:author="PR Preview" w:date="2026-01-01T00:00:00Z">
        <w:r>
          <w:t xml:space="preserve"> </w:t>
        </w:r>
      </w:ins>
      <w:ins w:id="1528" w:author="PR Preview" w:date="2026-01-01T00:00:00Z">
        <w:r>
          <w:rPr>
            <w:rStyle w:val="VerbatimChar"/>
          </w:rPr>
          <w:t xml:space="preserve">A</w:t>
        </w:r>
      </w:ins>
      <w:ins w:id="1529" w:author="PR Preview" w:date="2026-01-01T00:00:00Z">
        <w:r>
          <w:t xml:space="preserve"> </w:t>
        </w:r>
      </w:ins>
      <w:ins w:id="1530" w:author="PR Preview" w:date="2026-01-01T00:00:00Z">
        <w:r>
          <w:t xml:space="preserve">as it was before the loop of</w:t>
        </w:r>
      </w:ins>
      <w:ins w:id="1531" w:author="PR Preview" w:date="2026-01-01T00:00:00Z">
        <w:r>
          <w:t xml:space="preserve"> </w:t>
        </w:r>
      </w:ins>
      <w:hyperlink w:anchor="exr-reverse-sum">
        <w:ins w:id="1532" w:author="PR Preview" w:date="2026-01-01T00:00:00Z">
          <w:r>
            <w:rPr>
              <w:rStyle w:val="Hyperlink"/>
            </w:rPr>
            <w:t xml:space="preserve">Exercise 4</w:t>
          </w:r>
        </w:ins>
      </w:hyperlink>
      <w:ins w:id="1533" w:author="PR Preview" w:date="2026-01-01T00:00:00Z">
        <w:r>
          <w:t xml:space="preserve">.</w:t>
        </w:r>
      </w:ins>
      <w:ins w:id="1534" w:author="PR Preview" w:date="2026-01-01T00:00:00Z">
        <w:r>
          <w:t xml:space="preserve"> </w:t>
        </w:r>
      </w:ins>
      <w:ins w:id="1535" w:author="PR Preview" w:date="2026-01-01T00:00:00Z">
        <w:r>
          <w:t xml:space="preserve">At a test partway through, the loop has swapped the entries outside positions</w:t>
        </w:r>
      </w:ins>
      <w:ins w:id="1536" w:author="PR Preview" w:date="2026-01-01T00:00:00Z">
        <w:r>
          <w:t xml:space="preserve"> </w:t>
        </w:r>
      </w:ins>
      <m:oMath>
        <m:r>
          <m:t>i</m:t>
        </m:r>
      </m:oMath>
      <w:ins w:id="1537" w:author="PR Preview" w:date="2026-01-01T00:00:00Z">
        <w:r>
          <w:t xml:space="preserve"> </w:t>
        </w:r>
      </w:ins>
      <w:ins w:id="1538" w:author="PR Preview" w:date="2026-01-01T00:00:00Z">
        <w:r>
          <w:t xml:space="preserve">to</w:t>
        </w:r>
      </w:ins>
      <w:ins w:id="1539" w:author="PR Preview" w:date="2026-01-01T00:00:00Z">
        <w:r>
          <w:t xml:space="preserve"> </w:t>
        </w:r>
      </w:ins>
      <m:oMath>
        <m:r>
          <m:t>j</m:t>
        </m:r>
      </m:oMath>
      <w:ins w:id="1540" w:author="PR Preview" w:date="2026-01-01T00:00:00Z">
        <w:r>
          <w:t xml:space="preserve">,</w:t>
        </w:r>
      </w:ins>
      <w:ins w:id="1541" w:author="PR Preview" w:date="2026-01-01T00:00:00Z">
        <w:r>
          <w:t xml:space="preserve"> </w:t>
        </w:r>
      </w:ins>
      <w:ins w:id="1542" w:author="PR Preview" w:date="2026-01-01T00:00:00Z">
        <w:r>
          <w:t xml:space="preserve">and has not touched the entries from</w:t>
        </w:r>
      </w:ins>
      <w:ins w:id="1543" w:author="PR Preview" w:date="2026-01-01T00:00:00Z">
        <w:r>
          <w:t xml:space="preserve"> </w:t>
        </w:r>
      </w:ins>
      <m:oMath>
        <m:r>
          <m:t>i</m:t>
        </m:r>
      </m:oMath>
      <w:ins w:id="1544" w:author="PR Preview" w:date="2026-01-01T00:00:00Z">
        <w:r>
          <w:t xml:space="preserve"> </w:t>
        </w:r>
      </w:ins>
      <w:ins w:id="1545" w:author="PR Preview" w:date="2026-01-01T00:00:00Z">
        <w:r>
          <w:t xml:space="preserve">to</w:t>
        </w:r>
      </w:ins>
      <w:ins w:id="1546" w:author="PR Preview" w:date="2026-01-01T00:00:00Z">
        <w:r>
          <w:t xml:space="preserve"> </w:t>
        </w:r>
      </w:ins>
      <m:oMath>
        <m:r>
          <m:t>j</m:t>
        </m:r>
      </m:oMath>
      <w:ins w:id="1547" w:author="PR Preview" w:date="2026-01-01T00:00:00Z">
        <w:r>
          <w:t xml:space="preserve">.</w:t>
        </w:r>
      </w:ins>
      <w:ins w:id="1548" w:author="PR Preview" w:date="2026-01-01T00:00:00Z">
        <w:r>
          <w:t xml:space="preserve"> </w:t>
        </w:r>
      </w:ins>
      <w:ins w:id="1549" w:author="PR Preview" w:date="2026-01-01T00:00:00Z">
        <w:r>
          <w:t xml:space="preserve">So let</w:t>
        </w:r>
      </w:ins>
      <w:ins w:id="1550" w:author="PR Preview" w:date="2026-01-01T00:00:00Z">
        <w:r>
          <w:t xml:space="preserve"> </w:t>
        </w:r>
      </w:ins>
      <m:oMath>
        <m:r>
          <m:t>I</m:t>
        </m:r>
      </m:oMath>
      <w:ins w:id="1551" w:author="PR Preview" w:date="2026-01-01T00:00:00Z">
        <w:r>
          <w:t xml:space="preserve"> </w:t>
        </w:r>
      </w:ins>
      <w:ins w:id="1552" w:author="PR Preview" w:date="2026-01-01T00:00:00Z">
        <w:r>
          <w:t xml:space="preserve">be the statement made of these three parts:</w:t>
        </w:r>
      </w:ins>
    </w:p>
    <w:p>
      <w:pPr>
        <w:pStyle w:val="Compact"/>
        <w:numPr>
          <w:ilvl w:val="0"/>
          <w:numId w:val="1004"/>
        </w:numPr>
      </w:pPr>
      <w:ins w:id="1553" w:author="PR Preview" w:date="2026-01-01T00:00:00Z">
        <w:r>
          <w:rPr>
            <w:b/>
            <w:bCs/>
          </w:rPr>
          <w:t xml:space="preserve">(a)</w:t>
        </w:r>
      </w:ins>
      <w:ins w:id="1554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ins w:id="1555" w:author="PR Preview" w:date="2026-01-01T00:00:00Z">
        <w:r>
          <w:t xml:space="preserve"> </w:t>
        </w:r>
      </w:ins>
      <w:ins w:id="1556" w:author="PR Preview" w:date="2026-01-01T00:00:00Z">
        <w:r>
          <w:t xml:space="preserve">and</w:t>
        </w:r>
      </w:ins>
      <w:ins w:id="1557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ins w:id="1558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4"/>
        </w:numPr>
      </w:pPr>
      <w:ins w:id="1559" w:author="PR Preview" w:date="2026-01-01T00:00:00Z">
        <w:r>
          <w:rPr>
            <w:b/>
            <w:bCs/>
          </w:rPr>
          <w:t xml:space="preserve">(b)</w:t>
        </w:r>
      </w:ins>
      <w:ins w:id="156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ins w:id="1561" w:author="PR Preview" w:date="2026-01-01T00:00:00Z">
        <w:r>
          <w:t xml:space="preserve"> </w:t>
        </w:r>
      </w:ins>
      <w:ins w:id="1562" w:author="PR Preview" w:date="2026-01-01T00:00:00Z">
        <w:r>
          <w:t xml:space="preserve">for every</w:t>
        </w:r>
      </w:ins>
      <w:ins w:id="1563" w:author="PR Preview" w:date="2026-01-01T00:00:00Z">
        <w:r>
          <w:t xml:space="preserve"> </w:t>
        </w:r>
      </w:ins>
      <m:oMath>
        <m:r>
          <m:t>k</m:t>
        </m:r>
      </m:oMath>
      <w:ins w:id="1564" w:author="PR Preview" w:date="2026-01-01T00:00:00Z">
        <w:r>
          <w:t xml:space="preserve"> </w:t>
        </w:r>
      </w:ins>
      <w:ins w:id="1565" w:author="PR Preview" w:date="2026-01-01T00:00:00Z">
        <w:r>
          <w:t xml:space="preserve">with</w:t>
        </w:r>
      </w:ins>
      <w:ins w:id="1566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i</m:t>
        </m:r>
      </m:oMath>
      <w:ins w:id="1567" w:author="PR Preview" w:date="2026-01-01T00:00:00Z">
        <w:r>
          <w:t xml:space="preserve"> </w:t>
        </w:r>
      </w:ins>
      <w:ins w:id="1568" w:author="PR Preview" w:date="2026-01-01T00:00:00Z">
        <w:r>
          <w:t xml:space="preserve">or</w:t>
        </w:r>
      </w:ins>
      <w:ins w:id="1569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≤</m:t>
        </m:r>
        <m:r>
          <m:t>n</m:t>
        </m:r>
      </m:oMath>
      <w:ins w:id="1570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4"/>
        </w:numPr>
      </w:pPr>
      <w:ins w:id="1571" w:author="PR Preview" w:date="2026-01-01T00:00:00Z">
        <w:r>
          <w:rPr>
            <w:b/>
            <w:bCs/>
          </w:rPr>
          <w:t xml:space="preserve">(c)</w:t>
        </w:r>
      </w:ins>
      <w:ins w:id="157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ins w:id="1573" w:author="PR Preview" w:date="2026-01-01T00:00:00Z">
        <w:r>
          <w:t xml:space="preserve"> </w:t>
        </w:r>
      </w:ins>
      <w:ins w:id="1574" w:author="PR Preview" w:date="2026-01-01T00:00:00Z">
        <w:r>
          <w:t xml:space="preserve">for every</w:t>
        </w:r>
      </w:ins>
      <w:ins w:id="1575" w:author="PR Preview" w:date="2026-01-01T00:00:00Z">
        <w:r>
          <w:t xml:space="preserve"> </w:t>
        </w:r>
      </w:ins>
      <m:oMath>
        <m:r>
          <m:t>k</m:t>
        </m:r>
      </m:oMath>
      <w:ins w:id="1576" w:author="PR Preview" w:date="2026-01-01T00:00:00Z">
        <w:r>
          <w:t xml:space="preserve"> </w:t>
        </w:r>
      </w:ins>
      <w:ins w:id="1577" w:author="PR Preview" w:date="2026-01-01T00:00:00Z">
        <w:r>
          <w:t xml:space="preserve">with</w:t>
        </w:r>
      </w:ins>
      <w:ins w:id="157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ins w:id="1579" w:author="PR Preview" w:date="2026-01-01T00:00:00Z">
        <w:r>
          <w:t xml:space="preserve">.</w:t>
        </w:r>
      </w:ins>
    </w:p>
    <w:p>
      <w:pPr>
        <w:pStyle w:val="FirstParagraph"/>
      </w:pPr>
      <w:ins w:id="1580" w:author="PR Preview" w:date="2026-01-01T00:00:00Z">
        <w:r>
          <w:rPr>
            <w:b/>
            <w:bCs/>
          </w:rPr>
          <w:t xml:space="preserve">Initialization.</w:t>
        </w:r>
      </w:ins>
      <w:ins w:id="1581" w:author="PR Preview" w:date="2026-01-01T00:00:00Z">
        <w:r>
          <w:t xml:space="preserve"> </w:t>
        </w:r>
      </w:ins>
      <w:ins w:id="1582" w:author="PR Preview" w:date="2026-01-01T00:00:00Z">
        <w:r>
          <w:t xml:space="preserve">At the first test,</w:t>
        </w:r>
      </w:ins>
      <w:ins w:id="158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</m:oMath>
      <w:ins w:id="1584" w:author="PR Preview" w:date="2026-01-01T00:00:00Z">
        <w:r>
          <w:t xml:space="preserve"> </w:t>
        </w:r>
      </w:ins>
      <w:ins w:id="1585" w:author="PR Preview" w:date="2026-01-01T00:00:00Z">
        <w:r>
          <w:t xml:space="preserve">and</w:t>
        </w:r>
      </w:ins>
      <w:ins w:id="1586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=</m:t>
        </m:r>
        <m:r>
          <m:t>n</m:t>
        </m:r>
      </m:oMath>
      <w:ins w:id="1587" w:author="PR Preview" w:date="2026-01-01T00:00:00Z">
        <w:r>
          <w:t xml:space="preserve">.</w:t>
        </w:r>
      </w:ins>
      <w:ins w:id="1588" w:author="PR Preview" w:date="2026-01-01T00:00:00Z">
        <w:r>
          <w:t xml:space="preserve"> </w:t>
        </w:r>
      </w:ins>
      <w:ins w:id="1589" w:author="PR Preview" w:date="2026-01-01T00:00:00Z">
        <w:r>
          <w:t xml:space="preserve">Part (a) holds because</w:t>
        </w:r>
      </w:ins>
      <w:ins w:id="159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ins w:id="1591" w:author="PR Preview" w:date="2026-01-01T00:00:00Z">
        <w:r>
          <w:t xml:space="preserve"> </w:t>
        </w:r>
      </w:ins>
      <w:ins w:id="1592" w:author="PR Preview" w:date="2026-01-01T00:00:00Z">
        <w:r>
          <w:t xml:space="preserve">and</w:t>
        </w:r>
      </w:ins>
      <w:ins w:id="159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ins w:id="1594" w:author="PR Preview" w:date="2026-01-01T00:00:00Z">
        <w:r>
          <w:t xml:space="preserve">, since</w:t>
        </w:r>
      </w:ins>
      <w:ins w:id="159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0</m:t>
        </m:r>
      </m:oMath>
      <w:ins w:id="1596" w:author="PR Preview" w:date="2026-01-01T00:00:00Z">
        <w:r>
          <w:t xml:space="preserve">.</w:t>
        </w:r>
      </w:ins>
      <w:ins w:id="1597" w:author="PR Preview" w:date="2026-01-01T00:00:00Z">
        <w:r>
          <w:t xml:space="preserve"> </w:t>
        </w:r>
      </w:ins>
      <w:ins w:id="1598" w:author="PR Preview" w:date="2026-01-01T00:00:00Z">
        <w:r>
          <w:t xml:space="preserve">No</w:t>
        </w:r>
      </w:ins>
      <w:ins w:id="1599" w:author="PR Preview" w:date="2026-01-01T00:00:00Z">
        <w:r>
          <w:t xml:space="preserve"> </w:t>
        </w:r>
      </w:ins>
      <m:oMath>
        <m:r>
          <m:t>k</m:t>
        </m:r>
      </m:oMath>
      <w:ins w:id="1600" w:author="PR Preview" w:date="2026-01-01T00:00:00Z">
        <w:r>
          <w:t xml:space="preserve"> </w:t>
        </w:r>
      </w:ins>
      <w:ins w:id="1601" w:author="PR Preview" w:date="2026-01-01T00:00:00Z">
        <w:r>
          <w:t xml:space="preserve">between 1 and</w:t>
        </w:r>
      </w:ins>
      <w:ins w:id="1602" w:author="PR Preview" w:date="2026-01-01T00:00:00Z">
        <w:r>
          <w:t xml:space="preserve"> </w:t>
        </w:r>
      </w:ins>
      <m:oMath>
        <m:r>
          <m:t>n</m:t>
        </m:r>
      </m:oMath>
      <w:ins w:id="1603" w:author="PR Preview" w:date="2026-01-01T00:00:00Z">
        <w:r>
          <w:t xml:space="preserve"> </w:t>
        </w:r>
      </w:ins>
      <w:ins w:id="1604" w:author="PR Preview" w:date="2026-01-01T00:00:00Z">
        <w:r>
          <w:t xml:space="preserve">has</w:t>
        </w:r>
      </w:ins>
      <w:ins w:id="1605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&lt;</m:t>
        </m:r>
        <m:r>
          <m:t>1</m:t>
        </m:r>
      </m:oMath>
      <w:ins w:id="1606" w:author="PR Preview" w:date="2026-01-01T00:00:00Z">
        <w:r>
          <w:t xml:space="preserve"> </w:t>
        </w:r>
      </w:ins>
      <w:ins w:id="1607" w:author="PR Preview" w:date="2026-01-01T00:00:00Z">
        <w:r>
          <w:t xml:space="preserve">or</w:t>
        </w:r>
      </w:ins>
      <w:ins w:id="1608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&gt;</m:t>
        </m:r>
        <m:r>
          <m:t>n</m:t>
        </m:r>
      </m:oMath>
      <w:ins w:id="1609" w:author="PR Preview" w:date="2026-01-01T00:00:00Z">
        <w:r>
          <w:t xml:space="preserve">, so (b) says nothing.</w:t>
        </w:r>
      </w:ins>
      <w:ins w:id="1610" w:author="PR Preview" w:date="2026-01-01T00:00:00Z">
        <w:r>
          <w:t xml:space="preserve"> </w:t>
        </w:r>
      </w:ins>
      <w:ins w:id="1611" w:author="PR Preview" w:date="2026-01-01T00:00:00Z">
        <w:r>
          <w:t xml:space="preserve">Nothing has changed yet, so</w:t>
        </w:r>
      </w:ins>
      <w:ins w:id="161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ins w:id="1613" w:author="PR Preview" w:date="2026-01-01T00:00:00Z">
        <w:r>
          <w:t xml:space="preserve"> </w:t>
        </w:r>
      </w:ins>
      <w:ins w:id="1614" w:author="PR Preview" w:date="2026-01-01T00:00:00Z">
        <w:r>
          <w:t xml:space="preserve">for every</w:t>
        </w:r>
      </w:ins>
      <w:ins w:id="1615" w:author="PR Preview" w:date="2026-01-01T00:00:00Z">
        <w:r>
          <w:t xml:space="preserve"> </w:t>
        </w:r>
      </w:ins>
      <m:oMath>
        <m:r>
          <m:t>k</m:t>
        </m:r>
      </m:oMath>
      <w:ins w:id="1616" w:author="PR Preview" w:date="2026-01-01T00:00:00Z">
        <w:r>
          <w:t xml:space="preserve">, and (c) holds.</w:t>
        </w:r>
      </w:ins>
    </w:p>
    <w:p>
      <w:pPr>
        <w:pStyle w:val="BodyText"/>
      </w:pPr>
      <w:ins w:id="1617" w:author="PR Preview" w:date="2026-01-01T00:00:00Z">
        <w:r>
          <w:rPr>
            <w:b/>
            <w:bCs/>
          </w:rPr>
          <w:t xml:space="preserve">Maintenance.</w:t>
        </w:r>
      </w:ins>
      <w:ins w:id="1618" w:author="PR Preview" w:date="2026-01-01T00:00:00Z">
        <w:r>
          <w:t xml:space="preserve"> </w:t>
        </w:r>
      </w:ins>
      <w:ins w:id="1619" w:author="PR Preview" w:date="2026-01-01T00:00:00Z">
        <w:r>
          <w:t xml:space="preserve">Suppose</w:t>
        </w:r>
      </w:ins>
      <w:ins w:id="1620" w:author="PR Preview" w:date="2026-01-01T00:00:00Z">
        <w:r>
          <w:t xml:space="preserve"> </w:t>
        </w:r>
      </w:ins>
      <m:oMath>
        <m:r>
          <m:t>I</m:t>
        </m:r>
      </m:oMath>
      <w:ins w:id="1621" w:author="PR Preview" w:date="2026-01-01T00:00:00Z">
        <w:r>
          <w:t xml:space="preserve"> </w:t>
        </w:r>
      </w:ins>
      <w:ins w:id="1622" w:author="PR Preview" w:date="2026-01-01T00:00:00Z">
        <w:r>
          <w:t xml:space="preserve">and the guard</w:t>
        </w:r>
      </w:ins>
      <w:ins w:id="162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&lt;</m:t>
        </m:r>
        <m:r>
          <m:t>j</m:t>
        </m:r>
      </m:oMath>
      <w:ins w:id="1624" w:author="PR Preview" w:date="2026-01-01T00:00:00Z">
        <w:r>
          <w:t xml:space="preserve"> </w:t>
        </w:r>
      </w:ins>
      <w:ins w:id="1625" w:author="PR Preview" w:date="2026-01-01T00:00:00Z">
        <w:r>
          <w:t xml:space="preserve">are true at a test.</w:t>
        </w:r>
      </w:ins>
      <w:ins w:id="1626" w:author="PR Preview" w:date="2026-01-01T00:00:00Z">
        <w:r>
          <w:t xml:space="preserve"> </w:t>
        </w:r>
      </w:ins>
      <w:ins w:id="1627" w:author="PR Preview" w:date="2026-01-01T00:00:00Z">
        <w:r>
          <w:t xml:space="preserve">By (c),</w:t>
        </w:r>
      </w:ins>
      <w:ins w:id="162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</m:oMath>
      <w:ins w:id="1629" w:author="PR Preview" w:date="2026-01-01T00:00:00Z">
        <w:r>
          <w:t xml:space="preserve"> </w:t>
        </w:r>
      </w:ins>
      <w:ins w:id="1630" w:author="PR Preview" w:date="2026-01-01T00:00:00Z">
        <w:r>
          <w:t xml:space="preserve">and</w:t>
        </w:r>
      </w:ins>
      <w:ins w:id="163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ins w:id="1632" w:author="PR Preview" w:date="2026-01-01T00:00:00Z">
        <w:r>
          <w:t xml:space="preserve"> </w:t>
        </w:r>
      </w:ins>
      <w:ins w:id="1633" w:author="PR Preview" w:date="2026-01-01T00:00:00Z">
        <w:r>
          <w:t xml:space="preserve">before the swap.</w:t>
        </w:r>
      </w:ins>
      <w:ins w:id="1634" w:author="PR Preview" w:date="2026-01-01T00:00:00Z">
        <w:r>
          <w:t xml:space="preserve"> </w:t>
        </w:r>
      </w:ins>
      <w:ins w:id="1635" w:author="PR Preview" w:date="2026-01-01T00:00:00Z">
        <w:r>
          <w:t xml:space="preserve">By (a),</w:t>
        </w:r>
      </w:ins>
      <w:ins w:id="1636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i</m:t>
        </m:r>
      </m:oMath>
      <w:ins w:id="1637" w:author="PR Preview" w:date="2026-01-01T00:00:00Z">
        <w:r>
          <w:t xml:space="preserve"> </w:t>
        </w:r>
      </w:ins>
      <w:ins w:id="1638" w:author="PR Preview" w:date="2026-01-01T00:00:00Z">
        <w:r>
          <w:t xml:space="preserve">and</w:t>
        </w:r>
      </w:ins>
      <w:ins w:id="1639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ins w:id="1640" w:author="PR Preview" w:date="2026-01-01T00:00:00Z">
        <w:r>
          <w:t xml:space="preserve">.</w:t>
        </w:r>
      </w:ins>
      <w:ins w:id="1641" w:author="PR Preview" w:date="2026-01-01T00:00:00Z">
        <w:r>
          <w:t xml:space="preserve"> </w:t>
        </w:r>
      </w:ins>
      <w:ins w:id="1642" w:author="PR Preview" w:date="2026-01-01T00:00:00Z">
        <w:r>
          <w:t xml:space="preserve">So after the swap,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A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1643" w:author="PR Preview" w:date="2026-01-01T00:00:00Z">
        <w:r>
          <w:t xml:space="preserve">and no other entry changes.</w:t>
        </w:r>
      </w:ins>
      <w:ins w:id="1644" w:author="PR Preview" w:date="2026-01-01T00:00:00Z">
        <w:r>
          <w:t xml:space="preserve"> </w:t>
        </w:r>
      </w:ins>
      <w:ins w:id="1645" w:author="PR Preview" w:date="2026-01-01T00:00:00Z">
        <w:r>
          <w:t xml:space="preserve">The body then replaces</w:t>
        </w:r>
      </w:ins>
      <w:ins w:id="1646" w:author="PR Preview" w:date="2026-01-01T00:00:00Z">
        <w:r>
          <w:t xml:space="preserve"> </w:t>
        </w:r>
      </w:ins>
      <w:ins w:id="1647" w:author="PR Preview" w:date="2026-01-01T00:00:00Z">
        <w:r>
          <w:rPr>
            <w:rStyle w:val="VerbatimChar"/>
          </w:rPr>
          <w:t xml:space="preserve">i</w:t>
        </w:r>
      </w:ins>
      <w:ins w:id="1648" w:author="PR Preview" w:date="2026-01-01T00:00:00Z">
        <w:r>
          <w:t xml:space="preserve"> </w:t>
        </w:r>
      </w:ins>
      <w:ins w:id="1649" w:author="PR Preview" w:date="2026-01-01T00:00:00Z">
        <w:r>
          <w:t xml:space="preserve">with</w:t>
        </w:r>
      </w:ins>
      <w:ins w:id="1650" w:author="PR Preview" w:date="2026-01-01T00:00:00Z">
        <w:r>
          <w:t xml:space="preserve"> </w:t>
        </w:r>
      </w:ins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ins w:id="1651" w:author="PR Preview" w:date="2026-01-01T00:00:00Z">
        <w:r>
          <w:t xml:space="preserve"> </w:t>
        </w:r>
      </w:ins>
      <w:ins w:id="1652" w:author="PR Preview" w:date="2026-01-01T00:00:00Z">
        <w:r>
          <w:t xml:space="preserve">and</w:t>
        </w:r>
      </w:ins>
      <w:ins w:id="1653" w:author="PR Preview" w:date="2026-01-01T00:00:00Z">
        <w:r>
          <w:t xml:space="preserve"> </w:t>
        </w:r>
      </w:ins>
      <w:ins w:id="1654" w:author="PR Preview" w:date="2026-01-01T00:00:00Z">
        <w:r>
          <w:rPr>
            <w:rStyle w:val="VerbatimChar"/>
          </w:rPr>
          <w:t xml:space="preserve">j</w:t>
        </w:r>
      </w:ins>
      <w:ins w:id="1655" w:author="PR Preview" w:date="2026-01-01T00:00:00Z">
        <w:r>
          <w:t xml:space="preserve"> </w:t>
        </w:r>
      </w:ins>
      <w:ins w:id="1656" w:author="PR Preview" w:date="2026-01-01T00:00:00Z">
        <w:r>
          <w:t xml:space="preserve">with</w:t>
        </w:r>
      </w:ins>
      <w:ins w:id="1657" w:author="PR Preview" w:date="2026-01-01T00:00:00Z">
        <w:r>
          <w:t xml:space="preserve"> </w:t>
        </w:r>
      </w:ins>
      <m:oMath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ins w:id="165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5"/>
        </w:numPr>
      </w:pPr>
      <w:ins w:id="1659" w:author="PR Preview" w:date="2026-01-01T00:00:00Z">
        <w:r>
          <w:t xml:space="preserve">Part (a):</w:t>
        </w:r>
      </w:ins>
      <w:ins w:id="1660" w:author="PR Preview" w:date="2026-01-01T00:00:00Z">
        <w:r>
          <w:t xml:space="preserve"> </w:t>
        </w:r>
      </w:ins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ins w:id="1661" w:author="PR Preview" w:date="2026-01-01T00:00:00Z">
        <w:r>
          <w:t xml:space="preserve">, as in</w:t>
        </w:r>
      </w:ins>
      <w:ins w:id="1662" w:author="PR Preview" w:date="2026-01-01T00:00:00Z">
        <w:r>
          <w:t xml:space="preserve"> </w:t>
        </w:r>
      </w:ins>
      <w:hyperlink w:anchor="sol-reverse-sum">
        <w:ins w:id="1663" w:author="PR Preview" w:date="2026-01-01T00:00:00Z">
          <w:r>
            <w:rPr>
              <w:rStyle w:val="Hyperlink"/>
            </w:rPr>
            <w:t xml:space="preserve">Solution 4</w:t>
          </w:r>
        </w:ins>
      </w:hyperlink>
      <w:ins w:id="1664" w:author="PR Preview" w:date="2026-01-01T00:00:00Z">
        <w:r>
          <w:t xml:space="preserve">.</w:t>
        </w:r>
      </w:ins>
      <w:ins w:id="1665" w:author="PR Preview" w:date="2026-01-01T00:00:00Z">
        <w:r>
          <w:t xml:space="preserve"> </w:t>
        </w:r>
      </w:ins>
      <w:ins w:id="1666" w:author="PR Preview" w:date="2026-01-01T00:00:00Z">
        <w:r>
          <w:t xml:space="preserve">Since</w:t>
        </w:r>
      </w:ins>
      <w:ins w:id="1667" w:author="PR Preview" w:date="2026-01-01T00:00:00Z">
        <w:r>
          <w:t xml:space="preserve"> </w:t>
        </w:r>
      </w:ins>
      <m:oMath>
        <m:r>
          <m:t>i</m:t>
        </m:r>
      </m:oMath>
      <w:ins w:id="1668" w:author="PR Preview" w:date="2026-01-01T00:00:00Z">
        <w:r>
          <w:t xml:space="preserve"> </w:t>
        </w:r>
      </w:ins>
      <w:ins w:id="1669" w:author="PR Preview" w:date="2026-01-01T00:00:00Z">
        <w:r>
          <w:t xml:space="preserve">and</w:t>
        </w:r>
      </w:ins>
      <w:ins w:id="1670" w:author="PR Preview" w:date="2026-01-01T00:00:00Z">
        <w:r>
          <w:t xml:space="preserve"> </w:t>
        </w:r>
      </w:ins>
      <m:oMath>
        <m:r>
          <m:t>j</m:t>
        </m:r>
      </m:oMath>
      <w:ins w:id="1671" w:author="PR Preview" w:date="2026-01-01T00:00:00Z">
        <w:r>
          <w:t xml:space="preserve"> </w:t>
        </w:r>
      </w:ins>
      <w:ins w:id="1672" w:author="PR Preview" w:date="2026-01-01T00:00:00Z">
        <w:r>
          <w:t xml:space="preserve">are integers and</w:t>
        </w:r>
      </w:ins>
      <w:ins w:id="167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&lt;</m:t>
        </m:r>
        <m:r>
          <m:t>j</m:t>
        </m:r>
      </m:oMath>
      <w:ins w:id="1674" w:author="PR Preview" w:date="2026-01-01T00:00:00Z">
        <w:r>
          <w:t xml:space="preserve">, we have</w:t>
        </w:r>
      </w:ins>
      <w:ins w:id="1675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</m:oMath>
      <w:ins w:id="1676" w:author="PR Preview" w:date="2026-01-01T00:00:00Z">
        <w:r>
          <w:t xml:space="preserve">, so</w:t>
        </w:r>
      </w:ins>
      <w:ins w:id="1677" w:author="PR Preview" w:date="2026-01-01T00:00:00Z">
        <w:r>
          <w:t xml:space="preserve"> </w:t>
        </w:r>
      </w:ins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j</m:t>
        </m:r>
        <m:r>
          <m:rPr>
            <m:sty m:val="p"/>
          </m:rPr>
          <m:t>=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1</m:t>
        </m:r>
      </m:oMath>
      <w:ins w:id="167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5"/>
        </w:numPr>
      </w:pPr>
      <w:ins w:id="1679" w:author="PR Preview" w:date="2026-01-01T00:00:00Z">
        <w:r>
          <w:t xml:space="preserve">Part (b): a</w:t>
        </w:r>
      </w:ins>
      <w:ins w:id="1680" w:author="PR Preview" w:date="2026-01-01T00:00:00Z">
        <w:r>
          <w:t xml:space="preserve"> </w:t>
        </w:r>
      </w:ins>
      <m:oMath>
        <m:r>
          <m:t>k</m:t>
        </m:r>
      </m:oMath>
      <w:ins w:id="1681" w:author="PR Preview" w:date="2026-01-01T00:00:00Z">
        <w:r>
          <w:t xml:space="preserve"> </w:t>
        </w:r>
      </w:ins>
      <w:ins w:id="1682" w:author="PR Preview" w:date="2026-01-01T00:00:00Z">
        <w:r>
          <w:t xml:space="preserve">with</w:t>
        </w:r>
      </w:ins>
      <w:ins w:id="168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&lt;</m:t>
        </m:r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1684" w:author="PR Preview" w:date="2026-01-01T00:00:00Z">
        <w:r>
          <w:t xml:space="preserve"> </w:t>
        </w:r>
      </w:ins>
      <w:ins w:id="1685" w:author="PR Preview" w:date="2026-01-01T00:00:00Z">
        <w:r>
          <w:t xml:space="preserve">has</w:t>
        </w:r>
      </w:ins>
      <w:ins w:id="1686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&lt;</m:t>
        </m:r>
        <m:r>
          <m:t>i</m:t>
        </m:r>
      </m:oMath>
      <w:ins w:id="1687" w:author="PR Preview" w:date="2026-01-01T00:00:00Z">
        <w:r>
          <w:t xml:space="preserve">, where the swap did not change</w:t>
        </w:r>
      </w:ins>
      <w:ins w:id="168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ins w:id="1689" w:author="PR Preview" w:date="2026-01-01T00:00:00Z">
        <w:r>
          <w:t xml:space="preserve"> </w:t>
        </w:r>
      </w:ins>
      <w:ins w:id="1690" w:author="PR Preview" w:date="2026-01-01T00:00:00Z">
        <w:r>
          <w:t xml:space="preserve">and (b) already held, or</w:t>
        </w:r>
      </w:ins>
      <w:ins w:id="169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i</m:t>
        </m:r>
      </m:oMath>
      <w:ins w:id="1692" w:author="PR Preview" w:date="2026-01-01T00:00:00Z">
        <w:r>
          <w:t xml:space="preserve">, just shown.</w:t>
        </w:r>
      </w:ins>
      <w:ins w:id="1693" w:author="PR Preview" w:date="2026-01-01T00:00:00Z">
        <w:r>
          <w:t xml:space="preserve"> </w:t>
        </w:r>
      </w:ins>
      <w:ins w:id="1694" w:author="PR Preview" w:date="2026-01-01T00:00:00Z">
        <w:r>
          <w:t xml:space="preserve">A</w:t>
        </w:r>
      </w:ins>
      <w:ins w:id="1695" w:author="PR Preview" w:date="2026-01-01T00:00:00Z">
        <w:r>
          <w:t xml:space="preserve"> </w:t>
        </w:r>
      </w:ins>
      <m:oMath>
        <m:r>
          <m:t>k</m:t>
        </m:r>
      </m:oMath>
      <w:ins w:id="1696" w:author="PR Preview" w:date="2026-01-01T00:00:00Z">
        <w:r>
          <w:t xml:space="preserve"> </w:t>
        </w:r>
      </w:ins>
      <w:ins w:id="1697" w:author="PR Preview" w:date="2026-01-01T00:00:00Z">
        <w:r>
          <w:t xml:space="preserve">with</w:t>
        </w:r>
      </w:ins>
      <w:ins w:id="1698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&gt;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1699" w:author="PR Preview" w:date="2026-01-01T00:00:00Z">
        <w:r>
          <w:t xml:space="preserve"> </w:t>
        </w:r>
      </w:ins>
      <w:ins w:id="1700" w:author="PR Preview" w:date="2026-01-01T00:00:00Z">
        <w:r>
          <w:t xml:space="preserve">has</w:t>
        </w:r>
      </w:ins>
      <w:ins w:id="170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&gt;</m:t>
        </m:r>
        <m:r>
          <m:t>j</m:t>
        </m:r>
      </m:oMath>
      <w:ins w:id="1702" w:author="PR Preview" w:date="2026-01-01T00:00:00Z">
        <w:r>
          <w:t xml:space="preserve"> </w:t>
        </w:r>
      </w:ins>
      <w:ins w:id="1703" w:author="PR Preview" w:date="2026-01-01T00:00:00Z">
        <w:r>
          <w:t xml:space="preserve">or</w:t>
        </w:r>
      </w:ins>
      <w:ins w:id="1704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j</m:t>
        </m:r>
      </m:oMath>
      <w:ins w:id="1705" w:author="PR Preview" w:date="2026-01-01T00:00:00Z">
        <w:r>
          <w:t xml:space="preserve">, in the same way.</w:t>
        </w:r>
      </w:ins>
    </w:p>
    <w:p>
      <w:pPr>
        <w:pStyle w:val="Compact"/>
        <w:numPr>
          <w:ilvl w:val="0"/>
          <w:numId w:val="1005"/>
        </w:numPr>
      </w:pPr>
      <w:ins w:id="1706" w:author="PR Preview" w:date="2026-01-01T00:00:00Z">
        <w:r>
          <w:t xml:space="preserve">Part (c): a</w:t>
        </w:r>
      </w:ins>
      <w:ins w:id="1707" w:author="PR Preview" w:date="2026-01-01T00:00:00Z">
        <w:r>
          <w:t xml:space="preserve"> </w:t>
        </w:r>
      </w:ins>
      <m:oMath>
        <m:r>
          <m:t>k</m:t>
        </m:r>
      </m:oMath>
      <w:ins w:id="1708" w:author="PR Preview" w:date="2026-01-01T00:00:00Z">
        <w:r>
          <w:t xml:space="preserve"> </w:t>
        </w:r>
      </w:ins>
      <w:ins w:id="1709" w:author="PR Preview" w:date="2026-01-01T00:00:00Z">
        <w:r>
          <w:t xml:space="preserve">with</w:t>
        </w:r>
      </w:ins>
      <w:ins w:id="1710" w:author="PR Preview" w:date="2026-01-01T00:00:00Z">
        <w:r>
          <w:t xml:space="preserve"> </w:t>
        </w:r>
      </w:ins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1711" w:author="PR Preview" w:date="2026-01-01T00:00:00Z">
        <w:r>
          <w:t xml:space="preserve"> </w:t>
        </w:r>
      </w:ins>
      <w:ins w:id="1712" w:author="PR Preview" w:date="2026-01-01T00:00:00Z">
        <w:r>
          <w:t xml:space="preserve">has</w:t>
        </w:r>
      </w:ins>
      <w:ins w:id="171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j</m:t>
        </m:r>
      </m:oMath>
      <w:ins w:id="1714" w:author="PR Preview" w:date="2026-01-01T00:00:00Z">
        <w:r>
          <w:t xml:space="preserve">,</w:t>
        </w:r>
      </w:ins>
      <w:ins w:id="1715" w:author="PR Preview" w:date="2026-01-01T00:00:00Z">
        <w:r>
          <w:t xml:space="preserve"> </w:t>
        </w:r>
      </w:ins>
      <w:ins w:id="1716" w:author="PR Preview" w:date="2026-01-01T00:00:00Z">
        <w:r>
          <w:t xml:space="preserve">so the swap did not change</w:t>
        </w:r>
      </w:ins>
      <w:ins w:id="171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ins w:id="1718" w:author="PR Preview" w:date="2026-01-01T00:00:00Z">
        <w:r>
          <w:t xml:space="preserve">, and</w:t>
        </w:r>
      </w:ins>
      <w:ins w:id="171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ins w:id="1720" w:author="PR Preview" w:date="2026-01-01T00:00:00Z">
        <w:r>
          <w:t xml:space="preserve"> </w:t>
        </w:r>
      </w:ins>
      <w:ins w:id="1721" w:author="PR Preview" w:date="2026-01-01T00:00:00Z">
        <w:r>
          <w:t xml:space="preserve">by (c).</w:t>
        </w:r>
      </w:ins>
    </w:p>
    <w:p>
      <w:pPr>
        <w:pStyle w:val="FirstParagraph"/>
      </w:pPr>
      <w:ins w:id="1722" w:author="PR Preview" w:date="2026-01-01T00:00:00Z">
        <w:r>
          <w:t xml:space="preserve">So</w:t>
        </w:r>
      </w:ins>
      <w:ins w:id="1723" w:author="PR Preview" w:date="2026-01-01T00:00:00Z">
        <w:r>
          <w:t xml:space="preserve"> </w:t>
        </w:r>
      </w:ins>
      <m:oMath>
        <m:r>
          <m:t>I</m:t>
        </m:r>
      </m:oMath>
      <w:ins w:id="1724" w:author="PR Preview" w:date="2026-01-01T00:00:00Z">
        <w:r>
          <w:t xml:space="preserve"> </w:t>
        </w:r>
      </w:ins>
      <w:ins w:id="1725" w:author="PR Preview" w:date="2026-01-01T00:00:00Z">
        <w:r>
          <w:t xml:space="preserve">is true at the next test.</w:t>
        </w:r>
      </w:ins>
    </w:p>
    <w:p>
      <w:pPr>
        <w:pStyle w:val="BodyText"/>
      </w:pPr>
      <w:ins w:id="1726" w:author="PR Preview" w:date="2026-01-01T00:00:00Z">
        <w:r>
          <w:rPr>
            <w:b/>
            <w:bCs/>
          </w:rPr>
          <w:t xml:space="preserve">Termination.</w:t>
        </w:r>
      </w:ins>
      <w:ins w:id="1727" w:author="PR Preview" w:date="2026-01-01T00:00:00Z">
        <w:r>
          <w:t xml:space="preserve"> </w:t>
        </w:r>
      </w:ins>
      <w:ins w:id="1728" w:author="PR Preview" w:date="2026-01-01T00:00:00Z">
        <w:r>
          <w:t xml:space="preserve">By</w:t>
        </w:r>
      </w:ins>
      <w:ins w:id="1729" w:author="PR Preview" w:date="2026-01-01T00:00:00Z">
        <w:r>
          <w:t xml:space="preserve"> </w:t>
        </w:r>
      </w:ins>
      <w:hyperlink w:anchor="thm-loop-invariant">
        <w:ins w:id="1730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731" w:author="PR Preview" w:date="2026-01-01T00:00:00Z">
        <w:r>
          <w:t xml:space="preserve">,</w:t>
        </w:r>
      </w:ins>
      <w:ins w:id="1732" w:author="PR Preview" w:date="2026-01-01T00:00:00Z">
        <w:r>
          <w:t xml:space="preserve"> </w:t>
        </w:r>
      </w:ins>
      <m:oMath>
        <m:r>
          <m:t>I</m:t>
        </m:r>
      </m:oMath>
      <w:ins w:id="1733" w:author="PR Preview" w:date="2026-01-01T00:00:00Z">
        <w:r>
          <w:t xml:space="preserve"> </w:t>
        </w:r>
      </w:ins>
      <w:ins w:id="1734" w:author="PR Preview" w:date="2026-01-01T00:00:00Z">
        <w:r>
          <w:t xml:space="preserve">is true at every test.</w:t>
        </w:r>
      </w:ins>
      <w:ins w:id="1735" w:author="PR Preview" w:date="2026-01-01T00:00:00Z">
        <w:r>
          <w:t xml:space="preserve"> </w:t>
        </w:r>
      </w:ins>
      <w:ins w:id="1736" w:author="PR Preview" w:date="2026-01-01T00:00:00Z">
        <w:r>
          <w:t xml:space="preserve">By (a),</w:t>
        </w:r>
      </w:ins>
      <w:ins w:id="1737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ins w:id="1738" w:author="PR Preview" w:date="2026-01-01T00:00:00Z">
        <w:r>
          <w:t xml:space="preserve">, so</w:t>
        </w:r>
      </w:ins>
      <w:ins w:id="1739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0</m:t>
        </m:r>
      </m:oMath>
      <w:ins w:id="1740" w:author="PR Preview" w:date="2026-01-01T00:00:00Z">
        <w:r>
          <w:t xml:space="preserve"> </w:t>
        </w:r>
      </w:ins>
      <w:ins w:id="1741" w:author="PR Preview" w:date="2026-01-01T00:00:00Z">
        <w:r>
          <w:t xml:space="preserve">at every test,</w:t>
        </w:r>
      </w:ins>
      <w:ins w:id="1742" w:author="PR Preview" w:date="2026-01-01T00:00:00Z">
        <w:r>
          <w:t xml:space="preserve"> </w:t>
        </w:r>
      </w:ins>
      <w:ins w:id="1743" w:author="PR Preview" w:date="2026-01-01T00:00:00Z">
        <w:r>
          <w:t xml:space="preserve">and each pass lowers</w:t>
        </w:r>
      </w:ins>
      <w:ins w:id="1744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ins w:id="1745" w:author="PR Preview" w:date="2026-01-01T00:00:00Z">
        <w:r>
          <w:t xml:space="preserve"> </w:t>
        </w:r>
      </w:ins>
      <w:ins w:id="1746" w:author="PR Preview" w:date="2026-01-01T00:00:00Z">
        <w:r>
          <w:t xml:space="preserve">by 2.</w:t>
        </w:r>
      </w:ins>
      <w:ins w:id="1747" w:author="PR Preview" w:date="2026-01-01T00:00:00Z">
        <w:r>
          <w:t xml:space="preserve"> </w:t>
        </w:r>
      </w:ins>
      <w:ins w:id="1748" w:author="PR Preview" w:date="2026-01-01T00:00:00Z">
        <w:r>
          <w:t xml:space="preserve">So</w:t>
        </w:r>
      </w:ins>
      <w:ins w:id="1749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ins w:id="1750" w:author="PR Preview" w:date="2026-01-01T00:00:00Z">
        <w:r>
          <w:t xml:space="preserve"> </w:t>
        </w:r>
      </w:ins>
      <w:ins w:id="1751" w:author="PR Preview" w:date="2026-01-01T00:00:00Z">
        <w:r>
          <w:t xml:space="preserve">is a loop variant (</w:t>
        </w:r>
      </w:ins>
      <w:hyperlink w:anchor="def-loop-variant">
        <w:ins w:id="1752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753" w:author="PR Preview" w:date="2026-01-01T00:00:00Z">
        <w:r>
          <w:t xml:space="preserve">), and by</w:t>
        </w:r>
      </w:ins>
      <w:ins w:id="1754" w:author="PR Preview" w:date="2026-01-01T00:00:00Z">
        <w:r>
          <w:t xml:space="preserve"> </w:t>
        </w:r>
      </w:ins>
      <w:hyperlink w:anchor="thm-variant-terminates">
        <w:ins w:id="1755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756" w:author="PR Preview" w:date="2026-01-01T00:00:00Z">
        <w:r>
          <w:t xml:space="preserve"> </w:t>
        </w:r>
      </w:ins>
      <w:ins w:id="1757" w:author="PR Preview" w:date="2026-01-01T00:00:00Z">
        <w:r>
          <w:t xml:space="preserve">the loop stops.</w:t>
        </w:r>
      </w:ins>
      <w:ins w:id="1758" w:author="PR Preview" w:date="2026-01-01T00:00:00Z">
        <w:r>
          <w:t xml:space="preserve"> </w:t>
        </w:r>
      </w:ins>
      <w:ins w:id="1759" w:author="PR Preview" w:date="2026-01-01T00:00:00Z">
        <w:r>
          <w:t xml:space="preserve">When it stops, the guard is false, so</w:t>
        </w:r>
      </w:ins>
      <w:ins w:id="1760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≥</m:t>
        </m:r>
        <m:r>
          <m:t>j</m:t>
        </m:r>
      </m:oMath>
      <w:ins w:id="1761" w:author="PR Preview" w:date="2026-01-01T00:00:00Z">
        <w:r>
          <w:t xml:space="preserve">, and with (a),</w:t>
        </w:r>
      </w:ins>
      <w:ins w:id="1762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j</m:t>
        </m:r>
      </m:oMath>
      <w:ins w:id="1763" w:author="PR Preview" w:date="2026-01-01T00:00:00Z">
        <w:r>
          <w:t xml:space="preserve"> </w:t>
        </w:r>
      </w:ins>
      <w:ins w:id="1764" w:author="PR Preview" w:date="2026-01-01T00:00:00Z">
        <w:r>
          <w:t xml:space="preserve">or</w:t>
        </w:r>
      </w:ins>
      <w:ins w:id="1765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+</m:t>
        </m:r>
        <m:r>
          <m:t>1</m:t>
        </m:r>
      </m:oMath>
      <w:ins w:id="1766" w:author="PR Preview" w:date="2026-01-01T00:00:00Z">
        <w:r>
          <w:t xml:space="preserve">.</w:t>
        </w:r>
      </w:ins>
      <w:ins w:id="1767" w:author="PR Preview" w:date="2026-01-01T00:00:00Z">
        <w:r>
          <w:t xml:space="preserve"> </w:t>
        </w:r>
      </w:ins>
      <w:ins w:id="1768" w:author="PR Preview" w:date="2026-01-01T00:00:00Z">
        <w:r>
          <w:t xml:space="preserve">Now let</w:t>
        </w:r>
      </w:ins>
      <w:ins w:id="1769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ins w:id="1770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6"/>
        </w:numPr>
      </w:pPr>
      <w:ins w:id="1771" w:author="PR Preview" w:date="2026-01-01T00:00:00Z">
        <w:r>
          <w:t xml:space="preserve">If</w:t>
        </w:r>
      </w:ins>
      <w:ins w:id="1772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&lt;</m:t>
        </m:r>
        <m:r>
          <m:t>i</m:t>
        </m:r>
      </m:oMath>
      <w:ins w:id="1773" w:author="PR Preview" w:date="2026-01-01T00:00:00Z">
        <w:r>
          <w:t xml:space="preserve"> </w:t>
        </w:r>
      </w:ins>
      <w:ins w:id="1774" w:author="PR Preview" w:date="2026-01-01T00:00:00Z">
        <w:r>
          <w:t xml:space="preserve">or</w:t>
        </w:r>
      </w:ins>
      <w:ins w:id="1775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&gt;</m:t>
        </m:r>
        <m:r>
          <m:t>j</m:t>
        </m:r>
      </m:oMath>
      <w:ins w:id="1776" w:author="PR Preview" w:date="2026-01-01T00:00:00Z">
        <w:r>
          <w:t xml:space="preserve">, then</w:t>
        </w:r>
      </w:ins>
      <w:ins w:id="177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ins w:id="1778" w:author="PR Preview" w:date="2026-01-01T00:00:00Z">
        <w:r>
          <w:t xml:space="preserve"> </w:t>
        </w:r>
      </w:ins>
      <w:ins w:id="1779" w:author="PR Preview" w:date="2026-01-01T00:00:00Z">
        <w:r>
          <w:t xml:space="preserve">by (b).</w:t>
        </w:r>
      </w:ins>
    </w:p>
    <w:p>
      <w:pPr>
        <w:pStyle w:val="Compact"/>
        <w:numPr>
          <w:ilvl w:val="0"/>
          <w:numId w:val="1006"/>
        </w:numPr>
      </w:pPr>
      <w:ins w:id="1780" w:author="PR Preview" w:date="2026-01-01T00:00:00Z">
        <w:r>
          <w:t xml:space="preserve">Otherwise</w:t>
        </w:r>
      </w:ins>
      <w:ins w:id="178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ins w:id="1782" w:author="PR Preview" w:date="2026-01-01T00:00:00Z">
        <w:r>
          <w:t xml:space="preserve">, which can only happen when</w:t>
        </w:r>
      </w:ins>
      <w:ins w:id="178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=</m:t>
        </m:r>
        <m:r>
          <m:t>k</m:t>
        </m:r>
      </m:oMath>
      <w:ins w:id="1784" w:author="PR Preview" w:date="2026-01-01T00:00:00Z">
        <w:r>
          <w:t xml:space="preserve">.</w:t>
        </w:r>
      </w:ins>
      <w:ins w:id="1785" w:author="PR Preview" w:date="2026-01-01T00:00:00Z">
        <w:r>
          <w:t xml:space="preserve"> </w:t>
        </w:r>
      </w:ins>
      <w:ins w:id="1786" w:author="PR Preview" w:date="2026-01-01T00:00:00Z">
        <w:r>
          <w:t xml:space="preserve">Then (a) gives</w:t>
        </w:r>
      </w:ins>
      <w:ins w:id="1787" w:author="PR Preview" w:date="2026-01-01T00:00:00Z">
        <w:r>
          <w:t xml:space="preserve"> </w:t>
        </w:r>
      </w:ins>
      <m:oMath>
        <m:r>
          <m:t>2</m:t>
        </m:r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ins w:id="1788" w:author="PR Preview" w:date="2026-01-01T00:00:00Z">
        <w:r>
          <w:t xml:space="preserve">, so</w:t>
        </w:r>
      </w:ins>
      <w:ins w:id="1789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</m:oMath>
      <w:ins w:id="1790" w:author="PR Preview" w:date="2026-01-01T00:00:00Z">
        <w:r>
          <w:t xml:space="preserve">,</w:t>
        </w:r>
      </w:ins>
      <w:ins w:id="1791" w:author="PR Preview" w:date="2026-01-01T00:00:00Z">
        <w:r>
          <w:t xml:space="preserve"> </w:t>
        </w:r>
      </w:ins>
      <w:ins w:id="1792" w:author="PR Preview" w:date="2026-01-01T00:00:00Z">
        <w:r>
          <w:t xml:space="preserve">and (c) gives</w:t>
        </w:r>
      </w:ins>
      <w:ins w:id="179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ins w:id="1794" w:author="PR Preview" w:date="2026-01-01T00:00:00Z">
        <w:r>
          <w:t xml:space="preserve">.</w:t>
        </w:r>
      </w:ins>
    </w:p>
    <w:p>
      <w:pPr>
        <w:pStyle w:val="FirstParagraph"/>
      </w:pPr>
      <w:ins w:id="1795" w:author="PR Preview" w:date="2026-01-01T00:00:00Z">
        <w:r>
          <w:t xml:space="preserve">So</w:t>
        </w:r>
      </w:ins>
      <w:ins w:id="179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ins w:id="1797" w:author="PR Preview" w:date="2026-01-01T00:00:00Z">
        <w:r>
          <w:t xml:space="preserve"> </w:t>
        </w:r>
      </w:ins>
      <w:ins w:id="1798" w:author="PR Preview" w:date="2026-01-01T00:00:00Z">
        <w:r>
          <w:t xml:space="preserve">for every</w:t>
        </w:r>
      </w:ins>
      <w:ins w:id="1799" w:author="PR Preview" w:date="2026-01-01T00:00:00Z">
        <w:r>
          <w:t xml:space="preserve"> </w:t>
        </w:r>
      </w:ins>
      <m:oMath>
        <m:r>
          <m:t>k</m:t>
        </m:r>
      </m:oMath>
      <w:ins w:id="1800" w:author="PR Preview" w:date="2026-01-01T00:00:00Z">
        <w:r>
          <w:t xml:space="preserve">, which is the postcondition of</w:t>
        </w:r>
      </w:ins>
      <w:ins w:id="1801" w:author="PR Preview" w:date="2026-01-01T00:00:00Z">
        <w:r>
          <w:t xml:space="preserve"> </w:t>
        </w:r>
      </w:ins>
      <w:hyperlink w:anchor="rem-weak-invariant">
        <w:ins w:id="1802" w:author="PR Preview" w:date="2026-01-01T00:00:00Z">
          <w:r>
            <w:rPr>
              <w:rStyle w:val="Hyperlink"/>
            </w:rPr>
            <w:t xml:space="preserve">Remark 4</w:t>
          </w:r>
        </w:ins>
      </w:hyperlink>
      <w:ins w:id="1803" w:author="PR Preview" w:date="2026-01-01T00:00:00Z">
        <w:r>
          <w:t xml:space="preserve">.</w:t>
        </w:r>
      </w:ins>
      <w:ins w:id="1804" w:author="PR Preview" w:date="2026-01-01T00:00:00Z">
        <w:r>
          <w:t xml:space="preserve"> </w:t>
        </w:r>
      </w:ins>
      <w:ins w:id="1805" w:author="PR Preview" w:date="2026-01-01T00:00:00Z">
        <w:r>
          <w:t xml:space="preserve">The middle entry of an array of odd length is the one that never moves.</w:t>
        </w:r>
      </w:ins>
    </w:p>
    <w:bookmarkEnd w:id="47"/>
    <w:bookmarkEnd w:id="48"/>
    <w:bookmarkStart w:id="53" w:name="sec-nested-loops"/>
    <w:p>
      <w:pPr>
        <w:pStyle w:val="Heading1"/>
      </w:pPr>
      <w:ins w:id="1806" w:author="PR Preview" w:date="2026-01-01T00:00:00Z">
        <w:r>
          <w:t xml:space="preserve">5. Nested loops</w:t>
        </w:r>
      </w:ins>
    </w:p>
    <w:bookmarkStart w:id="49" w:name="exr-repeat-trace"/>
    <w:p>
      <w:pPr>
        <w:pStyle w:val="FirstParagraph"/>
      </w:pPr>
      <w:ins w:id="1807" w:author="PR Preview" w:date="2026-01-01T00:00:00Z">
        <w:r>
          <w:rPr>
            <w:b/>
            <w:bCs/>
          </w:rPr>
          <w:t xml:space="preserve">Exercise 5 (Looking for a repeated entry)</w:t>
        </w:r>
      </w:ins>
      <w:ins w:id="1808" w:author="PR Preview" w:date="2026-01-01T00:00:00Z">
        <w:r>
          <w:t xml:space="preserve"> </w:t>
        </w:r>
      </w:ins>
      <w:ins w:id="1809" w:author="PR Preview" w:date="2026-01-01T00:00:00Z">
        <w:r>
          <w:t xml:space="preserve">The algorithm</w:t>
        </w:r>
      </w:ins>
      <w:ins w:id="1810" w:author="PR Preview" w:date="2026-01-01T00:00:00Z">
        <w:r>
          <w:t xml:space="preserve"> </w:t>
        </w:r>
      </w:ins>
      <w:ins w:id="1811" w:author="PR Preview" w:date="2026-01-01T00:00:00Z">
        <w:r>
          <w:rPr>
            <w:rStyle w:val="VerbatimChar"/>
          </w:rPr>
          <w:t xml:space="preserve">has_repeat</w:t>
        </w:r>
      </w:ins>
      <w:ins w:id="1812" w:author="PR Preview" w:date="2026-01-01T00:00:00Z">
        <w:r>
          <w:t xml:space="preserve"> </w:t>
        </w:r>
      </w:ins>
      <w:ins w:id="1813" w:author="PR Preview" w:date="2026-01-01T00:00:00Z">
        <w:r>
          <w:t xml:space="preserve">decides whether some value appears twice in an array</w:t>
        </w:r>
      </w:ins>
      <w:ins w:id="1814" w:author="PR Preview" w:date="2026-01-01T00:00:00Z">
        <w:r>
          <w:t xml:space="preserve"> </w:t>
        </w:r>
      </w:ins>
      <w:ins w:id="1815" w:author="PR Preview" w:date="2026-01-01T00:00:00Z">
        <w:r>
          <w:rPr>
            <w:rStyle w:val="VerbatimChar"/>
          </w:rPr>
          <w:t xml:space="preserve">A[1..n]</w:t>
        </w:r>
      </w:ins>
      <w:ins w:id="1816" w:author="PR Preview" w:date="2026-01-01T00:00:00Z">
        <w:r>
          <w:t xml:space="preserve">, where</w:t>
        </w:r>
      </w:ins>
      <w:ins w:id="181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1</m:t>
        </m:r>
      </m:oMath>
      <w:ins w:id="1818" w:author="PR Preview" w:date="2026-01-01T00:00:00Z">
        <w:r>
          <w:t xml:space="preserve">,</w:t>
        </w:r>
      </w:ins>
      <w:ins w:id="1819" w:author="PR Preview" w:date="2026-01-01T00:00:00Z">
        <w:r>
          <w:t xml:space="preserve"> </w:t>
        </w:r>
      </w:ins>
      <w:ins w:id="1820" w:author="PR Preview" w:date="2026-01-01T00:00:00Z">
        <w:r>
          <w:t xml:space="preserve">by comparing every pair of positions:</w:t>
        </w:r>
      </w:ins>
    </w:p>
    <w:p>
      <w:pPr>
        <w:pStyle w:val="SourceCode"/>
      </w:pPr>
      <w:ins w:id="1821" w:author="PR Preview" w:date="2026-01-01T00:00:00Z">
        <w:r>
          <w:rPr>
            <w:rStyle w:val="VerbatimChar"/>
          </w:rPr>
          <w:t xml:space="preserve">procedure has_repeat(A, n)   // A[1..n] is an array, n &gt;= 1</w:t>
        </w:r>
      </w:ins>
      <w:ins w:id="1822" w:author="PR Preview" w:date="2026-01-01T00:00:00Z">
        <w:r>
          <w:br/>
        </w:r>
      </w:ins>
      <w:ins w:id="1823" w:author="PR Preview" w:date="2026-01-01T00:00:00Z">
        <w:r>
          <w:rPr>
            <w:rStyle w:val="VerbatimChar"/>
          </w:rPr>
          <w:t xml:space="preserve">    found := false</w:t>
        </w:r>
      </w:ins>
      <w:ins w:id="1824" w:author="PR Preview" w:date="2026-01-01T00:00:00Z">
        <w:r>
          <w:br/>
        </w:r>
      </w:ins>
      <w:ins w:id="1825" w:author="PR Preview" w:date="2026-01-01T00:00:00Z">
        <w:r>
          <w:rPr>
            <w:rStyle w:val="VerbatimChar"/>
          </w:rPr>
          <w:t xml:space="preserve">    for i := 1 to n - 1</w:t>
        </w:r>
      </w:ins>
      <w:ins w:id="1826" w:author="PR Preview" w:date="2026-01-01T00:00:00Z">
        <w:r>
          <w:br/>
        </w:r>
      </w:ins>
      <w:ins w:id="1827" w:author="PR Preview" w:date="2026-01-01T00:00:00Z">
        <w:r>
          <w:rPr>
            <w:rStyle w:val="VerbatimChar"/>
          </w:rPr>
          <w:t xml:space="preserve">        for j := i + 1 to n</w:t>
        </w:r>
      </w:ins>
      <w:ins w:id="1828" w:author="PR Preview" w:date="2026-01-01T00:00:00Z">
        <w:r>
          <w:br/>
        </w:r>
      </w:ins>
      <w:ins w:id="1829" w:author="PR Preview" w:date="2026-01-01T00:00:00Z">
        <w:r>
          <w:rPr>
            <w:rStyle w:val="VerbatimChar"/>
          </w:rPr>
          <w:t xml:space="preserve">            if A[i] = A[j]</w:t>
        </w:r>
      </w:ins>
      <w:ins w:id="1830" w:author="PR Preview" w:date="2026-01-01T00:00:00Z">
        <w:r>
          <w:br/>
        </w:r>
      </w:ins>
      <w:ins w:id="1831" w:author="PR Preview" w:date="2026-01-01T00:00:00Z">
        <w:r>
          <w:rPr>
            <w:rStyle w:val="VerbatimChar"/>
          </w:rPr>
          <w:t xml:space="preserve">                found := true</w:t>
        </w:r>
      </w:ins>
      <w:ins w:id="1832" w:author="PR Preview" w:date="2026-01-01T00:00:00Z">
        <w:r>
          <w:br/>
        </w:r>
      </w:ins>
      <w:ins w:id="1833" w:author="PR Preview" w:date="2026-01-01T00:00:00Z">
        <w:r>
          <w:rPr>
            <w:rStyle w:val="VerbatimChar"/>
          </w:rPr>
          <w:t xml:space="preserve">    return found</w:t>
        </w:r>
      </w:ins>
    </w:p>
    <w:p>
      <w:pPr>
        <w:pStyle w:val="FirstParagraph"/>
      </w:pPr>
      <w:ins w:id="1834" w:author="PR Preview" w:date="2026-01-01T00:00:00Z">
        <w:r>
          <w:t xml:space="preserve">Run</w:t>
        </w:r>
      </w:ins>
      <w:ins w:id="1835" w:author="PR Preview" w:date="2026-01-01T00:00:00Z">
        <w:r>
          <w:t xml:space="preserve"> </w:t>
        </w:r>
      </w:ins>
      <w:ins w:id="1836" w:author="PR Preview" w:date="2026-01-01T00:00:00Z">
        <w:r>
          <w:rPr>
            <w:rStyle w:val="VerbatimChar"/>
          </w:rPr>
          <w:t xml:space="preserve">has_repeat</w:t>
        </w:r>
      </w:ins>
      <w:ins w:id="1837" w:author="PR Preview" w:date="2026-01-01T00:00:00Z">
        <w:r>
          <w:t xml:space="preserve"> </w:t>
        </w:r>
      </w:ins>
      <w:ins w:id="1838" w:author="PR Preview" w:date="2026-01-01T00:00:00Z">
        <w:r>
          <w:t xml:space="preserve">on the array</w:t>
        </w:r>
      </w:ins>
      <w:ins w:id="183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840" w:author="PR Preview" w:date="2026-01-01T00:00:00Z">
        <w:r>
          <w:t xml:space="preserve">, with</w:t>
        </w:r>
      </w:ins>
      <w:ins w:id="184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4</m:t>
        </m:r>
      </m:oMath>
      <w:ins w:id="1842" w:author="PR Preview" w:date="2026-01-01T00:00:00Z">
        <w:r>
          <w:t xml:space="preserve">.</w:t>
        </w:r>
      </w:ins>
      <w:ins w:id="1843" w:author="PR Preview" w:date="2026-01-01T00:00:00Z">
        <w:r>
          <w:t xml:space="preserve"> </w:t>
        </w:r>
      </w:ins>
      <w:ins w:id="1844" w:author="PR Preview" w:date="2026-01-01T00:00:00Z">
        <w:r>
          <w:t xml:space="preserve">List the pairs</w:t>
        </w:r>
      </w:ins>
      <w:ins w:id="184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1846" w:author="PR Preview" w:date="2026-01-01T00:00:00Z">
        <w:r>
          <w:t xml:space="preserve"> </w:t>
        </w:r>
      </w:ins>
      <w:ins w:id="1847" w:author="PR Preview" w:date="2026-01-01T00:00:00Z">
        <w:r>
          <w:t xml:space="preserve">that the inner loop compares, in order,</w:t>
        </w:r>
      </w:ins>
      <w:ins w:id="1848" w:author="PR Preview" w:date="2026-01-01T00:00:00Z">
        <w:r>
          <w:t xml:space="preserve"> </w:t>
        </w:r>
      </w:ins>
      <w:ins w:id="1849" w:author="PR Preview" w:date="2026-01-01T00:00:00Z">
        <w:r>
          <w:t xml:space="preserve">and give the first pair at which</w:t>
        </w:r>
      </w:ins>
      <w:ins w:id="1850" w:author="PR Preview" w:date="2026-01-01T00:00:00Z">
        <w:r>
          <w:t xml:space="preserve"> </w:t>
        </w:r>
      </w:ins>
      <w:ins w:id="1851" w:author="PR Preview" w:date="2026-01-01T00:00:00Z">
        <w:r>
          <w:rPr>
            <w:rStyle w:val="VerbatimChar"/>
          </w:rPr>
          <w:t xml:space="preserve">found</w:t>
        </w:r>
      </w:ins>
      <w:ins w:id="1852" w:author="PR Preview" w:date="2026-01-01T00:00:00Z">
        <w:r>
          <w:t xml:space="preserve"> </w:t>
        </w:r>
      </w:ins>
      <w:ins w:id="1853" w:author="PR Preview" w:date="2026-01-01T00:00:00Z">
        <w:r>
          <w:t xml:space="preserve">becomes true.</w:t>
        </w:r>
      </w:ins>
    </w:p>
    <w:bookmarkEnd w:id="49"/>
    <w:bookmarkStart w:id="50" w:name="sol-repeat-trace"/>
    <w:p>
      <w:pPr>
        <w:pStyle w:val="BodyText"/>
      </w:pPr>
      <w:ins w:id="1854" w:author="PR Preview" w:date="2026-01-01T00:00:00Z">
        <w:r>
          <w:rPr>
            <w:i/>
            <w:iCs/>
          </w:rPr>
          <w:t xml:space="preserve">Solution 5</w:t>
        </w:r>
      </w:ins>
      <w:ins w:id="1855" w:author="PR Preview" w:date="2026-01-01T00:00:00Z">
        <w:r>
          <w:t xml:space="preserve">. 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found</w:t>
            </w:r>
            <w:r>
              <w:t xml:space="preserve"> </w:t>
            </w:r>
            <w:r>
              <w:t xml:space="preserve">after the comparison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</w:tbl>
    <w:p>
      <w:pPr>
        <w:pStyle w:val="BodyText"/>
      </w:pPr>
      <w:ins w:id="1856" w:author="PR Preview" w:date="2026-01-01T00:00:00Z">
        <w:r>
          <w:t xml:space="preserve">The inner loop compares the six pairs in the table, in that order.</w:t>
        </w:r>
      </w:ins>
      <w:ins w:id="1857" w:author="PR Preview" w:date="2026-01-01T00:00:00Z">
        <w:r>
          <w:t xml:space="preserve"> </w:t>
        </w:r>
      </w:ins>
      <w:ins w:id="1858" w:author="PR Preview" w:date="2026-01-01T00:00:00Z">
        <w:r>
          <w:rPr>
            <w:rStyle w:val="VerbatimChar"/>
          </w:rPr>
          <w:t xml:space="preserve">found</w:t>
        </w:r>
      </w:ins>
      <w:ins w:id="1859" w:author="PR Preview" w:date="2026-01-01T00:00:00Z">
        <w:r>
          <w:t xml:space="preserve"> </w:t>
        </w:r>
      </w:ins>
      <w:ins w:id="1860" w:author="PR Preview" w:date="2026-01-01T00:00:00Z">
        <w:r>
          <w:t xml:space="preserve">first becomes true at</w:t>
        </w:r>
      </w:ins>
      <w:ins w:id="186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1862" w:author="PR Preview" w:date="2026-01-01T00:00:00Z">
        <w:r>
          <w:t xml:space="preserve">, since</w:t>
        </w:r>
      </w:ins>
      <w:ins w:id="186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4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ins w:id="1864" w:author="PR Preview" w:date="2026-01-01T00:00:00Z">
        <w:r>
          <w:t xml:space="preserve">,</w:t>
        </w:r>
      </w:ins>
      <w:ins w:id="1865" w:author="PR Preview" w:date="2026-01-01T00:00:00Z">
        <w:r>
          <w:t xml:space="preserve"> </w:t>
        </w:r>
      </w:ins>
      <w:ins w:id="1866" w:author="PR Preview" w:date="2026-01-01T00:00:00Z">
        <w:r>
          <w:t xml:space="preserve">and it stays true, so</w:t>
        </w:r>
      </w:ins>
      <w:ins w:id="1867" w:author="PR Preview" w:date="2026-01-01T00:00:00Z">
        <w:r>
          <w:t xml:space="preserve"> </w:t>
        </w:r>
      </w:ins>
      <w:ins w:id="1868" w:author="PR Preview" w:date="2026-01-01T00:00:00Z">
        <w:r>
          <w:rPr>
            <w:rStyle w:val="VerbatimChar"/>
          </w:rPr>
          <w:t xml:space="preserve">has_repeat</w:t>
        </w:r>
      </w:ins>
      <w:ins w:id="1869" w:author="PR Preview" w:date="2026-01-01T00:00:00Z">
        <w:r>
          <w:t xml:space="preserve"> </w:t>
        </w:r>
      </w:ins>
      <w:ins w:id="1870" w:author="PR Preview" w:date="2026-01-01T00:00:00Z">
        <w:r>
          <w:t xml:space="preserve">returns true.</w:t>
        </w:r>
      </w:ins>
    </w:p>
    <w:bookmarkEnd w:id="50"/>
    <w:bookmarkStart w:id="51" w:name="rem-inner-first"/>
    <w:p>
      <w:pPr>
        <w:pStyle w:val="BodyText"/>
      </w:pPr>
      <w:ins w:id="1871" w:author="PR Preview" w:date="2026-01-01T00:00:00Z">
        <w:r>
          <w:rPr>
            <w:i/>
            <w:iCs/>
          </w:rPr>
          <w:t xml:space="preserve">Remark 5</w:t>
        </w:r>
      </w:ins>
      <w:ins w:id="1872" w:author="PR Preview" w:date="2026-01-01T00:00:00Z">
        <w:r>
          <w:t xml:space="preserve"> (Proving a nested loop correct). </w:t>
        </w:r>
      </w:ins>
      <w:ins w:id="1873" w:author="PR Preview" w:date="2026-01-01T00:00:00Z">
        <w:r>
          <w:t xml:space="preserve">A loop inside another loop gets its own loop invariant (</w:t>
        </w:r>
      </w:ins>
      <w:hyperlink w:anchor="def-loop-invariant">
        <w:ins w:id="1874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875" w:author="PR Preview" w:date="2026-01-01T00:00:00Z">
        <w:r>
          <w:t xml:space="preserve">).</w:t>
        </w:r>
      </w:ins>
      <w:ins w:id="1876" w:author="PR Preview" w:date="2026-01-01T00:00:00Z">
        <w:r>
          <w:t xml:space="preserve"> </w:t>
        </w:r>
      </w:ins>
      <w:ins w:id="1877" w:author="PR Preview" w:date="2026-01-01T00:00:00Z">
        <w:r>
          <w:t xml:space="preserve">The proof usually goes from the inside out:</w:t>
        </w:r>
      </w:ins>
    </w:p>
    <w:p>
      <w:pPr>
        <w:pStyle w:val="Compact"/>
        <w:numPr>
          <w:ilvl w:val="0"/>
          <w:numId w:val="1007"/>
        </w:numPr>
      </w:pPr>
      <w:ins w:id="1878" w:author="PR Preview" w:date="2026-01-01T00:00:00Z">
        <w:r>
          <w:t xml:space="preserve">prove the inner loop’s invariant, using the outer loop’s invariant at the test where the inner loop starts;</w:t>
        </w:r>
      </w:ins>
    </w:p>
    <w:p>
      <w:pPr>
        <w:pStyle w:val="Compact"/>
        <w:numPr>
          <w:ilvl w:val="0"/>
          <w:numId w:val="1007"/>
        </w:numPr>
      </w:pPr>
      <w:ins w:id="1879" w:author="PR Preview" w:date="2026-01-01T00:00:00Z">
        <w:r>
          <w:t xml:space="preserve">read off what the inner loop has done when it stops;</w:t>
        </w:r>
      </w:ins>
    </w:p>
    <w:p>
      <w:pPr>
        <w:pStyle w:val="Compact"/>
        <w:numPr>
          <w:ilvl w:val="0"/>
          <w:numId w:val="1007"/>
        </w:numPr>
      </w:pPr>
      <w:ins w:id="1880" w:author="PR Preview" w:date="2026-01-01T00:00:00Z">
        <w:r>
          <w:t xml:space="preserve">use that in the maintenance step of the outer loop’s invariant.</w:t>
        </w:r>
      </w:ins>
    </w:p>
    <w:p>
      <w:pPr>
        <w:pStyle w:val="FirstParagraph"/>
      </w:pPr>
      <w:ins w:id="1881" w:author="PR Preview" w:date="2026-01-01T00:00:00Z">
        <w:r>
          <w:t xml:space="preserve">Each</w:t>
        </w:r>
      </w:ins>
      <w:ins w:id="1882" w:author="PR Preview" w:date="2026-01-01T00:00:00Z">
        <w:r>
          <w:t xml:space="preserve"> </w:t>
        </w:r>
      </w:ins>
      <w:ins w:id="1883" w:author="PR Preview" w:date="2026-01-01T00:00:00Z">
        <w:r>
          <w:rPr>
            <w:rStyle w:val="VerbatimChar"/>
          </w:rPr>
          <w:t xml:space="preserve">for</w:t>
        </w:r>
      </w:ins>
      <w:ins w:id="1884" w:author="PR Preview" w:date="2026-01-01T00:00:00Z">
        <w:r>
          <w:t xml:space="preserve"> </w:t>
        </w:r>
      </w:ins>
      <w:ins w:id="1885" w:author="PR Preview" w:date="2026-01-01T00:00:00Z">
        <w:r>
          <w:t xml:space="preserve">loop is a</w:t>
        </w:r>
      </w:ins>
      <w:ins w:id="1886" w:author="PR Preview" w:date="2026-01-01T00:00:00Z">
        <w:r>
          <w:t xml:space="preserve"> </w:t>
        </w:r>
      </w:ins>
      <w:ins w:id="1887" w:author="PR Preview" w:date="2026-01-01T00:00:00Z">
        <w:r>
          <w:rPr>
            <w:rStyle w:val="VerbatimChar"/>
          </w:rPr>
          <w:t xml:space="preserve">while</w:t>
        </w:r>
      </w:ins>
      <w:ins w:id="1888" w:author="PR Preview" w:date="2026-01-01T00:00:00Z">
        <w:r>
          <w:t xml:space="preserve"> </w:t>
        </w:r>
      </w:ins>
      <w:ins w:id="1889" w:author="PR Preview" w:date="2026-01-01T00:00:00Z">
        <w:r>
          <w:t xml:space="preserve">loop (</w:t>
        </w:r>
      </w:ins>
      <w:hyperlink w:anchor="exm-for-as-while">
        <w:ins w:id="1890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1891" w:author="PR Preview" w:date="2026-01-01T00:00:00Z">
        <w:r>
          <w:t xml:space="preserve">),</w:t>
        </w:r>
      </w:ins>
      <w:ins w:id="1892" w:author="PR Preview" w:date="2026-01-01T00:00:00Z">
        <w:r>
          <w:t xml:space="preserve"> </w:t>
        </w:r>
      </w:ins>
      <w:ins w:id="1893" w:author="PR Preview" w:date="2026-01-01T00:00:00Z">
        <w:r>
          <w:t xml:space="preserve">so each invariant is a statement about the tests of that loop’s guard.</w:t>
        </w:r>
      </w:ins>
    </w:p>
    <w:bookmarkEnd w:id="51"/>
    <w:bookmarkStart w:id="52" w:name="exm-repeat-correct"/>
    <w:p>
      <w:pPr>
        <w:pStyle w:val="BodyText"/>
      </w:pPr>
      <w:ins w:id="1894" w:author="PR Preview" w:date="2026-01-01T00:00:00Z">
        <w:r>
          <w:rPr>
            <w:b/>
            <w:bCs/>
          </w:rPr>
          <w:t xml:space="preserve">Example 9 (</w:t>
        </w:r>
      </w:ins>
      <w:ins w:id="1895" w:author="PR Preview" w:date="2026-01-01T00:00:00Z">
        <w:r>
          <w:rPr>
            <w:rStyle w:val="VerbatimChar"/>
            <w:b/>
            <w:bCs/>
          </w:rPr>
          <w:t xml:space="preserve">has_repeat</w:t>
        </w:r>
      </w:ins>
      <w:ins w:id="1896" w:author="PR Preview" w:date="2026-01-01T00:00:00Z">
        <w:r>
          <w:rPr>
            <w:b/>
            <w:bCs/>
          </w:rPr>
          <w:t xml:space="preserve"> </w:t>
        </w:r>
      </w:ins>
      <w:ins w:id="1897" w:author="PR Preview" w:date="2026-01-01T00:00:00Z">
        <w:r>
          <w:rPr>
            <w:b/>
            <w:bCs/>
          </w:rPr>
          <w:t xml:space="preserve">is correct)</w:t>
        </w:r>
      </w:ins>
      <w:ins w:id="1898" w:author="PR Preview" w:date="2026-01-01T00:00:00Z">
        <w:r>
          <w:t xml:space="preserve"> </w:t>
        </w:r>
      </w:ins>
      <w:ins w:id="1899" w:author="PR Preview" w:date="2026-01-01T00:00:00Z">
        <w:r>
          <w:t xml:space="preserve">In</w:t>
        </w:r>
      </w:ins>
      <w:ins w:id="1900" w:author="PR Preview" w:date="2026-01-01T00:00:00Z">
        <w:r>
          <w:t xml:space="preserve"> </w:t>
        </w:r>
      </w:ins>
      <w:ins w:id="1901" w:author="PR Preview" w:date="2026-01-01T00:00:00Z">
        <w:r>
          <w:rPr>
            <w:rStyle w:val="VerbatimChar"/>
          </w:rPr>
          <w:t xml:space="preserve">has_repeat</w:t>
        </w:r>
      </w:ins>
      <w:ins w:id="1902" w:author="PR Preview" w:date="2026-01-01T00:00:00Z">
        <w:r>
          <w:t xml:space="preserve"> </w:t>
        </w:r>
      </w:ins>
      <w:ins w:id="1903" w:author="PR Preview" w:date="2026-01-01T00:00:00Z">
        <w:r>
          <w:t xml:space="preserve">(</w:t>
        </w:r>
      </w:ins>
      <w:hyperlink w:anchor="exr-repeat-trace">
        <w:ins w:id="1904" w:author="PR Preview" w:date="2026-01-01T00:00:00Z">
          <w:r>
            <w:rPr>
              <w:rStyle w:val="Hyperlink"/>
            </w:rPr>
            <w:t xml:space="preserve">Exercise 5</w:t>
          </w:r>
        </w:ins>
      </w:hyperlink>
      <w:ins w:id="1905" w:author="PR Preview" w:date="2026-01-01T00:00:00Z">
        <w:r>
          <w:t xml:space="preserve">), call a pair of positions</w:t>
        </w:r>
      </w:ins>
      <w:ins w:id="190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ins w:id="1907" w:author="PR Preview" w:date="2026-01-01T00:00:00Z">
        <w:r>
          <w:t xml:space="preserve"> </w:t>
        </w:r>
      </w:ins>
      <w:ins w:id="1908" w:author="PR Preview" w:date="2026-01-01T00:00:00Z">
        <w:r>
          <w:t xml:space="preserve">a</w:t>
        </w:r>
      </w:ins>
      <w:ins w:id="1909" w:author="PR Preview" w:date="2026-01-01T00:00:00Z">
        <w:r>
          <w:t xml:space="preserve"> </w:t>
        </w:r>
      </w:ins>
      <w:ins w:id="1910" w:author="PR Preview" w:date="2026-01-01T00:00:00Z">
        <w:r>
          <w:rPr>
            <w:i/>
            <w:iCs/>
          </w:rPr>
          <w:t xml:space="preserve">match</w:t>
        </w:r>
      </w:ins>
      <w:ins w:id="1911" w:author="PR Preview" w:date="2026-01-01T00:00:00Z">
        <w:r>
          <w:t xml:space="preserve"> </w:t>
        </w:r>
      </w:ins>
      <w:ins w:id="1912" w:author="PR Preview" w:date="2026-01-01T00:00:00Z">
        <w:r>
          <w:t xml:space="preserve">if</w:t>
        </w:r>
      </w:ins>
      <w:ins w:id="191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ins w:id="1914" w:author="PR Preview" w:date="2026-01-01T00:00:00Z">
        <w:r>
          <w:t xml:space="preserve"> </w:t>
        </w:r>
      </w:ins>
      <w:ins w:id="1915" w:author="PR Preview" w:date="2026-01-01T00:00:00Z">
        <w:r>
          <w:t xml:space="preserve">and</w:t>
        </w:r>
      </w:ins>
      <w:ins w:id="191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q</m:t>
        </m:r>
        <m:r>
          <m:rPr>
            <m:sty m:val="p"/>
          </m:rPr>
          <m:t>]</m:t>
        </m:r>
      </m:oMath>
      <w:ins w:id="1917" w:author="PR Preview" w:date="2026-01-01T00:00:00Z">
        <w:r>
          <w:t xml:space="preserve">.</w:t>
        </w:r>
      </w:ins>
      <w:ins w:id="1918" w:author="PR Preview" w:date="2026-01-01T00:00:00Z">
        <w:r>
          <w:t xml:space="preserve"> </w:t>
        </w:r>
      </w:ins>
      <w:ins w:id="1919" w:author="PR Preview" w:date="2026-01-01T00:00:00Z">
        <w:r>
          <w:t xml:space="preserve">The postcondition is that</w:t>
        </w:r>
      </w:ins>
      <w:ins w:id="1920" w:author="PR Preview" w:date="2026-01-01T00:00:00Z">
        <w:r>
          <w:t xml:space="preserve"> </w:t>
        </w:r>
      </w:ins>
      <w:ins w:id="1921" w:author="PR Preview" w:date="2026-01-01T00:00:00Z">
        <w:r>
          <w:rPr>
            <w:rStyle w:val="VerbatimChar"/>
          </w:rPr>
          <w:t xml:space="preserve">has_repeat</w:t>
        </w:r>
      </w:ins>
      <w:ins w:id="1922" w:author="PR Preview" w:date="2026-01-01T00:00:00Z">
        <w:r>
          <w:t xml:space="preserve"> </w:t>
        </w:r>
      </w:ins>
      <w:ins w:id="1923" w:author="PR Preview" w:date="2026-01-01T00:00:00Z">
        <w:r>
          <w:t xml:space="preserve">returns true if</w:t>
        </w:r>
      </w:ins>
      <w:ins w:id="1924" w:author="PR Preview" w:date="2026-01-01T00:00:00Z">
        <w:r>
          <w:t xml:space="preserve"> </w:t>
        </w:r>
      </w:ins>
      <w:ins w:id="1925" w:author="PR Preview" w:date="2026-01-01T00:00:00Z">
        <w:r>
          <w:rPr>
            <w:rStyle w:val="VerbatimChar"/>
          </w:rPr>
          <w:t xml:space="preserve">A</w:t>
        </w:r>
      </w:ins>
      <w:ins w:id="1926" w:author="PR Preview" w:date="2026-01-01T00:00:00Z">
        <w:r>
          <w:t xml:space="preserve"> </w:t>
        </w:r>
      </w:ins>
      <w:ins w:id="1927" w:author="PR Preview" w:date="2026-01-01T00:00:00Z">
        <w:r>
          <w:t xml:space="preserve">has a match, and false if it has none.</w:t>
        </w:r>
      </w:ins>
      <w:ins w:id="1928" w:author="PR Preview" w:date="2026-01-01T00:00:00Z">
        <w:r>
          <w:t xml:space="preserve"> </w:t>
        </w:r>
      </w:ins>
      <w:ins w:id="1929" w:author="PR Preview" w:date="2026-01-01T00:00:00Z">
        <w:r>
          <w:t xml:space="preserve">The algorithm never changes</w:t>
        </w:r>
      </w:ins>
      <w:ins w:id="1930" w:author="PR Preview" w:date="2026-01-01T00:00:00Z">
        <w:r>
          <w:t xml:space="preserve"> </w:t>
        </w:r>
      </w:ins>
      <w:ins w:id="1931" w:author="PR Preview" w:date="2026-01-01T00:00:00Z">
        <w:r>
          <w:rPr>
            <w:rStyle w:val="VerbatimChar"/>
          </w:rPr>
          <w:t xml:space="preserve">A</w:t>
        </w:r>
      </w:ins>
      <w:ins w:id="1932" w:author="PR Preview" w:date="2026-01-01T00:00:00Z">
        <w:r>
          <w:t xml:space="preserve">.</w:t>
        </w:r>
      </w:ins>
      <w:ins w:id="1933" w:author="PR Preview" w:date="2026-01-01T00:00:00Z">
        <w:r>
          <w:t xml:space="preserve"> </w:t>
        </w:r>
      </w:ins>
      <w:ins w:id="1934" w:author="PR Preview" w:date="2026-01-01T00:00:00Z">
        <w:r>
          <w:t xml:space="preserve">We follow</w:t>
        </w:r>
      </w:ins>
      <w:ins w:id="1935" w:author="PR Preview" w:date="2026-01-01T00:00:00Z">
        <w:r>
          <w:t xml:space="preserve"> </w:t>
        </w:r>
      </w:ins>
      <w:hyperlink w:anchor="rem-inner-first">
        <w:ins w:id="1936" w:author="PR Preview" w:date="2026-01-01T00:00:00Z">
          <w:r>
            <w:rPr>
              <w:rStyle w:val="Hyperlink"/>
            </w:rPr>
            <w:t xml:space="preserve">Remark 5</w:t>
          </w:r>
        </w:ins>
      </w:hyperlink>
      <w:ins w:id="1937" w:author="PR Preview" w:date="2026-01-01T00:00:00Z">
        <w:r>
          <w:t xml:space="preserve">.</w:t>
        </w:r>
      </w:ins>
    </w:p>
    <w:p>
      <w:pPr>
        <w:pStyle w:val="BodyText"/>
      </w:pPr>
      <w:ins w:id="1938" w:author="PR Preview" w:date="2026-01-01T00:00:00Z">
        <w:r>
          <w:rPr>
            <w:b/>
            <w:bCs/>
          </w:rPr>
          <w:t xml:space="preserve">The inner loop.</w:t>
        </w:r>
      </w:ins>
      <w:ins w:id="1939" w:author="PR Preview" w:date="2026-01-01T00:00:00Z">
        <w:r>
          <w:t xml:space="preserve"> </w:t>
        </w:r>
      </w:ins>
      <w:ins w:id="1940" w:author="PR Preview" w:date="2026-01-01T00:00:00Z">
        <w:r>
          <w:t xml:space="preserve">Fix a pass of the outer loop with index</w:t>
        </w:r>
      </w:ins>
      <w:ins w:id="1941" w:author="PR Preview" w:date="2026-01-01T00:00:00Z">
        <w:r>
          <w:t xml:space="preserve"> </w:t>
        </w:r>
      </w:ins>
      <m:oMath>
        <m:r>
          <m:t>i</m:t>
        </m:r>
      </m:oMath>
      <w:ins w:id="1942" w:author="PR Preview" w:date="2026-01-01T00:00:00Z">
        <w:r>
          <w:t xml:space="preserve">, where</w:t>
        </w:r>
      </w:ins>
      <w:ins w:id="194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ins w:id="1944" w:author="PR Preview" w:date="2026-01-01T00:00:00Z">
        <w:r>
          <w:t xml:space="preserve">,</w:t>
        </w:r>
      </w:ins>
      <w:ins w:id="1945" w:author="PR Preview" w:date="2026-01-01T00:00:00Z">
        <w:r>
          <w:t xml:space="preserve"> </w:t>
        </w:r>
      </w:ins>
      <w:ins w:id="1946" w:author="PR Preview" w:date="2026-01-01T00:00:00Z">
        <w:r>
          <w:t xml:space="preserve">and suppose that, when the inner loop starts,</w:t>
        </w:r>
      </w:ins>
    </w:p>
    <w:p>
      <w:pPr>
        <w:pStyle w:val="BlockText"/>
      </w:pPr>
      <w:ins w:id="1947" w:author="PR Preview" w:date="2026-01-01T00:00:00Z">
        <w:r>
          <w:rPr>
            <w:rStyle w:val="VerbatimChar"/>
          </w:rPr>
          <w:t xml:space="preserve">found</w:t>
        </w:r>
      </w:ins>
      <w:ins w:id="1948" w:author="PR Preview" w:date="2026-01-01T00:00:00Z">
        <w:r>
          <w:t xml:space="preserve"> </w:t>
        </w:r>
      </w:ins>
      <w:ins w:id="1949" w:author="PR Preview" w:date="2026-01-01T00:00:00Z">
        <w:r>
          <w:t xml:space="preserve">is true exactly when there is a match</w:t>
        </w:r>
      </w:ins>
      <w:ins w:id="195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ins w:id="1951" w:author="PR Preview" w:date="2026-01-01T00:00:00Z">
        <w:r>
          <w:t xml:space="preserve"> </w:t>
        </w:r>
      </w:ins>
      <w:ins w:id="1952" w:author="PR Preview" w:date="2026-01-01T00:00:00Z">
        <w:r>
          <w:t xml:space="preserve">with</w:t>
        </w:r>
      </w:ins>
      <w:ins w:id="195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&lt;</m:t>
        </m:r>
        <m:r>
          <m:t>i</m:t>
        </m:r>
      </m:oMath>
      <w:ins w:id="1954" w:author="PR Preview" w:date="2026-01-01T00:00:00Z">
        <w:r>
          <w:t xml:space="preserve">,</w:t>
        </w:r>
      </w:ins>
    </w:p>
    <w:p>
      <w:pPr>
        <w:pStyle w:val="FirstParagraph"/>
      </w:pPr>
      <w:ins w:id="1955" w:author="PR Preview" w:date="2026-01-01T00:00:00Z">
        <w:r>
          <w:t xml:space="preserve">which is the outer loop’s invariant</w:t>
        </w:r>
      </w:ins>
      <w:ins w:id="1956" w:author="PR Preview" w:date="2026-01-01T00:00:00Z">
        <w:r>
          <w:t xml:space="preserve"> </w:t>
        </w:r>
      </w:ins>
      <m:oMath>
        <m:r>
          <m:t>K</m:t>
        </m:r>
      </m:oMath>
      <w:ins w:id="1957" w:author="PR Preview" w:date="2026-01-01T00:00:00Z">
        <w:r>
          <w:t xml:space="preserve">, proved in the next part.</w:t>
        </w:r>
      </w:ins>
      <w:ins w:id="1958" w:author="PR Preview" w:date="2026-01-01T00:00:00Z">
        <w:r>
          <w:t xml:space="preserve"> </w:t>
        </w:r>
      </w:ins>
      <w:ins w:id="1959" w:author="PR Preview" w:date="2026-01-01T00:00:00Z">
        <w:r>
          <w:t xml:space="preserve">Let</w:t>
        </w:r>
      </w:ins>
      <w:ins w:id="1960" w:author="PR Preview" w:date="2026-01-01T00:00:00Z">
        <w:r>
          <w:t xml:space="preserve"> </w:t>
        </w:r>
      </w:ins>
      <m:oMath>
        <m:r>
          <m:t>J</m:t>
        </m:r>
      </m:oMath>
      <w:ins w:id="1961" w:author="PR Preview" w:date="2026-01-01T00:00:00Z">
        <w:r>
          <w:t xml:space="preserve"> </w:t>
        </w:r>
      </w:ins>
      <w:ins w:id="1962" w:author="PR Preview" w:date="2026-01-01T00:00:00Z">
        <w:r>
          <w:t xml:space="preserve">be the statement</w:t>
        </w:r>
      </w:ins>
    </w:p>
    <w:p>
      <w:pPr>
        <w:pStyle w:val="BlockText"/>
      </w:pP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ins w:id="1963" w:author="PR Preview" w:date="2026-01-01T00:00:00Z">
        <w:r>
          <w:t xml:space="preserve">, and</w:t>
        </w:r>
      </w:ins>
      <w:ins w:id="1964" w:author="PR Preview" w:date="2026-01-01T00:00:00Z">
        <w:r>
          <w:t xml:space="preserve"> </w:t>
        </w:r>
      </w:ins>
      <w:ins w:id="1965" w:author="PR Preview" w:date="2026-01-01T00:00:00Z">
        <w:r>
          <w:rPr>
            <w:rStyle w:val="VerbatimChar"/>
          </w:rPr>
          <w:t xml:space="preserve">found</w:t>
        </w:r>
      </w:ins>
      <w:ins w:id="1966" w:author="PR Preview" w:date="2026-01-01T00:00:00Z">
        <w:r>
          <w:t xml:space="preserve"> </w:t>
        </w:r>
      </w:ins>
      <w:ins w:id="1967" w:author="PR Preview" w:date="2026-01-01T00:00:00Z">
        <w:r>
          <w:t xml:space="preserve">is true exactly when there is a match</w:t>
        </w:r>
      </w:ins>
      <w:ins w:id="196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ins w:id="1969" w:author="PR Preview" w:date="2026-01-01T00:00:00Z">
        <w:r>
          <w:t xml:space="preserve"> </w:t>
        </w:r>
      </w:ins>
      <w:ins w:id="1970" w:author="PR Preview" w:date="2026-01-01T00:00:00Z">
        <w:r>
          <w:t xml:space="preserve">with</w:t>
        </w:r>
      </w:ins>
      <w:ins w:id="197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&lt;</m:t>
        </m:r>
        <m:r>
          <m:t>i</m:t>
        </m:r>
      </m:oMath>
      <w:ins w:id="1972" w:author="PR Preview" w:date="2026-01-01T00:00:00Z">
        <w:r>
          <w:t xml:space="preserve">, or with</w:t>
        </w:r>
      </w:ins>
      <w:ins w:id="197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i</m:t>
        </m:r>
      </m:oMath>
      <w:ins w:id="1974" w:author="PR Preview" w:date="2026-01-01T00:00:00Z">
        <w:r>
          <w:t xml:space="preserve"> </w:t>
        </w:r>
      </w:ins>
      <w:ins w:id="1975" w:author="PR Preview" w:date="2026-01-01T00:00:00Z">
        <w:r>
          <w:t xml:space="preserve">and</w:t>
        </w:r>
      </w:ins>
      <w:ins w:id="1976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&lt;</m:t>
        </m:r>
        <m:r>
          <m:t>j</m:t>
        </m:r>
      </m:oMath>
      <w:ins w:id="1977" w:author="PR Preview" w:date="2026-01-01T00:00:00Z">
        <w:r>
          <w:t xml:space="preserve">.</w:t>
        </w:r>
      </w:ins>
    </w:p>
    <w:p>
      <w:pPr>
        <w:numPr>
          <w:ilvl w:val="0"/>
          <w:numId w:val="1008"/>
        </w:numPr>
      </w:pPr>
      <w:ins w:id="1978" w:author="PR Preview" w:date="2026-01-01T00:00:00Z">
        <w:r>
          <w:t xml:space="preserve">Initialization:</w:t>
        </w:r>
      </w:ins>
      <w:ins w:id="1979" w:author="PR Preview" w:date="2026-01-01T00:00:00Z">
        <w:r>
          <w:t xml:space="preserve"> </w:t>
        </w:r>
      </w:ins>
      <w:ins w:id="1980" w:author="PR Preview" w:date="2026-01-01T00:00:00Z">
        <w:r>
          <w:t xml:space="preserve">at the first test,</w:t>
        </w:r>
      </w:ins>
      <w:ins w:id="1981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ins w:id="1982" w:author="PR Preview" w:date="2026-01-01T00:00:00Z">
        <w:r>
          <w:t xml:space="preserve">.</w:t>
        </w:r>
      </w:ins>
      <w:ins w:id="1983" w:author="PR Preview" w:date="2026-01-01T00:00:00Z">
        <w:r>
          <w:t xml:space="preserve"> </w:t>
        </w:r>
      </w:ins>
      <w:ins w:id="1984" w:author="PR Preview" w:date="2026-01-01T00:00:00Z">
        <w:r>
          <w:t xml:space="preserve">No</w:t>
        </w:r>
      </w:ins>
      <w:ins w:id="1985" w:author="PR Preview" w:date="2026-01-01T00:00:00Z">
        <w:r>
          <w:t xml:space="preserve"> </w:t>
        </w:r>
      </w:ins>
      <m:oMath>
        <m:r>
          <m:t>q</m:t>
        </m:r>
      </m:oMath>
      <w:ins w:id="1986" w:author="PR Preview" w:date="2026-01-01T00:00:00Z">
        <w:r>
          <w:t xml:space="preserve"> </w:t>
        </w:r>
      </w:ins>
      <w:ins w:id="1987" w:author="PR Preview" w:date="2026-01-01T00:00:00Z">
        <w:r>
          <w:t xml:space="preserve">has</w:t>
        </w:r>
      </w:ins>
      <w:ins w:id="198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ins w:id="1989" w:author="PR Preview" w:date="2026-01-01T00:00:00Z">
        <w:r>
          <w:t xml:space="preserve">, so</w:t>
        </w:r>
      </w:ins>
      <w:ins w:id="1990" w:author="PR Preview" w:date="2026-01-01T00:00:00Z">
        <w:r>
          <w:t xml:space="preserve"> </w:t>
        </w:r>
      </w:ins>
      <m:oMath>
        <m:r>
          <m:t>J</m:t>
        </m:r>
      </m:oMath>
      <w:ins w:id="1991" w:author="PR Preview" w:date="2026-01-01T00:00:00Z">
        <w:r>
          <w:t xml:space="preserve"> </w:t>
        </w:r>
      </w:ins>
      <w:ins w:id="1992" w:author="PR Preview" w:date="2026-01-01T00:00:00Z">
        <w:r>
          <w:t xml:space="preserve">says the same as the supposition above.</w:t>
        </w:r>
      </w:ins>
    </w:p>
    <w:p>
      <w:pPr>
        <w:numPr>
          <w:ilvl w:val="0"/>
          <w:numId w:val="1008"/>
        </w:numPr>
      </w:pPr>
      <w:ins w:id="1993" w:author="PR Preview" w:date="2026-01-01T00:00:00Z">
        <w:r>
          <w:t xml:space="preserve">Maintenance:</w:t>
        </w:r>
      </w:ins>
      <w:ins w:id="1994" w:author="PR Preview" w:date="2026-01-01T00:00:00Z">
        <w:r>
          <w:t xml:space="preserve"> </w:t>
        </w:r>
      </w:ins>
      <w:ins w:id="1995" w:author="PR Preview" w:date="2026-01-01T00:00:00Z">
        <w:r>
          <w:t xml:space="preserve">suppose</w:t>
        </w:r>
      </w:ins>
      <w:ins w:id="1996" w:author="PR Preview" w:date="2026-01-01T00:00:00Z">
        <w:r>
          <w:t xml:space="preserve"> </w:t>
        </w:r>
      </w:ins>
      <m:oMath>
        <m:r>
          <m:t>J</m:t>
        </m:r>
      </m:oMath>
      <w:ins w:id="1997" w:author="PR Preview" w:date="2026-01-01T00:00:00Z">
        <w:r>
          <w:t xml:space="preserve"> </w:t>
        </w:r>
      </w:ins>
      <w:ins w:id="1998" w:author="PR Preview" w:date="2026-01-01T00:00:00Z">
        <w:r>
          <w:t xml:space="preserve">and the guard</w:t>
        </w:r>
      </w:ins>
      <w:ins w:id="1999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≤</m:t>
        </m:r>
        <m:r>
          <m:t>n</m:t>
        </m:r>
      </m:oMath>
      <w:ins w:id="2000" w:author="PR Preview" w:date="2026-01-01T00:00:00Z">
        <w:r>
          <w:t xml:space="preserve"> </w:t>
        </w:r>
      </w:ins>
      <w:ins w:id="2001" w:author="PR Preview" w:date="2026-01-01T00:00:00Z">
        <w:r>
          <w:t xml:space="preserve">are true at a test.</w:t>
        </w:r>
      </w:ins>
      <w:ins w:id="2002" w:author="PR Preview" w:date="2026-01-01T00:00:00Z">
        <w:r>
          <w:t xml:space="preserve"> </w:t>
        </w:r>
      </w:ins>
      <w:ins w:id="2003" w:author="PR Preview" w:date="2026-01-01T00:00:00Z">
        <w:r>
          <w:t xml:space="preserve">A match with</w:t>
        </w:r>
      </w:ins>
      <w:ins w:id="200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&lt;</m:t>
        </m:r>
        <m:r>
          <m:t>i</m:t>
        </m:r>
      </m:oMath>
      <w:ins w:id="2005" w:author="PR Preview" w:date="2026-01-01T00:00:00Z">
        <w:r>
          <w:t xml:space="preserve">, or with</w:t>
        </w:r>
      </w:ins>
      <w:ins w:id="200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i</m:t>
        </m:r>
      </m:oMath>
      <w:ins w:id="2007" w:author="PR Preview" w:date="2026-01-01T00:00:00Z">
        <w:r>
          <w:t xml:space="preserve"> </w:t>
        </w:r>
      </w:ins>
      <w:ins w:id="2008" w:author="PR Preview" w:date="2026-01-01T00:00:00Z">
        <w:r>
          <w:t xml:space="preserve">and</w:t>
        </w:r>
      </w:ins>
      <w:ins w:id="2009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&lt;</m:t>
        </m:r>
        <m:r>
          <m:t>j</m:t>
        </m:r>
        <m:r>
          <m:rPr>
            <m:sty m:val="p"/>
          </m:rPr>
          <m:t>+</m:t>
        </m:r>
        <m:r>
          <m:t>1</m:t>
        </m:r>
      </m:oMath>
      <w:ins w:id="2010" w:author="PR Preview" w:date="2026-01-01T00:00:00Z">
        <w:r>
          <w:t xml:space="preserve">,</w:t>
        </w:r>
      </w:ins>
      <w:ins w:id="2011" w:author="PR Preview" w:date="2026-01-01T00:00:00Z">
        <w:r>
          <w:t xml:space="preserve"> </w:t>
        </w:r>
      </w:ins>
      <w:ins w:id="2012" w:author="PR Preview" w:date="2026-01-01T00:00:00Z">
        <w:r>
          <w:t xml:space="preserve">is either one of the matches that</w:t>
        </w:r>
      </w:ins>
      <w:ins w:id="2013" w:author="PR Preview" w:date="2026-01-01T00:00:00Z">
        <w:r>
          <w:t xml:space="preserve"> </w:t>
        </w:r>
      </w:ins>
      <m:oMath>
        <m:r>
          <m:t>J</m:t>
        </m:r>
      </m:oMath>
      <w:ins w:id="2014" w:author="PR Preview" w:date="2026-01-01T00:00:00Z">
        <w:r>
          <w:t xml:space="preserve"> </w:t>
        </w:r>
      </w:ins>
      <w:ins w:id="2015" w:author="PR Preview" w:date="2026-01-01T00:00:00Z">
        <w:r>
          <w:t xml:space="preserve">describes or the pair</w:t>
        </w:r>
      </w:ins>
      <w:ins w:id="201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2017" w:author="PR Preview" w:date="2026-01-01T00:00:00Z">
        <w:r>
          <w:t xml:space="preserve">.</w:t>
        </w:r>
      </w:ins>
      <w:ins w:id="2018" w:author="PR Preview" w:date="2026-01-01T00:00:00Z">
        <w:r>
          <w:t xml:space="preserve"> </w:t>
        </w:r>
      </w:ins>
      <w:ins w:id="2019" w:author="PR Preview" w:date="2026-01-01T00:00:00Z">
        <w:r>
          <w:t xml:space="preserve">If</w:t>
        </w:r>
      </w:ins>
      <w:ins w:id="202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ins w:id="2021" w:author="PR Preview" w:date="2026-01-01T00:00:00Z">
        <w:r>
          <w:t xml:space="preserve">, the body sets</w:t>
        </w:r>
      </w:ins>
      <w:ins w:id="2022" w:author="PR Preview" w:date="2026-01-01T00:00:00Z">
        <w:r>
          <w:t xml:space="preserve"> </w:t>
        </w:r>
      </w:ins>
      <w:ins w:id="2023" w:author="PR Preview" w:date="2026-01-01T00:00:00Z">
        <w:r>
          <w:rPr>
            <w:rStyle w:val="VerbatimChar"/>
          </w:rPr>
          <w:t xml:space="preserve">found</w:t>
        </w:r>
      </w:ins>
      <w:ins w:id="2024" w:author="PR Preview" w:date="2026-01-01T00:00:00Z">
        <w:r>
          <w:t xml:space="preserve"> </w:t>
        </w:r>
      </w:ins>
      <w:ins w:id="2025" w:author="PR Preview" w:date="2026-01-01T00:00:00Z">
        <w:r>
          <w:t xml:space="preserve">to true, and</w:t>
        </w:r>
      </w:ins>
      <w:ins w:id="202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2027" w:author="PR Preview" w:date="2026-01-01T00:00:00Z">
        <w:r>
          <w:t xml:space="preserve"> </w:t>
        </w:r>
      </w:ins>
      <w:ins w:id="2028" w:author="PR Preview" w:date="2026-01-01T00:00:00Z">
        <w:r>
          <w:t xml:space="preserve">is such a match.</w:t>
        </w:r>
      </w:ins>
      <w:ins w:id="2029" w:author="PR Preview" w:date="2026-01-01T00:00:00Z">
        <w:r>
          <w:t xml:space="preserve"> </w:t>
        </w:r>
      </w:ins>
      <w:ins w:id="2030" w:author="PR Preview" w:date="2026-01-01T00:00:00Z">
        <w:r>
          <w:t xml:space="preserve">If not,</w:t>
        </w:r>
      </w:ins>
      <w:ins w:id="2031" w:author="PR Preview" w:date="2026-01-01T00:00:00Z">
        <w:r>
          <w:t xml:space="preserve"> </w:t>
        </w:r>
      </w:ins>
      <w:ins w:id="2032" w:author="PR Preview" w:date="2026-01-01T00:00:00Z">
        <w:r>
          <w:rPr>
            <w:rStyle w:val="VerbatimChar"/>
          </w:rPr>
          <w:t xml:space="preserve">found</w:t>
        </w:r>
      </w:ins>
      <w:ins w:id="2033" w:author="PR Preview" w:date="2026-01-01T00:00:00Z">
        <w:r>
          <w:t xml:space="preserve"> </w:t>
        </w:r>
      </w:ins>
      <w:ins w:id="2034" w:author="PR Preview" w:date="2026-01-01T00:00:00Z">
        <w:r>
          <w:t xml:space="preserve">does not change, and</w:t>
        </w:r>
      </w:ins>
      <w:ins w:id="203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2036" w:author="PR Preview" w:date="2026-01-01T00:00:00Z">
        <w:r>
          <w:t xml:space="preserve"> </w:t>
        </w:r>
      </w:ins>
      <w:ins w:id="2037" w:author="PR Preview" w:date="2026-01-01T00:00:00Z">
        <w:r>
          <w:t xml:space="preserve">is not a match.</w:t>
        </w:r>
      </w:ins>
      <w:ins w:id="2038" w:author="PR Preview" w:date="2026-01-01T00:00:00Z">
        <w:r>
          <w:t xml:space="preserve"> </w:t>
        </w:r>
      </w:ins>
      <w:ins w:id="2039" w:author="PR Preview" w:date="2026-01-01T00:00:00Z">
        <w:r>
          <w:t xml:space="preserve">Either way, after</w:t>
        </w:r>
      </w:ins>
      <w:ins w:id="2040" w:author="PR Preview" w:date="2026-01-01T00:00:00Z">
        <w:r>
          <w:t xml:space="preserve"> </w:t>
        </w:r>
      </w:ins>
      <w:ins w:id="2041" w:author="PR Preview" w:date="2026-01-01T00:00:00Z">
        <w:r>
          <w:rPr>
            <w:rStyle w:val="VerbatimChar"/>
          </w:rPr>
          <w:t xml:space="preserve">j</w:t>
        </w:r>
      </w:ins>
      <w:ins w:id="2042" w:author="PR Preview" w:date="2026-01-01T00:00:00Z">
        <w:r>
          <w:t xml:space="preserve"> </w:t>
        </w:r>
      </w:ins>
      <w:ins w:id="2043" w:author="PR Preview" w:date="2026-01-01T00:00:00Z">
        <w:r>
          <w:t xml:space="preserve">becomes</w:t>
        </w:r>
      </w:ins>
      <w:ins w:id="2044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ins w:id="2045" w:author="PR Preview" w:date="2026-01-01T00:00:00Z">
        <w:r>
          <w:t xml:space="preserve">,</w:t>
        </w:r>
      </w:ins>
      <w:ins w:id="2046" w:author="PR Preview" w:date="2026-01-01T00:00:00Z">
        <w:r>
          <w:t xml:space="preserve"> </w:t>
        </w:r>
      </w:ins>
      <m:oMath>
        <m:r>
          <m:t>J</m:t>
        </m:r>
      </m:oMath>
      <w:ins w:id="2047" w:author="PR Preview" w:date="2026-01-01T00:00:00Z">
        <w:r>
          <w:t xml:space="preserve"> </w:t>
        </w:r>
      </w:ins>
      <w:ins w:id="2048" w:author="PR Preview" w:date="2026-01-01T00:00:00Z">
        <w:r>
          <w:t xml:space="preserve">is true at the next test.</w:t>
        </w:r>
      </w:ins>
    </w:p>
    <w:p>
      <w:pPr>
        <w:numPr>
          <w:ilvl w:val="0"/>
          <w:numId w:val="1008"/>
        </w:numPr>
      </w:pPr>
      <w:ins w:id="2049" w:author="PR Preview" w:date="2026-01-01T00:00:00Z">
        <w:r>
          <w:t xml:space="preserve">Termination:</w:t>
        </w:r>
      </w:ins>
      <w:ins w:id="2050" w:author="PR Preview" w:date="2026-01-01T00:00:00Z">
        <w:r>
          <w:t xml:space="preserve"> </w:t>
        </w:r>
      </w:ins>
      <w:ins w:id="2051" w:author="PR Preview" w:date="2026-01-01T00:00:00Z">
        <w:r>
          <w:t xml:space="preserve">by</w:t>
        </w:r>
      </w:ins>
      <w:ins w:id="2052" w:author="PR Preview" w:date="2026-01-01T00:00:00Z">
        <w:r>
          <w:t xml:space="preserve"> </w:t>
        </w:r>
      </w:ins>
      <w:hyperlink w:anchor="thm-loop-invariant">
        <w:ins w:id="2053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2054" w:author="PR Preview" w:date="2026-01-01T00:00:00Z">
        <w:r>
          <w:t xml:space="preserve">,</w:t>
        </w:r>
      </w:ins>
      <w:ins w:id="2055" w:author="PR Preview" w:date="2026-01-01T00:00:00Z">
        <w:r>
          <w:t xml:space="preserve"> </w:t>
        </w:r>
      </w:ins>
      <m:oMath>
        <m:r>
          <m:t>J</m:t>
        </m:r>
      </m:oMath>
      <w:ins w:id="2056" w:author="PR Preview" w:date="2026-01-01T00:00:00Z">
        <w:r>
          <w:t xml:space="preserve"> </w:t>
        </w:r>
      </w:ins>
      <w:ins w:id="2057" w:author="PR Preview" w:date="2026-01-01T00:00:00Z">
        <w:r>
          <w:t xml:space="preserve">is a loop invariant, so</w:t>
        </w:r>
      </w:ins>
      <w:ins w:id="205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  <m:r>
          <m:rPr>
            <m:sty m:val="p"/>
          </m:rPr>
          <m:t>≥</m:t>
        </m:r>
        <m:r>
          <m:t>0</m:t>
        </m:r>
      </m:oMath>
      <w:ins w:id="2059" w:author="PR Preview" w:date="2026-01-01T00:00:00Z">
        <w:r>
          <w:t xml:space="preserve"> </w:t>
        </w:r>
      </w:ins>
      <w:ins w:id="2060" w:author="PR Preview" w:date="2026-01-01T00:00:00Z">
        <w:r>
          <w:t xml:space="preserve">at every test,</w:t>
        </w:r>
      </w:ins>
      <w:ins w:id="2061" w:author="PR Preview" w:date="2026-01-01T00:00:00Z">
        <w:r>
          <w:t xml:space="preserve"> </w:t>
        </w:r>
      </w:ins>
      <w:ins w:id="2062" w:author="PR Preview" w:date="2026-01-01T00:00:00Z">
        <w:r>
          <w:t xml:space="preserve">and each pass lowers</w:t>
        </w:r>
      </w:ins>
      <w:ins w:id="206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ins w:id="2064" w:author="PR Preview" w:date="2026-01-01T00:00:00Z">
        <w:r>
          <w:t xml:space="preserve"> </w:t>
        </w:r>
      </w:ins>
      <w:ins w:id="2065" w:author="PR Preview" w:date="2026-01-01T00:00:00Z">
        <w:r>
          <w:t xml:space="preserve">by 1.</w:t>
        </w:r>
      </w:ins>
      <w:ins w:id="2066" w:author="PR Preview" w:date="2026-01-01T00:00:00Z">
        <w:r>
          <w:t xml:space="preserve"> </w:t>
        </w:r>
      </w:ins>
      <w:ins w:id="2067" w:author="PR Preview" w:date="2026-01-01T00:00:00Z">
        <w:r>
          <w:t xml:space="preserve">So</w:t>
        </w:r>
      </w:ins>
      <w:ins w:id="206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ins w:id="2069" w:author="PR Preview" w:date="2026-01-01T00:00:00Z">
        <w:r>
          <w:t xml:space="preserve"> </w:t>
        </w:r>
      </w:ins>
      <w:ins w:id="2070" w:author="PR Preview" w:date="2026-01-01T00:00:00Z">
        <w:r>
          <w:t xml:space="preserve">is a loop variant (</w:t>
        </w:r>
      </w:ins>
      <w:hyperlink w:anchor="def-loop-variant">
        <w:ins w:id="2071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2072" w:author="PR Preview" w:date="2026-01-01T00:00:00Z">
        <w:r>
          <w:t xml:space="preserve">), and the inner loop stops (</w:t>
        </w:r>
      </w:ins>
      <w:hyperlink w:anchor="thm-variant-terminates">
        <w:ins w:id="2073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2074" w:author="PR Preview" w:date="2026-01-01T00:00:00Z">
        <w:r>
          <w:t xml:space="preserve">).</w:t>
        </w:r>
      </w:ins>
      <w:ins w:id="2075" w:author="PR Preview" w:date="2026-01-01T00:00:00Z">
        <w:r>
          <w:t xml:space="preserve"> </w:t>
        </w:r>
      </w:ins>
      <w:ins w:id="2076" w:author="PR Preview" w:date="2026-01-01T00:00:00Z">
        <w:r>
          <w:t xml:space="preserve">It stops when</w:t>
        </w:r>
      </w:ins>
      <w:ins w:id="2077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≤</m:t>
        </m:r>
        <m:r>
          <m:t>n</m:t>
        </m:r>
      </m:oMath>
      <w:ins w:id="2078" w:author="PR Preview" w:date="2026-01-01T00:00:00Z">
        <w:r>
          <w:t xml:space="preserve"> </w:t>
        </w:r>
      </w:ins>
      <w:ins w:id="2079" w:author="PR Preview" w:date="2026-01-01T00:00:00Z">
        <w:r>
          <w:t xml:space="preserve">is false, so, with</w:t>
        </w:r>
      </w:ins>
      <w:ins w:id="2080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ins w:id="2081" w:author="PR Preview" w:date="2026-01-01T00:00:00Z">
        <w:r>
          <w:t xml:space="preserve">,</w:t>
        </w:r>
      </w:ins>
      <w:ins w:id="2082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ins w:id="2083" w:author="PR Preview" w:date="2026-01-01T00:00:00Z">
        <w:r>
          <w:t xml:space="preserve">.</w:t>
        </w:r>
      </w:ins>
      <w:ins w:id="2084" w:author="PR Preview" w:date="2026-01-01T00:00:00Z">
        <w:r>
          <w:t xml:space="preserve"> </w:t>
        </w:r>
      </w:ins>
      <w:ins w:id="2085" w:author="PR Preview" w:date="2026-01-01T00:00:00Z">
        <w:r>
          <w:t xml:space="preserve">Every match has</w:t>
        </w:r>
      </w:ins>
      <w:ins w:id="2086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+</m:t>
        </m:r>
        <m:r>
          <m:t>1</m:t>
        </m:r>
      </m:oMath>
      <w:ins w:id="2087" w:author="PR Preview" w:date="2026-01-01T00:00:00Z">
        <w:r>
          <w:t xml:space="preserve">, so, when the inner loop stops,</w:t>
        </w:r>
      </w:ins>
    </w:p>
    <w:p>
      <w:pPr>
        <w:pStyle w:val="BlockText"/>
        <w:numPr>
          <w:ilvl w:val="0"/>
          <w:numId w:val="1000"/>
        </w:numPr>
      </w:pPr>
      <w:ins w:id="2088" w:author="PR Preview" w:date="2026-01-01T00:00:00Z">
        <w:r>
          <w:rPr>
            <w:rStyle w:val="VerbatimChar"/>
          </w:rPr>
          <w:t xml:space="preserve">found</w:t>
        </w:r>
      </w:ins>
      <w:ins w:id="2089" w:author="PR Preview" w:date="2026-01-01T00:00:00Z">
        <w:r>
          <w:t xml:space="preserve"> </w:t>
        </w:r>
      </w:ins>
      <w:ins w:id="2090" w:author="PR Preview" w:date="2026-01-01T00:00:00Z">
        <w:r>
          <w:t xml:space="preserve">is true exactly when there is a match</w:t>
        </w:r>
      </w:ins>
      <w:ins w:id="209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ins w:id="2092" w:author="PR Preview" w:date="2026-01-01T00:00:00Z">
        <w:r>
          <w:t xml:space="preserve"> </w:t>
        </w:r>
      </w:ins>
      <w:ins w:id="2093" w:author="PR Preview" w:date="2026-01-01T00:00:00Z">
        <w:r>
          <w:t xml:space="preserve">with</w:t>
        </w:r>
      </w:ins>
      <w:ins w:id="209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&lt;</m:t>
        </m:r>
        <m:r>
          <m:t>i</m:t>
        </m:r>
      </m:oMath>
      <w:ins w:id="2095" w:author="PR Preview" w:date="2026-01-01T00:00:00Z">
        <w:r>
          <w:t xml:space="preserve"> </w:t>
        </w:r>
      </w:ins>
      <w:ins w:id="2096" w:author="PR Preview" w:date="2026-01-01T00:00:00Z">
        <w:r>
          <w:t xml:space="preserve">or</w:t>
        </w:r>
      </w:ins>
      <w:ins w:id="209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i</m:t>
        </m:r>
      </m:oMath>
      <w:ins w:id="2098" w:author="PR Preview" w:date="2026-01-01T00:00:00Z">
        <w:r>
          <w:t xml:space="preserve">, that is, with</w:t>
        </w:r>
      </w:ins>
      <w:ins w:id="209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ins w:id="2100" w:author="PR Preview" w:date="2026-01-01T00:00:00Z">
        <w:r>
          <w:t xml:space="preserve">.</w:t>
        </w:r>
      </w:ins>
    </w:p>
    <w:p>
      <w:pPr>
        <w:pStyle w:val="FirstParagraph"/>
      </w:pPr>
      <w:ins w:id="2101" w:author="PR Preview" w:date="2026-01-01T00:00:00Z">
        <w:r>
          <w:rPr>
            <w:b/>
            <w:bCs/>
          </w:rPr>
          <w:t xml:space="preserve">The outer loop.</w:t>
        </w:r>
      </w:ins>
      <w:ins w:id="2102" w:author="PR Preview" w:date="2026-01-01T00:00:00Z">
        <w:r>
          <w:t xml:space="preserve"> </w:t>
        </w:r>
      </w:ins>
      <w:ins w:id="2103" w:author="PR Preview" w:date="2026-01-01T00:00:00Z">
        <w:r>
          <w:t xml:space="preserve">Let</w:t>
        </w:r>
      </w:ins>
      <w:ins w:id="2104" w:author="PR Preview" w:date="2026-01-01T00:00:00Z">
        <w:r>
          <w:t xml:space="preserve"> </w:t>
        </w:r>
      </w:ins>
      <m:oMath>
        <m:r>
          <m:t>K</m:t>
        </m:r>
      </m:oMath>
      <w:ins w:id="2105" w:author="PR Preview" w:date="2026-01-01T00:00:00Z">
        <w:r>
          <w:t xml:space="preserve"> </w:t>
        </w:r>
      </w:ins>
      <w:ins w:id="2106" w:author="PR Preview" w:date="2026-01-01T00:00:00Z">
        <w:r>
          <w:t xml:space="preserve">be the statement</w:t>
        </w:r>
      </w:ins>
    </w:p>
    <w:p>
      <w:pPr>
        <w:pStyle w:val="BlockText"/>
      </w:pP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</m:oMath>
      <w:ins w:id="2107" w:author="PR Preview" w:date="2026-01-01T00:00:00Z">
        <w:r>
          <w:t xml:space="preserve">, and</w:t>
        </w:r>
      </w:ins>
      <w:ins w:id="2108" w:author="PR Preview" w:date="2026-01-01T00:00:00Z">
        <w:r>
          <w:t xml:space="preserve"> </w:t>
        </w:r>
      </w:ins>
      <w:ins w:id="2109" w:author="PR Preview" w:date="2026-01-01T00:00:00Z">
        <w:r>
          <w:rPr>
            <w:rStyle w:val="VerbatimChar"/>
          </w:rPr>
          <w:t xml:space="preserve">found</w:t>
        </w:r>
      </w:ins>
      <w:ins w:id="2110" w:author="PR Preview" w:date="2026-01-01T00:00:00Z">
        <w:r>
          <w:t xml:space="preserve"> </w:t>
        </w:r>
      </w:ins>
      <w:ins w:id="2111" w:author="PR Preview" w:date="2026-01-01T00:00:00Z">
        <w:r>
          <w:t xml:space="preserve">is true exactly when there is a match</w:t>
        </w:r>
      </w:ins>
      <w:ins w:id="211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ins w:id="2113" w:author="PR Preview" w:date="2026-01-01T00:00:00Z">
        <w:r>
          <w:t xml:space="preserve"> </w:t>
        </w:r>
      </w:ins>
      <w:ins w:id="2114" w:author="PR Preview" w:date="2026-01-01T00:00:00Z">
        <w:r>
          <w:t xml:space="preserve">with</w:t>
        </w:r>
      </w:ins>
      <w:ins w:id="211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&lt;</m:t>
        </m:r>
        <m:r>
          <m:t>i</m:t>
        </m:r>
      </m:oMath>
      <w:ins w:id="211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9"/>
        </w:numPr>
      </w:pPr>
      <w:ins w:id="2117" w:author="PR Preview" w:date="2026-01-01T00:00:00Z">
        <w:r>
          <w:t xml:space="preserve">Initialization:</w:t>
        </w:r>
      </w:ins>
      <w:ins w:id="2118" w:author="PR Preview" w:date="2026-01-01T00:00:00Z">
        <w:r>
          <w:t xml:space="preserve"> </w:t>
        </w:r>
      </w:ins>
      <w:ins w:id="2119" w:author="PR Preview" w:date="2026-01-01T00:00:00Z">
        <w:r>
          <w:t xml:space="preserve">at the first test,</w:t>
        </w:r>
      </w:ins>
      <w:ins w:id="2120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</m:oMath>
      <w:ins w:id="2121" w:author="PR Preview" w:date="2026-01-01T00:00:00Z">
        <w:r>
          <w:t xml:space="preserve">, since</w:t>
        </w:r>
      </w:ins>
      <w:ins w:id="212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1</m:t>
        </m:r>
      </m:oMath>
      <w:ins w:id="2123" w:author="PR Preview" w:date="2026-01-01T00:00:00Z">
        <w:r>
          <w:t xml:space="preserve">,</w:t>
        </w:r>
      </w:ins>
      <w:ins w:id="2124" w:author="PR Preview" w:date="2026-01-01T00:00:00Z">
        <w:r>
          <w:t xml:space="preserve"> </w:t>
        </w:r>
      </w:ins>
      <w:ins w:id="2125" w:author="PR Preview" w:date="2026-01-01T00:00:00Z">
        <w:r>
          <w:rPr>
            <w:rStyle w:val="VerbatimChar"/>
          </w:rPr>
          <w:t xml:space="preserve">found</w:t>
        </w:r>
      </w:ins>
      <w:ins w:id="2126" w:author="PR Preview" w:date="2026-01-01T00:00:00Z">
        <w:r>
          <w:t xml:space="preserve"> </w:t>
        </w:r>
      </w:ins>
      <w:ins w:id="2127" w:author="PR Preview" w:date="2026-01-01T00:00:00Z">
        <w:r>
          <w:t xml:space="preserve">is false, and no match has</w:t>
        </w:r>
      </w:ins>
      <w:ins w:id="212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&lt;</m:t>
        </m:r>
        <m:r>
          <m:t>1</m:t>
        </m:r>
      </m:oMath>
      <w:ins w:id="212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9"/>
        </w:numPr>
      </w:pPr>
      <w:ins w:id="2130" w:author="PR Preview" w:date="2026-01-01T00:00:00Z">
        <w:r>
          <w:t xml:space="preserve">Maintenance:</w:t>
        </w:r>
      </w:ins>
      <w:ins w:id="2131" w:author="PR Preview" w:date="2026-01-01T00:00:00Z">
        <w:r>
          <w:t xml:space="preserve"> </w:t>
        </w:r>
      </w:ins>
      <w:ins w:id="2132" w:author="PR Preview" w:date="2026-01-01T00:00:00Z">
        <w:r>
          <w:t xml:space="preserve">suppose</w:t>
        </w:r>
      </w:ins>
      <w:ins w:id="2133" w:author="PR Preview" w:date="2026-01-01T00:00:00Z">
        <w:r>
          <w:t xml:space="preserve"> </w:t>
        </w:r>
      </w:ins>
      <m:oMath>
        <m:r>
          <m:t>K</m:t>
        </m:r>
      </m:oMath>
      <w:ins w:id="2134" w:author="PR Preview" w:date="2026-01-01T00:00:00Z">
        <w:r>
          <w:t xml:space="preserve"> </w:t>
        </w:r>
      </w:ins>
      <w:ins w:id="2135" w:author="PR Preview" w:date="2026-01-01T00:00:00Z">
        <w:r>
          <w:t xml:space="preserve">and the guard</w:t>
        </w:r>
      </w:ins>
      <w:ins w:id="213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ins w:id="2137" w:author="PR Preview" w:date="2026-01-01T00:00:00Z">
        <w:r>
          <w:t xml:space="preserve"> </w:t>
        </w:r>
      </w:ins>
      <w:ins w:id="2138" w:author="PR Preview" w:date="2026-01-01T00:00:00Z">
        <w:r>
          <w:t xml:space="preserve">are true at a test.</w:t>
        </w:r>
      </w:ins>
      <w:ins w:id="2139" w:author="PR Preview" w:date="2026-01-01T00:00:00Z">
        <w:r>
          <w:t xml:space="preserve"> </w:t>
        </w:r>
      </w:ins>
      <w:ins w:id="2140" w:author="PR Preview" w:date="2026-01-01T00:00:00Z">
        <w:r>
          <w:t xml:space="preserve">Then the inner loop runs, and when it stops,</w:t>
        </w:r>
      </w:ins>
      <w:ins w:id="2141" w:author="PR Preview" w:date="2026-01-01T00:00:00Z">
        <w:r>
          <w:t xml:space="preserve"> </w:t>
        </w:r>
      </w:ins>
      <w:ins w:id="2142" w:author="PR Preview" w:date="2026-01-01T00:00:00Z">
        <w:r>
          <w:rPr>
            <w:rStyle w:val="VerbatimChar"/>
          </w:rPr>
          <w:t xml:space="preserve">found</w:t>
        </w:r>
      </w:ins>
      <w:ins w:id="2143" w:author="PR Preview" w:date="2026-01-01T00:00:00Z">
        <w:r>
          <w:t xml:space="preserve"> </w:t>
        </w:r>
      </w:ins>
      <w:ins w:id="2144" w:author="PR Preview" w:date="2026-01-01T00:00:00Z">
        <w:r>
          <w:t xml:space="preserve">is true exactly when there is a match with</w:t>
        </w:r>
      </w:ins>
      <w:ins w:id="214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ins w:id="2146" w:author="PR Preview" w:date="2026-01-01T00:00:00Z">
        <w:r>
          <w:t xml:space="preserve">.</w:t>
        </w:r>
      </w:ins>
      <w:ins w:id="2147" w:author="PR Preview" w:date="2026-01-01T00:00:00Z">
        <w:r>
          <w:t xml:space="preserve"> </w:t>
        </w:r>
      </w:ins>
      <w:ins w:id="2148" w:author="PR Preview" w:date="2026-01-01T00:00:00Z">
        <w:r>
          <w:t xml:space="preserve">After</w:t>
        </w:r>
      </w:ins>
      <w:ins w:id="2149" w:author="PR Preview" w:date="2026-01-01T00:00:00Z">
        <w:r>
          <w:t xml:space="preserve"> </w:t>
        </w:r>
      </w:ins>
      <w:ins w:id="2150" w:author="PR Preview" w:date="2026-01-01T00:00:00Z">
        <w:r>
          <w:rPr>
            <w:rStyle w:val="VerbatimChar"/>
          </w:rPr>
          <w:t xml:space="preserve">i</w:t>
        </w:r>
      </w:ins>
      <w:ins w:id="2151" w:author="PR Preview" w:date="2026-01-01T00:00:00Z">
        <w:r>
          <w:t xml:space="preserve"> </w:t>
        </w:r>
      </w:ins>
      <w:ins w:id="2152" w:author="PR Preview" w:date="2026-01-01T00:00:00Z">
        <w:r>
          <w:t xml:space="preserve">becomes</w:t>
        </w:r>
      </w:ins>
      <w:ins w:id="215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ins w:id="2154" w:author="PR Preview" w:date="2026-01-01T00:00:00Z">
        <w:r>
          <w:t xml:space="preserve">,</w:t>
        </w:r>
      </w:ins>
      <w:ins w:id="2155" w:author="PR Preview" w:date="2026-01-01T00:00:00Z">
        <w:r>
          <w:t xml:space="preserve"> </w:t>
        </w:r>
      </w:ins>
      <m:oMath>
        <m:r>
          <m:t>K</m:t>
        </m:r>
      </m:oMath>
      <w:ins w:id="2156" w:author="PR Preview" w:date="2026-01-01T00:00:00Z">
        <w:r>
          <w:t xml:space="preserve"> </w:t>
        </w:r>
      </w:ins>
      <w:ins w:id="2157" w:author="PR Preview" w:date="2026-01-01T00:00:00Z">
        <w:r>
          <w:t xml:space="preserve">is true at the next test.</w:t>
        </w:r>
      </w:ins>
    </w:p>
    <w:p>
      <w:pPr>
        <w:pStyle w:val="Compact"/>
        <w:numPr>
          <w:ilvl w:val="0"/>
          <w:numId w:val="1009"/>
        </w:numPr>
      </w:pPr>
      <w:ins w:id="2158" w:author="PR Preview" w:date="2026-01-01T00:00:00Z">
        <w:r>
          <w:t xml:space="preserve">Termination:</w:t>
        </w:r>
      </w:ins>
      <w:ins w:id="2159" w:author="PR Preview" w:date="2026-01-01T00:00:00Z">
        <w:r>
          <w:t xml:space="preserve"> </w:t>
        </w:r>
      </w:ins>
      <w:ins w:id="2160" w:author="PR Preview" w:date="2026-01-01T00:00:00Z">
        <w:r>
          <w:t xml:space="preserve">by</w:t>
        </w:r>
      </w:ins>
      <w:ins w:id="2161" w:author="PR Preview" w:date="2026-01-01T00:00:00Z">
        <w:r>
          <w:t xml:space="preserve"> </w:t>
        </w:r>
      </w:ins>
      <w:hyperlink w:anchor="thm-loop-invariant">
        <w:ins w:id="2162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2163" w:author="PR Preview" w:date="2026-01-01T00:00:00Z">
        <w:r>
          <w:t xml:space="preserve">,</w:t>
        </w:r>
      </w:ins>
      <w:ins w:id="2164" w:author="PR Preview" w:date="2026-01-01T00:00:00Z">
        <w:r>
          <w:t xml:space="preserve"> </w:t>
        </w:r>
      </w:ins>
      <m:oMath>
        <m:r>
          <m:t>K</m:t>
        </m:r>
      </m:oMath>
      <w:ins w:id="2165" w:author="PR Preview" w:date="2026-01-01T00:00:00Z">
        <w:r>
          <w:t xml:space="preserve"> </w:t>
        </w:r>
      </w:ins>
      <w:ins w:id="2166" w:author="PR Preview" w:date="2026-01-01T00:00:00Z">
        <w:r>
          <w:t xml:space="preserve">is a loop invariant, so</w:t>
        </w:r>
      </w:ins>
      <w:ins w:id="216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≥</m:t>
        </m:r>
        <m:r>
          <m:t>0</m:t>
        </m:r>
      </m:oMath>
      <w:ins w:id="2168" w:author="PR Preview" w:date="2026-01-01T00:00:00Z">
        <w:r>
          <w:t xml:space="preserve"> </w:t>
        </w:r>
      </w:ins>
      <w:ins w:id="2169" w:author="PR Preview" w:date="2026-01-01T00:00:00Z">
        <w:r>
          <w:t xml:space="preserve">at every test,</w:t>
        </w:r>
      </w:ins>
      <w:ins w:id="2170" w:author="PR Preview" w:date="2026-01-01T00:00:00Z">
        <w:r>
          <w:t xml:space="preserve"> </w:t>
        </w:r>
      </w:ins>
      <w:ins w:id="2171" w:author="PR Preview" w:date="2026-01-01T00:00:00Z">
        <w:r>
          <w:t xml:space="preserve">and each pass lowers</w:t>
        </w:r>
      </w:ins>
      <w:ins w:id="217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i</m:t>
        </m:r>
      </m:oMath>
      <w:ins w:id="2173" w:author="PR Preview" w:date="2026-01-01T00:00:00Z">
        <w:r>
          <w:t xml:space="preserve"> </w:t>
        </w:r>
      </w:ins>
      <w:ins w:id="2174" w:author="PR Preview" w:date="2026-01-01T00:00:00Z">
        <w:r>
          <w:t xml:space="preserve">by 1.</w:t>
        </w:r>
      </w:ins>
      <w:ins w:id="2175" w:author="PR Preview" w:date="2026-01-01T00:00:00Z">
        <w:r>
          <w:t xml:space="preserve"> </w:t>
        </w:r>
      </w:ins>
      <w:ins w:id="2176" w:author="PR Preview" w:date="2026-01-01T00:00:00Z">
        <w:r>
          <w:t xml:space="preserve">So</w:t>
        </w:r>
      </w:ins>
      <w:ins w:id="217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i</m:t>
        </m:r>
      </m:oMath>
      <w:ins w:id="2178" w:author="PR Preview" w:date="2026-01-01T00:00:00Z">
        <w:r>
          <w:t xml:space="preserve"> </w:t>
        </w:r>
      </w:ins>
      <w:ins w:id="2179" w:author="PR Preview" w:date="2026-01-01T00:00:00Z">
        <w:r>
          <w:t xml:space="preserve">is a loop variant, and the outer loop stops.</w:t>
        </w:r>
      </w:ins>
      <w:ins w:id="2180" w:author="PR Preview" w:date="2026-01-01T00:00:00Z">
        <w:r>
          <w:t xml:space="preserve"> </w:t>
        </w:r>
      </w:ins>
      <w:ins w:id="2181" w:author="PR Preview" w:date="2026-01-01T00:00:00Z">
        <w:r>
          <w:t xml:space="preserve">It stops when</w:t>
        </w:r>
      </w:ins>
      <w:ins w:id="2182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ins w:id="2183" w:author="PR Preview" w:date="2026-01-01T00:00:00Z">
        <w:r>
          <w:t xml:space="preserve"> </w:t>
        </w:r>
      </w:ins>
      <w:ins w:id="2184" w:author="PR Preview" w:date="2026-01-01T00:00:00Z">
        <w:r>
          <w:t xml:space="preserve">is false, so, with</w:t>
        </w:r>
      </w:ins>
      <w:ins w:id="2185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≤</m:t>
        </m:r>
        <m:r>
          <m:t>n</m:t>
        </m:r>
      </m:oMath>
      <w:ins w:id="2186" w:author="PR Preview" w:date="2026-01-01T00:00:00Z">
        <w:r>
          <w:t xml:space="preserve">,</w:t>
        </w:r>
      </w:ins>
      <w:ins w:id="2187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n</m:t>
        </m:r>
      </m:oMath>
      <w:ins w:id="2188" w:author="PR Preview" w:date="2026-01-01T00:00:00Z">
        <w:r>
          <w:t xml:space="preserve">.</w:t>
        </w:r>
      </w:ins>
      <w:ins w:id="2189" w:author="PR Preview" w:date="2026-01-01T00:00:00Z">
        <w:r>
          <w:t xml:space="preserve"> </w:t>
        </w:r>
      </w:ins>
      <w:ins w:id="2190" w:author="PR Preview" w:date="2026-01-01T00:00:00Z">
        <w:r>
          <w:t xml:space="preserve">Every match has</w:t>
        </w:r>
      </w:ins>
      <w:ins w:id="219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ins w:id="2192" w:author="PR Preview" w:date="2026-01-01T00:00:00Z">
        <w:r>
          <w:t xml:space="preserve">, so</w:t>
        </w:r>
      </w:ins>
      <w:ins w:id="219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&lt;</m:t>
        </m:r>
        <m:r>
          <m:t>n</m:t>
        </m:r>
      </m:oMath>
      <w:ins w:id="2194" w:author="PR Preview" w:date="2026-01-01T00:00:00Z">
        <w:r>
          <w:t xml:space="preserve">.</w:t>
        </w:r>
      </w:ins>
      <w:ins w:id="2195" w:author="PR Preview" w:date="2026-01-01T00:00:00Z">
        <w:r>
          <w:t xml:space="preserve"> </w:t>
        </w:r>
      </w:ins>
      <w:ins w:id="2196" w:author="PR Preview" w:date="2026-01-01T00:00:00Z">
        <w:r>
          <w:t xml:space="preserve">So, when the outer loop stops,</w:t>
        </w:r>
      </w:ins>
      <w:ins w:id="2197" w:author="PR Preview" w:date="2026-01-01T00:00:00Z">
        <w:r>
          <w:t xml:space="preserve"> </w:t>
        </w:r>
      </w:ins>
      <w:ins w:id="2198" w:author="PR Preview" w:date="2026-01-01T00:00:00Z">
        <w:r>
          <w:rPr>
            <w:rStyle w:val="VerbatimChar"/>
          </w:rPr>
          <w:t xml:space="preserve">found</w:t>
        </w:r>
      </w:ins>
      <w:ins w:id="2199" w:author="PR Preview" w:date="2026-01-01T00:00:00Z">
        <w:r>
          <w:t xml:space="preserve"> </w:t>
        </w:r>
      </w:ins>
      <w:ins w:id="2200" w:author="PR Preview" w:date="2026-01-01T00:00:00Z">
        <w:r>
          <w:t xml:space="preserve">is true exactly when</w:t>
        </w:r>
      </w:ins>
      <w:ins w:id="2201" w:author="PR Preview" w:date="2026-01-01T00:00:00Z">
        <w:r>
          <w:t xml:space="preserve"> </w:t>
        </w:r>
      </w:ins>
      <w:ins w:id="2202" w:author="PR Preview" w:date="2026-01-01T00:00:00Z">
        <w:r>
          <w:rPr>
            <w:rStyle w:val="VerbatimChar"/>
          </w:rPr>
          <w:t xml:space="preserve">A</w:t>
        </w:r>
      </w:ins>
      <w:ins w:id="2203" w:author="PR Preview" w:date="2026-01-01T00:00:00Z">
        <w:r>
          <w:t xml:space="preserve"> </w:t>
        </w:r>
      </w:ins>
      <w:ins w:id="2204" w:author="PR Preview" w:date="2026-01-01T00:00:00Z">
        <w:r>
          <w:t xml:space="preserve">has a match,</w:t>
        </w:r>
      </w:ins>
      <w:ins w:id="2205" w:author="PR Preview" w:date="2026-01-01T00:00:00Z">
        <w:r>
          <w:t xml:space="preserve"> </w:t>
        </w:r>
      </w:ins>
      <w:ins w:id="2206" w:author="PR Preview" w:date="2026-01-01T00:00:00Z">
        <w:r>
          <w:t xml:space="preserve">and the algorithm returns</w:t>
        </w:r>
      </w:ins>
      <w:ins w:id="2207" w:author="PR Preview" w:date="2026-01-01T00:00:00Z">
        <w:r>
          <w:t xml:space="preserve"> </w:t>
        </w:r>
      </w:ins>
      <w:ins w:id="2208" w:author="PR Preview" w:date="2026-01-01T00:00:00Z">
        <w:r>
          <w:rPr>
            <w:rStyle w:val="VerbatimChar"/>
          </w:rPr>
          <w:t xml:space="preserve">found</w:t>
        </w:r>
      </w:ins>
      <w:ins w:id="2209" w:author="PR Preview" w:date="2026-01-01T00:00:00Z">
        <w:r>
          <w:t xml:space="preserve">.</w:t>
        </w:r>
      </w:ins>
    </w:p>
    <w:bookmarkEnd w:id="52"/>
    <w:bookmarkEnd w:id="53"/>
    <w:bookmarkStart w:id="57" w:name="references"/>
    <w:p>
      <w:pPr>
        <w:pStyle w:val="Heading1"/>
      </w:pPr>
      <w:ins w:id="2210" w:author="PR Preview" w:date="2026-01-01T00:00:00Z">
        <w:r>
          <w:t xml:space="preserve">References</w:t>
        </w:r>
      </w:ins>
    </w:p>
    <w:bookmarkStart w:id="56" w:name="refs"/>
    <w:bookmarkStart w:id="55" w:name="ref-wikipedia_collatz_conjecture"/>
    <w:p>
      <w:pPr>
        <w:pStyle w:val="Bibliography"/>
      </w:pPr>
      <w:ins w:id="2211" w:author="PR Preview" w:date="2026-01-01T00:00:00Z">
        <w:r>
          <w:t xml:space="preserve">Wikipedia contributors. 2026.</w:t>
        </w:r>
      </w:ins>
      <w:ins w:id="2212" w:author="PR Preview" w:date="2026-01-01T00:00:00Z">
        <w:r>
          <w:t xml:space="preserve"> </w:t>
        </w:r>
      </w:ins>
      <w:ins w:id="2213" w:author="PR Preview" w:date="2026-01-01T00:00:00Z">
        <w:r>
          <w:rPr>
            <w:i/>
            <w:iCs/>
          </w:rPr>
          <w:t xml:space="preserve">Collatz Conjecture —</w:t>
        </w:r>
      </w:ins>
      <w:ins w:id="2214" w:author="PR Preview" w:date="2026-01-01T00:00:00Z">
        <w:r>
          <w:rPr>
            <w:i/>
            <w:iCs/>
          </w:rPr>
          <w:t xml:space="preserve"> </w:t>
        </w:r>
      </w:ins>
      <w:ins w:id="2215" w:author="PR Preview" w:date="2026-01-01T00:00:00Z">
        <w:r>
          <w:rPr>
            <w:i/>
            <w:iCs/>
          </w:rPr>
          <w:t xml:space="preserve">Wikipedia</w:t>
        </w:r>
      </w:ins>
      <w:ins w:id="2216" w:author="PR Preview" w:date="2026-01-01T00:00:00Z">
        <w:r>
          <w:rPr>
            <w:i/>
            <w:iCs/>
          </w:rPr>
          <w:t xml:space="preserve">,</w:t>
        </w:r>
      </w:ins>
      <w:ins w:id="2217" w:author="PR Preview" w:date="2026-01-01T00:00:00Z">
        <w:r>
          <w:rPr>
            <w:i/>
            <w:iCs/>
          </w:rPr>
          <w:t xml:space="preserve"> </w:t>
        </w:r>
      </w:ins>
      <w:ins w:id="2218" w:author="PR Preview" w:date="2026-01-01T00:00:00Z">
        <w:r>
          <w:rPr>
            <w:i/>
            <w:iCs/>
          </w:rPr>
          <w:t xml:space="preserve">the Free Encyclopedia</w:t>
        </w:r>
      </w:ins>
      <w:ins w:id="2219" w:author="PR Preview" w:date="2026-01-01T00:00:00Z">
        <w:r>
          <w:t xml:space="preserve">.</w:t>
        </w:r>
      </w:ins>
      <w:ins w:id="2220" w:author="PR Preview" w:date="2026-01-01T00:00:00Z">
        <w:r>
          <w:t xml:space="preserve"> </w:t>
        </w:r>
      </w:ins>
      <w:hyperlink r:id="rId54">
        <w:ins w:id="2221" w:author="PR Preview" w:date="2026-01-01T00:00:00Z">
          <w:r>
            <w:rPr>
              <w:rStyle w:val="Hyperlink"/>
            </w:rPr>
            <w:t xml:space="preserve">https://en.wikipedia.org/wiki/Collatz_conjecture</w:t>
          </w:r>
        </w:ins>
      </w:hyperlink>
      <w:ins w:id="2222" w:author="PR Preview" w:date="2026-01-01T00:00:00Z">
        <w:r>
          <w:t xml:space="preserve">.</w:t>
        </w:r>
      </w:ins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4" Type="http://schemas.openxmlformats.org/officeDocument/2006/relationships/hyperlink" Target="https://en.wikipedia.org/wiki/Collatz_conjecture" TargetMode="External"/><Relationship Id="rId30" Type="http://schemas.openxmlformats.org/officeDocument/2006/relationships/hyperlink" Target="https://morrison-lab.github.io/mcs/chapters/induction.html#def-proof-by-induction" TargetMode="External"/><Relationship Id="rId41" Type="http://schemas.openxmlformats.org/officeDocument/2006/relationships/hyperlink" Target="https://morrison-lab.github.io/mcs/chapters/propositional-logic.html#exm-collatz" TargetMode="External"/><Relationship Id="rId34" Type="http://schemas.openxmlformats.org/officeDocument/2006/relationships/hyperlink" Target="https://morrison-lab.github.io/mcs/chapters/sets.html#def-natural-numbers" TargetMode="External"/><Relationship Id="rId15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en.wikipedia.org/wiki/Collatz_conjecture" TargetMode="External"/><Relationship Id="rId30" Type="http://schemas.openxmlformats.org/officeDocument/2006/relationships/hyperlink" Target="https://morrison-lab.github.io/mcs/chapters/induction.html#def-proof-by-induction" TargetMode="External"/><Relationship Id="rId41" Type="http://schemas.openxmlformats.org/officeDocument/2006/relationships/hyperlink" Target="https://morrison-lab.github.io/mcs/chapters/propositional-logic.html#exm-collatz" TargetMode="External"/><Relationship Id="rId34" Type="http://schemas.openxmlformats.org/officeDocument/2006/relationships/hyperlink" Target="https://morrison-lab.github.io/mcs/chapters/sets.html#def-natural-numbers" TargetMode="External"/><Relationship Id="rId15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 Invariants</dc:title>
  <dc:creator/>
  <cp:keywords/>
  <dcterms:created xsi:type="dcterms:W3CDTF">2026-10-24T00:37:06Z</dcterms:created>
  <dcterms:modified xsi:type="dcterms:W3CDTF">2026-10-24T00:37:06Z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17:14:08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that an algorithm with a loop is correct</vt:lpwstr>
  </property>
  <property fmtid="{D5CDD505-2E9C-101B-9397-08002B2CF9AE}" pid="17" name="toc-title">
    <vt:lpwstr>Table of contents</vt:lpwstr>
  </property>
</Properties>
</file>