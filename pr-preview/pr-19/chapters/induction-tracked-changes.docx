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Mathematical Induction</w:t>
      </w:r>
    </w:p>
    <w:p>
      <w:pPr>
        <w:pStyle w:val="Subtitle"/>
      </w:pPr>
      <w:r>
        <w:t xml:space="preserve">Ordinary and strong induction</w:t>
      </w:r>
    </w:p>
    <w:p>
      <w:pPr>
        <w:pStyle w:val="Date"/>
      </w:pPr>
      <w:del w:id="1" w:author="PR Preview" w:date="2026-01-01T00:00:00Z">
        <w:r>
          <w:delText xml:space="preserve">Last modified: 2026-10-23 17:09:34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2026-10-23 20:27:36 (PDT)</w:t>
        </w:r>
      </w:ins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Adapted from Kameron Decker Harris’s Fall 2026 lecture notes</w:t>
            </w:r>
            <w:r>
              <w:t xml:space="preserve"> </w:t>
            </w:r>
            <w:r>
              <w:t xml:space="preserve">“Induction”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“More Induction!”</w:t>
            </w:r>
            <w:r>
              <w:t xml:space="preserve">,</w:t>
            </w:r>
            <w:r>
              <w:t xml:space="preserve"> </w:t>
            </w:r>
            <w:r>
              <w:t xml:space="preserve">which are typed transcriptions of Scott Wehrwein’s Spring 2025 handwritten lecture notes.</w:t>
            </w:r>
            <w:r>
              <w:t xml:space="preserve"> </w:t>
            </w:r>
            <w:r>
              <w:t xml:space="preserve">These come from those notes: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names of the parts of a proof by induction: base case, induction hypothesis and inductive step;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comparison of ordinary and strong induction;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chocolate bar example of strong induction, with its proof;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false claim that all horses are the same color, and where an induction proof of it fails.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 exercises, the other examples and the text of the false proof are new.</w:t>
            </w:r>
          </w:p>
        </w:tc>
      </w:tr>
    </w:tbl>
    <w:bookmarkStart w:id="21" w:name="sec-induction"/>
    <w:p>
      <w:pPr>
        <w:pStyle w:val="Heading1"/>
      </w:pPr>
      <w:r>
        <w:t xml:space="preserve">1. Proof by induction</w:t>
      </w:r>
    </w:p>
    <w:bookmarkStart w:id="13" w:name="exr-unit-fractions"/>
    <w:p>
      <w:pPr>
        <w:pStyle w:val="FirstParagraph"/>
      </w:pPr>
      <w:r>
        <w:rPr>
          <w:b/>
          <w:bCs/>
        </w:rPr>
        <w:t xml:space="preserve">Exercise 1 (Adding unit fractions of neighbors)</w:t>
      </w:r>
      <w:r>
        <w:t xml:space="preserve"> </w:t>
      </w:r>
      <w:r>
        <w:t xml:space="preserve">Consider the claim that for every natural number (</w:t>
      </w:r>
      <w:hyperlink r:id="rId12">
        <w:r>
          <w:rPr>
            <w:rStyle w:val="Hyperlink"/>
          </w:rPr>
          <w:t xml:space="preserve">Definition: Natural numbers (our convention)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Compact"/>
        <w:numPr>
          <w:ilvl w:val="0"/>
          <w:numId w:val="1002"/>
        </w:numPr>
      </w:pPr>
      <w:r>
        <w:t xml:space="preserve">Check the claim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Suppose the claim holds for some natural number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Add the next term,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)</m:t>
            </m:r>
          </m:den>
        </m:f>
      </m:oMath>
      <w:r>
        <w:t xml:space="preserve">, to both sides,</w:t>
      </w:r>
      <w:r>
        <w:t xml:space="preserve"> </w:t>
      </w:r>
      <w:r>
        <w:t xml:space="preserve">and show that the claim then holds for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bookmarkEnd w:id="13"/>
    <w:bookmarkStart w:id="14" w:name="sol-unit-fractions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 the left side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 the right side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 the left side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 </w:t>
      </w:r>
      <w:r>
        <w:t xml:space="preserve">and the right side is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 the left side is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12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and the right side is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numPr>
          <w:ilvl w:val="0"/>
          <w:numId w:val="1003"/>
        </w:numPr>
      </w:pPr>
      <w:r>
        <w:t xml:space="preserve">Suppose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⋅</m:t>
            </m:r>
            <m:r>
              <m:t>2</m:t>
            </m:r>
          </m:den>
        </m:f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k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k</m:t>
            </m:r>
          </m:num>
          <m:den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supposition)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k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the claim for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Part 1 shows the claim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part 2 carries it from each natural number to the next,</w:t>
      </w:r>
      <w:r>
        <w:t xml:space="preserve"> </w:t>
      </w:r>
      <w:r>
        <w:t xml:space="preserve">so it holds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 turn.</w:t>
      </w:r>
    </w:p>
    <w:bookmarkEnd w:id="14"/>
    <w:bookmarkStart w:id="17" w:name="def-proof-by-induction"/>
    <w:p>
      <w:pPr>
        <w:pStyle w:val="BodyText"/>
      </w:pPr>
      <w:r>
        <w:rPr>
          <w:b/>
          <w:bCs/>
        </w:rPr>
        <w:t xml:space="preserve">Definition 1 (Proof by induction)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an</w:t>
      </w:r>
      <w:r>
        <w:t xml:space="preserve"> </w:t>
      </w:r>
      <w:hyperlink r:id="rId15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16">
        <w:r>
          <w:rPr>
            <w:rStyle w:val="Hyperlink"/>
          </w:rPr>
          <w:t xml:space="preserve">predicate</w:t>
        </w:r>
      </w:hyperlink>
      <w:r>
        <w:t xml:space="preserve"> </w:t>
      </w:r>
      <w:r>
        <w:t xml:space="preserve">about the integers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induction</w:t>
      </w:r>
      <w:r>
        <w:t xml:space="preserve"> </w:t>
      </w:r>
      <w:r>
        <w:t xml:space="preserve">(Wikipedia contributors 2026b)</w:t>
      </w:r>
      <w:r>
        <w:t xml:space="preserve"> </w:t>
      </w:r>
      <w:r>
        <w:t xml:space="preserve">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shows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by showing two things: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Base case: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Inductive step:</w:t>
      </w:r>
      <w:r>
        <w:t xml:space="preserve"> </w:t>
      </w:r>
      <w:r>
        <w:t xml:space="preserve">for every integer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holds, then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FirstParagraph"/>
      </w:pPr>
      <w:r>
        <w:t xml:space="preserve">In the inductive step,</w:t>
      </w:r>
      <w:r>
        <w:t xml:space="preserve"> </w:t>
      </w:r>
      <w:r>
        <w:t xml:space="preserve">the assumption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</w:t>
      </w:r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induction hypothesis</w:t>
      </w:r>
      <w:r>
        <w:t xml:space="preserve">.</w:t>
      </w:r>
    </w:p>
    <w:bookmarkEnd w:id="17"/>
    <w:bookmarkStart w:id="18" w:name="rem-step-forms"/>
    <w:p>
      <w:pPr>
        <w:pStyle w:val="BodyText"/>
      </w:pPr>
      <w:r>
        <w:rPr>
          <w:i/>
          <w:iCs/>
        </w:rPr>
        <w:t xml:space="preserve">Remark 1</w:t>
      </w:r>
      <w:r>
        <w:t xml:space="preserve"> (Stepping from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). </w:t>
      </w:r>
      <w:hyperlink w:anchor="def-proof-by-induction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states the inductive step as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 then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, for every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”</w:t>
      </w:r>
      <w:r>
        <w:t xml:space="preserve">.</w:t>
      </w:r>
      <w:r>
        <w:t xml:space="preserve"> </w:t>
      </w:r>
      <w:r>
        <w:t xml:space="preserve">Many sources, and part 2 of</w:t>
      </w:r>
      <w:r>
        <w:t xml:space="preserve"> </w:t>
      </w:r>
      <w:hyperlink w:anchor="sol-unit-fractions">
        <w:r>
          <w:rPr>
            <w:rStyle w:val="Hyperlink"/>
          </w:rPr>
          <w:t xml:space="preserve">Solution 1</w:t>
        </w:r>
      </w:hyperlink>
      <w:r>
        <w:t xml:space="preserve">, state it as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, then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 for every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”</w:t>
      </w:r>
      <w:r>
        <w:t xml:space="preserve">.</w:t>
      </w:r>
      <w:r>
        <w:t xml:space="preserve"> </w:t>
      </w:r>
      <w:r>
        <w:t xml:space="preserve">The two say the same thing, 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the rest of this chapter uses the second form.</w:t>
      </w:r>
    </w:p>
    <w:p>
      <w:pPr>
        <w:pStyle w:val="BodyText"/>
      </w:pPr>
      <w:r>
        <w:t xml:space="preserve">Writing the goal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correctly is a common place to go wrong:</w:t>
      </w:r>
      <w:r>
        <w:t xml:space="preserve"> </w:t>
      </w:r>
      <w:r>
        <w:t xml:space="preserve">replace</w:t>
      </w:r>
      <w:r>
        <w:t xml:space="preserve"> </w:t>
      </w:r>
      <w:r>
        <w:rPr>
          <w:i/>
          <w:iCs/>
        </w:rPr>
        <w:t xml:space="preserve">every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, including in the last term of a sum</w:t>
      </w:r>
      <w:r>
        <w:t xml:space="preserve"> </w:t>
      </w:r>
      <w:r>
        <w:t xml:space="preserve">and on the other side of the equation.</w:t>
      </w:r>
    </w:p>
    <w:bookmarkEnd w:id="18"/>
    <w:bookmarkStart w:id="19" w:name="rem-induction-template"/>
    <w:p>
      <w:pPr>
        <w:pStyle w:val="BodyText"/>
      </w:pPr>
      <w:r>
        <w:rPr>
          <w:i/>
          <w:iCs/>
        </w:rPr>
        <w:t xml:space="preserve">Remark 2</w:t>
      </w:r>
      <w:r>
        <w:t xml:space="preserve"> (The shape of a proof by induction). </w:t>
      </w:r>
      <w:r>
        <w:t xml:space="preserve">A proof by induction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 two parts:</w:t>
      </w:r>
    </w:p>
    <w:p>
      <w:pPr>
        <w:pStyle w:val="BlockText"/>
      </w:pPr>
      <w:r>
        <w:rPr>
          <w:b/>
          <w:bCs/>
        </w:rPr>
        <w:t xml:space="preserve">Base case.</w:t>
      </w:r>
      <w:r>
        <w:t xml:space="preserve"> </w:t>
      </w:r>
      <w:r>
        <w:t xml:space="preserve">Show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br/>
      </w:r>
      <w:r>
        <w:br/>
      </w: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an integer, and suppose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.</w:t>
      </w:r>
      <w:r>
        <w:br/>
      </w:r>
      <m:oMath>
        <m:r>
          <m:rPr>
            <m:sty m:val="p"/>
          </m:rPr>
          <m:t>⋮</m:t>
        </m:r>
      </m:oMath>
      <w:r>
        <w:br/>
      </w:r>
      <w:r>
        <w:t xml:space="preserve">Therefore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br/>
      </w:r>
      <w:r>
        <w:br/>
      </w: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, by induction.</w:t>
      </w:r>
    </w:p>
    <w:p>
      <w:pPr>
        <w:pStyle w:val="FirstParagraph"/>
      </w:pPr>
      <w:r>
        <w:t xml:space="preserve">Write out the induction hypothesis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goal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before starting the step,</w:t>
      </w:r>
      <w:r>
        <w:t xml:space="preserve"> </w:t>
      </w:r>
      <w:r>
        <w:t xml:space="preserve">and mark the line where the step uses the hypothesis.</w:t>
      </w:r>
    </w:p>
    <w:bookmarkEnd w:id="19"/>
    <w:bookmarkStart w:id="20" w:name="exm-consecutive-products"/>
    <w:p>
      <w:pPr>
        <w:pStyle w:val="BodyText"/>
      </w:pPr>
      <w:r>
        <w:rPr>
          <w:b/>
          <w:bCs/>
        </w:rPr>
        <w:t xml:space="preserve">Example 1 (A sum of products of neighbors)</w:t>
      </w:r>
      <w:r>
        <w:t xml:space="preserve"> </w:t>
      </w:r>
      <w:r>
        <w:t xml:space="preserve">Claim: for every natural number</w:t>
      </w:r>
      <w:r>
        <w:t xml:space="preserve"> </w:t>
      </w:r>
      <m:oMath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1</m:t>
          </m:r>
          <m:r>
            <m:rPr>
              <m:sty m:val="p"/>
            </m:rPr>
            <m:t>⋅</m:t>
          </m:r>
          <m:r>
            <m:t>2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⋅</m:t>
          </m:r>
          <m:r>
            <m:t>3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t>n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num>
            <m:den>
              <m:r>
                <m:t>3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this equation, and follow</w:t>
      </w:r>
      <w:r>
        <w:t xml:space="preserve"> </w:t>
      </w:r>
      <w:hyperlink w:anchor="rem-induction-template">
        <w:r>
          <w:rPr>
            <w:rStyle w:val="Hyperlink"/>
          </w:rPr>
          <w:t xml:space="preserve">Remark 2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 the left side is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⋅</m:t>
            </m:r>
            <m:r>
              <m:t>2</m:t>
            </m:r>
            <m:r>
              <m:rPr>
                <m:sty m:val="p"/>
              </m:rPr>
              <m:t>⋅</m:t>
            </m:r>
            <m:r>
              <m:t>3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 and suppose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1</m:t>
          </m:r>
          <m:r>
            <m:rPr>
              <m:sty m:val="p"/>
            </m:rPr>
            <m:t>⋅</m:t>
          </m:r>
          <m:r>
            <m:t>2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t>k</m:t>
          </m:r>
          <m:r>
            <m:rPr>
              <m:sty m:val="p"/>
            </m:rPr>
            <m:t>(</m:t>
          </m:r>
          <m:r>
            <m:t>k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k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num>
            <m:den>
              <m:r>
                <m:t>3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goal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1</m:t>
          </m:r>
          <m:r>
            <m:rPr>
              <m:sty m:val="p"/>
            </m:rPr>
            <m:t>⋅</m:t>
          </m:r>
          <m:r>
            <m:t>2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t>k</m:t>
          </m:r>
          <m:r>
            <m:rPr>
              <m:sty m:val="p"/>
            </m:rPr>
            <m:t>(</m:t>
          </m:r>
          <m:r>
            <m:t>k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k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k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</m:num>
            <m:den>
              <m:r>
                <m:t>3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Starting from its left side,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t>k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holds, and by induction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 natural number</w:t>
      </w:r>
      <w:r>
        <w:t xml:space="preserve"> </w:t>
      </w:r>
      <m:oMath>
        <m:r>
          <m:t>n</m:t>
        </m:r>
      </m:oMath>
      <w:r>
        <w:t xml:space="preserve">.</w:t>
      </w:r>
    </w:p>
    <w:bookmarkEnd w:id="20"/>
    <w:bookmarkEnd w:id="21"/>
    <w:bookmarkStart w:id="26" w:name="sec-induction-start"/>
    <w:p>
      <w:pPr>
        <w:pStyle w:val="Heading1"/>
      </w:pPr>
      <w:r>
        <w:t xml:space="preserve">2. Starting at another integer</w:t>
      </w:r>
    </w:p>
    <w:bookmarkStart w:id="22" w:name="exr-squares-powers"/>
    <w:p>
      <w:pPr>
        <w:pStyle w:val="FirstParagraph"/>
      </w:pPr>
      <w:r>
        <w:rPr>
          <w:b/>
          <w:bCs/>
        </w:rPr>
        <w:t xml:space="preserve">Exercise 2 (When does</w:t>
      </w:r>
      <w:r>
        <w:rPr>
          <w:b/>
          <w:bCs/>
        </w:rP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catch up with</w:t>
      </w:r>
      <w:r>
        <w:rPr>
          <w:b/>
          <w:bCs/>
        </w:rP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?)</w:t>
      </w:r>
      <w:r>
        <w:t xml:space="preserve"> </w:t>
      </w:r>
      <w:r>
        <w:t xml:space="preserve">Compare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</m:oMath>
      <w:r>
        <w:t xml:space="preserve">.</w:t>
      </w:r>
      <w:r>
        <w:t xml:space="preserve"> </w:t>
      </w:r>
      <w:r>
        <w:t xml:space="preserve">Find the smallest natural number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such that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holds for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for every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you checked after it.</w:t>
      </w:r>
    </w:p>
    <w:bookmarkEnd w:id="22"/>
    <w:bookmarkStart w:id="23" w:name="sol-squares-power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36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64</w:t>
            </w:r>
          </w:p>
        </w:tc>
      </w:tr>
    </w:tbl>
    <w:p>
      <w:pPr>
        <w:pStyle w:val="BodyText"/>
      </w:pPr>
      <w:r>
        <w:t xml:space="preserve">The inequality holds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 fails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holds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6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.</w:t>
      </w:r>
    </w:p>
    <w:bookmarkEnd w:id="23"/>
    <w:bookmarkStart w:id="25" w:name="exm-squares-powers"/>
    <w:p>
      <w:pPr>
        <w:pStyle w:val="BodyText"/>
      </w:pPr>
      <w:r>
        <w:rPr>
          <w:b/>
          <w:bCs/>
        </w:rPr>
        <w:t xml:space="preserve">Example 2 (An induction that starts at 4)</w:t>
      </w:r>
      <w:r>
        <w:t xml:space="preserve"> </w:t>
      </w:r>
      <w:r>
        <w:t xml:space="preserve">Claim: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every integer (</w:t>
      </w:r>
      <w:hyperlink r:id="rId15">
        <w:r>
          <w:rPr>
            <w:rStyle w:val="Hyperlink"/>
          </w:rPr>
          <w:t xml:space="preserve">Definition: Integers</w:t>
        </w:r>
      </w:hyperlink>
      <w:r>
        <w:t xml:space="preserve">)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inequality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24">
        <w:r>
          <w:rPr>
            <w:rStyle w:val="Hyperlink"/>
          </w:rPr>
          <w:t xml:space="preserve">Definition: Inequality</w:t>
        </w:r>
      </w:hyperlink>
      <w:r>
        <w:t xml:space="preserve">),</w:t>
      </w:r>
      <w:r>
        <w:t xml:space="preserve"> </w:t>
      </w:r>
      <w:r>
        <w:t xml:space="preserve">and follow</w:t>
      </w:r>
      <w:r>
        <w:t xml:space="preserve"> </w:t>
      </w:r>
      <w:hyperlink w:anchor="rem-induction-template">
        <w:r>
          <w:rPr>
            <w:rStyle w:val="Hyperlink"/>
          </w:rPr>
          <w:t xml:space="preserve">Remark 2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hyperlink w:anchor="sol-squares-powers">
        <w:r>
          <w:rPr>
            <w:rStyle w:val="Hyperlink"/>
          </w:rPr>
          <w:t xml:space="preserve">Solution 2</w:t>
        </w:r>
      </w:hyperlink>
      <w:r>
        <w:t xml:space="preserve"> </w:t>
      </w:r>
      <w:r>
        <w:t xml:space="preserve">shows that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would not work, since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</w:p>
    <w:p>
      <w:pPr>
        <w:pStyle w:val="BodyText"/>
      </w:pPr>
      <w:r>
        <w:rPr>
          <w:b/>
          <w:bCs/>
        </w:rPr>
        <w:t xml:space="preserve">Base case.</w:t>
      </w:r>
      <w:r>
        <w:t xml:space="preserve"> </w:t>
      </w:r>
      <m:oMath>
        <m:sSup>
          <m:e>
            <m:r>
              <m:t>4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16</m:t>
        </m:r>
        <m:r>
          <m:rPr>
            <m:sty m:val="p"/>
          </m:rPr>
          <m:t>≤</m:t>
        </m:r>
        <m:r>
          <m:t>16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4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4</m:t>
        </m:r>
      </m:oMath>
      <w:r>
        <w:t xml:space="preserve">, and suppose</w:t>
      </w:r>
      <w:r>
        <w:t xml:space="preserve"> </w:t>
      </w:r>
      <m:oMath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sSup>
          <m:e>
            <m:r>
              <m:t>2</m:t>
            </m:r>
          </m:e>
          <m:sup>
            <m:r>
              <m:t>k</m:t>
            </m:r>
          </m:sup>
        </m:sSup>
      </m:oMath>
      <w:r>
        <w:t xml:space="preserve">.</w:t>
      </w:r>
      <w:r>
        <w:t xml:space="preserve"> </w:t>
      </w:r>
      <w:r>
        <w:t xml:space="preserve">The goal is</w:t>
      </w:r>
      <w:r>
        <w:t xml:space="preserve"> </w:t>
      </w:r>
      <m:oMath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sSup>
          <m:e>
            <m:r>
              <m:t>2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4</m:t>
        </m:r>
      </m:oMath>
      <w:r>
        <w:t xml:space="preserve">, we have</w:t>
      </w:r>
      <w:r>
        <w:t xml:space="preserve"> </w:t>
      </w:r>
      <m:oMath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4</m:t>
        </m:r>
        <m:r>
          <m:t>k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2</m:t>
        </m:r>
        <m:r>
          <m:t>k</m:t>
        </m:r>
        <m:r>
          <m:rPr>
            <m:sty m:val="p"/>
          </m:rPr>
          <m:t>≥</m:t>
        </m:r>
        <m:r>
          <m:t>2</m:t>
        </m:r>
        <m:r>
          <m:t>k</m:t>
        </m:r>
        <m:r>
          <m:rPr>
            <m:sty m:val="p"/>
          </m:rPr>
          <m:t>+</m:t>
        </m:r>
        <m:r>
          <m:t>8</m:t>
        </m:r>
        <m:r>
          <m:rPr>
            <m:sty m:val="p"/>
          </m:rPr>
          <m:t>&gt;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holds, and by induction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4</m:t>
        </m:r>
      </m:oMath>
      <w:r>
        <w:t xml:space="preserve">.</w:t>
      </w:r>
      <w:r>
        <w:t xml:space="preserve"> </w:t>
      </w:r>
      <w:r>
        <w:t xml:space="preserve">The inductive step works for every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3</m:t>
        </m:r>
      </m:oMath>
      <w:r>
        <w:t xml:space="preserve">, since</w:t>
      </w:r>
      <w:r>
        <w:t xml:space="preserve"> </w:t>
      </w:r>
      <m:oMath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&lt;</m:t>
        </m:r>
        <m:sSup>
          <m:e>
            <m:r>
              <m:t>k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already holds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induction starts at 4 because of the base case: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</w:p>
    <w:bookmarkEnd w:id="25"/>
    <w:bookmarkEnd w:id="26"/>
    <w:bookmarkStart w:id="42" w:name="sec-strong-induction"/>
    <w:p>
      <w:pPr>
        <w:pStyle w:val="Heading1"/>
      </w:pPr>
      <w:r>
        <w:t xml:space="preserve">3. Strong induction</w:t>
      </w:r>
    </w:p>
    <w:bookmarkStart w:id="27" w:name="exr-chocolate-small"/>
    <w:p>
      <w:pPr>
        <w:pStyle w:val="FirstParagraph"/>
      </w:pPr>
      <w:r>
        <w:rPr>
          <w:b/>
          <w:bCs/>
        </w:rPr>
        <w:t xml:space="preserve">Exercise 3 (Breaking a chocolate bar)</w:t>
      </w:r>
      <w:r>
        <w:t xml:space="preserve"> </w:t>
      </w:r>
      <w:r>
        <w:t xml:space="preserve">A chocolate bar is a row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squares.</w:t>
      </w:r>
      <w:r>
        <w:t xml:space="preserve"> </w:t>
      </w:r>
      <w:r>
        <w:t xml:space="preserve">One break splits one piece into two pieces along a line between squares.</w:t>
      </w:r>
      <w:r>
        <w:t xml:space="preserve"> </w:t>
      </w:r>
      <w:r>
        <w:t xml:space="preserve">How many breaks does it take to split a bar of 1, 2, 3 or 4 squares into single squares?</w:t>
      </w:r>
      <w:r>
        <w:t xml:space="preserve"> </w:t>
      </w:r>
      <w:r>
        <w:t xml:space="preserve">Does the answer depend on where you break first?</w:t>
      </w:r>
    </w:p>
    <w:bookmarkEnd w:id="27"/>
    <w:bookmarkStart w:id="28" w:name="sol-chocolate-small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A bar of 1 square takes 0 breaks, 2 squares take 1, 3 squares take 2, and 4 squares take 3.</w:t>
      </w:r>
      <w:r>
        <w:t xml:space="preserve"> </w:t>
      </w:r>
      <w:r>
        <w:t xml:space="preserve">For 4 squares, breaking first in the middle gives two pieces of 2 squares, which take 1 break each,</w:t>
      </w:r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breaks;</w:t>
      </w:r>
      <w:r>
        <w:t xml:space="preserve"> </w:t>
      </w:r>
      <w:r>
        <w:t xml:space="preserve">breaking first at one end gives pieces of 1 and 3 squares, which take 0 and 2 breaks,</w:t>
      </w:r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breaks.</w:t>
      </w:r>
      <w:r>
        <w:t xml:space="preserve"> </w:t>
      </w:r>
      <w:r>
        <w:t xml:space="preserve">For these bars, the answer does not depend on where you break first.</w:t>
      </w:r>
    </w:p>
    <w:bookmarkEnd w:id="28"/>
    <w:bookmarkStart w:id="31" w:name="def-strong-induction"/>
    <w:p>
      <w:pPr>
        <w:pStyle w:val="BodyText"/>
      </w:pPr>
      <w:r>
        <w:rPr>
          <w:b/>
          <w:bCs/>
        </w:rPr>
        <w:t xml:space="preserve">Definition 2 (Proof by strong induction)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an</w:t>
      </w:r>
      <w:r>
        <w:t xml:space="preserve"> </w:t>
      </w:r>
      <w:hyperlink r:id="rId15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16">
        <w:r>
          <w:rPr>
            <w:rStyle w:val="Hyperlink"/>
          </w:rPr>
          <w:t xml:space="preserve">predicate</w:t>
        </w:r>
      </w:hyperlink>
      <w:r>
        <w:t xml:space="preserve"> </w:t>
      </w:r>
      <w:r>
        <w:t xml:space="preserve">about the</w:t>
      </w:r>
      <w:r>
        <w:t xml:space="preserve"> </w:t>
      </w:r>
      <w:hyperlink r:id="rId15">
        <w:r>
          <w:rPr>
            <w:rStyle w:val="Hyperlink"/>
          </w:rPr>
          <w:t xml:space="preserve">integers</w:t>
        </w:r>
      </w:hyperlink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strong induction</w:t>
      </w:r>
      <w:r>
        <w:t xml:space="preserve"> </w:t>
      </w:r>
      <w:r>
        <w:t xml:space="preserve">(Wikipedia contributors 2026b)</w:t>
      </w:r>
      <w:r>
        <w:t xml:space="preserve"> </w:t>
      </w:r>
      <w:r>
        <w:t xml:space="preserve">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shows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by showing one thing:</w:t>
      </w:r>
      <w:r>
        <w:t xml:space="preserve"> </w:t>
      </w:r>
      <w:r>
        <w:t xml:space="preserve">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r>
          <m:t>k</m:t>
        </m:r>
        <m:r>
          <m:rPr>
            <m:sty m:val="p"/>
          </m:rPr>
          <m:t>&lt;</m:t>
        </m:r>
        <m:r>
          <m:t>n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BodyText"/>
      </w:pPr>
      <w:r>
        <w:t xml:space="preserve">The assumption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r>
          <m:t>k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strong induction hypothesis</w:t>
      </w:r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no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satisfies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r>
          <m:t>k</m:t>
        </m:r>
        <m:r>
          <m:rPr>
            <m:sty m:val="p"/>
          </m:rPr>
          <m:t>&lt;</m:t>
        </m:r>
        <m:r>
          <m:t>n</m:t>
        </m:r>
      </m:oMath>
      <w:r>
        <w:t xml:space="preserve">,</w:t>
      </w:r>
      <w:r>
        <w:t xml:space="preserve"> </w:t>
      </w:r>
      <w:r>
        <w:t xml:space="preserve">so the strong induction hypothesis is</w:t>
      </w:r>
      <w:r>
        <w:t xml:space="preserve"> </w:t>
      </w:r>
      <w:hyperlink r:id="rId29">
        <w:r>
          <w:rPr>
            <w:rStyle w:val="Hyperlink"/>
          </w:rPr>
          <w:t xml:space="preserve">vacuously true</w:t>
        </w:r>
      </w:hyperlink>
      <w:r>
        <w:t xml:space="preserve">,</w:t>
      </w:r>
      <w:r>
        <w:t xml:space="preserve"> </w:t>
      </w:r>
      <w:r>
        <w:t xml:space="preserve">and the proof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0">
        <w:r>
          <w:rPr>
            <w:rStyle w:val="Hyperlink"/>
          </w:rPr>
          <w:t xml:space="preserve">base case</w:t>
        </w:r>
      </w:hyperlink>
      <w:r>
        <w:t xml:space="preserve">.</w:t>
      </w:r>
      <w:r>
        <w:t xml:space="preserve"> </w:t>
      </w:r>
      <w:r>
        <w:t xml:space="preserve">When the proof 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needs particular earlier cases</w:t>
      </w:r>
      <w:r>
        <w:t xml:space="preserve"> </w:t>
      </w:r>
      <w:r>
        <w:t xml:space="preserve">that do not exist for the first few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those few cases are shown separately as further</w:t>
      </w:r>
      <w:r>
        <w:t xml:space="preserve"> </w:t>
      </w:r>
      <w:hyperlink r:id="rId30">
        <w:r>
          <w:rPr>
            <w:rStyle w:val="Hyperlink"/>
          </w:rPr>
          <w:t xml:space="preserve">base cases</w:t>
        </w:r>
      </w:hyperlink>
      <w:r>
        <w:t xml:space="preserve">.</w:t>
      </w:r>
    </w:p>
    <w:bookmarkEnd w:id="31"/>
    <w:bookmarkStart w:id="32" w:name="thm-chocolate"/>
    <w:p>
      <w:pPr>
        <w:pStyle w:val="BodyText"/>
      </w:pPr>
      <w:r>
        <w:rPr>
          <w:b/>
          <w:bCs/>
        </w:rPr>
        <w:t xml:space="preserve">Theorem 1 (Breaking a chocolate bar takes one break fewer than its squares)</w:t>
      </w:r>
      <w:r>
        <w:t xml:space="preserve"> </w:t>
      </w:r>
      <w:r>
        <w:t xml:space="preserve">For every natural number (</w:t>
      </w:r>
      <w:hyperlink r:id="rId12">
        <w:r>
          <w:rPr>
            <w:rStyle w:val="Hyperlink"/>
          </w:rPr>
          <w:t xml:space="preserve">Definition: Natural numbers (our convention)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splitting a bar of chocolate, a row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squares, into single squares takes exactly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breaks,</w:t>
      </w:r>
      <w:r>
        <w:t xml:space="preserve"> </w:t>
      </w:r>
      <w:r>
        <w:t xml:space="preserve">however the breaks are made.</w:t>
      </w:r>
    </w:p>
    <w:bookmarkEnd w:id="3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strong induction (</w:t>
      </w:r>
      <w:hyperlink w:anchor="def-strong-induc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the claim for a bar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squares,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a natural number, and suppose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 natural number</w:t>
      </w:r>
      <w:r>
        <w:t xml:space="preserve"> </w:t>
      </w:r>
      <m:oMath>
        <m:r>
          <m:t>k</m:t>
        </m:r>
        <m:r>
          <m:rPr>
            <m:sty m:val="p"/>
          </m:rPr>
          <m:t>&lt;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 the bar is already a single square, so it takes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breaks.</w:t>
      </w:r>
    </w:p>
    <w:p>
      <w:pPr>
        <w:pStyle w:val="BodyText"/>
      </w:pP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the first break splits the bar into two pieces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squares,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1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n</m:t>
        </m:r>
      </m:oMath>
      <w:r>
        <w:t xml:space="preserve">.</w:t>
      </w:r>
      <w:r>
        <w:t xml:space="preserve"> </w:t>
      </w:r>
      <w:r>
        <w:t xml:space="preserve">Each later break splits a single piece, so it falls inside one of these two pieces,</w:t>
      </w:r>
      <w:r>
        <w:t xml:space="preserve"> </w:t>
      </w:r>
      <w:r>
        <w:t xml:space="preserve">and the later breaks are the breaks of the</w:t>
      </w:r>
      <w:r>
        <w:t xml:space="preserve"> </w:t>
      </w:r>
      <m:oMath>
        <m:r>
          <m:t>a</m:t>
        </m:r>
      </m:oMath>
      <w:r>
        <w:t xml:space="preserve">-square piece together with the breaks of the</w:t>
      </w:r>
      <w:r>
        <w:t xml:space="preserve"> </w:t>
      </w:r>
      <m:oMath>
        <m:r>
          <m:t>b</m:t>
        </m:r>
      </m:oMath>
      <w:r>
        <w:t xml:space="preserve">-square piece.</w:t>
      </w:r>
      <w:r>
        <w:t xml:space="preserve"> </w:t>
      </w:r>
      <w:r>
        <w:t xml:space="preserve">By the strong induction hypothesis,</w:t>
      </w:r>
      <w:r>
        <w:t xml:space="preserve"> </w:t>
      </w:r>
      <w:r>
        <w:t xml:space="preserve">the piece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squares takes</w:t>
      </w:r>
      <w:r>
        <w:t xml:space="preserve"> </w:t>
      </w:r>
      <m:oMath>
        <m:r>
          <m:t>a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breaks and the piece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squares takes</w:t>
      </w:r>
      <w:r>
        <w:t xml:space="preserve"> </w:t>
      </w:r>
      <m:oMath>
        <m:r>
          <m:t>b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breaks.</w:t>
      </w:r>
      <w:r>
        <w:t xml:space="preserve"> </w:t>
      </w:r>
      <w:r>
        <w:t xml:space="preserve">So the whole bar takes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breaks.</w:t>
      </w:r>
    </w:p>
    <w:bookmarkStart w:id="33" w:name="rem-chocolate-strong"/>
    <w:p>
      <w:pPr>
        <w:pStyle w:val="BodyText"/>
      </w:pPr>
      <w:r>
        <w:rPr>
          <w:i/>
          <w:iCs/>
        </w:rPr>
        <w:t xml:space="preserve">Remark 3</w:t>
      </w:r>
      <w:r>
        <w:t xml:space="preserve"> (Why the proof needs strong induction). </w:t>
      </w:r>
      <w:r>
        <w:t xml:space="preserve">The proof of</w:t>
      </w:r>
      <w:r>
        <w:t xml:space="preserve"> </w:t>
      </w:r>
      <w:hyperlink w:anchor="thm-chocolate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uses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can be any sizes smaller than</w:t>
      </w:r>
      <w:r>
        <w:t xml:space="preserve"> </w:t>
      </w:r>
      <m:oMath>
        <m:r>
          <m:t>n</m:t>
        </m:r>
      </m:oMath>
      <w:r>
        <w:t xml:space="preserve">, not only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Ordinary induction gives only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 the step.</w:t>
      </w:r>
      <w:r>
        <w:t xml:space="preserve"> </w:t>
      </w:r>
      <w:r>
        <w:t xml:space="preserve">Strong induction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k</m:t>
        </m:r>
        <m:r>
          <m:rPr>
            <m:sty m:val="p"/>
          </m:rPr>
          <m:t>&lt;</m:t>
        </m:r>
        <m:r>
          <m:t>n</m:t>
        </m:r>
      </m:oMath>
      <w:r>
        <w:t xml:space="preserve">, which is what the proof needs.</w:t>
      </w:r>
    </w:p>
    <w:bookmarkEnd w:id="33"/>
    <w:bookmarkStart w:id="37" w:name="def-recursive-sequence"/>
    <w:p>
      <w:pPr>
        <w:pStyle w:val="BodyText"/>
      </w:pPr>
      <w:r>
        <w:rPr>
          <w:b/>
          <w:bCs/>
        </w:rPr>
        <w:t xml:space="preserve">Definition 3 (Recursively defined sequence)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an</w:t>
      </w:r>
      <w:r>
        <w:t xml:space="preserve"> </w:t>
      </w:r>
      <w:hyperlink r:id="rId15">
        <w:r>
          <w:rPr>
            <w:rStyle w:val="Hyperlink"/>
          </w:rPr>
          <w:t xml:space="preserve">integer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 positive integer.</w:t>
      </w:r>
      <w:r>
        <w:t xml:space="preserve"> </w:t>
      </w:r>
      <w:r>
        <w:t xml:space="preserve">A</w:t>
      </w:r>
      <w:r>
        <w:t xml:space="preserve"> </w:t>
      </w:r>
      <w:hyperlink r:id="rId34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sSub>
              <m:e>
                <m:r>
                  <m:t>n</m:t>
                </m:r>
              </m:e>
              <m:sub>
                <m:r>
                  <m:t>0</m:t>
                </m:r>
              </m:sub>
            </m:sSub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sSub>
              <m:e>
                <m:r>
                  <m:t>n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recursively defined</w:t>
      </w:r>
      <w:r>
        <w:t xml:space="preserve"> </w:t>
      </w:r>
      <w:r>
        <w:t xml:space="preserve">(Wikipedia contributors 2026c)</w:t>
      </w:r>
      <w:r>
        <w:t xml:space="preserve"> </w:t>
      </w:r>
      <w:r>
        <w:t xml:space="preserve">by two things: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Initial</w:t>
      </w:r>
      <w:r>
        <w:rPr>
          <w:b/>
          <w:bCs/>
        </w:rPr>
        <w:t xml:space="preserve"> </w:t>
      </w:r>
      <w:hyperlink r:id="rId35">
        <w:r>
          <w:rPr>
            <w:rStyle w:val="Hyperlink"/>
            <w:b/>
            <w:bCs/>
          </w:rPr>
          <w:t xml:space="preserve">terms</w:t>
        </w:r>
      </w:hyperlink>
      <w:r>
        <w:rPr>
          <w:b/>
          <w:bCs/>
        </w:rPr>
        <w:t xml:space="preserve">:</w:t>
      </w:r>
      <w:r>
        <w:t xml:space="preserve"> </w:t>
      </w:r>
      <w:r>
        <w:t xml:space="preserve">specific</w:t>
      </w:r>
      <w:r>
        <w:t xml:space="preserve"> </w:t>
      </w:r>
      <w:hyperlink r:id="rId36">
        <w:r>
          <w:rPr>
            <w:rStyle w:val="Hyperlink"/>
          </w:rPr>
          <w:t xml:space="preserve">values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sSub>
              <m:e>
                <m:r>
                  <m:t>n</m:t>
                </m:r>
              </m:e>
              <m:sub>
                <m:r>
                  <m:t>0</m:t>
                </m:r>
              </m:sub>
            </m:sSub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sSub>
              <m:e>
                <m:r>
                  <m:t>n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Recurrence:</w:t>
      </w:r>
      <w:r>
        <w:t xml:space="preserve"> </w:t>
      </w:r>
      <w:r>
        <w:t xml:space="preserve">a rule that gives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entries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m</m:t>
            </m:r>
          </m:sub>
        </m:sSub>
      </m:oMath>
      <w:r>
        <w:t xml:space="preserve"> </w:t>
      </w:r>
      <w:r>
        <w:t xml:space="preserve">just before it,</w:t>
      </w:r>
      <w:r>
        <w:t xml:space="preserve"> </w:t>
      </w:r>
      <w:r>
        <w:t xml:space="preserve">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m</m:t>
        </m:r>
      </m:oMath>
      <w:r>
        <w:t xml:space="preserve">.</w:t>
      </w:r>
    </w:p>
    <w:p>
      <w:pPr>
        <w:pStyle w:val="FirstParagraph"/>
      </w:pPr>
      <w:r>
        <w:t xml:space="preserve">The initial terms and the recurrence together fix every</w:t>
      </w:r>
      <w:r>
        <w:t xml:space="preserve"> </w:t>
      </w:r>
      <w:hyperlink r:id="rId35">
        <w:r>
          <w:rPr>
            <w:rStyle w:val="Hyperlink"/>
          </w:rPr>
          <w:t xml:space="preserve">term</w:t>
        </w:r>
      </w:hyperlink>
      <w:r>
        <w:t xml:space="preserve">:</w:t>
      </w:r>
      <w:r>
        <w:t xml:space="preserve"> </w:t>
      </w:r>
      <w:r>
        <w:t xml:space="preserve">the first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entries are given,</w:t>
      </w:r>
      <w:r>
        <w:t xml:space="preserve"> </w:t>
      </w:r>
      <w:r>
        <w:t xml:space="preserve">and each later entry follows from the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entries before it.</w:t>
      </w:r>
    </w:p>
    <w:bookmarkEnd w:id="37"/>
    <w:bookmarkStart w:id="38" w:name="exm-recursive-sequence"/>
    <w:p>
      <w:pPr>
        <w:pStyle w:val="BodyText"/>
      </w:pPr>
      <w:r>
        <w:rPr>
          <w:b/>
          <w:bCs/>
        </w:rPr>
        <w:t xml:space="preserve">Example 3 (Powers of 3)</w:t>
      </w:r>
      <w:r>
        <w:t xml:space="preserve"> </w:t>
      </w:r>
      <w:r>
        <w:t xml:space="preserve">The</w:t>
      </w:r>
      <w:r>
        <w:t xml:space="preserve"> </w:t>
      </w:r>
      <w:hyperlink r:id="rId34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with initial</w:t>
      </w:r>
      <w:r>
        <w:t xml:space="preserve"> </w:t>
      </w:r>
      <w:hyperlink r:id="rId35">
        <w:r>
          <w:rPr>
            <w:rStyle w:val="Hyperlink"/>
          </w:rPr>
          <w:t xml:space="preserve">term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recurrence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3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, and its</w:t>
      </w:r>
      <w:r>
        <w:t xml:space="preserve"> </w:t>
      </w:r>
      <w:hyperlink r:id="rId35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,</m:t>
        </m:r>
        <m:r>
          <m:t>27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</w:t>
      </w:r>
      <w:r>
        <w:t xml:space="preserve"> </w:t>
      </w:r>
      <w:hyperlink r:id="rId30">
        <w:r>
          <w:rPr>
            <w:rStyle w:val="Hyperlink"/>
          </w:rPr>
          <w:t xml:space="preserve">proof by induction</w:t>
        </w:r>
      </w:hyperlink>
      <w:r>
        <w:t xml:space="preserve"> </w:t>
      </w:r>
      <w:r>
        <w:t xml:space="preserve">shows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w:hyperlink r:id="rId15">
        <w:r>
          <w:rPr>
            <w:rStyle w:val="Hyperlink"/>
          </w:rPr>
          <w:t xml:space="preserve">integer</w:t>
        </w:r>
      </w:hyperlink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using the recurrence in the inductive step: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then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sSup>
          <m:e>
            <m:r>
              <m:t>3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38"/>
    <w:bookmarkStart w:id="39" w:name="def-fibonacci-sequence"/>
    <w:p>
      <w:pPr>
        <w:pStyle w:val="BodyText"/>
      </w:pPr>
      <w:r>
        <w:rPr>
          <w:b/>
          <w:bCs/>
        </w:rPr>
        <w:t xml:space="preserve">Definition 4 (Fibonacci sequence)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Fibonacci sequence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(Wikipedia contributors 2026a)</w:t>
      </w:r>
      <w:r>
        <w:t xml:space="preserve"> </w:t>
      </w:r>
      <w:r>
        <w:t xml:space="preserve">is the</w:t>
      </w:r>
      <w:r>
        <w:t xml:space="preserve"> </w:t>
      </w:r>
      <w:hyperlink w:anchor="def-recursive-sequence">
        <w:r>
          <w:rPr>
            <w:rStyle w:val="Hyperlink"/>
          </w:rPr>
          <w:t xml:space="preserve">recursively defined sequence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initial</w:t>
      </w:r>
      <w:r>
        <w:t xml:space="preserve"> </w:t>
      </w:r>
      <w:hyperlink r:id="rId35">
        <w:r>
          <w:rPr>
            <w:rStyle w:val="Hyperlink"/>
          </w:rPr>
          <w:t xml:space="preserve">terms</w:t>
        </w:r>
      </w:hyperlink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recurrence</w:t>
      </w:r>
      <w:r>
        <w:t xml:space="preserve"> </w:t>
      </w:r>
      <m:oMath>
        <m:sSub>
          <m:e>
            <m:r>
              <m:t>F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F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w:hyperlink r:id="rId15">
        <w:r>
          <w:rPr>
            <w:rStyle w:val="Hyperlink"/>
          </w:rPr>
          <w:t xml:space="preserve">integer</w:t>
        </w:r>
      </w:hyperlink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.</w:t>
      </w:r>
    </w:p>
    <w:bookmarkEnd w:id="39"/>
    <w:bookmarkStart w:id="40" w:name="exm-fibonacci-sequence"/>
    <w:p>
      <w:pPr>
        <w:pStyle w:val="BodyText"/>
      </w:pPr>
      <w:r>
        <w:rPr>
          <w:b/>
          <w:bCs/>
        </w:rPr>
        <w:t xml:space="preserve">Example 4 (The first Fibonacci numbers)</w:t>
      </w:r>
      <w:r>
        <w:t xml:space="preserve"> </w:t>
      </w:r>
      <m:oMath>
        <m:sSub>
          <m:e>
            <m:r>
              <m:t>F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3</m:t>
            </m:r>
          </m:sub>
        </m:sSub>
        <m:r>
          <m:rPr>
            <m:sty m:val="p"/>
          </m:rPr>
          <m:t>+</m:t>
        </m:r>
        <m:sSub>
          <m:e>
            <m: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5</m:t>
            </m:r>
          </m:sub>
        </m:sSub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4</m:t>
            </m:r>
          </m:sub>
        </m:sSub>
        <m:r>
          <m:rPr>
            <m:sty m:val="p"/>
          </m:rPr>
          <m:t>+</m:t>
        </m:r>
        <m:sSub>
          <m:e>
            <m:r>
              <m:t>F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6</m:t>
            </m:r>
          </m:sub>
        </m:sSub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5</m:t>
            </m:r>
          </m:sub>
        </m:sSub>
        <m:r>
          <m:rPr>
            <m:sty m:val="p"/>
          </m:rPr>
          <m:t>+</m:t>
        </m:r>
        <m:sSub>
          <m:e>
            <m:r>
              <m:t>F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5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8</m:t>
        </m:r>
      </m:oMath>
      <w:r>
        <w:t xml:space="preserve">.</w:t>
      </w:r>
      <w:r>
        <w:t xml:space="preserve"> </w:t>
      </w:r>
      <w:r>
        <w:t xml:space="preserve">So the</w:t>
      </w:r>
      <w:r>
        <w:t xml:space="preserve"> </w:t>
      </w:r>
      <w:hyperlink r:id="rId34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begins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</w:p>
    <w:bookmarkEnd w:id="40"/>
    <w:bookmarkStart w:id="41" w:name="exm-strong-induction"/>
    <w:p>
      <w:pPr>
        <w:pStyle w:val="BodyText"/>
      </w:pPr>
      <w:r>
        <w:rPr>
          <w:b/>
          <w:bCs/>
        </w:rPr>
        <w:t xml:space="preserve">Example 5 (Every term of the Fibonacci sequence is less than a power of 2)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the</w:t>
      </w:r>
      <w:r>
        <w:t xml:space="preserve"> </w:t>
      </w:r>
      <w:hyperlink w:anchor="def-fibonacci-sequence">
        <w:r>
          <w:rPr>
            <w:rStyle w:val="Hyperlink"/>
          </w:rPr>
          <w:t xml:space="preserve">Fibonacci sequence</w:t>
        </w:r>
      </w:hyperlink>
      <w:r>
        <w:t xml:space="preserve">.</w:t>
      </w:r>
      <w:r>
        <w:t xml:space="preserve"> </w:t>
      </w:r>
      <w:r>
        <w:t xml:space="preserve">To prove</w:t>
      </w:r>
      <w:r>
        <w:t xml:space="preserve"> </w:t>
      </w:r>
      <m:oMath>
        <m:sSub>
          <m:e>
            <m:r>
              <m:t>F</m:t>
            </m:r>
          </m:e>
          <m:sub>
            <m:r>
              <m:t>n</m:t>
            </m:r>
          </m:sub>
        </m:sSub>
        <m:r>
          <m:rPr>
            <m:sty m:val="p"/>
          </m:rPr>
          <m:t>&lt;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the</w:t>
      </w:r>
      <w:r>
        <w:t xml:space="preserve"> </w:t>
      </w:r>
      <w:hyperlink r:id="rId24">
        <w:r>
          <w:rPr>
            <w:rStyle w:val="Hyperlink"/>
          </w:rPr>
          <w:t xml:space="preserve">inequality</w:t>
        </w:r>
      </w:hyperlink>
      <w:r>
        <w:t xml:space="preserve"> </w:t>
      </w:r>
      <m:oMath>
        <m:sSub>
          <m:e>
            <m:r>
              <m:t>F</m:t>
            </m:r>
          </m:e>
          <m:sub>
            <m:r>
              <m:t>n</m:t>
            </m:r>
          </m:sub>
        </m:sSub>
        <m:r>
          <m:rPr>
            <m:sty m:val="p"/>
          </m:rPr>
          <m:t>&lt;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and use</w:t>
      </w:r>
      <w:r>
        <w:t xml:space="preserve"> </w:t>
      </w:r>
      <w:hyperlink w:anchor="def-strong-inductio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hyperlink r:id="rId30">
        <w:r>
          <w:rPr>
            <w:rStyle w:val="Hyperlink"/>
            <w:b/>
            <w:bCs/>
          </w:rPr>
          <w:t xml:space="preserve">Base cases</w:t>
        </w:r>
      </w:hyperlink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step below uses the two entries</w:t>
      </w:r>
      <w:r>
        <w:t xml:space="preserve"> </w:t>
      </w:r>
      <m:oMath>
        <m:sSub>
          <m:e>
            <m:r>
              <m:t>F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before</w:t>
      </w:r>
      <w:r>
        <w:t xml:space="preserve"> </w:t>
      </w:r>
      <m:oMath>
        <m:sSub>
          <m:e>
            <m:r>
              <m:t>F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which do not exist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 these two cases are shown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F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&lt;</m:t>
              </m:r>
              <m:r>
                <m:t>4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&lt;</m:t>
              </m:r>
              <m:r>
                <m:t>4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Step of the</w:t>
      </w:r>
      <w:r>
        <w:rPr>
          <w:b/>
          <w:bCs/>
        </w:rPr>
        <w:t xml:space="preserve"> </w:t>
      </w:r>
      <w:hyperlink w:anchor="def-strong-induction">
        <w:r>
          <w:rPr>
            <w:rStyle w:val="Hyperlink"/>
            <w:b/>
            <w:bCs/>
          </w:rPr>
          <w:t xml:space="preserve">strong induction</w:t>
        </w:r>
      </w:hyperlink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, and suppose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</w:t>
      </w:r>
      <w:r>
        <w:t xml:space="preserve"> </w:t>
      </w:r>
      <w:hyperlink r:id="rId15">
        <w:r>
          <w:rPr>
            <w:rStyle w:val="Hyperlink"/>
          </w:rPr>
          <w:t xml:space="preserve">integer</w:t>
        </w:r>
      </w:hyperlink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&lt;</m:t>
        </m:r>
        <m:r>
          <m:t>n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both satisfy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&lt;</m:t>
        </m:r>
        <m:r>
          <m:t>n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&lt;</m:t>
        </m:r>
        <m:sSup>
          <m:e>
            <m:r>
              <m:t>2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  <m:r>
          <m:rPr>
            <m:sty m:val="p"/>
          </m:rPr>
          <m:t>&lt;</m:t>
        </m:r>
        <m:sSup>
          <m:e>
            <m:r>
              <m:t>2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Therefore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F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F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, since </m:t>
              </m:r>
              <m:r>
                <m:t>n</m:t>
              </m:r>
              <m:r>
                <m:rPr>
                  <m:sty m:val="p"/>
                </m:rPr>
                <m:t>≥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(strong induction hypothesis, twice)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&lt;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strong-induc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n</m:t>
            </m:r>
          </m:sub>
        </m:sSub>
        <m:r>
          <m:rPr>
            <m:sty m:val="p"/>
          </m:rPr>
          <m:t>&lt;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.</w:t>
      </w:r>
    </w:p>
    <w:bookmarkEnd w:id="41"/>
    <w:bookmarkEnd w:id="42"/>
    <w:bookmarkStart w:id="44" w:name="sec-induction-fails"/>
    <w:p>
      <w:pPr>
        <w:pStyle w:val="Heading1"/>
      </w:pPr>
      <w:r>
        <w:t xml:space="preserve">4. A proof by induction that fails</w:t>
      </w:r>
    </w:p>
    <w:bookmarkStart w:id="43" w:name="exm-all-horses"/>
    <w:p>
      <w:pPr>
        <w:pStyle w:val="FirstParagraph"/>
      </w:pPr>
      <w:r>
        <w:rPr>
          <w:b/>
          <w:bCs/>
        </w:rPr>
        <w:t xml:space="preserve">Example 6 (A proof by induction that fails)</w:t>
      </w:r>
      <w:r>
        <w:t xml:space="preserve"> </w:t>
      </w:r>
      <w:r>
        <w:t xml:space="preserve">Claim (false): in every group 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horses, all the horses are the same color.</w:t>
      </w:r>
    </w:p>
    <w:p>
      <w:pPr>
        <w:pStyle w:val="BodyText"/>
      </w:pPr>
      <w:r>
        <w:t xml:space="preserve">“Proof”</w:t>
      </w:r>
      <w:r>
        <w:t xml:space="preserve">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Base case.</w:t>
      </w:r>
      <w:r>
        <w:t xml:space="preserve"> </w:t>
      </w:r>
      <w:r>
        <w:t xml:space="preserve">A group of 1 horse has only one color.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Suppose every group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horses is all one color,</w:t>
      </w:r>
      <w:r>
        <w:t xml:space="preserve"> </w:t>
      </w:r>
      <w:r>
        <w:t xml:space="preserve">and take a group of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horses.</w:t>
      </w:r>
      <w:r>
        <w:t xml:space="preserve"> </w:t>
      </w:r>
      <w:r>
        <w:t xml:space="preserve">Leaving out the first horse leaves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horses, which are all one color,</w:t>
      </w:r>
      <w:r>
        <w:t xml:space="preserve"> </w:t>
      </w:r>
      <w:r>
        <w:t xml:space="preserve">and leaving out the last horse leaves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horses, which are all one color.</w:t>
      </w:r>
      <w:r>
        <w:t xml:space="preserve"> </w:t>
      </w:r>
      <w:r>
        <w:t xml:space="preserve">The horses in the middle are in both groups,</w:t>
      </w:r>
      <w:r>
        <w:t xml:space="preserve"> </w:t>
      </w:r>
      <w:r>
        <w:t xml:space="preserve">so the two colors are the same, and all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horses are one color.</w:t>
      </w:r>
    </w:p>
    <w:p>
      <w:pPr>
        <w:pStyle w:val="FirstParagraph"/>
      </w:pPr>
      <w:r>
        <w:t xml:space="preserve">The inductive step fails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w:r>
        <w:t xml:space="preserve">a group of 2 horses splits into two groups of 1 horse with no horse in both,</w:t>
      </w:r>
      <w:r>
        <w:t xml:space="preserve"> </w:t>
      </w:r>
      <w:r>
        <w:t xml:space="preserve">so nothing links the two colors.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imply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, and the chain of implications breaks at its first link.</w:t>
      </w:r>
      <w:r>
        <w:t xml:space="preserve"> </w:t>
      </w:r>
      <w:r>
        <w:t xml:space="preserve">An inductive step has to work for</w:t>
      </w:r>
      <w:r>
        <w:t xml:space="preserve"> </w:t>
      </w:r>
      <w:r>
        <w:rPr>
          <w:i/>
          <w:iCs/>
        </w:rPr>
        <w:t xml:space="preserve">every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, including the smallest.</w:t>
      </w:r>
    </w:p>
    <w:bookmarkEnd w:id="43"/>
    <w:bookmarkEnd w:id="44"/>
    <w:bookmarkStart w:id="52" w:name="references"/>
    <w:p>
      <w:pPr>
        <w:pStyle w:val="Heading1"/>
      </w:pPr>
      <w:r>
        <w:t xml:space="preserve">References</w:t>
      </w:r>
    </w:p>
    <w:bookmarkStart w:id="51" w:name="refs"/>
    <w:bookmarkStart w:id="46" w:name="ref-wikipedia_fibonacci_sequence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Fibonacci Sequence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45">
        <w:r>
          <w:rPr>
            <w:rStyle w:val="Hyperlink"/>
          </w:rPr>
          <w:t xml:space="preserve">https://en.wikipedia.org/wiki/Fibonacci_sequence</w:t>
        </w:r>
      </w:hyperlink>
      <w:r>
        <w:t xml:space="preserve">.</w:t>
      </w:r>
    </w:p>
    <w:bookmarkEnd w:id="46"/>
    <w:bookmarkStart w:id="48" w:name="ref-wikipedia_mathematical_induction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Mathematical Induction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47">
        <w:r>
          <w:rPr>
            <w:rStyle w:val="Hyperlink"/>
          </w:rPr>
          <w:t xml:space="preserve">https://en.wikipedia.org/wiki/Mathematical_induction</w:t>
        </w:r>
      </w:hyperlink>
      <w:r>
        <w:t xml:space="preserve">.</w:t>
      </w:r>
    </w:p>
    <w:bookmarkEnd w:id="48"/>
    <w:bookmarkStart w:id="50" w:name="ref-wikipedia_recurrence_relation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Recurrence Relation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49">
        <w:r>
          <w:rPr>
            <w:rStyle w:val="Hyperlink"/>
          </w:rPr>
          <w:t xml:space="preserve">https://en.wikipedia.org/wiki/Recurrence_relation</w:t>
        </w:r>
      </w:hyperlink>
      <w:r>
        <w:t xml:space="preserve">.</w:t>
      </w:r>
    </w:p>
    <w:bookmarkEnd w:id="50"/>
    <w:bookmarkEnd w:id="51"/>
    <w:bookmarkEnd w:id="5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45" Type="http://schemas.openxmlformats.org/officeDocument/2006/relationships/hyperlink" Target="https://en.wikipedia.org/wiki/Fibonacci_sequence" TargetMode="External"/><Relationship Id="rId47" Type="http://schemas.openxmlformats.org/officeDocument/2006/relationships/hyperlink" Target="https://en.wikipedia.org/wiki/Mathematical_induction" TargetMode="External"/><Relationship Id="rId49" Type="http://schemas.openxmlformats.org/officeDocument/2006/relationships/hyperlink" Target="https://en.wikipedia.org/wiki/Recurrence_relation" TargetMode="External"/><Relationship Id="rId15" Type="http://schemas.openxmlformats.org/officeDocument/2006/relationships/hyperlink" Target="https://morrison-lab.github.io/mcs/chapters/direct-proof.html#def-integers" TargetMode="External"/><Relationship Id="rId30" Type="http://schemas.openxmlformats.org/officeDocument/2006/relationships/hyperlink" Target="https://morrison-lab.github.io/mcs/chapters/induction.html#def-proof-by-induction" TargetMode="External"/><Relationship Id="rId16" Type="http://schemas.openxmlformats.org/officeDocument/2006/relationships/hyperlink" Target="https://morrison-lab.github.io/mcs/chapters/propositional-logic.html#def-predicate" TargetMode="External"/><Relationship Id="rId12" Type="http://schemas.openxmlformats.org/officeDocument/2006/relationships/hyperlink" Target="https://morrison-lab.github.io/mcs/chapters/sets.html#def-natural-numbers" TargetMode="External"/><Relationship Id="rId34" Type="http://schemas.openxmlformats.org/officeDocument/2006/relationships/hyperlink" Target="https://morrison-lab.github.io/mds/functions.html#def-sequence" TargetMode="External"/><Relationship Id="rId35" Type="http://schemas.openxmlformats.org/officeDocument/2006/relationships/hyperlink" Target="https://morrison-lab.github.io/mds/functions.html#def-sequence-term" TargetMode="External"/><Relationship Id="rId36" Type="http://schemas.openxmlformats.org/officeDocument/2006/relationships/hyperlink" Target="https://morrison-lab.github.io/mds/functions.html#def-value" TargetMode="External"/><Relationship Id="rId24" Type="http://schemas.openxmlformats.org/officeDocument/2006/relationships/hyperlink" Target="https://morrison-lab.github.io/mds/proof-writing.html#def-inequality" TargetMode="External"/><Relationship Id="rId29" Type="http://schemas.openxmlformats.org/officeDocument/2006/relationships/hyperlink" Target="sets.qmd#def-vacuous-truth" TargetMode="External"/></Relationships>
</file>

<file path=word/_rels/footnotes.xml.rels><?xml version='1.0' encoding='UTF-8' standalone='yes'?>
<Relationships xmlns="http://schemas.openxmlformats.org/package/2006/relationships"><Relationship Id="rId45" Type="http://schemas.openxmlformats.org/officeDocument/2006/relationships/hyperlink" Target="https://en.wikipedia.org/wiki/Fibonacci_sequence" TargetMode="External"/><Relationship Id="rId47" Type="http://schemas.openxmlformats.org/officeDocument/2006/relationships/hyperlink" Target="https://en.wikipedia.org/wiki/Mathematical_induction" TargetMode="External"/><Relationship Id="rId49" Type="http://schemas.openxmlformats.org/officeDocument/2006/relationships/hyperlink" Target="https://en.wikipedia.org/wiki/Recurrence_relation" TargetMode="External"/><Relationship Id="rId15" Type="http://schemas.openxmlformats.org/officeDocument/2006/relationships/hyperlink" Target="https://morrison-lab.github.io/mcs/chapters/direct-proof.html#def-integers" TargetMode="External"/><Relationship Id="rId30" Type="http://schemas.openxmlformats.org/officeDocument/2006/relationships/hyperlink" Target="https://morrison-lab.github.io/mcs/chapters/induction.html#def-proof-by-induction" TargetMode="External"/><Relationship Id="rId16" Type="http://schemas.openxmlformats.org/officeDocument/2006/relationships/hyperlink" Target="https://morrison-lab.github.io/mcs/chapters/propositional-logic.html#def-predicate" TargetMode="External"/><Relationship Id="rId12" Type="http://schemas.openxmlformats.org/officeDocument/2006/relationships/hyperlink" Target="https://morrison-lab.github.io/mcs/chapters/sets.html#def-natural-numbers" TargetMode="External"/><Relationship Id="rId34" Type="http://schemas.openxmlformats.org/officeDocument/2006/relationships/hyperlink" Target="https://morrison-lab.github.io/mds/functions.html#def-sequence" TargetMode="External"/><Relationship Id="rId35" Type="http://schemas.openxmlformats.org/officeDocument/2006/relationships/hyperlink" Target="https://morrison-lab.github.io/mds/functions.html#def-sequence-term" TargetMode="External"/><Relationship Id="rId36" Type="http://schemas.openxmlformats.org/officeDocument/2006/relationships/hyperlink" Target="https://morrison-lab.github.io/mds/functions.html#def-value" TargetMode="External"/><Relationship Id="rId24" Type="http://schemas.openxmlformats.org/officeDocument/2006/relationships/hyperlink" Target="https://morrison-lab.github.io/mds/proof-writing.html#def-inequality" TargetMode="External"/><Relationship Id="rId29" Type="http://schemas.openxmlformats.org/officeDocument/2006/relationships/hyperlink" Target="sets.qmd#def-vacuous-truth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Mathematical Induction</dc:title>
  <dc:creator/>
  <cp:keywords/>
  <dcterms:created xsi:type="dcterms:W3CDTF">2026-10-24T03:31:20Z</dcterms:created>
  <dcterms:modified xsi:type="dcterms:W3CDTF">2026-10-24T03:31:20Z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2026-10-23 20:27:36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Ordinary and strong induction</vt:lpwstr>
  </property>
  <property fmtid="{D5CDD505-2E9C-101B-9397-08002B2CF9AE}" pid="17" name="toc-title">
    <vt:lpwstr>Table of contents</vt:lpwstr>
  </property>
</Properties>
</file>