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Proving Non-Conditional Statements</w:t>
      </w:r>
    </w:p>
    <w:p>
      <w:pPr>
        <w:pStyle w:val="Subtitle"/>
      </w:pPr>
      <w:r>
        <w:t xml:space="preserve">If and only if, existence, and disproof</w:t>
      </w:r>
    </w:p>
    <w:p>
      <w:pPr>
        <w:pStyle w:val="Date"/>
      </w:pPr>
      <w:del w:id="1" w:author="PR Preview" w:date="2026-01-01T00:00:00Z">
        <w:r>
          <w:delText xml:space="preserve">Last modified: 2026-10-28 15:59:36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00:25:39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“Proving Non-Conditional Statements, Disproof”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</w:t>
            </w:r>
            <w:r>
              <w:t xml:space="preserve"> </w:t>
            </w:r>
            <w:r>
              <w:t xml:space="preserve">“if and only if”</w:t>
            </w:r>
            <w:r>
              <w:t xml:space="preserve"> </w:t>
            </w:r>
            <w:r>
              <w:t xml:space="preserve">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 existence proof that names an element;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that several propositions are equivalent with a cycle of conditionals;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constructive example of half of a positive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non-constructive example of an irrational power of an irrational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disproving a proposition by proving its negation.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31" w:name="sec-iff-proofs"/>
    <w:p>
      <w:pPr>
        <w:pStyle w:val="Heading1"/>
      </w:pPr>
      <w:r>
        <w:t xml:space="preserve">1. Proving if and only if</w:t>
      </w:r>
    </w:p>
    <w:bookmarkStart w:id="13" w:name="exr-squares-zero"/>
    <w:p>
      <w:pPr>
        <w:pStyle w:val="FirstParagraph"/>
      </w:pPr>
      <w:r>
        <w:rPr>
          <w:b/>
          <w:bCs/>
        </w:rPr>
        <w:t xml:space="preserve">Exercise 1 (A sum of squares equal to zero)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Prove: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).</w:t>
      </w:r>
    </w:p>
    <w:p>
      <w:pPr>
        <w:pStyle w:val="BodyText"/>
      </w:pPr>
      <w:r>
        <w:t xml:space="preserve">Hint: prove the two directions one at a time.</w:t>
      </w:r>
    </w:p>
    <w:bookmarkEnd w:id="13"/>
    <w:bookmarkStart w:id="14" w:name="sol-squares-zero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square of a real number is never negative, so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and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 give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15" w:name="thm-biconditional-split"/>
    <w:p>
      <w:pPr>
        <w:pStyle w:val="BodyText"/>
      </w:pPr>
      <w:r>
        <w:rPr>
          <w:b/>
          <w:bCs/>
        </w:rPr>
        <w:t xml:space="preserve">Theorem 1 (A biconditional is two conditionals)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⇔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fifth and last columns of this truth table (</w:t>
      </w:r>
      <w:hyperlink r:id="rId16">
        <w:r>
          <w:rPr>
            <w:rStyle w:val="Hyperlink"/>
          </w:rPr>
          <w:t xml:space="preserve">Definition: Truth table</w:t>
        </w:r>
      </w:hyperlink>
      <w:r>
        <w:t xml:space="preserve">) match in every row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Definition: And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⇔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So the two propositions are logically equivalent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22" w:name="exm-biconditional-split"/>
    <w:p>
      <w:pPr>
        <w:pStyle w:val="BodyText"/>
      </w:pPr>
      <w:r>
        <w:rPr>
          <w:b/>
          <w:bCs/>
        </w:rPr>
        <w:t xml:space="preserve">Example 1 (Proving both directions)</w:t>
      </w:r>
      <w:r>
        <w:t xml:space="preserve"> </w:t>
      </w:r>
      <w:r>
        <w:t xml:space="preserve">Claim: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BodyText"/>
      </w:pPr>
      <w:r>
        <w:t xml:space="preserve">By</w:t>
      </w:r>
      <w:r>
        <w:t xml:space="preserve"> </w:t>
      </w:r>
      <w:hyperlink w:anchor="thm-biconditional-split">
        <w:r>
          <w:rPr>
            <w:rStyle w:val="Hyperlink"/>
          </w:rPr>
          <w:t xml:space="preserve">Theorem 1</w:t>
        </w:r>
      </w:hyperlink>
      <w:r>
        <w:t xml:space="preserve">, it is enough to prove two conditionals.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an integer.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even.</w:t>
      </w:r>
    </w:p>
    <w:bookmarkEnd w:id="22"/>
    <w:bookmarkStart w:id="26" w:name="rem-iff-template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shape of an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proof). </w:t>
      </w:r>
      <w:r>
        <w:t xml:space="preserve">A proof of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two parts:</w:t>
      </w:r>
    </w:p>
    <w:p>
      <w:pPr>
        <w:pStyle w:val="BlockText"/>
      </w:pPr>
      <w:r>
        <w:t xml:space="preserve">(</w:t>
      </w:r>
      <m:oMath>
        <m:r>
          <m:rPr>
            <m:sty m:val="p"/>
          </m:rPr>
          <m:t>⇒</m:t>
        </m:r>
      </m:oMath>
      <w:r>
        <w:t xml:space="preserve">) 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w:r>
        <w:br/>
      </w:r>
      <w:r>
        <w:t xml:space="preserve">(</w:t>
      </w:r>
      <m:oMath>
        <m:r>
          <m:rPr>
            <m:sty m:val="p"/>
          </m:rPr>
          <m:t>⇐</m:t>
        </m:r>
      </m:oMath>
      <w:r>
        <w:t xml:space="preserve">) Suppose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Each part is a proof of a conditional,</w:t>
      </w:r>
      <w:r>
        <w:t xml:space="preserve"> </w:t>
      </w:r>
      <w:r>
        <w:t xml:space="preserve">so each can be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</w:t>
      </w:r>
      <w:r>
        <w:t xml:space="preserve"> </w:t>
      </w:r>
      <w:r>
        <w:t xml:space="preserve">a proof by contrapositive (</w:t>
      </w:r>
      <w:hyperlink r:id="rId24">
        <w:r>
          <w:rPr>
            <w:rStyle w:val="Hyperlink"/>
          </w:rPr>
          <w:t xml:space="preserve">Definition: Proof by contrapositive</w:t>
        </w:r>
      </w:hyperlink>
      <w:r>
        <w:t xml:space="preserve">),</w:t>
      </w:r>
      <w:r>
        <w:t xml:space="preserve"> </w:t>
      </w:r>
      <w:r>
        <w:t xml:space="preserve">or a proof by contradiction (</w:t>
      </w:r>
      <w:hyperlink r:id="rId25">
        <w:r>
          <w:rPr>
            <w:rStyle w:val="Hyperlink"/>
          </w:rPr>
          <w:t xml:space="preserve">Definition: Proof by contradiction</w:t>
        </w:r>
      </w:hyperlink>
      <w:r>
        <w:t xml:space="preserve">),</w:t>
      </w:r>
      <w:r>
        <w:t xml:space="preserve"> </w:t>
      </w:r>
      <w:r>
        <w:t xml:space="preserve">and the two parts need not use the same method.</w:t>
      </w:r>
    </w:p>
    <w:bookmarkEnd w:id="26"/>
    <w:bookmarkStart w:id="27" w:name="thm-equivalent-cycle"/>
    <w:p>
      <w:pPr>
        <w:pStyle w:val="BodyText"/>
      </w:pPr>
      <w:r>
        <w:rPr>
          <w:b/>
          <w:bCs/>
        </w:rPr>
        <w:t xml:space="preserve">Theorem 2 (A cycle of conditionals)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propositions.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all 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all have the same truth value.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 one of the propositions,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, is true.</w:t>
      </w:r>
      <w:r>
        <w:t xml:space="preserve"> </w:t>
      </w:r>
      <w:r>
        <w:t xml:space="preserve">By modus ponens (</w:t>
      </w:r>
      <w:hyperlink r:id="rId28">
        <w:r>
          <w:rPr>
            <w:rStyle w:val="Hyperlink"/>
          </w:rPr>
          <w:t xml:space="preserve">Theorem: Common rules of inference</w:t>
        </w:r>
      </w:hyperlink>
      <w:r>
        <w:t xml:space="preserve">),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and so on around the cycle,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leading from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until every proposition in the list is true.</w:t>
      </w:r>
      <w:r>
        <w:t xml:space="preserve"> </w:t>
      </w:r>
      <w:r>
        <w:t xml:space="preserve">So either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true,</w:t>
      </w:r>
      <w:r>
        <w:t xml:space="preserve"> </w:t>
      </w:r>
      <w:r>
        <w:t xml:space="preserve">or none of them is true, and then all of them are false.</w:t>
      </w:r>
    </w:p>
    <w:bookmarkStart w:id="30" w:name="exm-equivalent-cycle"/>
    <w:p>
      <w:pPr>
        <w:pStyle w:val="BodyText"/>
      </w:pPr>
      <w:r>
        <w:rPr>
          <w:b/>
          <w:bCs/>
        </w:rPr>
        <w:t xml:space="preserve">Example 2 (Three ways to say</w:t>
      </w:r>
      <w:r>
        <w:rPr>
          <w:b/>
          <w:bCs/>
        </w:rPr>
        <w:t xml:space="preserve"> </w:t>
      </w:r>
      <w:r>
        <w:rPr>
          <w:b/>
          <w:bCs/>
        </w:rPr>
        <w:t xml:space="preserve">“odd”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integer, and consider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even;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even.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equivalent-cycle">
        <w:r>
          <w:rPr>
            <w:rStyle w:val="Hyperlink"/>
          </w:rPr>
          <w:t xml:space="preserve">Theorem 2</w:t>
        </w:r>
      </w:hyperlink>
      <w:r>
        <w:t xml:space="preserve">, three conditionals show that all three have the same truth value.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In each step the new multiplier,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j</m:t>
        </m:r>
      </m:oMath>
      <w:r>
        <w:t xml:space="preserve">, 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Proving all six conditionals between pairs would have taken twice as many steps.</w:t>
      </w:r>
    </w:p>
    <w:bookmarkEnd w:id="30"/>
    <w:bookmarkEnd w:id="31"/>
    <w:bookmarkStart w:id="43" w:name="sec-existence-proofs"/>
    <w:p>
      <w:pPr>
        <w:pStyle w:val="Heading1"/>
      </w:pPr>
      <w:r>
        <w:t xml:space="preserve">2. Proving existence</w:t>
      </w:r>
    </w:p>
    <w:bookmarkStart w:id="32" w:name="exr-five-three"/>
    <w:p>
      <w:pPr>
        <w:pStyle w:val="FirstParagraph"/>
      </w:pPr>
      <w:r>
        <w:rPr>
          <w:b/>
          <w:bCs/>
        </w:rPr>
        <w:t xml:space="preserve">Exercise 2 (A solution in integers)</w:t>
      </w:r>
      <w:r>
        <w:t xml:space="preserve"> </w:t>
      </w:r>
      <w:r>
        <w:t xml:space="preserve">Show that there are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2"/>
    <w:bookmarkStart w:id="34" w:name="sol-five-thre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integers 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 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).</w:t>
      </w:r>
      <w:r>
        <w:t xml:space="preserve"> </w:t>
      </w:r>
      <w:r>
        <w:t xml:space="preserve">Other pairs work too, 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4"/>
    <w:bookmarkStart w:id="35" w:name="def-constructive-proof"/>
    <w:p>
      <w:pPr>
        <w:pStyle w:val="BodyText"/>
      </w:pPr>
      <w:r>
        <w:rPr>
          <w:b/>
          <w:bCs/>
        </w:rPr>
        <w:t xml:space="preserve">Definition 1 (Constructive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</w:t>
      </w:r>
      <w:r>
        <w:t xml:space="preserve"> </w:t>
      </w:r>
      <w:r>
        <w:t xml:space="preserve">names a particular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shows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of it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A proposition with several existential quantifiers,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gets a constructive proof that names one element for each quantifier.</w:t>
      </w:r>
    </w:p>
    <w:bookmarkEnd w:id="35"/>
    <w:bookmarkStart w:id="36" w:name="exm-constructive-proof"/>
    <w:p>
      <w:pPr>
        <w:pStyle w:val="BodyText"/>
      </w:pPr>
      <w:r>
        <w:rPr>
          <w:b/>
          <w:bCs/>
        </w:rPr>
        <w:t xml:space="preserve">Example 3 (Half of a positive number)</w:t>
      </w:r>
      <w:r>
        <w:t xml:space="preserve"> </w:t>
      </w:r>
      <w:r>
        <w:t xml:space="preserve">Claim: for every positive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positive real number.</w:t>
      </w:r>
      <w:r>
        <w:t xml:space="preserve"> </w:t>
      </w:r>
      <w:r>
        <w:t xml:space="preserve">We give a constructive proof of</w:t>
      </w:r>
      <w:r>
        <w:t xml:space="preserve"> </w:t>
      </w:r>
      <w:r>
        <w:t xml:space="preserve">“there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”</w:t>
      </w:r>
      <w:r>
        <w:t xml:space="preserve"> </w:t>
      </w:r>
      <w:r>
        <w:t xml:space="preserve">for this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take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because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  <w:r>
        <w:t xml:space="preserve"> </w:t>
      </w:r>
      <w:r>
        <w:t xml:space="preserve">The element named,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, depends 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which a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, there is a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statement allows.</w:t>
      </w:r>
    </w:p>
    <w:p>
      <w:pPr>
        <w:pStyle w:val="BodyText"/>
      </w:pPr>
      <w:r>
        <w:t xml:space="preserve">The solution to</w:t>
      </w:r>
      <w:r>
        <w:t xml:space="preserve"> </w:t>
      </w:r>
      <w:hyperlink w:anchor="exr-five-three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 also a constructive proof:</w:t>
      </w:r>
      <w:r>
        <w:t xml:space="preserve"> </w:t>
      </w:r>
      <w:r>
        <w:t xml:space="preserve">it names the integers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6"/>
    <w:bookmarkStart w:id="37" w:name="def-nonconstructive-proof"/>
    <w:p>
      <w:pPr>
        <w:pStyle w:val="BodyText"/>
      </w:pPr>
      <w:r>
        <w:rPr>
          <w:b/>
          <w:bCs/>
        </w:rPr>
        <w:t xml:space="preserve">Definition 2 (Non-constructive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shows that it is true without naming any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(Wikipedia contributors 2026)</w:t>
      </w:r>
      <w:r>
        <w:t xml:space="preserve">.</w:t>
      </w:r>
    </w:p>
    <w:bookmarkEnd w:id="37"/>
    <w:bookmarkStart w:id="42" w:name="exm-nonconstructive-proof"/>
    <w:p>
      <w:pPr>
        <w:pStyle w:val="BodyText"/>
      </w:pPr>
      <w:r>
        <w:rPr>
          <w:b/>
          <w:bCs/>
        </w:rPr>
        <w:t xml:space="preserve">Example 4 (An irrational power of an irrational number)</w:t>
      </w:r>
      <w:r>
        <w:t xml:space="preserve"> </w:t>
      </w:r>
      <w:r>
        <w:t xml:space="preserve">Claim: there are irrational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Definition: Irrational numbers</w:t>
        </w:r>
      </w:hyperlink>
      <w:r>
        <w:t xml:space="preserve">) for which</w:t>
      </w:r>
      <w:r>
        <w:t xml:space="preserve"> </w:t>
      </w:r>
      <m:oMath>
        <m:sSup>
          <m:e>
            <m:r>
              <m:t>x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is rational (</w:t>
      </w:r>
      <w:hyperlink r:id="rId39">
        <w:r>
          <w:rPr>
            <w:rStyle w:val="Hyperlink"/>
          </w:rPr>
          <w:t xml:space="preserve">Definition: Rational numbers</w:t>
        </w:r>
      </w:hyperlink>
      <w:r>
        <w:t xml:space="preserve">).</w:t>
      </w:r>
    </w:p>
    <w:p>
      <w:pPr>
        <w:pStyle w:val="BodyText"/>
      </w:pPr>
      <w:r>
        <w:t xml:space="preserve">The number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irrational (</w:t>
      </w:r>
      <w:hyperlink r:id="rId40">
        <w:r>
          <w:rPr>
            <w:rStyle w:val="Hyperlink"/>
          </w:rPr>
          <w:t xml:space="preserve">Theorem:</w:t>
        </w:r>
        <w:r>
          <w:rPr>
            <w:rStyle w:val="Hyperlink"/>
          </w:rPr>
          <w:t xml:space="preserve"> </w:t>
        </w:r>
        <m:oMath>
          <m:rad>
            <m:radPr>
              <m:degHide m:val="on"/>
            </m:radPr>
            <m:deg/>
            <m:e>
              <m:r>
                <m:t>2</m:t>
              </m:r>
            </m:e>
          </m:rad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  <w:r>
        <w:t xml:space="preserve"> </w:t>
      </w:r>
      <w:r>
        <w:t xml:space="preserve">Consider</w:t>
      </w:r>
      <w: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, and take two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rational.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work.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irrational.</w:t>
      </w:r>
      <w:r>
        <w:t xml:space="preserve"> </w:t>
      </w:r>
      <w:r>
        <w:t xml:space="preserve">Then 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both irrational,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e>
                    <m: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power of a power multiplies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⋅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rational, since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BodyText"/>
      </w:pPr>
      <w:r>
        <w:t xml:space="preserve">Every number is rational or irrational, so one of the cases holds, and the claim is true.</w:t>
      </w:r>
      <w:r>
        <w:t xml:space="preserve"> </w:t>
      </w:r>
      <w:r>
        <w:t xml:space="preserve">The proof does not say which case holds, so it does not name a pair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that works.</w:t>
      </w:r>
    </w:p>
    <w:bookmarkEnd w:id="42"/>
    <w:bookmarkEnd w:id="43"/>
    <w:bookmarkStart w:id="56" w:name="sec-disproof"/>
    <w:p>
      <w:pPr>
        <w:pStyle w:val="Heading1"/>
      </w:pPr>
      <w:r>
        <w:t xml:space="preserve">3. Disproof</w:t>
      </w:r>
    </w:p>
    <w:bookmarkStart w:id="44" w:name="exr-squares-gt-one"/>
    <w:p>
      <w:pPr>
        <w:pStyle w:val="FirstParagraph"/>
      </w:pPr>
      <w:r>
        <w:rPr>
          <w:b/>
          <w:bCs/>
        </w:rPr>
        <w:t xml:space="preserve">Exercise 3 (Prove or disprove)</w:t>
      </w:r>
      <w:r>
        <w:t xml:space="preserve"> </w:t>
      </w:r>
      <w:r>
        <w:t xml:space="preserve">Prove or disprove: for every real number</w:t>
      </w:r>
      <w:r>
        <w:t xml:space="preserve"> </w:t>
      </w:r>
      <m:oMath>
        <m:r>
          <m:t>x</m:t>
        </m:r>
      </m:oMath>
      <w:r>
        <w:t xml:space="preserve">, 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44"/>
    <w:bookmarkStart w:id="46" w:name="sol-squares-gt-on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1</m:t>
        </m:r>
      </m:oMath>
      <w:r>
        <w:t xml:space="preserve">, but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 </w:t>
      </w:r>
      <w:r>
        <w:t xml:space="preserve">false (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and so it is a counterexample (</w:t>
      </w:r>
      <w:hyperlink r:id="rId45">
        <w:r>
          <w:rPr>
            <w:rStyle w:val="Hyperlink"/>
          </w:rPr>
          <w:t xml:space="preserve">Definition: Counterexample</w:t>
        </w:r>
      </w:hyperlink>
      <w:r>
        <w:t xml:space="preserve">) to the proposition.</w:t>
      </w:r>
    </w:p>
    <w:bookmarkEnd w:id="46"/>
    <w:bookmarkStart w:id="49" w:name="def-disproof"/>
    <w:p>
      <w:pPr>
        <w:pStyle w:val="BodyText"/>
      </w:pPr>
      <w:r>
        <w:rPr>
          <w:b/>
          <w:bCs/>
        </w:rPr>
        <w:t xml:space="preserve">Definition 3 (Disproof)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proof (</w:t>
      </w:r>
      <w:hyperlink r:id="rId47">
        <w:r>
          <w:rPr>
            <w:rStyle w:val="Hyperlink"/>
          </w:rPr>
          <w:t xml:space="preserve">Definition: Proof</w:t>
        </w:r>
      </w:hyperlink>
      <w:r>
        <w:t xml:space="preserve">) of its negation,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Definition: Not</w:t>
        </w:r>
      </w:hyperlink>
      <w:r>
        <w:t xml:space="preserve">).</w:t>
      </w:r>
    </w:p>
    <w:bookmarkEnd w:id="49"/>
    <w:bookmarkStart w:id="51" w:name="exm-disproof"/>
    <w:p>
      <w:pPr>
        <w:pStyle w:val="BodyText"/>
      </w:pPr>
      <w:r>
        <w:rPr>
          <w:b/>
          <w:bCs/>
        </w:rPr>
        <w:t xml:space="preserve">Example 5 (No integer squares to two)</w:t>
      </w:r>
      <w:r>
        <w:t xml:space="preserve"> </w:t>
      </w:r>
      <w:r>
        <w:t xml:space="preserve">Claim to disprove: there is an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, its negation is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the negation by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which is not</w:t>
      </w:r>
      <w:r>
        <w:t xml:space="preserve"> </w:t>
      </w:r>
      <m:oMath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Otherwise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 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1"/>
    <w:bookmarkStart w:id="52" w:name="exr-six-four-two"/>
    <w:p>
      <w:pPr>
        <w:pStyle w:val="FirstParagraph"/>
      </w:pPr>
      <w:r>
        <w:rPr>
          <w:b/>
          <w:bCs/>
        </w:rPr>
        <w:t xml:space="preserve">Exercise 4 (An equation with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2"/>
    <w:bookmarkStart w:id="53" w:name="sol-six-four-tw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proposition is true.</w:t>
      </w:r>
      <w:r>
        <w:t xml:space="preserve"> </w:t>
      </w:r>
      <w:r>
        <w:t xml:space="preserve">Take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3"/>
    <w:bookmarkStart w:id="54" w:name="exr-six-four-three"/>
    <w:p>
      <w:pPr>
        <w:pStyle w:val="BodyText"/>
      </w:pPr>
      <w:r>
        <w:rPr>
          <w:b/>
          <w:bCs/>
        </w:rPr>
        <w:t xml:space="preserve">Exercise 5 (An equation without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4"/>
    <w:bookmarkStart w:id="55" w:name="sol-six-four-thre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Applying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 </w:t>
      </w:r>
      <w:r>
        <w:t xml:space="preserve">to each of its two quantifiers in turn,</w:t>
      </w:r>
      <w:r>
        <w:t xml:space="preserve"> </w:t>
      </w:r>
      <w:r>
        <w:t xml:space="preserve">its negation is</w:t>
      </w:r>
      <w:r>
        <w:t xml:space="preserve"> </w:t>
      </w:r>
      <w:r>
        <w:t xml:space="preserve">“for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we prove that.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</m:oMath>
      <w:r>
        <w:t xml:space="preserve"> </w:t>
      </w:r>
      <w:r>
        <w:t xml:space="preserve">is even 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odd 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and no integer is both even and odd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.</w:t>
      </w:r>
    </w:p>
    <w:bookmarkEnd w:id="55"/>
    <w:bookmarkEnd w:id="56"/>
    <w:bookmarkStart w:id="60" w:name="references"/>
    <w:p>
      <w:pPr>
        <w:pStyle w:val="Heading1"/>
      </w:pPr>
      <w:r>
        <w:t xml:space="preserve">References</w:t>
      </w:r>
    </w:p>
    <w:bookmarkStart w:id="59" w:name="refs"/>
    <w:bookmarkStart w:id="58" w:name="ref-wikipedia_constructive_proof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Constructive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https://en.wikipedia.org/wiki/Constructive_proof</w:t>
        </w:r>
      </w:hyperlink>
      <w:r>
        <w:t xml:space="preserve">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7" Type="http://schemas.openxmlformats.org/officeDocument/2006/relationships/hyperlink" Target="https://en.wikipedia.org/wiki/Constructive_proof" TargetMode="External"/><Relationship Id="rId38" Type="http://schemas.openxmlformats.org/officeDocument/2006/relationships/hyperlink" Target="https://morrison-lab.github.io/mcs/chapters/contrapositive-contradiction.html#def-irrational-numbers" TargetMode="External"/><Relationship Id="rId25" Type="http://schemas.openxmlformats.org/officeDocument/2006/relationships/hyperlink" Target="https://morrison-lab.github.io/mcs/chapters/contrapositive-contradiction.html#def-proof-by-contradiction" TargetMode="External"/><Relationship Id="rId24" Type="http://schemas.openxmlformats.org/officeDocument/2006/relationships/hyperlink" Target="https://morrison-lab.github.io/mcs/chapters/contrapositive-contradiction.html#def-proof-by-contrapositive" TargetMode="External"/><Relationship Id="rId39" Type="http://schemas.openxmlformats.org/officeDocument/2006/relationships/hyperlink" Target="https://morrison-lab.github.io/mcs/chapters/contrapositive-contradiction.html#def-rational-numbers" TargetMode="External"/><Relationship Id="rId40" Type="http://schemas.openxmlformats.org/officeDocument/2006/relationships/hyperlink" Target="https://morrison-lab.github.io/mcs/chapters/contrapositive-contradiction.html#thm-sqrt-two" TargetMode="External"/><Relationship Id="rId23" Type="http://schemas.openxmlformats.org/officeDocument/2006/relationships/hyperlink" Target="https://morrison-lab.github.io/mcs/chapters/direct-proof.html#def-direct-proof" TargetMode="External"/><Relationship Id="rId20" Type="http://schemas.openxmlformats.org/officeDocument/2006/relationships/hyperlink" Target="https://morrison-lab.github.io/mcs/chapters/direct-proof.html#def-even-odd" TargetMode="External"/><Relationship Id="rId29" Type="http://schemas.openxmlformats.org/officeDocument/2006/relationships/hyperlink" Target="https://morrison-lab.github.io/mcs/chapters/direct-proof.html#def-odd" TargetMode="External"/><Relationship Id="rId47" Type="http://schemas.openxmlformats.org/officeDocument/2006/relationships/hyperlink" Target="https://morrison-lab.github.io/mcs/chapters/direct-proof.html#def-proof" TargetMode="External"/><Relationship Id="rId41" Type="http://schemas.openxmlformats.org/officeDocument/2006/relationships/hyperlink" Target="https://morrison-lab.github.io/mcs/chapters/direct-proof.html#def-proof-by-cases" TargetMode="External"/><Relationship Id="rId21" Type="http://schemas.openxmlformats.org/officeDocument/2006/relationships/hyperlink" Target="https://morrison-lab.github.io/mcs/chapters/direct-proof.html#rem-integer-closure" TargetMode="External"/><Relationship Id="rId28" Type="http://schemas.openxmlformats.org/officeDocument/2006/relationships/hyperlink" Target="https://morrison-lab.github.io/mcs/chapters/direct-proof.html#thm-inference-rules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50" Type="http://schemas.openxmlformats.org/officeDocument/2006/relationships/hyperlink" Target="https://morrison-lab.github.io/mcs/chapters/equivalence-negation.html#thm-negate-quantifiers" TargetMode="External"/><Relationship Id="rId45" Type="http://schemas.openxmlformats.org/officeDocument/2006/relationships/hyperlink" Target="https://morrison-lab.github.io/mcs/chapters/predicates-quantifiers.html#def-counterexample" TargetMode="External"/><Relationship Id="rId33" Type="http://schemas.openxmlformats.org/officeDocument/2006/relationships/hyperlink" Target="https://morrison-lab.github.io/mcs/chapters/predicates-quantifiers.html#def-existential-quantifier" TargetMode="External"/><Relationship Id="rId18" Type="http://schemas.openxmlformats.org/officeDocument/2006/relationships/hyperlink" Target="https://morrison-lab.github.io/mcs/chapters/propositional-logic.html#def-and" TargetMode="External"/><Relationship Id="rId12" Type="http://schemas.openxmlformats.org/officeDocument/2006/relationships/hyperlink" Target="https://morrison-lab.github.io/mcs/chapters/propositional-logic.html#def-iff" TargetMode="External"/><Relationship Id="rId17" Type="http://schemas.openxmlformats.org/officeDocument/2006/relationships/hyperlink" Target="https://morrison-lab.github.io/mcs/chapters/propositional-logic.html#def-implies" TargetMode="External"/><Relationship Id="rId48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truth-table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https://en.wikipedia.org/wiki/Constructive_proof" TargetMode="External"/><Relationship Id="rId38" Type="http://schemas.openxmlformats.org/officeDocument/2006/relationships/hyperlink" Target="https://morrison-lab.github.io/mcs/chapters/contrapositive-contradiction.html#def-irrational-numbers" TargetMode="External"/><Relationship Id="rId25" Type="http://schemas.openxmlformats.org/officeDocument/2006/relationships/hyperlink" Target="https://morrison-lab.github.io/mcs/chapters/contrapositive-contradiction.html#def-proof-by-contradiction" TargetMode="External"/><Relationship Id="rId24" Type="http://schemas.openxmlformats.org/officeDocument/2006/relationships/hyperlink" Target="https://morrison-lab.github.io/mcs/chapters/contrapositive-contradiction.html#def-proof-by-contrapositive" TargetMode="External"/><Relationship Id="rId39" Type="http://schemas.openxmlformats.org/officeDocument/2006/relationships/hyperlink" Target="https://morrison-lab.github.io/mcs/chapters/contrapositive-contradiction.html#def-rational-numbers" TargetMode="External"/><Relationship Id="rId40" Type="http://schemas.openxmlformats.org/officeDocument/2006/relationships/hyperlink" Target="https://morrison-lab.github.io/mcs/chapters/contrapositive-contradiction.html#thm-sqrt-two" TargetMode="External"/><Relationship Id="rId23" Type="http://schemas.openxmlformats.org/officeDocument/2006/relationships/hyperlink" Target="https://morrison-lab.github.io/mcs/chapters/direct-proof.html#def-direct-proof" TargetMode="External"/><Relationship Id="rId20" Type="http://schemas.openxmlformats.org/officeDocument/2006/relationships/hyperlink" Target="https://morrison-lab.github.io/mcs/chapters/direct-proof.html#def-even-odd" TargetMode="External"/><Relationship Id="rId29" Type="http://schemas.openxmlformats.org/officeDocument/2006/relationships/hyperlink" Target="https://morrison-lab.github.io/mcs/chapters/direct-proof.html#def-odd" TargetMode="External"/><Relationship Id="rId47" Type="http://schemas.openxmlformats.org/officeDocument/2006/relationships/hyperlink" Target="https://morrison-lab.github.io/mcs/chapters/direct-proof.html#def-proof" TargetMode="External"/><Relationship Id="rId41" Type="http://schemas.openxmlformats.org/officeDocument/2006/relationships/hyperlink" Target="https://morrison-lab.github.io/mcs/chapters/direct-proof.html#def-proof-by-cases" TargetMode="External"/><Relationship Id="rId21" Type="http://schemas.openxmlformats.org/officeDocument/2006/relationships/hyperlink" Target="https://morrison-lab.github.io/mcs/chapters/direct-proof.html#rem-integer-closure" TargetMode="External"/><Relationship Id="rId28" Type="http://schemas.openxmlformats.org/officeDocument/2006/relationships/hyperlink" Target="https://morrison-lab.github.io/mcs/chapters/direct-proof.html#thm-inference-rules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50" Type="http://schemas.openxmlformats.org/officeDocument/2006/relationships/hyperlink" Target="https://morrison-lab.github.io/mcs/chapters/equivalence-negation.html#thm-negate-quantifiers" TargetMode="External"/><Relationship Id="rId45" Type="http://schemas.openxmlformats.org/officeDocument/2006/relationships/hyperlink" Target="https://morrison-lab.github.io/mcs/chapters/predicates-quantifiers.html#def-counterexample" TargetMode="External"/><Relationship Id="rId33" Type="http://schemas.openxmlformats.org/officeDocument/2006/relationships/hyperlink" Target="https://morrison-lab.github.io/mcs/chapters/predicates-quantifiers.html#def-existential-quantifier" TargetMode="External"/><Relationship Id="rId18" Type="http://schemas.openxmlformats.org/officeDocument/2006/relationships/hyperlink" Target="https://morrison-lab.github.io/mcs/chapters/propositional-logic.html#def-and" TargetMode="External"/><Relationship Id="rId12" Type="http://schemas.openxmlformats.org/officeDocument/2006/relationships/hyperlink" Target="https://morrison-lab.github.io/mcs/chapters/propositional-logic.html#def-iff" TargetMode="External"/><Relationship Id="rId17" Type="http://schemas.openxmlformats.org/officeDocument/2006/relationships/hyperlink" Target="https://morrison-lab.github.io/mcs/chapters/propositional-logic.html#def-implies" TargetMode="External"/><Relationship Id="rId48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truth-ta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Proving Non-Conditional Statements</dc:title>
  <dc:creator/>
  <cp:keywords/>
  <dcterms:created xsi:type="dcterms:W3CDTF">2026-10-29T07:32:46Z</dcterms:created>
  <dcterms:modified xsi:type="dcterms:W3CDTF">2026-10-29T07:32:46Z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00:25:39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If and only if, existence, and disproof</vt:lpwstr>
  </property>
  <property fmtid="{D5CDD505-2E9C-101B-9397-08002B2CF9AE}" pid="17" name="toc-title">
    <vt:lpwstr>Table of contents</vt:lpwstr>
  </property>
</Properties>
</file>