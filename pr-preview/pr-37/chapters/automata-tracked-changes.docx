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del w:id="3" w:author="PR Preview" w:date="2026-01-01T00:00:00Z">
        <w:r>
          <w:delText xml:space="preserve">a function (</w:delText>
        </w:r>
      </w:del>
      <w:hyperlink r:id="rId18">
        <w:del w:id="4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5" w:author="PR Preview" w:date="2026-01-01T00:00:00Z">
        <w:r>
          <w:delText xml:space="preserve">)</w:delText>
        </w:r>
      </w:del>
      <w:del w:id="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on the Cartesian product (</w:delText>
        </w:r>
      </w:del>
      <w:hyperlink r:id="rId19">
        <w:del w:id="9" w:author="PR Preview" w:date="2026-01-01T00:00:00Z">
          <w:r>
            <w:rPr>
              <w:rStyle w:val="Hyperlink"/>
            </w:rPr>
            <w:delText xml:space="preserve">Definition: Cartesian product</w:delText>
          </w:r>
        </w:del>
      </w:hyperlink>
      <w:del w:id="10" w:author="PR Preview" w:date="2026-01-01T00:00:00Z">
        <w:r>
          <w:delText xml:space="preserve">)</w:delText>
        </w:r>
      </w:del>
      <w:del w:id="1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called the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i/>
            <w:iCs/>
          </w:rPr>
          <w:delText xml:space="preserve">transition function</w:delText>
        </w:r>
      </w:del>
      <w:del w:id="1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5"/>
        </w:numPr>
      </w:pPr>
      <w:ins w:id="18" w:author="PR Preview" w:date="2026-01-01T00:00:00Z">
        <w:r>
          <w:t xml:space="preserve">a function (</w:t>
        </w:r>
      </w:ins>
      <w:hyperlink r:id="rId18">
        <w:ins w:id="19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20" w:author="PR Preview" w:date="2026-01-01T00:00:00Z">
        <w:r>
          <w:t xml:space="preserve">)</w:t>
        </w:r>
      </w:ins>
      <w:ins w:id="2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on the Cartesian product (</w:t>
        </w:r>
      </w:ins>
      <w:hyperlink r:id="rId19">
        <w:ins w:id="24" w:author="PR Preview" w:date="2026-01-01T00:00:00Z">
          <w:r>
            <w:rPr>
              <w:rStyle w:val="Hyperlink"/>
            </w:rPr>
            <w:t xml:space="preserve">Definition: Cartesian product</w:t>
          </w:r>
        </w:ins>
      </w:hyperlink>
      <w:ins w:id="25" w:author="PR Preview" w:date="2026-01-01T00:00:00Z">
        <w:r>
          <w:t xml:space="preserve">)</w:t>
        </w:r>
      </w:ins>
      <w:ins w:id="2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called the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i/>
            <w:iCs/>
          </w:rPr>
          <w:t xml:space="preserve">transition function</w:t>
        </w:r>
      </w:ins>
      <w:ins w:id="3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2026-10-29T07:30:24Z</dcterms:created>
  <dcterms:modified xsi:type="dcterms:W3CDTF">2026-10-29T07:30:24Z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