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(Recursive definition)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 integer (</w:delText>
        </w:r>
      </w:del>
      <w:hyperlink r:id="rId15">
        <w:del w:id="9" w:author="PR Preview" w:date="2026-01-01T00:00:00Z">
          <w:r>
            <w:rPr>
              <w:rStyle w:val="Hyperlink"/>
            </w:rPr>
            <w:delText xml:space="preserve">Definition: Integers</w:delText>
          </w:r>
        </w:del>
      </w:hyperlink>
      <w:del w:id="10" w:author="PR Preview" w:date="2026-01-01T00:00:00Z">
        <w:r>
          <w:delText xml:space="preserve">).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recursive definition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(Wikipedia contributors 2026e)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 a function (</w:delText>
        </w:r>
      </w:del>
      <w:hyperlink r:id="rId16">
        <w:del w:id="19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20" w:author="PR Preview" w:date="2026-01-01T00:00:00Z">
        <w:r>
          <w:delText xml:space="preserve">)</w:delText>
        </w:r>
      </w:del>
      <w:del w:id="21" w:author="PR Preview" w:date="2026-01-01T00:00:00Z">
        <w:r>
          <w:delText xml:space="preserve"> </w:delText>
        </w:r>
      </w:del>
      <m:oMath>
        <m:r>
          <m:t>f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on the integers</w:delText>
        </w:r>
      </w:del>
      <w:del w:id="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has two parts:</w:delText>
        </w:r>
      </w:del>
    </w:p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Definition 1 (Recursive definition)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Let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 an integer (</w:t>
        </w:r>
      </w:ins>
      <w:hyperlink r:id="rId15">
        <w:ins w:id="33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34" w:author="PR Preview" w:date="2026-01-01T00:00:00Z">
        <w:r>
          <w:t xml:space="preserve">).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recursive definition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(Wikipedia contributors 2026e)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of a function (</w:t>
        </w:r>
      </w:ins>
      <w:hyperlink r:id="rId16">
        <w:ins w:id="43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44" w:author="PR Preview" w:date="2026-01-01T00:00:00Z">
        <w:r>
          <w:t xml:space="preserve">)</w:t>
        </w:r>
      </w:ins>
      <w:ins w:id="45" w:author="PR Preview" w:date="2026-01-01T00:00:00Z">
        <w:r>
          <w:t xml:space="preserve"> </w:t>
        </w:r>
      </w:ins>
      <m:oMath>
        <m:r>
          <m:t>f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on the integers</w:t>
        </w:r>
      </w:ins>
      <w:ins w:id="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has two parts:</w:t>
        </w:r>
      </w:ins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2026-10-29T07:34:30Z</dcterms:created>
  <dcterms:modified xsi:type="dcterms:W3CDTF">2026-10-29T07:34:30Z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