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(Argument)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argument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list of propositions (</w:delText>
        </w:r>
      </w:del>
      <w:hyperlink r:id="rId18">
        <w:del w:id="10" w:author="PR Preview" w:date="2026-01-01T00:00:00Z">
          <w:r>
            <w:rPr>
              <w:rStyle w:val="Hyperlink"/>
            </w:rPr>
            <w:delText xml:space="preserve">Definition: Proposition (statement)</w:delText>
          </w:r>
        </w:del>
      </w:hyperlink>
      <w:del w:id="11" w:author="PR Preview" w:date="2026-01-01T00:00:00Z">
        <w:r>
          <w:delText xml:space="preserve">),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called its premises,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together with one more proposition, called its conclusion.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 argument is written with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“so”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or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ty m:val="p"/>
          </m:rPr>
          <m:t>∴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before its conclusion.</w:delText>
        </w:r>
      </w:del>
    </w:p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1 (Argument)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argument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 a list of propositions (</w:t>
        </w:r>
      </w:ins>
      <w:hyperlink r:id="rId18">
        <w:ins w:id="32" w:author="PR Preview" w:date="2026-01-01T00:00:00Z">
          <w:r>
            <w:rPr>
              <w:rStyle w:val="Hyperlink"/>
            </w:rPr>
            <w:t xml:space="preserve">Definition: Proposition, statement</w:t>
          </w:r>
        </w:ins>
      </w:hyperlink>
      <w:ins w:id="33" w:author="PR Preview" w:date="2026-01-01T00:00:00Z">
        <w:r>
          <w:t xml:space="preserve">),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called its premises,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together with one more proposition, called its conclusion.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An argument is written with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“so”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or</w:t>
        </w:r>
      </w:ins>
      <w:ins w:id="44" w:author="PR Preview" w:date="2026-01-01T00:00:00Z">
        <w:r>
          <w:t xml:space="preserve"> </w:t>
        </w:r>
      </w:ins>
      <m:oMath>
        <m:r>
          <m:rPr>
            <m:sty m:val="p"/>
          </m:rPr>
          <m:t>∴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before its conclusion.</w:t>
        </w:r>
      </w:ins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Definition 2 (Logical entailment (logical consequence, deductive consequence))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Propositions or predicates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(</w:delText>
        </w:r>
      </w:del>
      <w:hyperlink r:id="rId18">
        <w:del w:id="53" w:author="PR Preview" w:date="2026-01-01T00:00:00Z">
          <w:r>
            <w:rPr>
              <w:rStyle w:val="Hyperlink"/>
            </w:rPr>
            <w:delText xml:space="preserve">Definition: Proposition (statement)</w:delText>
          </w:r>
        </w:del>
      </w:hyperlink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hyperlink r:id="rId22">
        <w:del w:id="56" w:author="PR Preview" w:date="2026-01-01T00:00:00Z">
          <w:r>
            <w:rPr>
              <w:rStyle w:val="Hyperlink"/>
            </w:rPr>
            <w:delText xml:space="preserve">Definition: Predicate</w:delText>
          </w:r>
        </w:del>
      </w:hyperlink>
      <w:del w:id="57" w:author="PR Preview" w:date="2026-01-01T00:00:00Z">
        <w:r>
          <w:delText xml:space="preserve">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rPr>
            <w:b/>
            <w:bCs/>
          </w:rPr>
          <w:delText xml:space="preserve">logically entail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(Wikipedia contributors 2026b)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 proposition or predicate</w:delText>
        </w:r>
      </w:del>
      <w:del w:id="64" w:author="PR Preview" w:date="2026-01-01T00:00:00Z">
        <w:r>
          <w:delText xml:space="preserve"> </w:delText>
        </w:r>
      </w:del>
      <m:oMath>
        <m:r>
          <m:t>Q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when every choice of values for their variables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that makes all of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true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also makes</w:delText>
        </w:r>
      </w:del>
      <w:del w:id="74" w:author="PR Preview" w:date="2026-01-01T00:00:00Z">
        <w:r>
          <w:delText xml:space="preserve"> </w:delText>
        </w:r>
      </w:del>
      <m:oMath>
        <m:r>
          <m:t>Q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true.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Then</w:delText>
        </w:r>
      </w:del>
      <w:del w:id="79" w:author="PR Preview" w:date="2026-01-01T00:00:00Z">
        <w:r>
          <w:delText xml:space="preserve"> </w:delText>
        </w:r>
      </w:del>
      <m:oMath>
        <m:r>
          <m:t>Q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a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logical consequence</w:delText>
        </w:r>
      </w:del>
      <w:del w:id="84" w:author="PR Preview" w:date="2026-01-01T00:00:00Z">
        <w:r>
          <w:delText xml:space="preserve">, or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deductive consequence</w:delText>
        </w:r>
      </w:del>
      <w:del w:id="87" w:author="PR Preview" w:date="2026-01-01T00:00:00Z">
        <w:r>
          <w:delText xml:space="preserve">,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of</w:delText>
        </w:r>
      </w:del>
      <w:del w:id="90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91" w:author="PR Preview" w:date="2026-01-01T00:00:00Z">
        <w:r>
          <w:delText xml:space="preserve">.</w:delText>
        </w:r>
      </w:del>
    </w:p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Definition 2 (Logical entailment, logical consequence, deductive consequence)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Propositions or predicates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(</w:t>
        </w:r>
      </w:ins>
      <w:hyperlink r:id="rId18">
        <w:ins w:id="98" w:author="PR Preview" w:date="2026-01-01T00:00:00Z">
          <w:r>
            <w:rPr>
              <w:rStyle w:val="Hyperlink"/>
            </w:rPr>
            <w:t xml:space="preserve">Definition: Proposition, statement</w:t>
          </w:r>
        </w:ins>
      </w:hyperlink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w:hyperlink r:id="rId22">
        <w:ins w:id="101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102" w:author="PR Preview" w:date="2026-01-01T00:00:00Z">
        <w:r>
          <w:t xml:space="preserve">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rPr>
            <w:b/>
            <w:bCs/>
          </w:rPr>
          <w:t xml:space="preserve">logically entail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(Wikipedia contributors 2026b)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 proposition or predicate</w:t>
        </w:r>
      </w:ins>
      <w:ins w:id="109" w:author="PR Preview" w:date="2026-01-01T00:00:00Z">
        <w:r>
          <w:t xml:space="preserve"> </w:t>
        </w:r>
      </w:ins>
      <m:oMath>
        <m:r>
          <m:t>Q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when every choice of values for their variables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that makes all of</w:t>
        </w:r>
      </w:ins>
      <w:ins w:id="11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true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also makes</w:t>
        </w:r>
      </w:ins>
      <w:ins w:id="119" w:author="PR Preview" w:date="2026-01-01T00:00:00Z">
        <w:r>
          <w:t xml:space="preserve"> </w:t>
        </w:r>
      </w:ins>
      <m:oMath>
        <m:r>
          <m:t>Q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true.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Then</w:t>
        </w:r>
      </w:ins>
      <w:ins w:id="124" w:author="PR Preview" w:date="2026-01-01T00:00:00Z">
        <w:r>
          <w:t xml:space="preserve"> </w:t>
        </w:r>
      </w:ins>
      <m:oMath>
        <m:r>
          <m:t>Q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a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b/>
            <w:bCs/>
          </w:rPr>
          <w:t xml:space="preserve">logical consequence</w:t>
        </w:r>
      </w:ins>
      <w:ins w:id="129" w:author="PR Preview" w:date="2026-01-01T00:00:00Z">
        <w:r>
          <w:t xml:space="preserve">, or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deductive consequence</w:t>
        </w:r>
      </w:ins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</w:t>
        </w:r>
      </w:ins>
      <w:ins w:id="13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136" w:author="PR Preview" w:date="2026-01-01T00:00:00Z">
        <w:r>
          <w:t xml:space="preserve">.</w:t>
        </w:r>
      </w:ins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del w:id="137" w:author="PR Preview" w:date="2026-01-01T00:00:00Z">
        <w:r>
          <w:rPr>
            <w:b/>
            <w:bCs/>
          </w:rPr>
          <w:delText xml:space="preserve">Definition 10 (Proof)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b/>
            <w:bCs/>
          </w:rPr>
          <w:delText xml:space="preserve">proof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(Wikipedia contributors 2026c)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of a proposition (</w:delText>
        </w:r>
      </w:del>
      <w:hyperlink r:id="rId18">
        <w:del w:id="146" w:author="PR Preview" w:date="2026-01-01T00:00:00Z">
          <w:r>
            <w:rPr>
              <w:rStyle w:val="Hyperlink"/>
            </w:rPr>
            <w:delText xml:space="preserve">Definition: Proposition (statement)</w:delText>
          </w:r>
        </w:del>
      </w:hyperlink>
      <w:del w:id="147" w:author="PR Preview" w:date="2026-01-01T00:00:00Z">
        <w:r>
          <w:delText xml:space="preserve">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a finite list of statements that ends with that proposition,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in which each statement is</w:delText>
        </w:r>
      </w:del>
    </w:p>
    <w:p>
      <w:pPr>
        <w:pStyle w:val="BodyText"/>
      </w:pPr>
      <w:ins w:id="152" w:author="PR Preview" w:date="2026-01-01T00:00:00Z">
        <w:r>
          <w:rPr>
            <w:b/>
            <w:bCs/>
          </w:rPr>
          <w:t xml:space="preserve">Definition 10 (Proof)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proof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(Wikipedia contributors 2026c)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of a proposition (</w:t>
        </w:r>
      </w:ins>
      <w:hyperlink r:id="rId18">
        <w:ins w:id="161" w:author="PR Preview" w:date="2026-01-01T00:00:00Z">
          <w:r>
            <w:rPr>
              <w:rStyle w:val="Hyperlink"/>
            </w:rPr>
            <w:t xml:space="preserve">Definition: Proposition, statement</w:t>
          </w:r>
        </w:ins>
      </w:hyperlink>
      <w:ins w:id="162" w:author="PR Preview" w:date="2026-01-01T00:00:00Z">
        <w:r>
          <w:t xml:space="preserve">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 a finite list of statements that ends with that proposition,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2026-10-29T07:31:33Z</dcterms:created>
  <dcterms:modified xsi:type="dcterms:W3CDTF">2026-10-29T07:31:33Z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