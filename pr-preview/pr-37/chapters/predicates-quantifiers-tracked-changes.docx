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del w:id="3" w:author="PR Preview" w:date="2026-01-01T00:00:00Z">
        <w:r>
          <w:delText xml:space="preserve">Neither:</w:delText>
        </w:r>
      </w:del>
      <w:del w:id="4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has no truth value until we know which string</w:delText>
        </w:r>
      </w:del>
      <w:del w:id="7" w:author="PR Preview" w:date="2026-01-01T00:00:00Z">
        <w:r>
          <w:delText xml:space="preserve"> </w:delText>
        </w:r>
      </w:del>
      <m:oMath>
        <m:r>
          <m:t>s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It is a predicate (</w:delText>
        </w:r>
      </w:del>
      <w:hyperlink r:id="rId14">
        <w:del w:id="12" w:author="PR Preview" w:date="2026-01-01T00:00:00Z">
          <w:r>
            <w:rPr>
              <w:rStyle w:val="Hyperlink"/>
            </w:rPr>
            <w:delText xml:space="preserve">Definition: Predicate</w:delText>
          </w:r>
        </w:del>
      </w:hyperlink>
      <w:del w:id="13" w:author="PR Preview" w:date="2026-01-01T00:00:00Z">
        <w:r>
          <w:delText xml:space="preserve">), not a proposition (</w:delText>
        </w:r>
      </w:del>
      <w:hyperlink r:id="rId15">
        <w:del w:id="14" w:author="PR Preview" w:date="2026-01-01T00:00:00Z">
          <w:r>
            <w:rPr>
              <w:rStyle w:val="Hyperlink"/>
            </w:rPr>
            <w:delText xml:space="preserve">Definition: Proposition (statement)</w:delText>
          </w:r>
        </w:del>
      </w:hyperlink>
      <w:del w:id="15" w:author="PR Preview" w:date="2026-01-01T00:00:00Z">
        <w:r>
          <w:delText xml:space="preserve">).</w:delText>
        </w:r>
      </w:del>
    </w:p>
    <w:p>
      <w:pPr>
        <w:numPr>
          <w:ilvl w:val="0"/>
          <w:numId w:val="1002"/>
        </w:numPr>
      </w:pPr>
      <w:ins w:id="16" w:author="PR Preview" w:date="2026-01-01T00:00:00Z">
        <w:r>
          <w:t xml:space="preserve">Neither:</w:t>
        </w:r>
      </w:ins>
      <w:ins w:id="17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has no truth value until we know which string</w:t>
        </w:r>
      </w:ins>
      <w:ins w:id="20" w:author="PR Preview" w:date="2026-01-01T00:00:00Z">
        <w:r>
          <w:t xml:space="preserve"> </w:t>
        </w:r>
      </w:ins>
      <m:oMath>
        <m:r>
          <m:t>s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is.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It is a predicate (</w:t>
        </w:r>
      </w:ins>
      <w:hyperlink r:id="rId14">
        <w:ins w:id="25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26" w:author="PR Preview" w:date="2026-01-01T00:00:00Z">
        <w:r>
          <w:t xml:space="preserve">), not a proposition (</w:t>
        </w:r>
      </w:ins>
      <w:hyperlink r:id="rId15">
        <w:ins w:id="27" w:author="PR Preview" w:date="2026-01-01T00:00:00Z">
          <w:r>
            <w:rPr>
              <w:rStyle w:val="Hyperlink"/>
            </w:rPr>
            <w:t xml:space="preserve">Definition: Proposition, statement</w:t>
          </w:r>
        </w:ins>
      </w:hyperlink>
      <w:ins w:id="28" w:author="PR Preview" w:date="2026-01-01T00:00:00Z">
        <w:r>
          <w:t xml:space="preserve">).</w:t>
        </w:r>
      </w:ins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del w:id="29" w:author="PR Preview" w:date="2026-01-01T00:00:00Z">
        <w:r>
          <w:rPr>
            <w:b/>
            <w:bCs/>
          </w:rPr>
          <w:delText xml:space="preserve">Definition 2 (Quantifier)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rPr>
            <w:b/>
            <w:bCs/>
          </w:rPr>
          <w:delText xml:space="preserve">quantifier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(Wikipedia contributors 2026c)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turns a predicate</w:delText>
        </w:r>
      </w:del>
      <w:del w:id="3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(</w:delText>
        </w:r>
      </w:del>
      <w:hyperlink r:id="rId14">
        <w:del w:id="41" w:author="PR Preview" w:date="2026-01-01T00:00:00Z">
          <w:r>
            <w:rPr>
              <w:rStyle w:val="Hyperlink"/>
            </w:rPr>
            <w:delText xml:space="preserve">Definition: Predicate</w:delText>
          </w:r>
        </w:del>
      </w:hyperlink>
      <w:del w:id="42" w:author="PR Preview" w:date="2026-01-01T00:00:00Z">
        <w:r>
          <w:delText xml:space="preserve">)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about the elements</w:delText>
        </w:r>
      </w:del>
      <w:del w:id="45" w:author="PR Preview" w:date="2026-01-01T00:00:00Z">
        <w:r>
          <w:delText xml:space="preserve"> </w:delText>
        </w:r>
      </w:del>
      <m:oMath>
        <m:r>
          <m:t>x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of a set</w:delText>
        </w:r>
      </w:del>
      <w:del w:id="48" w:author="PR Preview" w:date="2026-01-01T00:00:00Z">
        <w:r>
          <w:delText xml:space="preserve"> </w:delText>
        </w:r>
      </w:del>
      <m:oMath>
        <m:r>
          <m:t>S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into a proposition (</w:delText>
        </w:r>
      </w:del>
      <w:hyperlink r:id="rId15">
        <w:del w:id="51" w:author="PR Preview" w:date="2026-01-01T00:00:00Z">
          <w:r>
            <w:rPr>
              <w:rStyle w:val="Hyperlink"/>
            </w:rPr>
            <w:delText xml:space="preserve">Definition: Proposition (statement)</w:delText>
          </w:r>
        </w:del>
      </w:hyperlink>
      <w:del w:id="52" w:author="PR Preview" w:date="2026-01-01T00:00:00Z">
        <w:r>
          <w:delText xml:space="preserve">).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There are two, each defined next: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the universal quantifier and the existential quantifier.</w:delText>
        </w:r>
      </w:del>
      <w:del w:id="57" w:author="PR Preview" w:date="2026-01-01T00:00:00Z">
        <w:r>
          <w:delText xml:space="preserve"> </w:delText>
        </w:r>
      </w:del>
    </w:p>
    <w:p>
      <w:pPr>
        <w:pStyle w:val="FirstParagraph"/>
      </w:pPr>
      <w:ins w:id="58" w:author="PR Preview" w:date="2026-01-01T00:00:00Z">
        <w:r>
          <w:rPr>
            <w:b/>
            <w:bCs/>
          </w:rPr>
          <w:t xml:space="preserve">Definition 2 (Quantifier)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rPr>
            <w:b/>
            <w:bCs/>
          </w:rPr>
          <w:t xml:space="preserve">quantifier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(Wikipedia contributors 2026c)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turns a predicate</w:t>
        </w:r>
      </w:ins>
      <w:ins w:id="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(</w:t>
        </w:r>
      </w:ins>
      <w:hyperlink r:id="rId14">
        <w:ins w:id="70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71" w:author="PR Preview" w:date="2026-01-01T00:00:00Z">
        <w:r>
          <w:t xml:space="preserve">)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about the elements</w:t>
        </w:r>
      </w:ins>
      <w:ins w:id="74" w:author="PR Preview" w:date="2026-01-01T00:00:00Z">
        <w:r>
          <w:t xml:space="preserve"> </w:t>
        </w:r>
      </w:ins>
      <m:oMath>
        <m:r>
          <m:t>x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of a set</w:t>
        </w:r>
      </w:ins>
      <w:ins w:id="77" w:author="PR Preview" w:date="2026-01-01T00:00:00Z">
        <w:r>
          <w:t xml:space="preserve"> </w:t>
        </w:r>
      </w:ins>
      <m:oMath>
        <m:r>
          <m:t>S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into a proposition (</w:t>
        </w:r>
      </w:ins>
      <w:hyperlink r:id="rId15">
        <w:ins w:id="80" w:author="PR Preview" w:date="2026-01-01T00:00:00Z">
          <w:r>
            <w:rPr>
              <w:rStyle w:val="Hyperlink"/>
            </w:rPr>
            <w:t xml:space="preserve">Definition: Proposition, statement</w:t>
          </w:r>
        </w:ins>
      </w:hyperlink>
      <w:ins w:id="81" w:author="PR Preview" w:date="2026-01-01T00:00:00Z">
        <w:r>
          <w:t xml:space="preserve">).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There are two, each defined next: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the universal quantifier and the existential quantifier.</w:t>
        </w:r>
      </w:ins>
      <w:ins w:id="86" w:author="PR Preview" w:date="2026-01-01T00:00:00Z">
        <w:r>
          <w:t xml:space="preserve"> </w:t>
        </w:r>
      </w:ins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2026-10-29T07:33:32Z</dcterms:created>
  <dcterms:modified xsi:type="dcterms:W3CDTF">2026-10-29T07:33:32Z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