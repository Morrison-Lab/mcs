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00:25:39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14 (Strict subset (proper subset))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hyperlink w:anchor="def-set">
        <w:del w:id="7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8" w:author="PR Preview" w:date="2026-01-01T00:00:00Z">
        <w:r>
          <w:delText xml:space="preserve"> </w:delText>
        </w:r>
      </w:del>
      <m:oMath>
        <m:r>
          <m:t>A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a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b/>
            <w:bCs/>
          </w:rPr>
          <w:delText xml:space="preserve">strict subset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(also called a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b/>
            <w:bCs/>
          </w:rPr>
          <w:delText xml:space="preserve">proper subset</w:delText>
        </w:r>
      </w:del>
      <w:del w:id="17" w:author="PR Preview" w:date="2026-01-01T00:00:00Z">
        <w:r>
          <w:delText xml:space="preserve">)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of a set</w:delText>
        </w:r>
      </w:del>
      <w:del w:id="20" w:author="PR Preview" w:date="2026-01-01T00:00:00Z">
        <w:r>
          <w:delText xml:space="preserve"> </w:delText>
        </w:r>
      </w:del>
      <m:oMath>
        <m:r>
          <m:t>B</m:t>
        </m:r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written</w:delText>
        </w:r>
      </w:del>
      <w:del w:id="2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⊊</m:t>
        </m:r>
        <m:r>
          <m:t>B</m:t>
        </m:r>
      </m:oMath>
      <w:del w:id="25" w:author="PR Preview" w:date="2026-01-01T00:00:00Z">
        <w:r>
          <w:delText xml:space="preserve">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if</w:delText>
        </w:r>
      </w:del>
      <w:del w:id="28" w:author="PR Preview" w:date="2026-01-01T00:00:00Z">
        <w:r>
          <w:delText xml:space="preserve"> </w:delText>
        </w:r>
      </w:del>
      <m:oMath>
        <m:r>
          <m:t>A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is a</w:delText>
        </w:r>
      </w:del>
      <w:del w:id="31" w:author="PR Preview" w:date="2026-01-01T00:00:00Z">
        <w:r>
          <w:delText xml:space="preserve"> </w:delText>
        </w:r>
      </w:del>
      <w:hyperlink w:anchor="def-subset">
        <w:del w:id="32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of</w:delText>
        </w:r>
      </w:del>
      <w:del w:id="35" w:author="PR Preview" w:date="2026-01-01T00:00:00Z">
        <w:r>
          <w:delText xml:space="preserve"> </w:delText>
        </w:r>
      </w:del>
      <m:oMath>
        <m:r>
          <m:t>B</m:t>
        </m:r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and</w:delText>
        </w:r>
      </w:del>
      <w:del w:id="3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≠</m:t>
        </m:r>
        <m:r>
          <m:t>B</m:t>
        </m:r>
      </m:oMath>
      <w:del w:id="39" w:author="PR Preview" w:date="2026-01-01T00:00:00Z">
        <w:r>
          <w:delText xml:space="preserve">.</w:delText>
        </w:r>
      </w:del>
    </w:p>
    <w:p>
      <w:pPr>
        <w:pStyle w:val="BodyText"/>
      </w:pPr>
      <w:ins w:id="40" w:author="PR Preview" w:date="2026-01-01T00:00:00Z">
        <w:r>
          <w:rPr>
            <w:b/>
            <w:bCs/>
          </w:rPr>
          <w:t xml:space="preserve">Definition 14 (Strict subset, proper subset)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</w:t>
        </w:r>
      </w:ins>
      <w:ins w:id="43" w:author="PR Preview" w:date="2026-01-01T00:00:00Z">
        <w:r>
          <w:t xml:space="preserve"> </w:t>
        </w:r>
      </w:ins>
      <w:hyperlink w:anchor="def-set">
        <w:ins w:id="44" w:author="PR Preview" w:date="2026-01-01T00:00:00Z">
          <w:r>
            <w:rPr>
              <w:rStyle w:val="Hyperlink"/>
            </w:rPr>
            <w:t xml:space="preserve">set</w:t>
          </w:r>
        </w:ins>
      </w:hyperlink>
      <w:ins w:id="45" w:author="PR Preview" w:date="2026-01-01T00:00:00Z">
        <w:r>
          <w:t xml:space="preserve"> </w:t>
        </w:r>
      </w:ins>
      <m:oMath>
        <m:r>
          <m:t>A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is a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b/>
            <w:bCs/>
          </w:rPr>
          <w:t xml:space="preserve">strict subset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(also called a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b/>
            <w:bCs/>
          </w:rPr>
          <w:t xml:space="preserve">proper subset</w:t>
        </w:r>
      </w:ins>
      <w:ins w:id="54" w:author="PR Preview" w:date="2026-01-01T00:00:00Z">
        <w:r>
          <w:t xml:space="preserve">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of a set</w:t>
        </w:r>
      </w:ins>
      <w:ins w:id="57" w:author="PR Preview" w:date="2026-01-01T00:00:00Z">
        <w:r>
          <w:t xml:space="preserve"> </w:t>
        </w:r>
      </w:ins>
      <m:oMath>
        <m:r>
          <m:t>B</m:t>
        </m:r>
      </m:oMath>
      <w:ins w:id="58" w:author="PR Preview" w:date="2026-01-01T00:00:00Z">
        <w:r>
          <w:t xml:space="preserve">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written</w:t>
        </w:r>
      </w:ins>
      <w:ins w:id="6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⊊</m:t>
        </m:r>
        <m:r>
          <m:t>B</m:t>
        </m:r>
      </m:oMath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if</w:t>
        </w:r>
      </w:ins>
      <w:ins w:id="65" w:author="PR Preview" w:date="2026-01-01T00:00:00Z">
        <w:r>
          <w:t xml:space="preserve"> </w:t>
        </w:r>
      </w:ins>
      <m:oMath>
        <m:r>
          <m:t>A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a</w:t>
        </w:r>
      </w:ins>
      <w:ins w:id="68" w:author="PR Preview" w:date="2026-01-01T00:00:00Z">
        <w:r>
          <w:t xml:space="preserve"> </w:t>
        </w:r>
      </w:ins>
      <w:hyperlink w:anchor="def-subset">
        <w:ins w:id="69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of</w:t>
        </w:r>
      </w:ins>
      <w:ins w:id="72" w:author="PR Preview" w:date="2026-01-01T00:00:00Z">
        <w:r>
          <w:t xml:space="preserve"> </w:t>
        </w:r>
      </w:ins>
      <m:oMath>
        <m:r>
          <m:t>B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and</w:t>
        </w:r>
      </w:ins>
      <w:ins w:id="7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B</m:t>
        </m:r>
      </m:oMath>
      <w:ins w:id="76" w:author="PR Preview" w:date="2026-01-01T00:00:00Z">
        <w:r>
          <w:t xml:space="preserve">.</w:t>
        </w:r>
      </w:ins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" Type="http://schemas.openxmlformats.org/officeDocument/2006/relationships/image" Target="media/rId9.png"/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2026-10-29T07:35:42Z</dcterms:created>
  <dcterms:modified xsi:type="dcterms:W3CDTF">2026-10-29T07:35:42Z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