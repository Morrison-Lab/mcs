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4 (Running time)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Fix, for an algorithm (</w:delText>
        </w:r>
      </w:del>
      <w:hyperlink r:id="rId45">
        <w:del w:id="6" w:author="PR Preview" w:date="2026-01-01T00:00:00Z">
          <w:r>
            <w:rPr>
              <w:rStyle w:val="Hyperlink"/>
            </w:rPr>
            <w:delText xml:space="preserve">Definition: Algorithm</w:delText>
          </w:r>
        </w:del>
      </w:hyperlink>
      <w:del w:id="7" w:author="PR Preview" w:date="2026-01-01T00:00:00Z">
        <w:r>
          <w:delText xml:space="preserve">), the size of an input and what one step is (</w:delText>
        </w:r>
      </w:del>
      <w:hyperlink w:anchor="rem-size-step">
        <w:del w:id="8" w:author="PR Preview" w:date="2026-01-01T00:00:00Z">
          <w:r>
            <w:rPr>
              <w:rStyle w:val="Hyperlink"/>
            </w:rPr>
            <w:delText xml:space="preserve">Remark 3</w:delText>
          </w:r>
        </w:del>
      </w:hyperlink>
      <w:del w:id="9" w:author="PR Preview" w:date="2026-01-01T00:00:00Z">
        <w:r>
          <w:delText xml:space="preserve">).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running time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(Wikipedia contributors 2026f)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of the algorithm is the function</w:delText>
        </w:r>
      </w:del>
      <w:del w:id="18" w:author="PR Preview" w:date="2026-01-01T00:00:00Z">
        <w:r>
          <w:delText xml:space="preserve"> </w:delText>
        </w:r>
      </w:del>
      <m:oMath>
        <m:r>
          <m:t>T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(</w:delText>
        </w:r>
      </w:del>
      <w:hyperlink r:id="rId47">
        <w:del w:id="21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22" w:author="PR Preview" w:date="2026-01-01T00:00:00Z">
        <w:r>
          <w:delText xml:space="preserve">)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whose value</w:delText>
        </w:r>
      </w:del>
      <w:del w:id="2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 the largest number of steps that the algorithm takes on any input of size</w:delText>
        </w:r>
      </w:del>
      <w:del w:id="28" w:author="PR Preview" w:date="2026-01-01T00:00:00Z">
        <w:r>
          <w:delText xml:space="preserve"> </w:delText>
        </w:r>
      </w:del>
      <m:oMath>
        <m:r>
          <m:t>n</m:t>
        </m:r>
      </m:oMath>
      <w:del w:id="29" w:author="PR Preview" w:date="2026-01-01T00:00:00Z">
        <w:r>
          <w:delText xml:space="preserve">.</w:delText>
        </w:r>
      </w:del>
    </w:p>
    <w:p>
      <w:pPr>
        <w:pStyle w:val="FirstParagraph"/>
      </w:pPr>
      <w:ins w:id="30" w:author="PR Preview" w:date="2026-01-01T00:00:00Z">
        <w:r>
          <w:rPr>
            <w:b/>
            <w:bCs/>
          </w:rPr>
          <w:t xml:space="preserve">Definition 4 (Running time)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Fix, for an algorithm (</w:t>
        </w:r>
      </w:ins>
      <w:hyperlink r:id="rId45">
        <w:ins w:id="33" w:author="PR Preview" w:date="2026-01-01T00:00:00Z">
          <w:r>
            <w:rPr>
              <w:rStyle w:val="Hyperlink"/>
            </w:rPr>
            <w:t xml:space="preserve">Definition: Algorithm</w:t>
          </w:r>
        </w:ins>
      </w:hyperlink>
      <w:ins w:id="34" w:author="PR Preview" w:date="2026-01-01T00:00:00Z">
        <w:r>
          <w:t xml:space="preserve">), the size of an input and what one step is (</w:t>
        </w:r>
      </w:ins>
      <w:hyperlink w:anchor="rem-size-step">
        <w:ins w:id="35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36" w:author="PR Preview" w:date="2026-01-01T00:00:00Z">
        <w:r>
          <w:t xml:space="preserve">).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b/>
            <w:bCs/>
          </w:rPr>
          <w:t xml:space="preserve">running time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(Wikipedia contributors 2026f)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of the algorithm is the function</w:t>
        </w:r>
      </w:ins>
      <w:ins w:id="45" w:author="PR Preview" w:date="2026-01-01T00:00:00Z">
        <w:r>
          <w:t xml:space="preserve"> </w:t>
        </w:r>
      </w:ins>
      <m:oMath>
        <m:r>
          <m:t>T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(</w:t>
        </w:r>
      </w:ins>
      <w:hyperlink r:id="rId47">
        <w:ins w:id="48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49" w:author="PR Preview" w:date="2026-01-01T00:00:00Z">
        <w:r>
          <w:t xml:space="preserve">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whose value</w:t>
        </w:r>
      </w:ins>
      <w:ins w:id="5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the largest number of steps that the algorithm takes on any input of size</w:t>
        </w:r>
      </w:ins>
      <w:ins w:id="55" w:author="PR Preview" w:date="2026-01-01T00:00:00Z">
        <w:r>
          <w:t xml:space="preserve"> </w:t>
        </w:r>
      </w:ins>
      <m:oMath>
        <m:r>
          <m:t>n</m:t>
        </m:r>
      </m:oMath>
      <w:ins w:id="56" w:author="PR Preview" w:date="2026-01-01T00:00:00Z">
        <w:r>
          <w:t xml:space="preserve">.</w:t>
        </w:r>
      </w:ins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del w:id="57" w:author="PR Preview" w:date="2026-01-01T00:00:00Z">
        <w:r>
          <w:rPr>
            <w:b/>
            <w:bCs/>
          </w:rPr>
          <w:delText xml:space="preserve">Theorem 5 (Sums of big-O functions)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Let</w:delText>
        </w:r>
      </w:del>
      <w:del w:id="60" w:author="PR Preview" w:date="2026-01-01T00:00:00Z">
        <w:r>
          <w:delText xml:space="preserve"> </w:delText>
        </w:r>
      </w:del>
      <m:oMath>
        <m:r>
          <m:t>f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m:oMath>
        <m:r>
          <m:t>g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and</w:delText>
        </w:r>
      </w:del>
      <w:del w:id="65" w:author="PR Preview" w:date="2026-01-01T00:00:00Z">
        <w:r>
          <w:delText xml:space="preserve"> </w:delText>
        </w:r>
      </w:del>
      <m:oMath>
        <m:r>
          <m:t>h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be functions (</w:delText>
        </w:r>
      </w:del>
      <w:hyperlink r:id="rId47">
        <w:del w:id="68" w:author="PR Preview" w:date="2026-01-01T00:00:00Z">
          <w:r>
            <w:rPr>
              <w:rStyle w:val="Hyperlink"/>
            </w:rPr>
            <w:delText xml:space="preserve">Definition: Function (map, mapping, transformation)</w:delText>
          </w:r>
        </w:del>
      </w:hyperlink>
      <w:del w:id="69" w:author="PR Preview" w:date="2026-01-01T00:00:00Z">
        <w:r>
          <w:delText xml:space="preserve">) from the natural numbers (</w:delText>
        </w:r>
      </w:del>
      <w:hyperlink r:id="rId60">
        <w:del w:id="70" w:author="PR Preview" w:date="2026-01-01T00:00:00Z">
          <w:r>
            <w:rPr>
              <w:rStyle w:val="Hyperlink"/>
            </w:rPr>
            <w:delText xml:space="preserve">Definition: Natural numbers (our convention)</w:delText>
          </w:r>
        </w:del>
      </w:hyperlink>
      <w:del w:id="71" w:author="PR Preview" w:date="2026-01-01T00:00:00Z">
        <w:r>
          <w:delText xml:space="preserve">) to the real numbers (</w:delText>
        </w:r>
      </w:del>
      <w:hyperlink r:id="rId61">
        <w:del w:id="72" w:author="PR Preview" w:date="2026-01-01T00:00:00Z">
          <w:r>
            <w:rPr>
              <w:rStyle w:val="Hyperlink"/>
            </w:rPr>
            <w:delText xml:space="preserve">Definition: Real numbers</w:delText>
          </w:r>
        </w:del>
      </w:hyperlink>
      <w:del w:id="73" w:author="PR Preview" w:date="2026-01-01T00:00:00Z">
        <w:r>
          <w:delText xml:space="preserve">).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If</w:delText>
        </w:r>
      </w:del>
      <w:del w:id="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and</w:delText>
        </w:r>
      </w:del>
      <w:del w:id="7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(</w:delText>
        </w:r>
      </w:del>
      <w:hyperlink w:anchor="def-big-o">
        <w:del w:id="8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83" w:author="PR Preview" w:date="2026-01-01T00:00:00Z">
        <w:r>
          <w:delText xml:space="preserve">), then</w:delText>
        </w:r>
      </w:del>
      <w:del w:id="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85" w:author="PR Preview" w:date="2026-01-01T00:00:00Z">
        <w:r>
          <w:delText xml:space="preserve">.</w:delText>
        </w:r>
      </w:del>
    </w:p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Theorem 5 (Sums of big-O functions)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Let</w:t>
        </w:r>
      </w:ins>
      <w:ins w:id="89" w:author="PR Preview" w:date="2026-01-01T00:00:00Z">
        <w:r>
          <w:t xml:space="preserve"> </w:t>
        </w:r>
      </w:ins>
      <m:oMath>
        <m:r>
          <m:t>f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m:oMath>
        <m:r>
          <m:t>g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and</w:t>
        </w:r>
      </w:ins>
      <w:ins w:id="94" w:author="PR Preview" w:date="2026-01-01T00:00:00Z">
        <w:r>
          <w:t xml:space="preserve"> </w:t>
        </w:r>
      </w:ins>
      <m:oMath>
        <m:r>
          <m:t>h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be functions (</w:t>
        </w:r>
      </w:ins>
      <w:hyperlink r:id="rId47">
        <w:ins w:id="97" w:author="PR Preview" w:date="2026-01-01T00:00:00Z">
          <w:r>
            <w:rPr>
              <w:rStyle w:val="Hyperlink"/>
            </w:rPr>
            <w:t xml:space="preserve">Definition: Function, map, mapping, transformation</w:t>
          </w:r>
        </w:ins>
      </w:hyperlink>
      <w:ins w:id="98" w:author="PR Preview" w:date="2026-01-01T00:00:00Z">
        <w:r>
          <w:t xml:space="preserve">) from the natural numbers (</w:t>
        </w:r>
      </w:ins>
      <w:hyperlink r:id="rId60">
        <w:ins w:id="99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100" w:author="PR Preview" w:date="2026-01-01T00:00:00Z">
        <w:r>
          <w:t xml:space="preserve">) to the real numbers (</w:t>
        </w:r>
      </w:ins>
      <w:hyperlink r:id="rId61">
        <w:ins w:id="101" w:author="PR Preview" w:date="2026-01-01T00:00:00Z">
          <w:r>
            <w:rPr>
              <w:rStyle w:val="Hyperlink"/>
            </w:rPr>
            <w:t xml:space="preserve">Definition: Real numbers</w:t>
          </w:r>
        </w:ins>
      </w:hyperlink>
      <w:ins w:id="102" w:author="PR Preview" w:date="2026-01-01T00:00:00Z">
        <w:r>
          <w:t xml:space="preserve">).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If</w:t>
        </w:r>
      </w:ins>
      <w:ins w:id="1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</w:t>
        </w:r>
      </w:ins>
      <w:ins w:id="10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(</w:t>
        </w:r>
      </w:ins>
      <w:hyperlink w:anchor="def-big-o">
        <w:ins w:id="11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12" w:author="PR Preview" w:date="2026-01-01T00:00:00Z">
        <w:r>
          <w:t xml:space="preserve">), then</w:t>
        </w:r>
      </w:ins>
      <w:ins w:id="1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14" w:author="PR Preview" w:date="2026-01-01T00:00:00Z">
        <w:r>
          <w:t xml:space="preserve">.</w:t>
        </w:r>
      </w:ins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2026-10-29T07:34:09Z</dcterms:created>
  <dcterms:modified xsi:type="dcterms:W3CDTF">2026-10-29T07:34:09Z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