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(Proposition (statement))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proposition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(Wikipedia contributors 2026j)</w:delText>
        </w:r>
      </w:del>
      <w:del w:id="10" w:author="PR Preview" w:date="2026-01-01T00:00:00Z">
        <w:r>
          <w:delText xml:space="preserve">, or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statement</w:delText>
        </w:r>
      </w:del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a declarative sentence that is either true or false.</w:delText>
        </w:r>
      </w:del>
    </w:p>
    <w:p>
      <w:pPr>
        <w:pStyle w:val="BodyText"/>
      </w:pPr>
      <w:ins w:id="16" w:author="PR Preview" w:date="2026-01-01T00:00:00Z">
        <w:r>
          <w:rPr>
            <w:b/>
            <w:bCs/>
          </w:rPr>
          <w:t xml:space="preserve">Definition 1 (Proposition, statement)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b/>
            <w:bCs/>
          </w:rPr>
          <w:t xml:space="preserve">proposition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(Wikipedia contributors 2026j)</w:t>
        </w:r>
      </w:ins>
      <w:ins w:id="23" w:author="PR Preview" w:date="2026-01-01T00:00:00Z">
        <w:r>
          <w:t xml:space="preserve">, or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statement</w:t>
        </w:r>
      </w:ins>
      <w:ins w:id="26" w:author="PR Preview" w:date="2026-01-01T00:00:00Z">
        <w:r>
          <w:t xml:space="preserve">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a declarative sentence that is either true or false.</w:t>
        </w:r>
      </w:ins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2026-10-29T07:33:47Z</dcterms:created>
  <dcterms:modified xsi:type="dcterms:W3CDTF">2026-10-29T07:33:47Z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