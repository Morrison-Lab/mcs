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del w:id="3" w:author="PR Preview" w:date="2026-01-01T00:00:00Z">
        <w:r>
          <w:delText xml:space="preserve">Congruence is related to the mod operator of a programming language,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but it is not the same thing.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In Racket,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(modulo 23 5)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number</w:delText>
        </w:r>
      </w:del>
      <w:del w:id="12" w:author="PR Preview" w:date="2026-01-01T00:00:00Z">
        <w:r>
          <w:delText xml:space="preserve"> </w:delText>
        </w:r>
      </w:del>
      <m:oMath>
        <m:r>
          <m:t>3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while</w:delText>
        </w:r>
      </w:del>
      <w:del w:id="16" w:author="PR Preview" w:date="2026-01-01T00:00:00Z">
        <w:r>
          <w:delText xml:space="preserve"> </w:delText>
        </w:r>
      </w:del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a proposition (</w:delText>
        </w:r>
      </w:del>
      <w:hyperlink r:id="rId20">
        <w:del w:id="19" w:author="PR Preview" w:date="2026-01-01T00:00:00Z">
          <w:r>
            <w:rPr>
              <w:rStyle w:val="Hyperlink"/>
            </w:rPr>
            <w:delText xml:space="preserve">Definition: Proposition (statement)</w:delText>
          </w:r>
        </w:del>
      </w:hyperlink>
      <w:del w:id="20" w:author="PR Preview" w:date="2026-01-01T00:00:00Z">
        <w:r>
          <w:delText xml:space="preserve">), which is true or false.</w:delText>
        </w:r>
      </w:del>
    </w:p>
    <w:p>
      <w:pPr>
        <w:pStyle w:val="BodyText"/>
      </w:pPr>
      <w:ins w:id="21" w:author="PR Preview" w:date="2026-01-01T00:00:00Z">
        <w:r>
          <w:t xml:space="preserve">Congruence is related to the mod operator of a programming language,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but it is not the same thing.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In Racket,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rStyle w:val="VerbatimChar"/>
          </w:rPr>
          <w:t xml:space="preserve">(modulo 23 5)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is the number</w:t>
        </w:r>
      </w:ins>
      <w:ins w:id="30" w:author="PR Preview" w:date="2026-01-01T00:00:00Z">
        <w:r>
          <w:t xml:space="preserve"> </w:t>
        </w:r>
      </w:ins>
      <m:oMath>
        <m:r>
          <m:t>3</m:t>
        </m:r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while</w:t>
        </w:r>
      </w:ins>
      <w:ins w:id="34" w:author="PR Preview" w:date="2026-01-01T00:00:00Z">
        <w:r>
          <w:t xml:space="preserve"> </w:t>
        </w:r>
      </w:ins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a proposition (</w:t>
        </w:r>
      </w:ins>
      <w:hyperlink r:id="rId20">
        <w:ins w:id="37" w:author="PR Preview" w:date="2026-01-01T00:00:00Z">
          <w:r>
            <w:rPr>
              <w:rStyle w:val="Hyperlink"/>
            </w:rPr>
            <w:t xml:space="preserve">Definition: Proposition, statement</w:t>
          </w:r>
        </w:ins>
      </w:hyperlink>
      <w:ins w:id="38" w:author="PR Preview" w:date="2026-01-01T00:00:00Z">
        <w:r>
          <w:t xml:space="preserve">), which is true or false.</w:t>
        </w:r>
      </w:ins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2026-10-29T07:31:16Z</dcterms:created>
  <dcterms:modified xsi:type="dcterms:W3CDTF">2026-10-29T07:31:16Z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