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2026-10-22 15:24:07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01:59:25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del w:id="3" w:author="PR Preview" w:date="2026-01-01T00:00:00Z">
        <w:r>
          <w:delText xml:space="preserve">These are the lecture notes for CSCI 201, math for computer science (discrete mathematics), at Western Washington University.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General mathematics that several courses share, such as logic, sets and functions, is kept in the</w:delText>
        </w:r>
      </w:del>
      <w:del w:id="6" w:author="PR Preview" w:date="2026-01-01T00:00:00Z">
        <w:r>
          <w:delText xml:space="preserve"> </w:delText>
        </w:r>
      </w:del>
      <w:hyperlink r:id="rId9">
        <w:del w:id="7" w:author="PR Preview" w:date="2026-01-01T00:00:00Z">
          <w:r>
            <w:rPr>
              <w:rStyle w:val="Hyperlink"/>
            </w:rPr>
            <w:delText xml:space="preserve">mathematics prerequisites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site, and these notes link to it.</w:delText>
        </w:r>
      </w:del>
    </w:p>
    <w:p>
      <w:pPr>
        <w:pStyle w:val="FirstParagraph"/>
      </w:pPr>
      <w:ins w:id="10" w:author="PR Preview" w:date="2026-01-01T00:00:00Z">
        <w:r>
          <w:t xml:space="preserve">These are the lecture notes for CSCI 201, math for computer science (discrete mathematics), at Western Washington University.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General mathematics that several courses share, such as logic, sets and functions, is kept in the</w:t>
        </w:r>
      </w:ins>
      <w:ins w:id="13" w:author="PR Preview" w:date="2026-01-01T00:00:00Z">
        <w:r>
          <w:t xml:space="preserve"> </w:t>
        </w:r>
      </w:ins>
      <w:hyperlink r:id="rId9">
        <w:ins w:id="14" w:author="PR Preview" w:date="2026-01-01T00:00:00Z">
          <w:r>
            <w:rPr>
              <w:rStyle w:val="Hyperlink"/>
            </w:rPr>
            <w:t xml:space="preserve">mathematics prerequisites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site.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These notes include its definitions, from the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mds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submodule, so each definition is written once and reads the same in both places.</w:t>
        </w:r>
      </w:ins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2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1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</w:t>
      </w:r>
      <w:r>
        <w:t xml:space="preserve"> </w:t>
      </w:r>
      <w:r>
        <w:t xml:space="preserve">It was created from the</w:t>
      </w:r>
      <w:r>
        <w:t xml:space="preserve"> </w:t>
      </w:r>
      <w:hyperlink r:id="rId11">
        <w:r>
          <w:rPr>
            <w:rStyle w:val="Hyperlink"/>
          </w:rPr>
          <w:t xml:space="preserve">Morrison-Lab/qwt</w:t>
        </w:r>
      </w:hyperlink>
      <w:r>
        <w:t xml:space="preserve"> </w:t>
      </w:r>
      <w:r>
        <w:t xml:space="preserve">template.</w:t>
      </w:r>
    </w:p>
    <w:bookmarkEnd w:id="12"/>
    <w:bookmarkStart w:id="13" w:name="building-the-website"/>
    <w:p>
      <w:pPr>
        <w:pStyle w:val="Heading2"/>
      </w:pPr>
      <w:r>
        <w:t xml:space="preserve">0.2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GitHub Actions publishes to GitHub Pages.</w:t>
      </w:r>
    </w:p>
    <w:bookmarkEnd w:id="13"/>
    <w:bookmarkStart w:id="14" w:name="license"/>
    <w:p>
      <w:pPr>
        <w:pStyle w:val="Heading2"/>
      </w:pPr>
      <w:r>
        <w:t xml:space="preserve">0.3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github.com/Morrison-Lab/qwt" TargetMode="External"/><Relationship Id="rId9" Type="http://schemas.openxmlformats.org/officeDocument/2006/relationships/hyperlink" Target="https://morrison-lab.github.io/mds/" TargetMode="External"/><Relationship Id="rId1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Morrison-Lab/qwt" TargetMode="External"/><Relationship Id="rId9" Type="http://schemas.openxmlformats.org/officeDocument/2006/relationships/hyperlink" Target="https://morrison-lab.github.io/mds/" TargetMode="External"/><Relationship Id="rId10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2026-10-23T09:01:57Z</dcterms:created>
  <dcterms:modified xsi:type="dcterms:W3CDTF">2026-10-23T09:01:57Z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