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Recurrence Relations and Growth Rates</w:t>
        </w:r>
      </w:ins>
    </w:p>
    <w:p>
      <w:pPr>
        <w:pStyle w:val="Subtitle"/>
      </w:pPr>
      <w:ins w:id="2" w:author="PR Preview" w:date="2026-01-01T00:00:00Z">
        <w:r>
          <w:t xml:space="preserve">Solving recurrence relations, running times, and big-O notation</w:t>
        </w:r>
      </w:ins>
    </w:p>
    <w:p>
      <w:pPr>
        <w:pStyle w:val="Date"/>
      </w:pPr>
      <w:ins w:id="3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ins w:id="4" w:author="PR Preview" w:date="2026-01-01T00:00:00Z">
        <w:r>
          <w:t xml:space="preserve">1. Recurrence relations</w:t>
        </w:r>
      </w:ins>
    </w:p>
    <w:bookmarkStart w:id="14" w:name="exr-double-plus-power-term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(Double and add a power of 2)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sequence (</w:t>
        </w:r>
      </w:ins>
      <w:hyperlink r:id="rId12">
        <w:ins w:id="8" w:author="PR Preview" w:date="2026-01-01T00:00:00Z">
          <w:r>
            <w:rPr>
              <w:rStyle w:val="Hyperlink"/>
            </w:rPr>
            <w:t xml:space="preserve">Definition: Sequence</w:t>
          </w:r>
        </w:ins>
      </w:hyperlink>
      <w:ins w:id="9" w:author="PR Preview" w:date="2026-01-01T00:00:00Z">
        <w:r>
          <w:t xml:space="preserve">) starts with</w:t>
        </w:r>
      </w:ins>
      <w:ins w:id="1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1" w:author="PR Preview" w:date="2026-01-01T00:00:00Z">
        <w:r>
          <w:t xml:space="preserve">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for every integer (</w:t>
        </w:r>
      </w:ins>
      <w:hyperlink r:id="rId13">
        <w:ins w:id="14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15" w:author="PR Preview" w:date="2026-01-01T00:00:00Z">
        <w:r>
          <w:t xml:space="preserve">)</w:t>
        </w:r>
      </w:ins>
      <w:ins w:id="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term</w:t>
        </w:r>
      </w:ins>
      <w:ins w:id="1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twice the term before it, plus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Find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2</m:t>
            </m:r>
          </m:sub>
        </m:sSub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3</m:t>
            </m:r>
          </m:sub>
        </m:sSub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4</m:t>
            </m:r>
          </m:sub>
        </m:sSub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5</m:t>
            </m:r>
          </m:sub>
        </m:sSub>
      </m:oMath>
      <w:ins w:id="36" w:author="PR Preview" w:date="2026-01-01T00:00:00Z">
        <w:r>
          <w:t xml:space="preserve">.</w:t>
        </w:r>
      </w:ins>
    </w:p>
    <w:bookmarkEnd w:id="14"/>
    <w:bookmarkStart w:id="15" w:name="sol-double-plus-power-terms"/>
    <w:p>
      <w:pPr>
        <w:pStyle w:val="BodyText"/>
      </w:pPr>
      <w:ins w:id="37" w:author="PR Preview" w:date="2026-01-01T00:00:00Z">
        <w:r>
          <w:rPr>
            <w:i/>
            <w:iCs/>
          </w:rPr>
          <w:t xml:space="preserve">Solution 1</w:t>
        </w:r>
      </w:ins>
      <w:ins w:id="38" w:author="PR Preview" w:date="2026-01-01T00:00:00Z">
        <w:r>
          <w:t xml:space="preserve">. </w:t>
        </w:r>
      </w:ins>
      <w:ins w:id="39" w:author="PR Preview" w:date="2026-01-01T00:00:00Z">
        <w:r>
          <w:t xml:space="preserve">Each term comes from the one before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ins w:id="40" w:author="PR Preview" w:date="2026-01-01T00:00:00Z">
        <w:r>
          <w:rPr>
            <w:b/>
            <w:bCs/>
          </w:rPr>
          <w:t xml:space="preserve">Definition 1 (Recurrence relation)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recurrence relation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(Wikipedia contributors 2026e)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the recurrence of a recursively defined sequence (</w:t>
        </w:r>
      </w:ins>
      <w:hyperlink r:id="rId16">
        <w:ins w:id="49" w:author="PR Preview" w:date="2026-01-01T00:00:00Z">
          <w:r>
            <w:rPr>
              <w:rStyle w:val="Hyperlink"/>
            </w:rPr>
            <w:t xml:space="preserve">Definition: Recursively defined sequence</w:t>
          </w:r>
        </w:ins>
      </w:hyperlink>
      <w:ins w:id="50" w:author="PR Preview" w:date="2026-01-01T00:00:00Z">
        <w:r>
          <w:t xml:space="preserve">),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that is, its recursive rule (</w:t>
        </w:r>
      </w:ins>
      <w:hyperlink r:id="rId17">
        <w:ins w:id="53" w:author="PR Preview" w:date="2026-01-01T00:00:00Z">
          <w:r>
            <w:rPr>
              <w:rStyle w:val="Hyperlink"/>
            </w:rPr>
            <w:t xml:space="preserve">Definition: Recursive definition</w:t>
          </w:r>
        </w:ins>
      </w:hyperlink>
      <w:ins w:id="54" w:author="PR Preview" w:date="2026-01-01T00:00:00Z">
        <w:r>
          <w:t xml:space="preserve">) written as an equation,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which gives the term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 terms of the</w:t>
        </w:r>
      </w:ins>
      <w:ins w:id="60" w:author="PR Preview" w:date="2026-01-01T00:00:00Z">
        <w:r>
          <w:t xml:space="preserve"> </w:t>
        </w:r>
      </w:ins>
      <m:oMath>
        <m:r>
          <m:t>m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terms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just before it,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every integer</w:t>
        </w:r>
      </w:ins>
      <w:ins w:id="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ins w:id="69" w:author="PR Preview" w:date="2026-01-01T00:00:00Z">
        <w:r>
          <w:t xml:space="preserve">.</w:t>
        </w:r>
      </w:ins>
    </w:p>
    <w:bookmarkEnd w:id="18"/>
    <w:bookmarkStart w:id="19" w:name="exm-double-plus-power-sequence"/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1 (The sequence</w:t>
        </w:r>
      </w:ins>
      <w:ins w:id="7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</m:oMath>
      <w:ins w:id="72" w:author="PR Preview" w:date="2026-01-01T00:00:00Z">
        <w:r>
          <w:rPr>
            <w:b/>
            <w:bCs/>
          </w:rPr>
          <w:t xml:space="preserve">, defined recursively)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sequence of</w:t>
        </w:r>
      </w:ins>
      <w:ins w:id="75" w:author="PR Preview" w:date="2026-01-01T00:00:00Z">
        <w:r>
          <w:t xml:space="preserve"> </w:t>
        </w:r>
      </w:ins>
      <w:hyperlink w:anchor="exr-double-plus-power-terms">
        <w:ins w:id="7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recursively defined (</w:t>
        </w:r>
      </w:ins>
      <w:hyperlink r:id="rId16">
        <w:ins w:id="79" w:author="PR Preview" w:date="2026-01-01T00:00:00Z">
          <w:r>
            <w:rPr>
              <w:rStyle w:val="Hyperlink"/>
            </w:rPr>
            <w:t xml:space="preserve">Definition: Recursively defined sequence</w:t>
          </w:r>
        </w:ins>
      </w:hyperlink>
      <w:ins w:id="80" w:author="PR Preview" w:date="2026-01-01T00:00:00Z">
        <w:r>
          <w:t xml:space="preserve">) with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</w:t>
        </w:r>
      </w:ins>
      <w:ins w:id="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Its initial term is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89" w:author="PR Preview" w:date="2026-01-01T00:00:00Z">
        <w:r>
          <w:t xml:space="preserve">, and its recurrence relation (</w:t>
        </w:r>
      </w:ins>
      <w:hyperlink w:anchor="def-recurrence-relation">
        <w:ins w:id="9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2" w:author="PR Preview" w:date="2026-01-01T00:00:00Z">
        <w:r>
          <w:t xml:space="preserve">In Racket, where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rStyle w:val="VerbatimChar"/>
          </w:rPr>
          <w:t xml:space="preserve">(expt 2 n)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98" w:author="PR Preview" w:date="2026-01-01T00:00:00Z">
        <w:r>
          <w:t xml:space="preserve">, the recurrence relation becomes a recursive function:</w:t>
        </w:r>
      </w:ins>
    </w:p>
    <w:p>
      <w:pPr>
        <w:pStyle w:val="SourceCode"/>
      </w:pPr>
      <w:ins w:id="99" w:author="PR Preview" w:date="2026-01-01T00:00:00Z">
        <w:r>
          <w:rPr>
            <w:rStyle w:val="OperatorTok"/>
          </w:rPr>
          <w:t xml:space="preserve">(</w:t>
        </w:r>
      </w:ins>
      <w:ins w:id="100" w:author="PR Preview" w:date="2026-01-01T00:00:00Z">
        <w:r>
          <w:rPr>
            <w:rStyle w:val="ExtensionTok"/>
          </w:rPr>
          <w:t xml:space="preserve">define</w:t>
        </w:r>
      </w:ins>
      <w:ins w:id="101" w:author="PR Preview" w:date="2026-01-01T00:00:00Z">
        <w:r>
          <w:rPr>
            <w:rStyle w:val="FunctionTok"/>
          </w:rPr>
          <w:t xml:space="preserve"> </w:t>
        </w:r>
      </w:ins>
      <w:ins w:id="102" w:author="PR Preview" w:date="2026-01-01T00:00:00Z">
        <w:r>
          <w:rPr>
            <w:rStyle w:val="OperatorTok"/>
          </w:rPr>
          <w:t xml:space="preserve">(</w:t>
        </w:r>
      </w:ins>
      <w:ins w:id="103" w:author="PR Preview" w:date="2026-01-01T00:00:00Z">
        <w:r>
          <w:rPr>
            <w:rStyle w:val="NormalTok"/>
          </w:rPr>
          <w:t xml:space="preserve">b n</w:t>
        </w:r>
      </w:ins>
      <w:ins w:id="104" w:author="PR Preview" w:date="2026-01-01T00:00:00Z">
        <w:r>
          <w:rPr>
            <w:rStyle w:val="OperatorTok"/>
          </w:rPr>
          <w:t xml:space="preserve">)</w:t>
        </w:r>
      </w:ins>
      <w:ins w:id="105" w:author="PR Preview" w:date="2026-01-01T00:00:00Z">
        <w:r>
          <w:br/>
        </w:r>
      </w:ins>
      <w:ins w:id="106" w:author="PR Preview" w:date="2026-01-01T00:00:00Z">
        <w:r>
          <w:rPr>
            <w:rStyle w:val="NormalTok"/>
          </w:rPr>
          <w:t xml:space="preserve">  </w:t>
        </w:r>
      </w:ins>
      <w:ins w:id="107" w:author="PR Preview" w:date="2026-01-01T00:00:00Z">
        <w:r>
          <w:rPr>
            <w:rStyle w:val="OperatorTok"/>
          </w:rPr>
          <w:t xml:space="preserve">(</w:t>
        </w:r>
      </w:ins>
      <w:ins w:id="108" w:author="PR Preview" w:date="2026-01-01T00:00:00Z">
        <w:r>
          <w:rPr>
            <w:rStyle w:val="KeywordTok"/>
          </w:rPr>
          <w:t xml:space="preserve">if</w:t>
        </w:r>
      </w:ins>
      <w:ins w:id="109" w:author="PR Preview" w:date="2026-01-01T00:00:00Z">
        <w:r>
          <w:rPr>
            <w:rStyle w:val="NormalTok"/>
          </w:rPr>
          <w:t xml:space="preserve"> </w:t>
        </w:r>
      </w:ins>
      <w:ins w:id="110" w:author="PR Preview" w:date="2026-01-01T00:00:00Z">
        <w:r>
          <w:rPr>
            <w:rStyle w:val="OperatorTok"/>
          </w:rPr>
          <w:t xml:space="preserve">(=</w:t>
        </w:r>
      </w:ins>
      <w:ins w:id="111" w:author="PR Preview" w:date="2026-01-01T00:00:00Z">
        <w:r>
          <w:rPr>
            <w:rStyle w:val="NormalTok"/>
          </w:rPr>
          <w:t xml:space="preserve"> n </w:t>
        </w:r>
      </w:ins>
      <w:ins w:id="112" w:author="PR Preview" w:date="2026-01-01T00:00:00Z">
        <w:r>
          <w:rPr>
            <w:rStyle w:val="DecValTok"/>
          </w:rPr>
          <w:t xml:space="preserve">0</w:t>
        </w:r>
      </w:ins>
      <w:ins w:id="113" w:author="PR Preview" w:date="2026-01-01T00:00:00Z">
        <w:r>
          <w:rPr>
            <w:rStyle w:val="OperatorTok"/>
          </w:rPr>
          <w:t xml:space="preserve">)</w:t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      </w:t>
        </w:r>
      </w:ins>
      <w:ins w:id="116" w:author="PR Preview" w:date="2026-01-01T00:00:00Z">
        <w:r>
          <w:rPr>
            <w:rStyle w:val="DecValTok"/>
          </w:rPr>
          <w:t xml:space="preserve">0</w:t>
        </w:r>
      </w:ins>
      <w:ins w:id="117" w:author="PR Preview" w:date="2026-01-01T00:00:00Z">
        <w:r>
          <w:br/>
        </w:r>
      </w:ins>
      <w:ins w:id="118" w:author="PR Preview" w:date="2026-01-01T00:00:00Z">
        <w:r>
          <w:rPr>
            <w:rStyle w:val="NormalTok"/>
          </w:rPr>
          <w:t xml:space="preserve">      </w:t>
        </w:r>
      </w:ins>
      <w:ins w:id="119" w:author="PR Preview" w:date="2026-01-01T00:00:00Z">
        <w:r>
          <w:rPr>
            <w:rStyle w:val="OperatorTok"/>
          </w:rPr>
          <w:t xml:space="preserve">(+</w:t>
        </w:r>
      </w:ins>
      <w:ins w:id="120" w:author="PR Preview" w:date="2026-01-01T00:00:00Z">
        <w:r>
          <w:rPr>
            <w:rStyle w:val="NormalTok"/>
          </w:rPr>
          <w:t xml:space="preserve"> </w:t>
        </w:r>
      </w:ins>
      <w:ins w:id="121" w:author="PR Preview" w:date="2026-01-01T00:00:00Z">
        <w:r>
          <w:rPr>
            <w:rStyle w:val="OperatorTok"/>
          </w:rPr>
          <w:t xml:space="preserve">(*</w:t>
        </w:r>
      </w:ins>
      <w:ins w:id="122" w:author="PR Preview" w:date="2026-01-01T00:00:00Z">
        <w:r>
          <w:rPr>
            <w:rStyle w:val="NormalTok"/>
          </w:rPr>
          <w:t xml:space="preserve"> </w:t>
        </w:r>
      </w:ins>
      <w:ins w:id="123" w:author="PR Preview" w:date="2026-01-01T00:00:00Z">
        <w:r>
          <w:rPr>
            <w:rStyle w:val="DecValTok"/>
          </w:rPr>
          <w:t xml:space="preserve">2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OperatorTok"/>
          </w:rPr>
          <w:t xml:space="preserve">(</w:t>
        </w:r>
      </w:ins>
      <w:ins w:id="126" w:author="PR Preview" w:date="2026-01-01T00:00:00Z">
        <w:r>
          <w:rPr>
            <w:rStyle w:val="NormalTok"/>
          </w:rPr>
          <w:t xml:space="preserve">b </w:t>
        </w:r>
      </w:ins>
      <w:ins w:id="127" w:author="PR Preview" w:date="2026-01-01T00:00:00Z">
        <w:r>
          <w:rPr>
            <w:rStyle w:val="OperatorTok"/>
          </w:rPr>
          <w:t xml:space="preserve">(-</w:t>
        </w:r>
      </w:ins>
      <w:ins w:id="128" w:author="PR Preview" w:date="2026-01-01T00:00:00Z">
        <w:r>
          <w:rPr>
            <w:rStyle w:val="NormalTok"/>
          </w:rPr>
          <w:t xml:space="preserve"> n </w:t>
        </w:r>
      </w:ins>
      <w:ins w:id="129" w:author="PR Preview" w:date="2026-01-01T00:00:00Z">
        <w:r>
          <w:rPr>
            <w:rStyle w:val="DecValTok"/>
          </w:rPr>
          <w:t xml:space="preserve">1</w:t>
        </w:r>
      </w:ins>
      <w:ins w:id="130" w:author="PR Preview" w:date="2026-01-01T00:00:00Z">
        <w:r>
          <w:rPr>
            <w:rStyle w:val="OperatorTok"/>
          </w:rPr>
          <w:t xml:space="preserve">)))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OperatorTok"/>
          </w:rPr>
          <w:t xml:space="preserve">(</w:t>
        </w:r>
      </w:ins>
      <w:ins w:id="133" w:author="PR Preview" w:date="2026-01-01T00:00:00Z">
        <w:r>
          <w:rPr>
            <w:rStyle w:val="KeywordTok"/>
          </w:rPr>
          <w:t xml:space="preserve">expt</w:t>
        </w:r>
      </w:ins>
      <w:ins w:id="134" w:author="PR Preview" w:date="2026-01-01T00:00:00Z">
        <w:r>
          <w:rPr>
            <w:rStyle w:val="NormalTok"/>
          </w:rPr>
          <w:t xml:space="preserve"> </w:t>
        </w:r>
      </w:ins>
      <w:ins w:id="135" w:author="PR Preview" w:date="2026-01-01T00:00:00Z">
        <w:r>
          <w:rPr>
            <w:rStyle w:val="DecValTok"/>
          </w:rPr>
          <w:t xml:space="preserve">2</w:t>
        </w:r>
      </w:ins>
      <w:ins w:id="136" w:author="PR Preview" w:date="2026-01-01T00:00:00Z">
        <w:r>
          <w:rPr>
            <w:rStyle w:val="NormalTok"/>
          </w:rPr>
          <w:t xml:space="preserve"> n</w:t>
        </w:r>
      </w:ins>
      <w:ins w:id="137" w:author="PR Preview" w:date="2026-01-01T00:00:00Z">
        <w:r>
          <w:rPr>
            <w:rStyle w:val="OperatorTok"/>
          </w:rPr>
          <w:t xml:space="preserve">))))</w:t>
        </w:r>
      </w:ins>
    </w:p>
    <w:p>
      <w:pPr>
        <w:pStyle w:val="FirstParagraph"/>
      </w:pPr>
      <w:ins w:id="138" w:author="PR Preview" w:date="2026-01-01T00:00:00Z">
        <w:r>
          <w:rPr>
            <w:rStyle w:val="VerbatimChar"/>
          </w:rPr>
          <w:t xml:space="preserve">(b 5)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leads to calls of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rStyle w:val="VerbatimChar"/>
          </w:rPr>
          <w:t xml:space="preserve">(b 4)</w:t>
        </w:r>
      </w:ins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rStyle w:val="VerbatimChar"/>
          </w:rPr>
          <w:t xml:space="preserve">(b 3)</w:t>
        </w:r>
      </w:ins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rStyle w:val="VerbatimChar"/>
          </w:rPr>
          <w:t xml:space="preserve">(b 2)</w:t>
        </w:r>
      </w:ins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rPr>
            <w:rStyle w:val="VerbatimChar"/>
          </w:rPr>
          <w:t xml:space="preserve">(b 1)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rStyle w:val="VerbatimChar"/>
          </w:rPr>
          <w:t xml:space="preserve">(b 0)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in turn,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returns 160, as in</w:t>
        </w:r>
      </w:ins>
      <w:ins w:id="160" w:author="PR Preview" w:date="2026-01-01T00:00:00Z">
        <w:r>
          <w:t xml:space="preserve"> </w:t>
        </w:r>
      </w:ins>
      <w:hyperlink w:anchor="sol-double-plus-power-terms">
        <w:ins w:id="161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62" w:author="PR Preview" w:date="2026-01-01T00:00:00Z">
        <w:r>
          <w:t xml:space="preserve">.</w:t>
        </w:r>
      </w:ins>
    </w:p>
    <w:bookmarkEnd w:id="19"/>
    <w:bookmarkStart w:id="21" w:name="def-closed-form"/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Definition 2 (Closed form)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closed form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(Wikipedia contributors 2026b)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for a sequence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12">
        <w:ins w:id="175" w:author="PR Preview" w:date="2026-01-01T00:00:00Z">
          <w:r>
            <w:rPr>
              <w:rStyle w:val="Hyperlink"/>
            </w:rPr>
            <w:t xml:space="preserve">Definition: Sequence</w:t>
          </w:r>
        </w:ins>
      </w:hyperlink>
      <w:ins w:id="176" w:author="PR Preview" w:date="2026-01-01T00:00:00Z">
        <w:r>
          <w:t xml:space="preserve">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a formula for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that uses only</w:t>
        </w:r>
      </w:ins>
      <w:ins w:id="182" w:author="PR Preview" w:date="2026-01-01T00:00:00Z">
        <w:r>
          <w:t xml:space="preserve"> </w:t>
        </w:r>
      </w:ins>
      <m:oMath>
        <m:r>
          <m:t>n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 fixed numbers,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combined by a fixed number of operations such as addition, multiplication, powers and floors (</w:t>
        </w:r>
      </w:ins>
      <w:hyperlink r:id="rId20">
        <w:ins w:id="187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188" w:author="PR Preview" w:date="2026-01-01T00:00:00Z">
        <w:r>
          <w:t xml:space="preserve">),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 that uses no other term of the sequence.</w:t>
        </w:r>
      </w:ins>
    </w:p>
    <w:bookmarkEnd w:id="21"/>
    <w:bookmarkStart w:id="24" w:name="exm-closed-form"/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2 (Closed forms and recurrence relations)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double-minus-one sequence of</w:t>
        </w:r>
      </w:ins>
      <w:ins w:id="194" w:author="PR Preview" w:date="2026-01-01T00:00:00Z">
        <w:r>
          <w:t xml:space="preserve"> </w:t>
        </w:r>
      </w:ins>
      <w:hyperlink r:id="rId22">
        <w:ins w:id="195" w:author="PR Preview" w:date="2026-01-01T00:00:00Z">
          <w:r>
            <w:rPr>
              <w:rStyle w:val="Hyperlink"/>
            </w:rPr>
            <w:t xml:space="preserve">Example: The double-minus-one sequence, defined recursively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has the recurrence relation (</w:t>
        </w:r>
      </w:ins>
      <w:hyperlink w:anchor="def-recurrence-relation">
        <w:ins w:id="19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9" w:author="PR Preview" w:date="2026-01-01T00:00:00Z">
        <w:r>
          <w:t xml:space="preserve">)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which is not a closed form (</w:t>
        </w:r>
      </w:ins>
      <w:hyperlink w:anchor="def-closed-form">
        <w:ins w:id="20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5" w:author="PR Preview" w:date="2026-01-01T00:00:00Z">
        <w:r>
          <w:t xml:space="preserve">), since it uses the term</w:t>
        </w:r>
      </w:ins>
      <w:ins w:id="2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By</w:t>
        </w:r>
      </w:ins>
      <w:ins w:id="210" w:author="PR Preview" w:date="2026-01-01T00:00:00Z">
        <w:r>
          <w:t xml:space="preserve"> </w:t>
        </w:r>
      </w:ins>
      <w:hyperlink r:id="rId23">
        <w:ins w:id="211" w:author="PR Preview" w:date="2026-01-01T00:00:00Z">
          <w:r>
            <w:rPr>
              <w:rStyle w:val="Hyperlink"/>
            </w:rPr>
            <w:t xml:space="preserve">Theorem: A formula for the double-minus-one sequence</w:t>
          </w:r>
        </w:ins>
      </w:hyperlink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a closed form for the same sequence: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it gives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without finding</w:t>
        </w:r>
      </w:ins>
      <w:ins w:id="2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through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49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first.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Finding a closed form for a sequence from its recurrence relation is called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i/>
            <w:iCs/>
          </w:rPr>
          <w:t xml:space="preserve">solving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 recurrence relation.</w:t>
        </w:r>
      </w:ins>
    </w:p>
    <w:bookmarkEnd w:id="24"/>
    <w:bookmarkEnd w:id="25"/>
    <w:bookmarkStart w:id="32" w:name="sec-iteration"/>
    <w:p>
      <w:pPr>
        <w:pStyle w:val="Heading1"/>
      </w:pPr>
      <w:ins w:id="233" w:author="PR Preview" w:date="2026-01-01T00:00:00Z">
        <w:r>
          <w:t xml:space="preserve">2. Solving recurrence relations by iteration</w:t>
        </w:r>
      </w:ins>
    </w:p>
    <w:bookmarkStart w:id="26" w:name="exr-substitute-once"/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Exercise 2 (Using the recurrence relation three times)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Let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be the sequence of</w:t>
        </w:r>
      </w:ins>
      <w:ins w:id="240" w:author="PR Preview" w:date="2026-01-01T00:00:00Z">
        <w:r>
          <w:t xml:space="preserve"> </w:t>
        </w:r>
      </w:ins>
      <w:hyperlink w:anchor="exm-double-plus-power-sequence">
        <w:ins w:id="24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2" w:author="PR Preview" w:date="2026-01-01T00:00:00Z">
        <w:r>
          <w:t xml:space="preserve">, and let</w:t>
        </w:r>
      </w:ins>
      <w:ins w:id="2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3</m:t>
        </m:r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Starting from</w:t>
        </w:r>
      </w:ins>
      <w:ins w:id="24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48" w:author="PR Preview" w:date="2026-01-01T00:00:00Z">
        <w:r>
          <w:t xml:space="preserve">, replace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by</w:t>
        </w:r>
      </w:ins>
      <w:ins w:id="252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then replace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by</w:t>
        </w:r>
      </w:ins>
      <w:ins w:id="259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to write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in terms of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ins w:id="267" w:author="PR Preview" w:date="2026-01-01T00:00:00Z">
        <w:r>
          <w:t xml:space="preserve">.</w:t>
        </w:r>
      </w:ins>
    </w:p>
    <w:bookmarkEnd w:id="26"/>
    <w:bookmarkStart w:id="27" w:name="sol-substitute-once"/>
    <w:p>
      <w:pPr>
        <w:pStyle w:val="BodyText"/>
      </w:pPr>
      <w:ins w:id="268" w:author="PR Preview" w:date="2026-01-01T00:00:00Z">
        <w:r>
          <w:rPr>
            <w:i/>
            <w:iCs/>
          </w:rPr>
          <w:t xml:space="preserve">Solution 2</w:t>
        </w:r>
      </w:ins>
      <w:ins w:id="269" w:author="PR Preview" w:date="2026-01-01T00:00:00Z">
        <w:r>
          <w:t xml:space="preserve">. </w:t>
        </w:r>
      </w:ins>
      <w:ins w:id="270" w:author="PR Preview" w:date="2026-01-01T00:00:00Z">
        <w:r>
          <w:t xml:space="preserve">Replacing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gives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in terms of</w:t>
        </w:r>
      </w:ins>
      <w:ins w:id="27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2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79" w:author="PR Preview" w:date="2026-01-01T00:00:00Z">
        <w:r>
          <w:t xml:space="preserve">Replacing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then gives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in terms of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ins w:id="2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ins w:id="288" w:author="PR Preview" w:date="2026-01-01T00:00:00Z">
        <w:r>
          <w:rPr>
            <w:b/>
            <w:bCs/>
          </w:rPr>
          <w:t xml:space="preserve">Definition 3 (Iteration (unrolling))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Solving a recurrence relation (</w:t>
        </w:r>
      </w:ins>
      <w:hyperlink w:anchor="def-recurrence-relation">
        <w:ins w:id="29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2" w:author="PR Preview" w:date="2026-01-01T00:00:00Z">
        <w:r>
          <w:t xml:space="preserve">) by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iteration</w:t>
        </w:r>
      </w:ins>
      <w:ins w:id="295" w:author="PR Preview" w:date="2026-01-01T00:00:00Z">
        <w:r>
          <w:t xml:space="preserve">, also called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unrolling</w:t>
        </w:r>
      </w:ins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finds a closed form (</w:t>
        </w:r>
      </w:ins>
      <w:hyperlink w:anchor="def-closed-form">
        <w:ins w:id="3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2" w:author="PR Preview" w:date="2026-01-01T00:00:00Z">
        <w:r>
          <w:t xml:space="preserve">) for its sequence in three steps:</w:t>
        </w:r>
      </w:ins>
    </w:p>
    <w:p>
      <w:pPr>
        <w:pStyle w:val="Compact"/>
        <w:numPr>
          <w:ilvl w:val="0"/>
          <w:numId w:val="1001"/>
        </w:numPr>
      </w:pPr>
      <w:ins w:id="303" w:author="PR Preview" w:date="2026-01-01T00:00:00Z">
        <w:r>
          <w:t xml:space="preserve">use the recurrence relation again and again to write</w:t>
        </w:r>
      </w:ins>
      <w:ins w:id="3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in terms of</w:t>
        </w:r>
      </w:ins>
      <w:ins w:id="3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08" w:author="PR Preview" w:date="2026-01-01T00:00:00Z">
        <w:r>
          <w:t xml:space="preserve">, then</w:t>
        </w:r>
      </w:ins>
      <w:ins w:id="3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310" w:author="PR Preview" w:date="2026-01-01T00:00:00Z">
        <w:r>
          <w:t xml:space="preserve">, then</w:t>
        </w:r>
      </w:ins>
      <w:ins w:id="31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ins w:id="312" w:author="PR Preview" w:date="2026-01-01T00:00:00Z">
        <w:r>
          <w:t xml:space="preserve">, and so on;</w:t>
        </w:r>
      </w:ins>
    </w:p>
    <w:p>
      <w:pPr>
        <w:pStyle w:val="Compact"/>
        <w:numPr>
          <w:ilvl w:val="0"/>
          <w:numId w:val="1001"/>
        </w:numPr>
      </w:pPr>
      <w:ins w:id="313" w:author="PR Preview" w:date="2026-01-01T00:00:00Z">
        <w:r>
          <w:t xml:space="preserve">guess, from the pattern, a formula for</w:t>
        </w:r>
      </w:ins>
      <w:ins w:id="3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in terms of</w:t>
        </w:r>
      </w:ins>
      <w:ins w:id="3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for every number</w:t>
        </w:r>
      </w:ins>
      <w:ins w:id="320" w:author="PR Preview" w:date="2026-01-01T00:00:00Z">
        <w:r>
          <w:t xml:space="preserve"> </w:t>
        </w:r>
      </w:ins>
      <m:oMath>
        <m:r>
          <m:t>k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steps;</w:t>
        </w:r>
      </w:ins>
    </w:p>
    <w:p>
      <w:pPr>
        <w:pStyle w:val="Compact"/>
        <w:numPr>
          <w:ilvl w:val="0"/>
          <w:numId w:val="1001"/>
        </w:numPr>
      </w:pPr>
      <w:ins w:id="323" w:author="PR Preview" w:date="2026-01-01T00:00:00Z">
        <w:r>
          <w:t xml:space="preserve">choose</w:t>
        </w:r>
      </w:ins>
      <w:ins w:id="324" w:author="PR Preview" w:date="2026-01-01T00:00:00Z">
        <w:r>
          <w:t xml:space="preserve"> </w:t>
        </w:r>
      </w:ins>
      <m:oMath>
        <m:r>
          <m:t>k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so that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an initial term, and put in its value.</w:t>
        </w:r>
      </w:ins>
    </w:p>
    <w:bookmarkEnd w:id="28"/>
    <w:bookmarkStart w:id="29" w:name="exm-double-plus-power-iteration"/>
    <w:p>
      <w:pPr>
        <w:pStyle w:val="FirstParagraph"/>
      </w:pPr>
      <w:ins w:id="330" w:author="PR Preview" w:date="2026-01-01T00:00:00Z">
        <w:r>
          <w:rPr>
            <w:b/>
            <w:bCs/>
          </w:rPr>
          <w:t xml:space="preserve">Example 3 (Unrolling</w:t>
        </w:r>
      </w:ins>
      <w:ins w:id="33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32" w:author="PR Preview" w:date="2026-01-01T00:00:00Z">
        <w:r>
          <w:rPr>
            <w:b/>
            <w:bCs/>
          </w:rPr>
          <w:t xml:space="preserve">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The recurrence relation and</w:t>
        </w:r>
      </w:ins>
      <w:ins w:id="335" w:author="PR Preview" w:date="2026-01-01T00:00:00Z">
        <w:r>
          <w:t xml:space="preserve"> </w:t>
        </w:r>
      </w:ins>
      <w:hyperlink w:anchor="sol-substitute-once">
        <w:ins w:id="33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give the first steps of iteration (</w:t>
        </w:r>
      </w:ins>
      <w:hyperlink w:anchor="def-iteration">
        <w:ins w:id="33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0" w:author="PR Preview" w:date="2026-01-01T00:00:00Z">
        <w:r>
          <w:t xml:space="preserve">) for the sequence of</w:t>
        </w:r>
      </w:ins>
      <w:ins w:id="341" w:author="PR Preview" w:date="2026-01-01T00:00:00Z">
        <w:r>
          <w:t xml:space="preserve"> </w:t>
        </w:r>
      </w:ins>
      <w:hyperlink w:anchor="exm-double-plus-power-sequence">
        <w:ins w:id="34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44" w:author="PR Preview" w:date="2026-01-01T00:00:00Z">
        <w:r>
          <w:t xml:space="preserve">After</w:t>
        </w:r>
      </w:ins>
      <w:ins w:id="345" w:author="PR Preview" w:date="2026-01-01T00:00:00Z">
        <w:r>
          <w:t xml:space="preserve"> </w:t>
        </w:r>
      </w:ins>
      <m:oMath>
        <m:r>
          <m:t>k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steps the factor in front of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</w:t>
        </w:r>
      </w:ins>
      <w:ins w:id="35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352" w:author="PR Preview" w:date="2026-01-01T00:00:00Z">
        <w:r>
          <w:t xml:space="preserve">, and the multiple of</w:t>
        </w:r>
      </w:ins>
      <w:ins w:id="35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</w:t>
        </w:r>
      </w:ins>
      <w:ins w:id="356" w:author="PR Preview" w:date="2026-01-01T00:00:00Z">
        <w:r>
          <w:t xml:space="preserve"> </w:t>
        </w:r>
      </w:ins>
      <m:oMath>
        <m:r>
          <m:t>k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so the pattern suggests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60" w:author="PR Preview" w:date="2026-01-01T00:00:00Z">
        <w:r>
          <w:t xml:space="preserve">The initial term is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</m:oMath>
      <w:ins w:id="362" w:author="PR Preview" w:date="2026-01-01T00:00:00Z">
        <w:r>
          <w:t xml:space="preserve">, which is</w:t>
        </w:r>
      </w:ins>
      <w:ins w:id="36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when</w:t>
        </w:r>
      </w:ins>
      <w:ins w:id="36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With</w:t>
        </w:r>
      </w:ins>
      <w:ins w:id="37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75" w:author="PR Preview" w:date="2026-01-01T00:00:00Z">
        <w:r>
          <w:t xml:space="preserve">This agrees with</w:t>
        </w:r>
      </w:ins>
      <w:ins w:id="376" w:author="PR Preview" w:date="2026-01-01T00:00:00Z">
        <w:r>
          <w:t xml:space="preserve"> </w:t>
        </w:r>
      </w:ins>
      <w:hyperlink w:anchor="sol-double-plus-power-terms">
        <w:ins w:id="377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78" w:author="PR Preview" w:date="2026-01-01T00:00:00Z">
        <w:r>
          <w:t xml:space="preserve">: for example,</w:t>
        </w:r>
      </w:ins>
      <w:ins w:id="379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ins w:id="380" w:author="PR Preview" w:date="2026-01-01T00:00:00Z">
        <w:r>
          <w:t xml:space="preserve">.</w:t>
        </w:r>
      </w:ins>
    </w:p>
    <w:bookmarkEnd w:id="29"/>
    <w:bookmarkStart w:id="31" w:name="rem-iteration-guess"/>
    <w:p>
      <w:pPr>
        <w:pStyle w:val="BodyText"/>
      </w:pPr>
      <w:ins w:id="381" w:author="PR Preview" w:date="2026-01-01T00:00:00Z">
        <w:r>
          <w:rPr>
            <w:i/>
            <w:iCs/>
          </w:rPr>
          <w:t xml:space="preserve">Remark 1</w:t>
        </w:r>
      </w:ins>
      <w:ins w:id="382" w:author="PR Preview" w:date="2026-01-01T00:00:00Z">
        <w:r>
          <w:t xml:space="preserve"> (Iteration gives a guess). </w:t>
        </w:r>
      </w:ins>
      <w:ins w:id="383" w:author="PR Preview" w:date="2026-01-01T00:00:00Z">
        <w:r>
          <w:t xml:space="preserve">In</w:t>
        </w:r>
      </w:ins>
      <w:ins w:id="384" w:author="PR Preview" w:date="2026-01-01T00:00:00Z">
        <w:r>
          <w:t xml:space="preserve"> </w:t>
        </w:r>
      </w:ins>
      <w:hyperlink w:anchor="exm-double-plus-power-iteration">
        <w:ins w:id="38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6" w:author="PR Preview" w:date="2026-01-01T00:00:00Z">
        <w:r>
          <w:t xml:space="preserve">, the formula for general</w:t>
        </w:r>
      </w:ins>
      <w:ins w:id="387" w:author="PR Preview" w:date="2026-01-01T00:00:00Z">
        <w:r>
          <w:t xml:space="preserve"> </w:t>
        </w:r>
      </w:ins>
      <m:oMath>
        <m:r>
          <m:t>k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came from the three cases</w:t>
        </w:r>
      </w:ins>
      <w:ins w:id="3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Nothing proved that the pattern continues, so the closed form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still a guess.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Induction (</w:t>
        </w:r>
      </w:ins>
      <w:hyperlink r:id="rId30">
        <w:ins w:id="399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400" w:author="PR Preview" w:date="2026-01-01T00:00:00Z">
        <w:r>
          <w:t xml:space="preserve">) turns such a guess into a theorem,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with the recurrence relation in the inductive step.</w:t>
        </w:r>
      </w:ins>
    </w:p>
    <w:bookmarkEnd w:id="31"/>
    <w:bookmarkEnd w:id="32"/>
    <w:bookmarkStart w:id="41" w:name="sec-closed-form-induction"/>
    <w:p>
      <w:pPr>
        <w:pStyle w:val="Heading1"/>
      </w:pPr>
      <w:ins w:id="403" w:author="PR Preview" w:date="2026-01-01T00:00:00Z">
        <w:r>
          <w:t xml:space="preserve">3. Checking a closed form by induction</w:t>
        </w:r>
      </w:ins>
    </w:p>
    <w:bookmarkStart w:id="33" w:name="exr-triple-plus-power-check"/>
    <w:p>
      <w:pPr>
        <w:pStyle w:val="FirstParagraph"/>
      </w:pPr>
      <w:ins w:id="404" w:author="PR Preview" w:date="2026-01-01T00:00:00Z">
        <w:r>
          <w:rPr>
            <w:b/>
            <w:bCs/>
          </w:rPr>
          <w:t xml:space="preserve">Exercise 3 (Checking a guess)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 sequence starts with</w:t>
        </w:r>
      </w:ins>
      <w:ins w:id="40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08" w:author="PR Preview" w:date="2026-01-01T00:00:00Z">
        <w:r>
          <w:t xml:space="preserve">, and has the recurrence relation (</w:t>
        </w:r>
      </w:ins>
      <w:hyperlink w:anchor="def-recurrence-relation">
        <w:ins w:id="40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10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11" w:author="PR Preview" w:date="2026-01-01T00:00:00Z">
        <w:r>
          <w:t xml:space="preserve">Someone guesses the closed form (</w:t>
        </w:r>
      </w:ins>
      <w:hyperlink w:anchor="def-closed-form">
        <w:ins w:id="4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13" w:author="PR Preview" w:date="2026-01-01T00:00:00Z">
        <w:r>
          <w:t xml:space="preserve">)</w:t>
        </w:r>
      </w:ins>
      <w:ins w:id="41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415" w:author="PR Preview" w:date="2026-01-01T00:00:00Z">
        <w:r>
          <w:t xml:space="preserve">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Find</w:t>
        </w:r>
      </w:ins>
      <w:ins w:id="41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</w:t>
        </w:r>
      </w:ins>
      <w:ins w:id="42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3</m:t>
            </m:r>
          </m:sub>
        </m:sSub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from the recurrence relation,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 check the guess for</w:t>
        </w:r>
      </w:ins>
      <w:ins w:id="4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429" w:author="PR Preview" w:date="2026-01-01T00:00:00Z">
        <w:r>
          <w:t xml:space="preserve">.</w:t>
        </w:r>
      </w:ins>
    </w:p>
    <w:bookmarkEnd w:id="33"/>
    <w:bookmarkStart w:id="34" w:name="sol-triple-plus-power-check"/>
    <w:p>
      <w:pPr>
        <w:pStyle w:val="BodyText"/>
      </w:pPr>
      <w:ins w:id="430" w:author="PR Preview" w:date="2026-01-01T00:00:00Z">
        <w:r>
          <w:rPr>
            <w:i/>
            <w:iCs/>
          </w:rPr>
          <w:t xml:space="preserve">Solution 3</w:t>
        </w:r>
      </w:ins>
      <w:ins w:id="431" w:author="PR Preview" w:date="2026-01-01T00:00:00Z">
        <w:r>
          <w:t xml:space="preserve">. </w:t>
        </w:r>
      </w:ins>
      <w:ins w:id="432" w:author="PR Preview" w:date="2026-01-01T00:00:00Z">
        <w:r>
          <w:t xml:space="preserve">From the recurrence relation,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ins w:id="439" w:author="PR Preview" w:date="2026-01-01T00:00:00Z">
        <w:r>
          <w:t xml:space="preserve">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ins w:id="440" w:author="PR Preview" w:date="2026-01-01T00:00:00Z">
        <w:r>
          <w:t xml:space="preserve">The guess is right for</w:t>
        </w:r>
      </w:ins>
      <w:ins w:id="4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Four cases do not prove it for every</w:t>
        </w:r>
      </w:ins>
      <w:ins w:id="445" w:author="PR Preview" w:date="2026-01-01T00:00:00Z">
        <w:r>
          <w:t xml:space="preserve"> </w:t>
        </w:r>
      </w:ins>
      <m:oMath>
        <m:r>
          <m:t>n</m:t>
        </m:r>
      </m:oMath>
      <w:ins w:id="446" w:author="PR Preview" w:date="2026-01-01T00:00:00Z">
        <w:r>
          <w:t xml:space="preserve">.</w:t>
        </w:r>
      </w:ins>
    </w:p>
    <w:bookmarkEnd w:id="34"/>
    <w:bookmarkStart w:id="36" w:name="thm-double-plus-power-closed"/>
    <w:p>
      <w:pPr>
        <w:pStyle w:val="BodyText"/>
      </w:pPr>
      <w:ins w:id="447" w:author="PR Preview" w:date="2026-01-01T00:00:00Z">
        <w:r>
          <w:rPr>
            <w:b/>
            <w:bCs/>
          </w:rPr>
          <w:t xml:space="preserve">Theorem 1 (A closed form for</w:t>
        </w:r>
      </w:ins>
      <w:ins w:id="44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49" w:author="PR Preview" w:date="2026-01-01T00:00:00Z">
        <w:r>
          <w:rPr>
            <w:b/>
            <w:bCs/>
          </w:rPr>
          <w:t xml:space="preserve">)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Let</w:t>
        </w:r>
      </w:ins>
      <w:ins w:id="45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be the sequence with</w:t>
        </w:r>
      </w:ins>
      <w:ins w:id="4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for every integer</w:t>
        </w:r>
      </w:ins>
      <w:ins w:id="4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</w:t>
        </w:r>
      </w:ins>
      <w:hyperlink w:anchor="exm-double-plus-power-sequence">
        <w:ins w:id="46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65" w:author="PR Preview" w:date="2026-01-01T00:00:00Z">
        <w:r>
          <w:t xml:space="preserve">).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Then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for every non-negative integer (</w:t>
        </w:r>
      </w:ins>
      <w:hyperlink r:id="rId35">
        <w:ins w:id="471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472" w:author="PR Preview" w:date="2026-01-01T00:00:00Z">
        <w:r>
          <w:t xml:space="preserve">)</w:t>
        </w:r>
      </w:ins>
      <w:ins w:id="473" w:author="PR Preview" w:date="2026-01-01T00:00:00Z">
        <w:r>
          <w:t xml:space="preserve"> </w:t>
        </w:r>
      </w:ins>
      <m:oMath>
        <m:r>
          <m:t>n</m:t>
        </m:r>
      </m:oMath>
      <w:ins w:id="474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475" w:author="PR Preview" w:date="2026-01-01T00:00:00Z">
        <w:r>
          <w:rPr>
            <w:i/>
            <w:iCs/>
          </w:rPr>
          <w:t xml:space="preserve">Proof</w:t>
        </w:r>
      </w:ins>
      <w:ins w:id="476" w:author="PR Preview" w:date="2026-01-01T00:00:00Z">
        <w:r>
          <w:t xml:space="preserve">. </w:t>
        </w:r>
      </w:ins>
      <w:ins w:id="477" w:author="PR Preview" w:date="2026-01-01T00:00:00Z">
        <w:r>
          <w:t xml:space="preserve">We use induction (</w:t>
        </w:r>
      </w:ins>
      <w:hyperlink r:id="rId30">
        <w:ins w:id="478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479" w:author="PR Preview" w:date="2026-01-01T00:00:00Z">
        <w:r>
          <w:t xml:space="preserve">), following</w:t>
        </w:r>
      </w:ins>
      <w:ins w:id="480" w:author="PR Preview" w:date="2026-01-01T00:00:00Z">
        <w:r>
          <w:t xml:space="preserve"> </w:t>
        </w:r>
      </w:ins>
      <w:hyperlink r:id="rId37">
        <w:ins w:id="481" w:author="PR Preview" w:date="2026-01-01T00:00:00Z">
          <w:r>
            <w:rPr>
              <w:rStyle w:val="Hyperlink"/>
            </w:rPr>
            <w:t xml:space="preserve">Remark: The shape of a proof by induction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with</w:t>
        </w:r>
      </w:ins>
      <w:ins w:id="48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485" w:author="PR Preview" w:date="2026-01-01T00:00:00Z">
        <w:r>
          <w:t xml:space="preserve">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Let</w:t>
        </w:r>
      </w:ins>
      <w:ins w:id="4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be the equation</w:t>
        </w:r>
      </w:ins>
      <w:ins w:id="49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492" w:author="PR Preview" w:date="2026-01-01T00:00:00Z">
        <w:r>
          <w:t xml:space="preserve">.</w:t>
        </w:r>
      </w:ins>
    </w:p>
    <w:p>
      <w:pPr>
        <w:pStyle w:val="BodyText"/>
      </w:pPr>
      <w:ins w:id="493" w:author="PR Preview" w:date="2026-01-01T00:00:00Z">
        <w:r>
          <w:rPr>
            <w:b/>
            <w:bCs/>
          </w:rPr>
          <w:t xml:space="preserve">Base case.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ins w:id="495" w:author="PR Preview" w:date="2026-01-01T00:00:00Z">
        <w:r>
          <w:t xml:space="preserve">.</w:t>
        </w:r>
      </w:ins>
    </w:p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Inductive step.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Let</w:t>
        </w:r>
      </w:ins>
      <w:ins w:id="4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be an integer, and suppose</w:t>
        </w:r>
      </w:ins>
      <w:ins w:id="5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:</w:t>
        </w:r>
      </w:ins>
      <w:ins w:id="50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 goal</w:t>
        </w:r>
      </w:ins>
      <w:ins w:id="5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</w:t>
        </w:r>
      </w:ins>
      <w:ins w:id="51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Since</w:t>
        </w:r>
      </w:ins>
      <w:ins w:id="5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ins w:id="516" w:author="PR Preview" w:date="2026-01-01T00:00:00Z">
        <w:r>
          <w:t xml:space="preserve">, the recurrence relation gives</w:t>
        </w:r>
      </w:ins>
      <w:ins w:id="51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51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9" w:author="PR Preview" w:date="2026-01-01T00:00:00Z">
        <w:r>
          <w:t xml:space="preserve">So</w:t>
        </w:r>
      </w:ins>
      <w:ins w:id="5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holds, and by induction</w:t>
        </w:r>
      </w:ins>
      <w:ins w:id="52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for every non-negative integer</w:t>
        </w:r>
      </w:ins>
      <w:ins w:id="526" w:author="PR Preview" w:date="2026-01-01T00:00:00Z">
        <w:r>
          <w:t xml:space="preserve"> </w:t>
        </w:r>
      </w:ins>
      <m:oMath>
        <m:r>
          <m:t>n</m:t>
        </m:r>
      </m:oMath>
      <w:ins w:id="527" w:author="PR Preview" w:date="2026-01-01T00:00:00Z">
        <w:r>
          <w:t xml:space="preserve">.</w:t>
        </w:r>
      </w:ins>
    </w:p>
    <w:bookmarkStart w:id="38" w:name="thm-triple-plus-power-closed"/>
    <w:p>
      <w:pPr>
        <w:pStyle w:val="BodyText"/>
      </w:pPr>
      <w:ins w:id="528" w:author="PR Preview" w:date="2026-01-01T00:00:00Z">
        <w:r>
          <w:rPr>
            <w:b/>
            <w:bCs/>
          </w:rPr>
          <w:t xml:space="preserve">Theorem 2 (A closed form for</w:t>
        </w:r>
      </w:ins>
      <w:ins w:id="529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530" w:author="PR Preview" w:date="2026-01-01T00:00:00Z">
        <w:r>
          <w:rPr>
            <w:b/>
            <w:bCs/>
          </w:rPr>
          <w:t xml:space="preserve">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Let</w:t>
        </w:r>
      </w:ins>
      <w:ins w:id="53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be the sequence with</w:t>
        </w:r>
      </w:ins>
      <w:ins w:id="53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for every integer</w:t>
        </w:r>
      </w:ins>
      <w:ins w:id="5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43" w:author="PR Preview" w:date="2026-01-01T00:00:00Z">
        <w:r>
          <w:t xml:space="preserve">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Then</w:t>
        </w:r>
      </w:ins>
      <w:ins w:id="54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47" w:author="PR Preview" w:date="2026-01-01T00:00:00Z">
        <w:r>
          <w:t xml:space="preserve">, as guessed in</w:t>
        </w:r>
      </w:ins>
      <w:ins w:id="548" w:author="PR Preview" w:date="2026-01-01T00:00:00Z">
        <w:r>
          <w:t xml:space="preserve"> </w:t>
        </w:r>
      </w:ins>
      <w:hyperlink w:anchor="exr-triple-plus-power-check">
        <w:ins w:id="549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550" w:author="PR Preview" w:date="2026-01-01T00:00:00Z">
        <w:r>
          <w:t xml:space="preserve">, for every non-negative integer (</w:t>
        </w:r>
      </w:ins>
      <w:hyperlink r:id="rId35">
        <w:ins w:id="551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552" w:author="PR Preview" w:date="2026-01-01T00:00:00Z">
        <w:r>
          <w:t xml:space="preserve">)</w:t>
        </w:r>
      </w:ins>
      <w:ins w:id="553" w:author="PR Preview" w:date="2026-01-01T00:00:00Z">
        <w:r>
          <w:t xml:space="preserve"> </w:t>
        </w:r>
      </w:ins>
      <m:oMath>
        <m:r>
          <m:t>n</m:t>
        </m:r>
      </m:oMath>
      <w:ins w:id="554" w:author="PR Preview" w:date="2026-01-01T00:00:00Z">
        <w:r>
          <w:t xml:space="preserve">.</w:t>
        </w:r>
      </w:ins>
    </w:p>
    <w:bookmarkEnd w:id="38"/>
    <w:p>
      <w:pPr>
        <w:pStyle w:val="BodyText"/>
      </w:pPr>
      <w:ins w:id="555" w:author="PR Preview" w:date="2026-01-01T00:00:00Z">
        <w:r>
          <w:rPr>
            <w:i/>
            <w:iCs/>
          </w:rPr>
          <w:t xml:space="preserve">Proof</w:t>
        </w:r>
      </w:ins>
      <w:ins w:id="556" w:author="PR Preview" w:date="2026-01-01T00:00:00Z">
        <w:r>
          <w:t xml:space="preserve">. </w:t>
        </w:r>
      </w:ins>
      <w:ins w:id="557" w:author="PR Preview" w:date="2026-01-01T00:00:00Z">
        <w:r>
          <w:t xml:space="preserve">We use induction (</w:t>
        </w:r>
      </w:ins>
      <w:hyperlink r:id="rId30">
        <w:ins w:id="558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559" w:author="PR Preview" w:date="2026-01-01T00:00:00Z">
        <w:r>
          <w:t xml:space="preserve">), following</w:t>
        </w:r>
      </w:ins>
      <w:ins w:id="560" w:author="PR Preview" w:date="2026-01-01T00:00:00Z">
        <w:r>
          <w:t xml:space="preserve"> </w:t>
        </w:r>
      </w:ins>
      <w:hyperlink r:id="rId37">
        <w:ins w:id="561" w:author="PR Preview" w:date="2026-01-01T00:00:00Z">
          <w:r>
            <w:rPr>
              <w:rStyle w:val="Hyperlink"/>
            </w:rPr>
            <w:t xml:space="preserve">Remark: The shape of a proof by induction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with</w:t>
        </w:r>
      </w:ins>
      <w:ins w:id="56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565" w:author="PR Preview" w:date="2026-01-01T00:00:00Z">
        <w:r>
          <w:t xml:space="preserve">.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Let</w:t>
        </w:r>
      </w:ins>
      <w:ins w:id="5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be the equation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72" w:author="PR Preview" w:date="2026-01-01T00:00:00Z">
        <w:r>
          <w:t xml:space="preserve">.</w:t>
        </w:r>
      </w:ins>
    </w:p>
    <w:p>
      <w:pPr>
        <w:pStyle w:val="BodyText"/>
      </w:pPr>
      <w:ins w:id="573" w:author="PR Preview" w:date="2026-01-01T00:00:00Z">
        <w:r>
          <w:rPr>
            <w:b/>
            <w:bCs/>
          </w:rPr>
          <w:t xml:space="preserve">Base case.</w:t>
        </w:r>
      </w:ins>
      <w:ins w:id="57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ins w:id="575" w:author="PR Preview" w:date="2026-01-01T00:00:00Z">
        <w:r>
          <w:t xml:space="preserve">.</w:t>
        </w:r>
      </w:ins>
    </w:p>
    <w:p>
      <w:pPr>
        <w:pStyle w:val="BodyText"/>
      </w:pPr>
      <w:ins w:id="576" w:author="PR Preview" w:date="2026-01-01T00:00:00Z">
        <w:r>
          <w:rPr>
            <w:b/>
            <w:bCs/>
          </w:rPr>
          <w:t xml:space="preserve">Inductive step.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Let</w:t>
        </w:r>
      </w:ins>
      <w:ins w:id="57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be an integer, and suppose</w:t>
        </w:r>
      </w:ins>
      <w:ins w:id="5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:</w:t>
        </w:r>
      </w:ins>
      <w:ins w:id="58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85" w:author="PR Preview" w:date="2026-01-01T00:00:00Z">
        <w:r>
          <w:t xml:space="preserve">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goal</w:t>
        </w:r>
      </w:ins>
      <w:ins w:id="5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</w:t>
        </w:r>
      </w:ins>
      <w:ins w:id="59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ins w:id="592" w:author="PR Preview" w:date="2026-01-01T00:00:00Z">
        <w:r>
          <w:t xml:space="preserve">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Since</w:t>
        </w:r>
      </w:ins>
      <w:ins w:id="5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ins w:id="596" w:author="PR Preview" w:date="2026-01-01T00:00:00Z">
        <w:r>
          <w:t xml:space="preserve">, the recurrence relation gives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59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99" w:author="PR Preview" w:date="2026-01-01T00:00:00Z">
        <w:r>
          <w:t xml:space="preserve">So</w:t>
        </w:r>
      </w:ins>
      <w:ins w:id="6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holds, and by induction</w:t>
        </w:r>
      </w:ins>
      <w:ins w:id="60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for every non-negative integer</w:t>
        </w:r>
      </w:ins>
      <w:ins w:id="606" w:author="PR Preview" w:date="2026-01-01T00:00:00Z">
        <w:r>
          <w:t xml:space="preserve"> </w:t>
        </w:r>
      </w:ins>
      <m:oMath>
        <m:r>
          <m:t>n</m:t>
        </m:r>
      </m:oMath>
      <w:ins w:id="607" w:author="PR Preview" w:date="2026-01-01T00:00:00Z">
        <w:r>
          <w:t xml:space="preserve">.</w:t>
        </w:r>
      </w:ins>
    </w:p>
    <w:bookmarkStart w:id="39" w:name="exm-wrong-guess"/>
    <w:p>
      <w:pPr>
        <w:pStyle w:val="BodyText"/>
      </w:pPr>
      <w:ins w:id="608" w:author="PR Preview" w:date="2026-01-01T00:00:00Z">
        <w:r>
          <w:rPr>
            <w:b/>
            <w:bCs/>
          </w:rPr>
          <w:t xml:space="preserve">Example 4 (A guess that fails)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sequence of</w:t>
        </w:r>
      </w:ins>
      <w:ins w:id="611" w:author="PR Preview" w:date="2026-01-01T00:00:00Z">
        <w:r>
          <w:t xml:space="preserve"> </w:t>
        </w:r>
      </w:ins>
      <w:hyperlink w:anchor="exr-triple-plus-power-check">
        <w:ins w:id="612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starts</w:t>
        </w:r>
      </w:ins>
      <w:ins w:id="61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616" w:author="PR Preview" w:date="2026-01-01T00:00:00Z">
        <w:r>
          <w:t xml:space="preserve">,</w:t>
        </w:r>
      </w:ins>
      <w:ins w:id="61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which are</w:t>
        </w:r>
      </w:ins>
      <w:ins w:id="621" w:author="PR Preview" w:date="2026-01-01T00:00:00Z">
        <w:r>
          <w:t xml:space="preserve"> </w:t>
        </w:r>
      </w:ins>
      <m:oMath>
        <m:sSup>
          <m:e>
            <m:r>
              <m:t>5</m:t>
            </m:r>
          </m:e>
          <m:sup>
            <m:r>
              <m:t>0</m:t>
            </m:r>
          </m:sup>
        </m:sSup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</w:t>
        </w:r>
      </w:ins>
      <w:ins w:id="624" w:author="PR Preview" w:date="2026-01-01T00:00:00Z">
        <w:r>
          <w:t xml:space="preserve"> </w:t>
        </w:r>
      </w:ins>
      <m:oMath>
        <m:sSup>
          <m:e>
            <m:r>
              <m:t>5</m:t>
            </m:r>
          </m:e>
          <m:sup>
            <m:r>
              <m:t>1</m:t>
            </m:r>
          </m:sup>
        </m:sSup>
      </m:oMath>
      <w:ins w:id="625" w:author="PR Preview" w:date="2026-01-01T00:00:00Z">
        <w:r>
          <w:t xml:space="preserve">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So one might guess</w:t>
        </w:r>
      </w:ins>
      <w:ins w:id="62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ins w:id="629" w:author="PR Preview" w:date="2026-01-01T00:00:00Z">
        <w:r>
          <w:t xml:space="preserve">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The guess fails at</w:t>
        </w:r>
      </w:ins>
      <w:ins w:id="6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633" w:author="PR Preview" w:date="2026-01-01T00:00:00Z">
        <w:r>
          <w:t xml:space="preserve">, since</w:t>
        </w:r>
      </w:ins>
      <w:ins w:id="63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</w:t>
        </w:r>
      </w:ins>
      <w:ins w:id="637" w:author="PR Preview" w:date="2026-01-01T00:00:00Z">
        <w:r>
          <w:t xml:space="preserve"> </w:t>
        </w:r>
      </w:ins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ins w:id="638" w:author="PR Preview" w:date="2026-01-01T00:00:00Z">
        <w:r>
          <w:t xml:space="preserve">.</w:t>
        </w:r>
      </w:ins>
    </w:p>
    <w:p>
      <w:pPr>
        <w:pStyle w:val="BodyText"/>
      </w:pPr>
      <w:ins w:id="639" w:author="PR Preview" w:date="2026-01-01T00:00:00Z">
        <w:r>
          <w:t xml:space="preserve">An attempt to prove the guess by induction (</w:t>
        </w:r>
      </w:ins>
      <w:hyperlink r:id="rId30">
        <w:ins w:id="640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641" w:author="PR Preview" w:date="2026-01-01T00:00:00Z">
        <w:r>
          <w:t xml:space="preserve">) shows where it goes wrong.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Supposing</w:t>
        </w:r>
      </w:ins>
      <w:ins w:id="64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ins w:id="645" w:author="PR Preview" w:date="2026-01-01T00:00:00Z">
        <w:r>
          <w:t xml:space="preserve">, the recurrence relation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46" w:author="PR Preview" w:date="2026-01-01T00:00:00Z">
        <w:r>
          <w:t xml:space="preserve">and the inductive step needs this to equal</w:t>
        </w:r>
      </w:ins>
      <w:ins w:id="647" w:author="PR Preview" w:date="2026-01-01T00:00:00Z">
        <w:r>
          <w:t xml:space="preserve"> </w:t>
        </w:r>
      </w:ins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ins w:id="648" w:author="PR Preview" w:date="2026-01-01T00:00:00Z">
        <w:r>
          <w:t xml:space="preserve">, which happens only when</w:t>
        </w:r>
      </w:ins>
      <w:ins w:id="64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ins w:id="650" w:author="PR Preview" w:date="2026-01-01T00:00:00Z">
        <w:r>
          <w:t xml:space="preserve">, that is, only when</w:t>
        </w:r>
      </w:ins>
      <w:ins w:id="6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652" w:author="PR Preview" w:date="2026-01-01T00:00:00Z">
        <w:r>
          <w:t xml:space="preserve">.</w:t>
        </w:r>
      </w:ins>
    </w:p>
    <w:bookmarkEnd w:id="39"/>
    <w:bookmarkStart w:id="40" w:name="rem-iteration-induction"/>
    <w:p>
      <w:pPr>
        <w:pStyle w:val="BodyText"/>
      </w:pPr>
      <w:ins w:id="653" w:author="PR Preview" w:date="2026-01-01T00:00:00Z">
        <w:r>
          <w:rPr>
            <w:i/>
            <w:iCs/>
          </w:rPr>
          <w:t xml:space="preserve">Remark 2</w:t>
        </w:r>
      </w:ins>
      <w:ins w:id="654" w:author="PR Preview" w:date="2026-01-01T00:00:00Z">
        <w:r>
          <w:t xml:space="preserve"> (Finding a closed form, then proving it). </w:t>
        </w:r>
      </w:ins>
      <w:ins w:id="655" w:author="PR Preview" w:date="2026-01-01T00:00:00Z">
        <w:r>
          <w:t xml:space="preserve">Iteration (</w:t>
        </w:r>
      </w:ins>
      <w:hyperlink w:anchor="def-iteration">
        <w:ins w:id="65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57" w:author="PR Preview" w:date="2026-01-01T00:00:00Z">
        <w:r>
          <w:t xml:space="preserve">) and checking small cases, as in</w:t>
        </w:r>
      </w:ins>
      <w:ins w:id="658" w:author="PR Preview" w:date="2026-01-01T00:00:00Z">
        <w:r>
          <w:t xml:space="preserve"> </w:t>
        </w:r>
      </w:ins>
      <w:hyperlink w:anchor="exr-triple-plus-power-check">
        <w:ins w:id="659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60" w:author="PR Preview" w:date="2026-01-01T00:00:00Z">
        <w:r>
          <w:t xml:space="preserve">, find a closed form (</w:t>
        </w:r>
      </w:ins>
      <w:hyperlink w:anchor="def-closed-form">
        <w:ins w:id="66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2" w:author="PR Preview" w:date="2026-01-01T00:00:00Z">
        <w:r>
          <w:t xml:space="preserve">) to try.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Induction proves it, as in</w:t>
        </w:r>
      </w:ins>
      <w:ins w:id="665" w:author="PR Preview" w:date="2026-01-01T00:00:00Z">
        <w:r>
          <w:t xml:space="preserve"> </w:t>
        </w:r>
      </w:ins>
      <w:hyperlink w:anchor="thm-double-plus-power-closed">
        <w:ins w:id="66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</w:t>
        </w:r>
      </w:ins>
      <w:ins w:id="669" w:author="PR Preview" w:date="2026-01-01T00:00:00Z">
        <w:r>
          <w:t xml:space="preserve"> </w:t>
        </w:r>
      </w:ins>
      <w:hyperlink w:anchor="thm-triple-plus-power-closed">
        <w:ins w:id="67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71" w:author="PR Preview" w:date="2026-01-01T00:00:00Z">
        <w:r>
          <w:t xml:space="preserve">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or shows that it is wrong, as in</w:t>
        </w:r>
      </w:ins>
      <w:ins w:id="674" w:author="PR Preview" w:date="2026-01-01T00:00:00Z">
        <w:r>
          <w:t xml:space="preserve"> </w:t>
        </w:r>
      </w:ins>
      <w:hyperlink w:anchor="exm-wrong-guess">
        <w:ins w:id="67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76" w:author="PR Preview" w:date="2026-01-01T00:00:00Z">
        <w:r>
          <w:t xml:space="preserve">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 proof by induction needs the closed form before it starts: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it can check a formula, but it cannot find one.</w:t>
        </w:r>
      </w:ins>
    </w:p>
    <w:bookmarkEnd w:id="40"/>
    <w:bookmarkEnd w:id="41"/>
    <w:bookmarkStart w:id="52" w:name="sec-recursive-running-time"/>
    <w:p>
      <w:pPr>
        <w:pStyle w:val="Heading1"/>
      </w:pPr>
      <w:ins w:id="681" w:author="PR Preview" w:date="2026-01-01T00:00:00Z">
        <w:r>
          <w:t xml:space="preserve">4. Running times of recursive algorithms</w:t>
        </w:r>
      </w:ins>
    </w:p>
    <w:bookmarkStart w:id="43" w:name="exr-pal-calls"/>
    <w:p>
      <w:pPr>
        <w:pStyle w:val="FirstParagraph"/>
      </w:pPr>
      <w:ins w:id="682" w:author="PR Preview" w:date="2026-01-01T00:00:00Z">
        <w:r>
          <w:rPr>
            <w:b/>
            <w:bCs/>
          </w:rPr>
          <w:t xml:space="preserve">Exercise 4 (How many calls does</w:t>
        </w:r>
      </w:ins>
      <w:ins w:id="683" w:author="PR Preview" w:date="2026-01-01T00:00:00Z">
        <w:r>
          <w:rPr>
            <w:b/>
            <w:bCs/>
          </w:rPr>
          <w:t xml:space="preserve"> </w:t>
        </w:r>
      </w:ins>
      <w:ins w:id="684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685" w:author="PR Preview" w:date="2026-01-01T00:00:00Z">
        <w:r>
          <w:rPr>
            <w:b/>
            <w:bCs/>
          </w:rPr>
          <w:t xml:space="preserve"> </w:t>
        </w:r>
      </w:ins>
      <w:ins w:id="686" w:author="PR Preview" w:date="2026-01-01T00:00:00Z">
        <w:r>
          <w:rPr>
            <w:b/>
            <w:bCs/>
          </w:rPr>
          <w:t xml:space="preserve">make?)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Let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rStyle w:val="VerbatimChar"/>
          </w:rPr>
          <w:t xml:space="preserve">pal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be the algorithm of</w:t>
        </w:r>
      </w:ins>
      <w:ins w:id="693" w:author="PR Preview" w:date="2026-01-01T00:00:00Z">
        <w:r>
          <w:t xml:space="preserve"> </w:t>
        </w:r>
      </w:ins>
      <w:hyperlink r:id="rId42">
        <w:ins w:id="694" w:author="PR Preview" w:date="2026-01-01T00:00:00Z">
          <w:r>
            <w:rPr>
              <w:rStyle w:val="Hyperlink"/>
            </w:rPr>
            <w:t xml:space="preserve">Exercise: Is it a palindrome?</w:t>
          </w:r>
        </w:ins>
      </w:hyperlink>
      <w:ins w:id="695" w:author="PR Preview" w:date="2026-01-01T00:00:00Z">
        <w:r>
          <w:t xml:space="preserve">.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How many calls of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rPr>
            <w:rStyle w:val="VerbatimChar"/>
          </w:rPr>
          <w:t xml:space="preserve">pal</w:t>
        </w:r>
      </w:ins>
      <w:ins w:id="700" w:author="PR Preview" w:date="2026-01-01T00:00:00Z">
        <w:r>
          <w:t xml:space="preserve">, including the first, does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rPr>
            <w:rStyle w:val="VerbatimChar"/>
          </w:rPr>
          <w:t xml:space="preserve">pal(abbaabba)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make?</w:t>
        </w:r>
      </w:ins>
    </w:p>
    <w:bookmarkEnd w:id="43"/>
    <w:bookmarkStart w:id="44" w:name="sol-pal-calls"/>
    <w:p>
      <w:pPr>
        <w:pStyle w:val="BodyText"/>
      </w:pPr>
      <w:ins w:id="705" w:author="PR Preview" w:date="2026-01-01T00:00:00Z">
        <w:r>
          <w:rPr>
            <w:i/>
            <w:iCs/>
          </w:rPr>
          <w:t xml:space="preserve">Solution 4</w:t>
        </w:r>
      </w:ins>
      <w:ins w:id="706" w:author="PR Preview" w:date="2026-01-01T00:00:00Z">
        <w:r>
          <w:t xml:space="preserve">. </w:t>
        </w:r>
      </w:ins>
      <w:ins w:id="707" w:author="PR Preview" w:date="2026-01-01T00:00:00Z">
        <w:r>
          <w:rPr>
            <w:rStyle w:val="VerbatimChar"/>
          </w:rPr>
          <w:t xml:space="preserve">pal(abbaabba)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calls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rPr>
            <w:rStyle w:val="VerbatimChar"/>
          </w:rPr>
          <w:t xml:space="preserve">pal(bbaabb)</w:t>
        </w:r>
      </w:ins>
      <w:ins w:id="712" w:author="PR Preview" w:date="2026-01-01T00:00:00Z">
        <w:r>
          <w:t xml:space="preserve">, which calls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rPr>
            <w:rStyle w:val="VerbatimChar"/>
          </w:rPr>
          <w:t xml:space="preserve">pal(baab)</w:t>
        </w:r>
      </w:ins>
      <w:ins w:id="715" w:author="PR Preview" w:date="2026-01-01T00:00:00Z">
        <w:r>
          <w:t xml:space="preserve">, which calls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rPr>
            <w:rStyle w:val="VerbatimChar"/>
          </w:rPr>
          <w:t xml:space="preserve">pal(aa)</w:t>
        </w:r>
      </w:ins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which calls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rPr>
            <w:rStyle w:val="VerbatimChar"/>
          </w:rPr>
          <w:t xml:space="preserve">pal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on the empty string, which returns true.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That is 5 calls, on strings of 8, 6, 4, 2 and 0 symbols: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each call removes the first and last symbols.</w:t>
        </w:r>
      </w:ins>
    </w:p>
    <w:bookmarkEnd w:id="44"/>
    <w:bookmarkStart w:id="46" w:name="rem-size-step"/>
    <w:p>
      <w:pPr>
        <w:pStyle w:val="BodyText"/>
      </w:pPr>
      <w:ins w:id="729" w:author="PR Preview" w:date="2026-01-01T00:00:00Z">
        <w:r>
          <w:rPr>
            <w:i/>
            <w:iCs/>
          </w:rPr>
          <w:t xml:space="preserve">Remark 3</w:t>
        </w:r>
      </w:ins>
      <w:ins w:id="730" w:author="PR Preview" w:date="2026-01-01T00:00:00Z">
        <w:r>
          <w:t xml:space="preserve"> (The size of an input and a step). </w:t>
        </w:r>
      </w:ins>
      <w:ins w:id="731" w:author="PR Preview" w:date="2026-01-01T00:00:00Z">
        <w:r>
          <w:t xml:space="preserve">To count the work an algorithm (</w:t>
        </w:r>
      </w:ins>
      <w:hyperlink r:id="rId45">
        <w:ins w:id="732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733" w:author="PR Preview" w:date="2026-01-01T00:00:00Z">
        <w:r>
          <w:t xml:space="preserve">) does, we first fix two things:</w:t>
        </w:r>
      </w:ins>
    </w:p>
    <w:p>
      <w:pPr>
        <w:pStyle w:val="Compact"/>
        <w:numPr>
          <w:ilvl w:val="0"/>
          <w:numId w:val="1002"/>
        </w:numPr>
      </w:pPr>
      <w:ins w:id="734" w:author="PR Preview" w:date="2026-01-01T00:00:00Z">
        <w:r>
          <w:t xml:space="preserve">the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rPr>
            <w:i/>
            <w:iCs/>
          </w:rPr>
          <w:t xml:space="preserve">size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of an input, such as the number of symbols in a string or the number of entries in an array;</w:t>
        </w:r>
      </w:ins>
    </w:p>
    <w:p>
      <w:pPr>
        <w:pStyle w:val="Compact"/>
        <w:numPr>
          <w:ilvl w:val="0"/>
          <w:numId w:val="1002"/>
        </w:numPr>
      </w:pPr>
      <w:ins w:id="739" w:author="PR Preview" w:date="2026-01-01T00:00:00Z">
        <w:r>
          <w:t xml:space="preserve">what one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i/>
            <w:iCs/>
          </w:rPr>
          <w:t xml:space="preserve">step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is, such as one comparison, one arithmetic operation or one call of a function.</w:t>
        </w:r>
      </w:ins>
    </w:p>
    <w:bookmarkEnd w:id="46"/>
    <w:bookmarkStart w:id="48" w:name="def-running-time"/>
    <w:p>
      <w:pPr>
        <w:pStyle w:val="FirstParagraph"/>
      </w:pPr>
      <w:ins w:id="744" w:author="PR Preview" w:date="2026-01-01T00:00:00Z">
        <w:r>
          <w:rPr>
            <w:b/>
            <w:bCs/>
          </w:rPr>
          <w:t xml:space="preserve">Definition 4 (Running time)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Fix, for an algorithm (</w:t>
        </w:r>
      </w:ins>
      <w:hyperlink r:id="rId45">
        <w:ins w:id="747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748" w:author="PR Preview" w:date="2026-01-01T00:00:00Z">
        <w:r>
          <w:t xml:space="preserve">), the size of an input and what one step is (</w:t>
        </w:r>
      </w:ins>
      <w:hyperlink w:anchor="rem-size-step">
        <w:ins w:id="749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750" w:author="PR Preview" w:date="2026-01-01T00:00:00Z">
        <w:r>
          <w:t xml:space="preserve">).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The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rPr>
            <w:b/>
            <w:bCs/>
          </w:rPr>
          <w:t xml:space="preserve">running time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(Wikipedia contributors 2026f)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of the algorithm is the function</w:t>
        </w:r>
      </w:ins>
      <w:ins w:id="759" w:author="PR Preview" w:date="2026-01-01T00:00:00Z">
        <w:r>
          <w:t xml:space="preserve"> </w:t>
        </w:r>
      </w:ins>
      <m:oMath>
        <m:r>
          <m:t>T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(</w:t>
        </w:r>
      </w:ins>
      <w:hyperlink r:id="rId47">
        <w:ins w:id="76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763" w:author="PR Preview" w:date="2026-01-01T00:00:00Z">
        <w:r>
          <w:t xml:space="preserve">)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whose value</w:t>
        </w:r>
      </w:ins>
      <w:ins w:id="76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the largest number of steps that the algorithm takes on any input of size</w:t>
        </w:r>
      </w:ins>
      <w:ins w:id="769" w:author="PR Preview" w:date="2026-01-01T00:00:00Z">
        <w:r>
          <w:t xml:space="preserve"> </w:t>
        </w:r>
      </w:ins>
      <m:oMath>
        <m:r>
          <m:t>n</m:t>
        </m:r>
      </m:oMath>
      <w:ins w:id="770" w:author="PR Preview" w:date="2026-01-01T00:00:00Z">
        <w:r>
          <w:t xml:space="preserve">.</w:t>
        </w:r>
      </w:ins>
    </w:p>
    <w:bookmarkEnd w:id="48"/>
    <w:bookmarkStart w:id="49" w:name="exm-pal-running-time"/>
    <w:p>
      <w:pPr>
        <w:pStyle w:val="BodyText"/>
      </w:pPr>
      <w:ins w:id="771" w:author="PR Preview" w:date="2026-01-01T00:00:00Z">
        <w:r>
          <w:rPr>
            <w:b/>
            <w:bCs/>
          </w:rPr>
          <w:t xml:space="preserve">Example 5 (The running time of</w:t>
        </w:r>
      </w:ins>
      <w:ins w:id="772" w:author="PR Preview" w:date="2026-01-01T00:00:00Z">
        <w:r>
          <w:rPr>
            <w:b/>
            <w:bCs/>
          </w:rPr>
          <w:t xml:space="preserve"> </w:t>
        </w:r>
      </w:ins>
      <w:ins w:id="773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774" w:author="PR Preview" w:date="2026-01-01T00:00:00Z">
        <w:r>
          <w:rPr>
            <w:b/>
            <w:bCs/>
          </w:rPr>
          <w:t xml:space="preserve">)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Take the size (</w:t>
        </w:r>
      </w:ins>
      <w:hyperlink w:anchor="rem-size-step">
        <w:ins w:id="777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778" w:author="PR Preview" w:date="2026-01-01T00:00:00Z">
        <w:r>
          <w:t xml:space="preserve">) of the input of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rStyle w:val="VerbatimChar"/>
          </w:rPr>
          <w:t xml:space="preserve">pal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(</w:t>
        </w:r>
      </w:ins>
      <w:hyperlink r:id="rId42">
        <w:ins w:id="783" w:author="PR Preview" w:date="2026-01-01T00:00:00Z">
          <w:r>
            <w:rPr>
              <w:rStyle w:val="Hyperlink"/>
            </w:rPr>
            <w:t xml:space="preserve">Exercise: Is it a palindrome?</w:t>
          </w:r>
        </w:ins>
      </w:hyperlink>
      <w:ins w:id="784" w:author="PR Preview" w:date="2026-01-01T00:00:00Z">
        <w:r>
          <w:t xml:space="preserve">) to be the number</w:t>
        </w:r>
      </w:ins>
      <w:ins w:id="785" w:author="PR Preview" w:date="2026-01-01T00:00:00Z">
        <w:r>
          <w:t xml:space="preserve"> </w:t>
        </w:r>
      </w:ins>
      <m:oMath>
        <m:r>
          <m:t>n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of symbols in the string,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count each call of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rPr>
            <w:rStyle w:val="VerbatimChar"/>
          </w:rPr>
          <w:t xml:space="preserve">pal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as one step,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since apart from its recursive call each call does at most two comparisons.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This assumes that the call on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rStyle w:val="VerbatimChar"/>
          </w:rPr>
          <w:t xml:space="preserve">s[2..n-1]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passes the shorter string as a pair of positions in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rStyle w:val="VerbatimChar"/>
          </w:rPr>
          <w:t xml:space="preserve">s</w:t>
        </w:r>
      </w:ins>
      <w:ins w:id="804" w:author="PR Preview" w:date="2026-01-01T00:00:00Z">
        <w:r>
          <w:t xml:space="preserve">, which takes a fixed number of operations;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copying its</w:t>
        </w:r>
      </w:ins>
      <w:ins w:id="8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symbols into a new string would add about</w:t>
        </w:r>
      </w:ins>
      <w:ins w:id="810" w:author="PR Preview" w:date="2026-01-01T00:00:00Z">
        <w:r>
          <w:t xml:space="preserve"> </w:t>
        </w:r>
      </w:ins>
      <m:oMath>
        <m:r>
          <m:t>n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steps to every call.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Let</w:t>
        </w:r>
      </w:ins>
      <w:ins w:id="81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 the running time (</w:t>
        </w:r>
      </w:ins>
      <w:hyperlink w:anchor="def-running-time">
        <w:ins w:id="81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19" w:author="PR Preview" w:date="2026-01-01T00:00:00Z">
        <w:r>
          <w:t xml:space="preserve">).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running time of a call is the running time of its recursive call plus the work outside it.</w:t>
        </w:r>
      </w:ins>
    </w:p>
    <w:p>
      <w:pPr>
        <w:pStyle w:val="Compact"/>
        <w:numPr>
          <w:ilvl w:val="0"/>
          <w:numId w:val="1003"/>
        </w:numPr>
      </w:pPr>
      <w:ins w:id="822" w:author="PR Preview" w:date="2026-01-01T00:00:00Z">
        <w:r>
          <w:t xml:space="preserve">When</w:t>
        </w:r>
      </w:ins>
      <w:ins w:id="8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1</m:t>
        </m:r>
      </m:oMath>
      <w:ins w:id="824" w:author="PR Preview" w:date="2026-01-01T00:00:00Z">
        <w:r>
          <w:t xml:space="preserve">,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rPr>
            <w:rStyle w:val="VerbatimChar"/>
          </w:rPr>
          <w:t xml:space="preserve">pal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returns without calling itself, so</w:t>
        </w:r>
      </w:ins>
      <w:ins w:id="82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3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831" w:author="PR Preview" w:date="2026-01-01T00:00:00Z">
        <w:r>
          <w:t xml:space="preserve">When</w:t>
        </w:r>
      </w:ins>
      <w:ins w:id="8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833" w:author="PR Preview" w:date="2026-01-01T00:00:00Z">
        <w:r>
          <w:t xml:space="preserve">, the call that takes longest is one whose first and last symbols match,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since otherwise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rPr>
            <w:rStyle w:val="VerbatimChar"/>
          </w:rPr>
          <w:t xml:space="preserve">pal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returns at once.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It calls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rStyle w:val="VerbatimChar"/>
          </w:rPr>
          <w:t xml:space="preserve">pal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on a string of</w:t>
        </w:r>
      </w:ins>
      <w:ins w:id="8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symbols, which can be any such string, so</w:t>
        </w:r>
      </w:ins>
      <w:ins w:id="8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850" w:author="PR Preview" w:date="2026-01-01T00:00:00Z">
        <w:r>
          <w:t xml:space="preserve">.</w:t>
        </w:r>
      </w:ins>
    </w:p>
    <w:p>
      <w:pPr>
        <w:pStyle w:val="FirstParagraph"/>
      </w:pPr>
      <w:ins w:id="851" w:author="PR Preview" w:date="2026-01-01T00:00:00Z">
        <w:r>
          <w:t xml:space="preserve">Iteration (</w:t>
        </w:r>
      </w:ins>
      <w:hyperlink w:anchor="def-iteration">
        <w:ins w:id="85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53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854" w:author="PR Preview" w:date="2026-01-01T00:00:00Z">
        <w:r>
          <w:t xml:space="preserve">and in general</w:t>
        </w:r>
      </w:ins>
      <w:ins w:id="85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ins w:id="856" w:author="PR Preview" w:date="2026-01-01T00:00:00Z">
        <w:r>
          <w:t xml:space="preserve">, as long as</w:t>
        </w:r>
      </w:ins>
      <w:ins w:id="8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To reach an initial term, take</w:t>
        </w:r>
      </w:ins>
      <w:ins w:id="8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(</w:t>
        </w:r>
      </w:ins>
      <w:hyperlink r:id="rId20">
        <w:ins w:id="864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865" w:author="PR Preview" w:date="2026-01-01T00:00:00Z">
        <w:r>
          <w:t xml:space="preserve">):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then</w:t>
        </w:r>
      </w:ins>
      <w:ins w:id="8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is 0 when</w:t>
        </w:r>
      </w:ins>
      <w:ins w:id="871" w:author="PR Preview" w:date="2026-01-01T00:00:00Z">
        <w:r>
          <w:t xml:space="preserve"> </w:t>
        </w:r>
      </w:ins>
      <m:oMath>
        <m:r>
          <m:t>n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even and 1 when</w:t>
        </w:r>
      </w:ins>
      <w:ins w:id="874" w:author="PR Preview" w:date="2026-01-01T00:00:00Z">
        <w:r>
          <w:t xml:space="preserve"> </w:t>
        </w:r>
      </w:ins>
      <m:oMath>
        <m:r>
          <m:t>n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odd, and either way</w:t>
        </w:r>
      </w:ins>
      <w:ins w:id="87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78" w:author="PR Preview" w:date="2026-01-01T00:00:00Z">
        <w:r>
          <w:t xml:space="preserve">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So the guess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881" w:author="PR Preview" w:date="2026-01-01T00:00:00Z">
        <w:r>
          <w:t xml:space="preserve">which gives</w:t>
        </w:r>
      </w:ins>
      <w:ins w:id="88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883" w:author="PR Preview" w:date="2026-01-01T00:00:00Z">
        <w:r>
          <w:t xml:space="preserve">, as in</w:t>
        </w:r>
      </w:ins>
      <w:ins w:id="884" w:author="PR Preview" w:date="2026-01-01T00:00:00Z">
        <w:r>
          <w:t xml:space="preserve"> </w:t>
        </w:r>
      </w:ins>
      <w:hyperlink w:anchor="sol-pal-calls">
        <w:ins w:id="885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886" w:author="PR Preview" w:date="2026-01-01T00:00:00Z">
        <w:r>
          <w:t xml:space="preserve">.</w:t>
        </w:r>
      </w:ins>
      <w:ins w:id="887" w:author="PR Preview" w:date="2026-01-01T00:00:00Z">
        <w:r>
          <w:t xml:space="preserve"> </w:t>
        </w:r>
      </w:ins>
      <w:hyperlink w:anchor="thm-pal-running-time">
        <w:ins w:id="88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proves it.</w:t>
        </w:r>
      </w:ins>
    </w:p>
    <w:bookmarkEnd w:id="49"/>
    <w:bookmarkStart w:id="50" w:name="thm-pal-running-time"/>
    <w:p>
      <w:pPr>
        <w:pStyle w:val="BodyText"/>
      </w:pPr>
      <w:ins w:id="891" w:author="PR Preview" w:date="2026-01-01T00:00:00Z">
        <w:r>
          <w:rPr>
            <w:b/>
            <w:bCs/>
          </w:rPr>
          <w:t xml:space="preserve">Theorem 3 (A closed form for the running time of</w:t>
        </w:r>
      </w:ins>
      <w:ins w:id="892" w:author="PR Preview" w:date="2026-01-01T00:00:00Z">
        <w:r>
          <w:rPr>
            <w:b/>
            <w:bCs/>
          </w:rPr>
          <w:t xml:space="preserve"> </w:t>
        </w:r>
      </w:ins>
      <w:ins w:id="893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894" w:author="PR Preview" w:date="2026-01-01T00:00:00Z">
        <w:r>
          <w:rPr>
            <w:b/>
            <w:bCs/>
          </w:rPr>
          <w:t xml:space="preserve">)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Let</w:t>
        </w:r>
      </w:ins>
      <w:ins w:id="89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</w:t>
        </w:r>
      </w:ins>
      <w:ins w:id="90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for every integer</w:t>
        </w:r>
      </w:ins>
      <w:ins w:id="9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904" w:author="PR Preview" w:date="2026-01-01T00:00:00Z">
        <w:r>
          <w:t xml:space="preserve">, as in</w:t>
        </w:r>
      </w:ins>
      <w:ins w:id="905" w:author="PR Preview" w:date="2026-01-01T00:00:00Z">
        <w:r>
          <w:t xml:space="preserve"> </w:t>
        </w:r>
      </w:ins>
      <w:hyperlink w:anchor="exm-pal-running-time">
        <w:ins w:id="90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907" w:author="PR Preview" w:date="2026-01-01T00:00:00Z">
        <w:r>
          <w:t xml:space="preserve">.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Then</w:t>
        </w:r>
      </w:ins>
      <w:ins w:id="91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</w:t>
        </w:r>
      </w:ins>
      <w:hyperlink r:id="rId20">
        <w:ins w:id="913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914" w:author="PR Preview" w:date="2026-01-01T00:00:00Z">
        <w:r>
          <w:t xml:space="preserve">) for every non-negative integer (</w:t>
        </w:r>
      </w:ins>
      <w:hyperlink r:id="rId35">
        <w:ins w:id="915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916" w:author="PR Preview" w:date="2026-01-01T00:00:00Z">
        <w:r>
          <w:t xml:space="preserve">)</w:t>
        </w:r>
      </w:ins>
      <w:ins w:id="917" w:author="PR Preview" w:date="2026-01-01T00:00:00Z">
        <w:r>
          <w:t xml:space="preserve"> </w:t>
        </w:r>
      </w:ins>
      <m:oMath>
        <m:r>
          <m:t>n</m:t>
        </m:r>
      </m:oMath>
      <w:ins w:id="918" w:author="PR Preview" w:date="2026-01-01T00:00:00Z">
        <w:r>
          <w:t xml:space="preserve">.</w:t>
        </w:r>
      </w:ins>
    </w:p>
    <w:bookmarkEnd w:id="50"/>
    <w:p>
      <w:pPr>
        <w:pStyle w:val="BodyText"/>
      </w:pPr>
      <w:ins w:id="919" w:author="PR Preview" w:date="2026-01-01T00:00:00Z">
        <w:r>
          <w:rPr>
            <w:i/>
            <w:iCs/>
          </w:rPr>
          <w:t xml:space="preserve">Proof</w:t>
        </w:r>
      </w:ins>
      <w:ins w:id="920" w:author="PR Preview" w:date="2026-01-01T00:00:00Z">
        <w:r>
          <w:t xml:space="preserve">. </w:t>
        </w:r>
      </w:ins>
      <w:ins w:id="921" w:author="PR Preview" w:date="2026-01-01T00:00:00Z">
        <w:r>
          <w:t xml:space="preserve">The recurrence relation uses</w:t>
        </w:r>
      </w:ins>
      <w:ins w:id="9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923" w:author="PR Preview" w:date="2026-01-01T00:00:00Z">
        <w:r>
          <w:t xml:space="preserve">, not</w:t>
        </w:r>
      </w:ins>
      <w:ins w:id="92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925" w:author="PR Preview" w:date="2026-01-01T00:00:00Z">
        <w:r>
          <w:t xml:space="preserve">, so we use strong induction (</w:t>
        </w:r>
      </w:ins>
      <w:hyperlink r:id="rId51">
        <w:ins w:id="926" w:author="PR Preview" w:date="2026-01-01T00:00:00Z">
          <w:r>
            <w:rPr>
              <w:rStyle w:val="Hyperlink"/>
            </w:rPr>
            <w:t xml:space="preserve">Definition: Proof by strong induction</w:t>
          </w:r>
        </w:ins>
      </w:hyperlink>
      <w:ins w:id="927" w:author="PR Preview" w:date="2026-01-01T00:00:00Z">
        <w:r>
          <w:t xml:space="preserve">).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Let</w:t>
        </w:r>
      </w:ins>
      <w:ins w:id="9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be an integer, and suppose</w:t>
        </w:r>
      </w:ins>
      <w:ins w:id="93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for every integer</w:t>
        </w:r>
      </w:ins>
      <w:ins w:id="936" w:author="PR Preview" w:date="2026-01-01T00:00:00Z">
        <w:r>
          <w:t xml:space="preserve"> </w:t>
        </w:r>
      </w:ins>
      <m:oMath>
        <m:r>
          <m:t>m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with</w:t>
        </w:r>
      </w:ins>
      <w:ins w:id="93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ins w:id="940" w:author="PR Preview" w:date="2026-01-01T00:00:00Z">
        <w:r>
          <w:t xml:space="preserve">.</w:t>
        </w:r>
      </w:ins>
    </w:p>
    <w:p>
      <w:pPr>
        <w:pStyle w:val="BodyText"/>
      </w:pPr>
      <w:ins w:id="941" w:author="PR Preview" w:date="2026-01-01T00:00:00Z">
        <w:r>
          <w:t xml:space="preserve">If</w:t>
        </w:r>
      </w:ins>
      <w:ins w:id="9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1</m:t>
        </m:r>
      </m:oMath>
      <w:ins w:id="943" w:author="PR Preview" w:date="2026-01-01T00:00:00Z">
        <w:r>
          <w:t xml:space="preserve">, then</w:t>
        </w:r>
      </w:ins>
      <w:ins w:id="9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945" w:author="PR Preview" w:date="2026-01-01T00:00:00Z">
        <w:r>
          <w:t xml:space="preserve">.</w:t>
        </w:r>
      </w:ins>
    </w:p>
    <w:p>
      <w:pPr>
        <w:pStyle w:val="BodyText"/>
      </w:pPr>
      <w:ins w:id="946" w:author="PR Preview" w:date="2026-01-01T00:00:00Z">
        <w:r>
          <w:t xml:space="preserve">If</w:t>
        </w:r>
      </w:ins>
      <w:ins w:id="9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948" w:author="PR Preview" w:date="2026-01-01T00:00:00Z">
        <w:r>
          <w:t xml:space="preserve">, then</w:t>
        </w:r>
      </w:ins>
      <w:ins w:id="9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ins w:id="950" w:author="PR Preview" w:date="2026-01-01T00:00:00Z">
        <w:r>
          <w:t xml:space="preserve">, and</w:t>
        </w:r>
      </w:ins>
      <w:ins w:id="951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ins w:id="952" w:author="PR Preview" w:date="2026-01-01T00:00:00Z">
        <w:r>
          <w:t xml:space="preserve">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since subtracting the integer 1 from a real number subtracts 1 from its floor.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57" w:author="PR Preview" w:date="2026-01-01T00:00:00Z">
        <w:r>
          <w:t xml:space="preserve">So the formula holds for</w:t>
        </w:r>
      </w:ins>
      <w:ins w:id="958" w:author="PR Preview" w:date="2026-01-01T00:00:00Z">
        <w:r>
          <w:t xml:space="preserve"> </w:t>
        </w:r>
      </w:ins>
      <m:oMath>
        <m:r>
          <m:t>n</m:t>
        </m:r>
      </m:oMath>
      <w:ins w:id="959" w:author="PR Preview" w:date="2026-01-01T00:00:00Z">
        <w:r>
          <w:t xml:space="preserve">, and by strong induction it holds for every non-negative integer</w:t>
        </w:r>
      </w:ins>
      <w:ins w:id="960" w:author="PR Preview" w:date="2026-01-01T00:00:00Z">
        <w:r>
          <w:t xml:space="preserve"> </w:t>
        </w:r>
      </w:ins>
      <m:oMath>
        <m:r>
          <m:t>n</m:t>
        </m:r>
      </m:oMath>
      <w:ins w:id="961" w:author="PR Preview" w:date="2026-01-01T00:00:00Z">
        <w:r>
          <w:t xml:space="preserve">.</w:t>
        </w:r>
      </w:ins>
    </w:p>
    <w:bookmarkEnd w:id="52"/>
    <w:bookmarkStart w:id="57" w:name="sec-two-calls"/>
    <w:p>
      <w:pPr>
        <w:pStyle w:val="Heading1"/>
      </w:pPr>
      <w:ins w:id="962" w:author="PR Preview" w:date="2026-01-01T00:00:00Z">
        <w:r>
          <w:t xml:space="preserve">5. Two recursive calls</w:t>
        </w:r>
      </w:ins>
    </w:p>
    <w:bookmarkStart w:id="53" w:name="exr-twice-calls"/>
    <w:p>
      <w:pPr>
        <w:pStyle w:val="FirstParagraph"/>
      </w:pPr>
      <w:ins w:id="963" w:author="PR Preview" w:date="2026-01-01T00:00:00Z">
        <w:r>
          <w:rPr>
            <w:b/>
            <w:bCs/>
          </w:rPr>
          <w:t xml:space="preserve">Exercise 5 (A function that calls itself twice)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This Racket function computes the double-minus-one sequence of</w:t>
        </w:r>
      </w:ins>
      <w:ins w:id="966" w:author="PR Preview" w:date="2026-01-01T00:00:00Z">
        <w:r>
          <w:t xml:space="preserve"> </w:t>
        </w:r>
      </w:ins>
      <w:hyperlink r:id="rId22">
        <w:ins w:id="967" w:author="PR Preview" w:date="2026-01-01T00:00:00Z">
          <w:r>
            <w:rPr>
              <w:rStyle w:val="Hyperlink"/>
            </w:rPr>
            <w:t xml:space="preserve">Example: The double-minus-one sequence, defined recursively</w:t>
          </w:r>
        </w:ins>
      </w:hyperlink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but it finds</w:t>
        </w:r>
      </w:ins>
      <w:ins w:id="97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as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975" w:author="PR Preview" w:date="2026-01-01T00:00:00Z">
        <w:r>
          <w:t xml:space="preserve">, with two recursive calls:</w:t>
        </w:r>
      </w:ins>
    </w:p>
    <w:p>
      <w:pPr>
        <w:pStyle w:val="SourceCode"/>
      </w:pPr>
      <w:ins w:id="976" w:author="PR Preview" w:date="2026-01-01T00:00:00Z">
        <w:r>
          <w:rPr>
            <w:rStyle w:val="OperatorTok"/>
          </w:rPr>
          <w:t xml:space="preserve">(</w:t>
        </w:r>
      </w:ins>
      <w:ins w:id="977" w:author="PR Preview" w:date="2026-01-01T00:00:00Z">
        <w:r>
          <w:rPr>
            <w:rStyle w:val="ExtensionTok"/>
          </w:rPr>
          <w:t xml:space="preserve">define</w:t>
        </w:r>
      </w:ins>
      <w:ins w:id="978" w:author="PR Preview" w:date="2026-01-01T00:00:00Z">
        <w:r>
          <w:rPr>
            <w:rStyle w:val="FunctionTok"/>
          </w:rPr>
          <w:t xml:space="preserve"> </w:t>
        </w:r>
      </w:ins>
      <w:ins w:id="979" w:author="PR Preview" w:date="2026-01-01T00:00:00Z">
        <w:r>
          <w:rPr>
            <w:rStyle w:val="OperatorTok"/>
          </w:rPr>
          <w:t xml:space="preserve">(</w:t>
        </w:r>
      </w:ins>
      <w:ins w:id="980" w:author="PR Preview" w:date="2026-01-01T00:00:00Z">
        <w:r>
          <w:rPr>
            <w:rStyle w:val="NormalTok"/>
          </w:rPr>
          <w:t xml:space="preserve">dm n</w:t>
        </w:r>
      </w:ins>
      <w:ins w:id="981" w:author="PR Preview" w:date="2026-01-01T00:00:00Z">
        <w:r>
          <w:rPr>
            <w:rStyle w:val="OperatorTok"/>
          </w:rPr>
          <w:t xml:space="preserve">)</w:t>
        </w:r>
      </w:ins>
      <w:ins w:id="982" w:author="PR Preview" w:date="2026-01-01T00:00:00Z">
        <w:r>
          <w:br/>
        </w:r>
      </w:ins>
      <w:ins w:id="983" w:author="PR Preview" w:date="2026-01-01T00:00:00Z">
        <w:r>
          <w:rPr>
            <w:rStyle w:val="NormalTok"/>
          </w:rPr>
          <w:t xml:space="preserve">  </w:t>
        </w:r>
      </w:ins>
      <w:ins w:id="984" w:author="PR Preview" w:date="2026-01-01T00:00:00Z">
        <w:r>
          <w:rPr>
            <w:rStyle w:val="OperatorTok"/>
          </w:rPr>
          <w:t xml:space="preserve">(</w:t>
        </w:r>
      </w:ins>
      <w:ins w:id="985" w:author="PR Preview" w:date="2026-01-01T00:00:00Z">
        <w:r>
          <w:rPr>
            <w:rStyle w:val="KeywordTok"/>
          </w:rPr>
          <w:t xml:space="preserve">if</w:t>
        </w:r>
      </w:ins>
      <w:ins w:id="986" w:author="PR Preview" w:date="2026-01-01T00:00:00Z">
        <w:r>
          <w:rPr>
            <w:rStyle w:val="NormalTok"/>
          </w:rPr>
          <w:t xml:space="preserve"> </w:t>
        </w:r>
      </w:ins>
      <w:ins w:id="987" w:author="PR Preview" w:date="2026-01-01T00:00:00Z">
        <w:r>
          <w:rPr>
            <w:rStyle w:val="OperatorTok"/>
          </w:rPr>
          <w:t xml:space="preserve">(=</w:t>
        </w:r>
      </w:ins>
      <w:ins w:id="988" w:author="PR Preview" w:date="2026-01-01T00:00:00Z">
        <w:r>
          <w:rPr>
            <w:rStyle w:val="NormalTok"/>
          </w:rPr>
          <w:t xml:space="preserve"> n </w:t>
        </w:r>
      </w:ins>
      <w:ins w:id="989" w:author="PR Preview" w:date="2026-01-01T00:00:00Z">
        <w:r>
          <w:rPr>
            <w:rStyle w:val="DecValTok"/>
          </w:rPr>
          <w:t xml:space="preserve">0</w:t>
        </w:r>
      </w:ins>
      <w:ins w:id="990" w:author="PR Preview" w:date="2026-01-01T00:00:00Z">
        <w:r>
          <w:rPr>
            <w:rStyle w:val="OperatorTok"/>
          </w:rPr>
          <w:t xml:space="preserve">)</w:t>
        </w:r>
      </w:ins>
      <w:ins w:id="991" w:author="PR Preview" w:date="2026-01-01T00:00:00Z">
        <w:r>
          <w:br/>
        </w:r>
      </w:ins>
      <w:ins w:id="992" w:author="PR Preview" w:date="2026-01-01T00:00:00Z">
        <w:r>
          <w:rPr>
            <w:rStyle w:val="NormalTok"/>
          </w:rPr>
          <w:t xml:space="preserve">      </w:t>
        </w:r>
      </w:ins>
      <w:ins w:id="993" w:author="PR Preview" w:date="2026-01-01T00:00:00Z">
        <w:r>
          <w:rPr>
            <w:rStyle w:val="DecValTok"/>
          </w:rPr>
          <w:t xml:space="preserve">2</w:t>
        </w:r>
      </w:ins>
      <w:ins w:id="994" w:author="PR Preview" w:date="2026-01-01T00:00:00Z">
        <w:r>
          <w:br/>
        </w:r>
      </w:ins>
      <w:ins w:id="995" w:author="PR Preview" w:date="2026-01-01T00:00:00Z">
        <w:r>
          <w:rPr>
            <w:rStyle w:val="NormalTok"/>
          </w:rPr>
          <w:t xml:space="preserve">      </w:t>
        </w:r>
      </w:ins>
      <w:ins w:id="996" w:author="PR Preview" w:date="2026-01-01T00:00:00Z">
        <w:r>
          <w:rPr>
            <w:rStyle w:val="OperatorTok"/>
          </w:rPr>
          <w:t xml:space="preserve">(-</w:t>
        </w:r>
      </w:ins>
      <w:ins w:id="997" w:author="PR Preview" w:date="2026-01-01T00:00:00Z">
        <w:r>
          <w:rPr>
            <w:rStyle w:val="NormalTok"/>
          </w:rPr>
          <w:t xml:space="preserve"> </w:t>
        </w:r>
      </w:ins>
      <w:ins w:id="998" w:author="PR Preview" w:date="2026-01-01T00:00:00Z">
        <w:r>
          <w:rPr>
            <w:rStyle w:val="OperatorTok"/>
          </w:rPr>
          <w:t xml:space="preserve">(+</w:t>
        </w:r>
      </w:ins>
      <w:ins w:id="999" w:author="PR Preview" w:date="2026-01-01T00:00:00Z">
        <w:r>
          <w:rPr>
            <w:rStyle w:val="NormalTok"/>
          </w:rPr>
          <w:t xml:space="preserve"> </w:t>
        </w:r>
      </w:ins>
      <w:ins w:id="1000" w:author="PR Preview" w:date="2026-01-01T00:00:00Z">
        <w:r>
          <w:rPr>
            <w:rStyle w:val="OperatorTok"/>
          </w:rPr>
          <w:t xml:space="preserve">(</w:t>
        </w:r>
      </w:ins>
      <w:ins w:id="1001" w:author="PR Preview" w:date="2026-01-01T00:00:00Z">
        <w:r>
          <w:rPr>
            <w:rStyle w:val="NormalTok"/>
          </w:rPr>
          <w:t xml:space="preserve">dm </w:t>
        </w:r>
      </w:ins>
      <w:ins w:id="1002" w:author="PR Preview" w:date="2026-01-01T00:00:00Z">
        <w:r>
          <w:rPr>
            <w:rStyle w:val="OperatorTok"/>
          </w:rPr>
          <w:t xml:space="preserve">(-</w:t>
        </w:r>
      </w:ins>
      <w:ins w:id="1003" w:author="PR Preview" w:date="2026-01-01T00:00:00Z">
        <w:r>
          <w:rPr>
            <w:rStyle w:val="NormalTok"/>
          </w:rPr>
          <w:t xml:space="preserve"> n </w:t>
        </w:r>
      </w:ins>
      <w:ins w:id="1004" w:author="PR Preview" w:date="2026-01-01T00:00:00Z">
        <w:r>
          <w:rPr>
            <w:rStyle w:val="DecValTok"/>
          </w:rPr>
          <w:t xml:space="preserve">1</w:t>
        </w:r>
      </w:ins>
      <w:ins w:id="1005" w:author="PR Preview" w:date="2026-01-01T00:00:00Z">
        <w:r>
          <w:rPr>
            <w:rStyle w:val="OperatorTok"/>
          </w:rPr>
          <w:t xml:space="preserve">))</w:t>
        </w:r>
      </w:ins>
      <w:ins w:id="1006" w:author="PR Preview" w:date="2026-01-01T00:00:00Z">
        <w:r>
          <w:rPr>
            <w:rStyle w:val="NormalTok"/>
          </w:rPr>
          <w:t xml:space="preserve"> </w:t>
        </w:r>
      </w:ins>
      <w:ins w:id="1007" w:author="PR Preview" w:date="2026-01-01T00:00:00Z">
        <w:r>
          <w:rPr>
            <w:rStyle w:val="OperatorTok"/>
          </w:rPr>
          <w:t xml:space="preserve">(</w:t>
        </w:r>
      </w:ins>
      <w:ins w:id="1008" w:author="PR Preview" w:date="2026-01-01T00:00:00Z">
        <w:r>
          <w:rPr>
            <w:rStyle w:val="NormalTok"/>
          </w:rPr>
          <w:t xml:space="preserve">dm </w:t>
        </w:r>
      </w:ins>
      <w:ins w:id="1009" w:author="PR Preview" w:date="2026-01-01T00:00:00Z">
        <w:r>
          <w:rPr>
            <w:rStyle w:val="OperatorTok"/>
          </w:rPr>
          <w:t xml:space="preserve">(-</w:t>
        </w:r>
      </w:ins>
      <w:ins w:id="1010" w:author="PR Preview" w:date="2026-01-01T00:00:00Z">
        <w:r>
          <w:rPr>
            <w:rStyle w:val="NormalTok"/>
          </w:rPr>
          <w:t xml:space="preserve"> n </w:t>
        </w:r>
      </w:ins>
      <w:ins w:id="1011" w:author="PR Preview" w:date="2026-01-01T00:00:00Z">
        <w:r>
          <w:rPr>
            <w:rStyle w:val="DecValTok"/>
          </w:rPr>
          <w:t xml:space="preserve">1</w:t>
        </w:r>
      </w:ins>
      <w:ins w:id="1012" w:author="PR Preview" w:date="2026-01-01T00:00:00Z">
        <w:r>
          <w:rPr>
            <w:rStyle w:val="OperatorTok"/>
          </w:rPr>
          <w:t xml:space="preserve">)))</w:t>
        </w:r>
      </w:ins>
      <w:ins w:id="1013" w:author="PR Preview" w:date="2026-01-01T00:00:00Z">
        <w:r>
          <w:rPr>
            <w:rStyle w:val="NormalTok"/>
          </w:rPr>
          <w:t xml:space="preserve"> </w:t>
        </w:r>
      </w:ins>
      <w:ins w:id="1014" w:author="PR Preview" w:date="2026-01-01T00:00:00Z">
        <w:r>
          <w:rPr>
            <w:rStyle w:val="DecValTok"/>
          </w:rPr>
          <w:t xml:space="preserve">1</w:t>
        </w:r>
      </w:ins>
      <w:ins w:id="1015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FirstParagraph"/>
      </w:pPr>
      <w:ins w:id="1016" w:author="PR Preview" w:date="2026-01-01T00:00:00Z">
        <w:r>
          <w:t xml:space="preserve">Write down every call of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rPr>
            <w:rStyle w:val="VerbatimChar"/>
          </w:rPr>
          <w:t xml:space="preserve">dm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that running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rPr>
            <w:rStyle w:val="VerbatimChar"/>
          </w:rPr>
          <w:t xml:space="preserve">(dm 2)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involves, counting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rStyle w:val="VerbatimChar"/>
          </w:rPr>
          <w:t xml:space="preserve">(dm 2)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itself, and the value that each call returns.</w:t>
        </w:r>
      </w:ins>
    </w:p>
    <w:bookmarkEnd w:id="53"/>
    <w:bookmarkStart w:id="54" w:name="sol-twice-calls"/>
    <w:p>
      <w:pPr>
        <w:pStyle w:val="BodyText"/>
      </w:pPr>
      <w:ins w:id="1029" w:author="PR Preview" w:date="2026-01-01T00:00:00Z">
        <w:r>
          <w:rPr>
            <w:i/>
            <w:iCs/>
          </w:rPr>
          <w:t xml:space="preserve">Solution 5</w:t>
        </w:r>
      </w:ins>
      <w:ins w:id="1030" w:author="PR Preview" w:date="2026-01-01T00:00:00Z">
        <w:r>
          <w:t xml:space="preserve">. </w:t>
        </w:r>
      </w:ins>
      <w:ins w:id="1031" w:author="PR Preview" w:date="2026-01-01T00:00:00Z">
        <w:r>
          <w:rPr>
            <w:rStyle w:val="VerbatimChar"/>
          </w:rPr>
          <w:t xml:space="preserve">(dm 2)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calls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rPr>
            <w:rStyle w:val="VerbatimChar"/>
          </w:rPr>
          <w:t xml:space="preserve">(dm 1)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twice, and each of those calls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rPr>
            <w:rStyle w:val="VerbatimChar"/>
          </w:rPr>
          <w:t xml:space="preserve">(dm 0)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twice:</w:t>
        </w:r>
      </w:ins>
    </w:p>
    <w:p>
      <w:pPr>
        <w:pStyle w:val="SourceCode"/>
      </w:pPr>
      <w:ins w:id="1042" w:author="PR Preview" w:date="2026-01-01T00:00:00Z">
        <w:r>
          <w:rPr>
            <w:rStyle w:val="VerbatimChar"/>
          </w:rPr>
          <w:t xml:space="preserve">(dm 2)</w:t>
        </w:r>
      </w:ins>
      <w:ins w:id="1043" w:author="PR Preview" w:date="2026-01-01T00:00:00Z">
        <w:r>
          <w:br/>
        </w:r>
      </w:ins>
      <w:ins w:id="1044" w:author="PR Preview" w:date="2026-01-01T00:00:00Z">
        <w:r>
          <w:rPr>
            <w:rStyle w:val="VerbatimChar"/>
          </w:rPr>
          <w:t xml:space="preserve">  (dm 1)</w:t>
        </w:r>
      </w:ins>
      <w:ins w:id="1045" w:author="PR Preview" w:date="2026-01-01T00:00:00Z">
        <w:r>
          <w:br/>
        </w:r>
      </w:ins>
      <w:ins w:id="1046" w:author="PR Preview" w:date="2026-01-01T00:00:00Z">
        <w:r>
          <w:rPr>
            <w:rStyle w:val="VerbatimChar"/>
          </w:rPr>
          <w:t xml:space="preserve">    (dm 0)  returns 2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rPr>
            <w:rStyle w:val="VerbatimChar"/>
          </w:rPr>
          <w:t xml:space="preserve">    (dm 0)  returns 2</w:t>
        </w:r>
      </w:ins>
      <w:ins w:id="1049" w:author="PR Preview" w:date="2026-01-01T00:00:00Z">
        <w:r>
          <w:br/>
        </w:r>
      </w:ins>
      <w:ins w:id="1050" w:author="PR Preview" w:date="2026-01-01T00:00:00Z">
        <w:r>
          <w:rPr>
            <w:rStyle w:val="VerbatimChar"/>
          </w:rPr>
          <w:t xml:space="preserve">  returns 2 + 2 - 1 = 3</w:t>
        </w:r>
      </w:ins>
      <w:ins w:id="1051" w:author="PR Preview" w:date="2026-01-01T00:00:00Z">
        <w:r>
          <w:br/>
        </w:r>
      </w:ins>
      <w:ins w:id="1052" w:author="PR Preview" w:date="2026-01-01T00:00:00Z">
        <w:r>
          <w:rPr>
            <w:rStyle w:val="VerbatimChar"/>
          </w:rPr>
          <w:t xml:space="preserve">  (dm 1)</w:t>
        </w:r>
      </w:ins>
      <w:ins w:id="1053" w:author="PR Preview" w:date="2026-01-01T00:00:00Z">
        <w:r>
          <w:br/>
        </w:r>
      </w:ins>
      <w:ins w:id="1054" w:author="PR Preview" w:date="2026-01-01T00:00:00Z">
        <w:r>
          <w:rPr>
            <w:rStyle w:val="VerbatimChar"/>
          </w:rPr>
          <w:t xml:space="preserve">    (dm 0)  returns 2</w:t>
        </w:r>
      </w:ins>
      <w:ins w:id="1055" w:author="PR Preview" w:date="2026-01-01T00:00:00Z">
        <w:r>
          <w:br/>
        </w:r>
      </w:ins>
      <w:ins w:id="1056" w:author="PR Preview" w:date="2026-01-01T00:00:00Z">
        <w:r>
          <w:rPr>
            <w:rStyle w:val="VerbatimChar"/>
          </w:rPr>
          <w:t xml:space="preserve">    (dm 0)  returns 2</w:t>
        </w:r>
      </w:ins>
      <w:ins w:id="1057" w:author="PR Preview" w:date="2026-01-01T00:00:00Z">
        <w:r>
          <w:br/>
        </w:r>
      </w:ins>
      <w:ins w:id="1058" w:author="PR Preview" w:date="2026-01-01T00:00:00Z">
        <w:r>
          <w:rPr>
            <w:rStyle w:val="VerbatimChar"/>
          </w:rPr>
          <w:t xml:space="preserve">  returns 2 + 2 - 1 = 3</w:t>
        </w:r>
      </w:ins>
      <w:ins w:id="1059" w:author="PR Preview" w:date="2026-01-01T00:00:00Z">
        <w:r>
          <w:br/>
        </w:r>
      </w:ins>
      <w:ins w:id="1060" w:author="PR Preview" w:date="2026-01-01T00:00:00Z">
        <w:r>
          <w:rPr>
            <w:rStyle w:val="VerbatimChar"/>
          </w:rPr>
          <w:t xml:space="preserve">returns 3 + 3 - 1 = 5</w:t>
        </w:r>
      </w:ins>
    </w:p>
    <w:p>
      <w:pPr>
        <w:pStyle w:val="FirstParagraph"/>
      </w:pPr>
      <w:ins w:id="1061" w:author="PR Preview" w:date="2026-01-01T00:00:00Z">
        <w:r>
          <w:t xml:space="preserve">That is 7 calls, counting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rPr>
            <w:rStyle w:val="VerbatimChar"/>
          </w:rPr>
          <w:t xml:space="preserve">(dm 2)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itself, and 4 of them are calls of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rPr>
            <w:rStyle w:val="VerbatimChar"/>
          </w:rPr>
          <w:t xml:space="preserve">(dm 0)</w:t>
        </w:r>
      </w:ins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rPr>
            <w:rStyle w:val="VerbatimChar"/>
          </w:rPr>
          <w:t xml:space="preserve">(dm 2)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returns 5, which is</w:t>
        </w:r>
      </w:ins>
      <w:ins w:id="107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</m:oMath>
      <w:ins w:id="1074" w:author="PR Preview" w:date="2026-01-01T00:00:00Z">
        <w:r>
          <w:t xml:space="preserve">.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 two calls of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rStyle w:val="VerbatimChar"/>
          </w:rPr>
          <w:t xml:space="preserve">(dm 1)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do exactly the same work.</w:t>
        </w:r>
      </w:ins>
    </w:p>
    <w:bookmarkEnd w:id="54"/>
    <w:bookmarkStart w:id="55" w:name="thm-twice-base-calls"/>
    <w:p>
      <w:pPr>
        <w:pStyle w:val="BodyText"/>
      </w:pPr>
      <w:ins w:id="1081" w:author="PR Preview" w:date="2026-01-01T00:00:00Z">
        <w:r>
          <w:rPr>
            <w:b/>
            <w:bCs/>
          </w:rPr>
          <w:t xml:space="preserve">Theorem 4 (Two calls of size</w:t>
        </w:r>
      </w:ins>
      <w:ins w:id="1082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1083" w:author="PR Preview" w:date="2026-01-01T00:00:00Z">
        <w:r>
          <w:rPr>
            <w:b/>
            <w:bCs/>
          </w:rPr>
          <w:t xml:space="preserve"> </w:t>
        </w:r>
      </w:ins>
      <w:ins w:id="1084" w:author="PR Preview" w:date="2026-01-01T00:00:00Z">
        <w:r>
          <w:rPr>
            <w:b/>
            <w:bCs/>
          </w:rPr>
          <w:t xml:space="preserve">give</w:t>
        </w:r>
      </w:ins>
      <w:ins w:id="108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1086" w:author="PR Preview" w:date="2026-01-01T00:00:00Z">
        <w:r>
          <w:rPr>
            <w:b/>
            <w:bCs/>
          </w:rPr>
          <w:t xml:space="preserve"> </w:t>
        </w:r>
      </w:ins>
      <w:ins w:id="1087" w:author="PR Preview" w:date="2026-01-01T00:00:00Z">
        <w:r>
          <w:rPr>
            <w:b/>
            <w:bCs/>
          </w:rPr>
          <w:t xml:space="preserve">base cases)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For every non-negative integer (</w:t>
        </w:r>
      </w:ins>
      <w:hyperlink r:id="rId35">
        <w:ins w:id="1090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1091" w:author="PR Preview" w:date="2026-01-01T00:00:00Z">
        <w:r>
          <w:t xml:space="preserve">)</w:t>
        </w:r>
      </w:ins>
      <w:ins w:id="1092" w:author="PR Preview" w:date="2026-01-01T00:00:00Z">
        <w:r>
          <w:t xml:space="preserve"> </w:t>
        </w:r>
      </w:ins>
      <m:oMath>
        <m:r>
          <m:t>n</m:t>
        </m:r>
      </m:oMath>
      <w:ins w:id="1093" w:author="PR Preview" w:date="2026-01-01T00:00:00Z">
        <w:r>
          <w:t xml:space="preserve">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the calls that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rPr>
            <w:rStyle w:val="VerbatimChar"/>
          </w:rPr>
          <w:t xml:space="preserve">(dm n)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of</w:t>
        </w:r>
      </w:ins>
      <w:ins w:id="1100" w:author="PR Preview" w:date="2026-01-01T00:00:00Z">
        <w:r>
          <w:t xml:space="preserve"> </w:t>
        </w:r>
      </w:ins>
      <w:hyperlink w:anchor="exr-twice-calls">
        <w:ins w:id="1101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makes include exactly</w:t>
        </w:r>
      </w:ins>
      <w:ins w:id="110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calls of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rPr>
            <w:rStyle w:val="VerbatimChar"/>
          </w:rPr>
          <w:t xml:space="preserve">(dm 0)</w:t>
        </w:r>
      </w:ins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counting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rPr>
            <w:rStyle w:val="VerbatimChar"/>
          </w:rPr>
          <w:t xml:space="preserve">(dm 0)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itself when</w:t>
        </w:r>
      </w:ins>
      <w:ins w:id="11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1117" w:author="PR Preview" w:date="2026-01-01T00:00:00Z">
        <w:r>
          <w:t xml:space="preserve">.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So, counting each call as one step, the running time (</w:t>
        </w:r>
      </w:ins>
      <w:hyperlink w:anchor="def-running-time">
        <w:ins w:id="112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121" w:author="PR Preview" w:date="2026-01-01T00:00:00Z">
        <w:r>
          <w:t xml:space="preserve">) of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rPr>
            <w:rStyle w:val="VerbatimChar"/>
          </w:rPr>
          <w:t xml:space="preserve">dm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satisfies</w:t>
        </w:r>
      </w:ins>
      <w:ins w:id="112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127" w:author="PR Preview" w:date="2026-01-01T00:00:00Z">
        <w:r>
          <w:t xml:space="preserve">.</w:t>
        </w:r>
      </w:ins>
    </w:p>
    <w:bookmarkEnd w:id="55"/>
    <w:p>
      <w:pPr>
        <w:pStyle w:val="BodyText"/>
      </w:pPr>
      <w:ins w:id="1128" w:author="PR Preview" w:date="2026-01-01T00:00:00Z">
        <w:r>
          <w:rPr>
            <w:i/>
            <w:iCs/>
          </w:rPr>
          <w:t xml:space="preserve">Proof</w:t>
        </w:r>
      </w:ins>
      <w:ins w:id="1129" w:author="PR Preview" w:date="2026-01-01T00:00:00Z">
        <w:r>
          <w:t xml:space="preserve">. </w:t>
        </w:r>
      </w:ins>
      <w:ins w:id="1130" w:author="PR Preview" w:date="2026-01-01T00:00:00Z">
        <w:r>
          <w:t xml:space="preserve">Let</w:t>
        </w:r>
      </w:ins>
      <w:ins w:id="11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be the number of calls of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rPr>
            <w:rStyle w:val="VerbatimChar"/>
          </w:rPr>
          <w:t xml:space="preserve">(dm 0)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among the calls that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rPr>
            <w:rStyle w:val="VerbatimChar"/>
          </w:rPr>
          <w:t xml:space="preserve">(dm n)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makes.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Every call of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rPr>
            <w:rStyle w:val="VerbatimChar"/>
          </w:rPr>
          <w:t xml:space="preserve">(dm n)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does the same work, so</w:t>
        </w:r>
      </w:ins>
      <w:ins w:id="11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depends only on</w:t>
        </w:r>
      </w:ins>
      <w:ins w:id="1151" w:author="PR Preview" w:date="2026-01-01T00:00:00Z">
        <w:r>
          <w:t xml:space="preserve"> </w:t>
        </w:r>
      </w:ins>
      <m:oMath>
        <m:r>
          <m:t>n</m:t>
        </m:r>
      </m:oMath>
      <w:ins w:id="1152" w:author="PR Preview" w:date="2026-01-01T00:00:00Z">
        <w:r>
          <w:t xml:space="preserve">.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When</w:t>
        </w:r>
      </w:ins>
      <w:ins w:id="11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156" w:author="PR Preview" w:date="2026-01-01T00:00:00Z">
        <w:r>
          <w:t xml:space="preserve">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rPr>
            <w:rStyle w:val="VerbatimChar"/>
          </w:rPr>
          <w:t xml:space="preserve">(dm n)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is not itself a call of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rPr>
            <w:rStyle w:val="VerbatimChar"/>
          </w:rPr>
          <w:t xml:space="preserve">(dm 0)</w:t>
        </w:r>
      </w:ins>
      <w:ins w:id="1163" w:author="PR Preview" w:date="2026-01-01T00:00:00Z">
        <w:r>
          <w:t xml:space="preserve">, and it calls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rPr>
            <w:rStyle w:val="VerbatimChar"/>
          </w:rPr>
          <w:t xml:space="preserve">(dm (- n 1))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twice, as in</w:t>
        </w:r>
      </w:ins>
      <w:ins w:id="1168" w:author="PR Preview" w:date="2026-01-01T00:00:00Z">
        <w:r>
          <w:t xml:space="preserve"> </w:t>
        </w:r>
      </w:ins>
      <w:hyperlink w:anchor="sol-twice-calls">
        <w:ins w:id="1169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17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71" w:author="PR Preview" w:date="2026-01-01T00:00:00Z">
        <w:r>
          <w:t xml:space="preserve">We use induction (</w:t>
        </w:r>
      </w:ins>
      <w:hyperlink r:id="rId30">
        <w:ins w:id="1172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1173" w:author="PR Preview" w:date="2026-01-01T00:00:00Z">
        <w:r>
          <w:t xml:space="preserve">), following</w:t>
        </w:r>
      </w:ins>
      <w:ins w:id="1174" w:author="PR Preview" w:date="2026-01-01T00:00:00Z">
        <w:r>
          <w:t xml:space="preserve"> </w:t>
        </w:r>
      </w:ins>
      <w:hyperlink r:id="rId37">
        <w:ins w:id="1175" w:author="PR Preview" w:date="2026-01-01T00:00:00Z">
          <w:r>
            <w:rPr>
              <w:rStyle w:val="Hyperlink"/>
            </w:rPr>
            <w:t xml:space="preserve">Remark: The shape of a proof by induction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with</w:t>
        </w:r>
      </w:ins>
      <w:ins w:id="117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179" w:author="PR Preview" w:date="2026-01-01T00:00:00Z">
        <w:r>
          <w:t xml:space="preserve">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with</w:t>
        </w:r>
      </w:ins>
      <w:ins w:id="11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the equation</w:t>
        </w:r>
      </w:ins>
      <w:ins w:id="118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186" w:author="PR Preview" w:date="2026-01-01T00:00:00Z">
        <w:r>
          <w:t xml:space="preserve">.</w:t>
        </w:r>
      </w:ins>
    </w:p>
    <w:p>
      <w:pPr>
        <w:pStyle w:val="BodyText"/>
      </w:pPr>
      <w:ins w:id="1187" w:author="PR Preview" w:date="2026-01-01T00:00:00Z">
        <w:r>
          <w:rPr>
            <w:b/>
            <w:bCs/>
          </w:rPr>
          <w:t xml:space="preserve">Base case.</w:t>
        </w:r>
      </w:ins>
      <w:ins w:id="11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ins w:id="1189" w:author="PR Preview" w:date="2026-01-01T00:00:00Z">
        <w:r>
          <w:t xml:space="preserve">.</w:t>
        </w:r>
      </w:ins>
    </w:p>
    <w:p>
      <w:pPr>
        <w:pStyle w:val="BodyText"/>
      </w:pPr>
      <w:ins w:id="1190" w:author="PR Preview" w:date="2026-01-01T00:00:00Z">
        <w:r>
          <w:rPr>
            <w:b/>
            <w:bCs/>
          </w:rPr>
          <w:t xml:space="preserve">Inductive step.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Let</w:t>
        </w:r>
      </w:ins>
      <w:ins w:id="11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be an integer, and suppose</w:t>
        </w:r>
      </w:ins>
      <w:ins w:id="119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1197" w:author="PR Preview" w:date="2026-01-01T00:00:00Z">
        <w:r>
          <w:t xml:space="preserve">.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Then</w:t>
        </w:r>
      </w:ins>
      <w:ins w:id="120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201" w:author="PR Preview" w:date="2026-01-01T00:00:00Z">
        <w:r>
          <w:t xml:space="preserve">.</w:t>
        </w:r>
      </w:ins>
    </w:p>
    <w:p>
      <w:pPr>
        <w:pStyle w:val="BodyText"/>
      </w:pPr>
      <w:ins w:id="1202" w:author="PR Preview" w:date="2026-01-01T00:00:00Z">
        <w:r>
          <w:t xml:space="preserve">So</w:t>
        </w:r>
      </w:ins>
      <w:ins w:id="120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for every non-negative integer</w:t>
        </w:r>
      </w:ins>
      <w:ins w:id="1206" w:author="PR Preview" w:date="2026-01-01T00:00:00Z">
        <w:r>
          <w:t xml:space="preserve"> </w:t>
        </w:r>
      </w:ins>
      <m:oMath>
        <m:r>
          <m:t>n</m:t>
        </m:r>
      </m:oMath>
      <w:ins w:id="1207" w:author="PR Preview" w:date="2026-01-01T00:00:00Z">
        <w:r>
          <w:t xml:space="preserve">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Each of these calls is a step, so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rPr>
            <w:rStyle w:val="VerbatimChar"/>
          </w:rPr>
          <w:t xml:space="preserve">(dm n)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takes at least</w:t>
        </w:r>
      </w:ins>
      <w:ins w:id="121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steps.</w:t>
        </w:r>
      </w:ins>
    </w:p>
    <w:bookmarkStart w:id="56" w:name="rem-twice-fix"/>
    <w:p>
      <w:pPr>
        <w:pStyle w:val="BodyText"/>
      </w:pPr>
      <w:ins w:id="1217" w:author="PR Preview" w:date="2026-01-01T00:00:00Z">
        <w:r>
          <w:rPr>
            <w:i/>
            <w:iCs/>
          </w:rPr>
          <w:t xml:space="preserve">Remark 4</w:t>
        </w:r>
      </w:ins>
      <w:ins w:id="1218" w:author="PR Preview" w:date="2026-01-01T00:00:00Z">
        <w:r>
          <w:t xml:space="preserve"> (One call instead of two). </w:t>
        </w:r>
      </w:ins>
      <w:ins w:id="1219" w:author="PR Preview" w:date="2026-01-01T00:00:00Z">
        <w:r>
          <w:t xml:space="preserve">The function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rPr>
            <w:rStyle w:val="VerbatimChar"/>
          </w:rPr>
          <w:t xml:space="preserve">dm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of</w:t>
        </w:r>
      </w:ins>
      <w:ins w:id="1224" w:author="PR Preview" w:date="2026-01-01T00:00:00Z">
        <w:r>
          <w:t xml:space="preserve"> </w:t>
        </w:r>
      </w:ins>
      <w:hyperlink w:anchor="exr-twice-calls">
        <w:ins w:id="1225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finds the same value</w:t>
        </w:r>
      </w:ins>
      <w:ins w:id="122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twice.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Writing the recursive rule of</w:t>
        </w:r>
      </w:ins>
      <w:ins w:id="1233" w:author="PR Preview" w:date="2026-01-01T00:00:00Z">
        <w:r>
          <w:t xml:space="preserve"> </w:t>
        </w:r>
      </w:ins>
      <w:hyperlink r:id="rId22">
        <w:ins w:id="1234" w:author="PR Preview" w:date="2026-01-01T00:00:00Z">
          <w:r>
            <w:rPr>
              <w:rStyle w:val="Hyperlink"/>
            </w:rPr>
            <w:t xml:space="preserve">Example: The double-minus-one sequence, defined recursively</w:t>
          </w:r>
        </w:ins>
      </w:hyperlink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directly, with one recursive call,</w:t>
        </w:r>
      </w:ins>
    </w:p>
    <w:p>
      <w:pPr>
        <w:pStyle w:val="SourceCode"/>
      </w:pPr>
      <w:ins w:id="1237" w:author="PR Preview" w:date="2026-01-01T00:00:00Z">
        <w:r>
          <w:rPr>
            <w:rStyle w:val="OperatorTok"/>
          </w:rPr>
          <w:t xml:space="preserve">(</w:t>
        </w:r>
      </w:ins>
      <w:ins w:id="1238" w:author="PR Preview" w:date="2026-01-01T00:00:00Z">
        <w:r>
          <w:rPr>
            <w:rStyle w:val="ExtensionTok"/>
          </w:rPr>
          <w:t xml:space="preserve">define</w:t>
        </w:r>
      </w:ins>
      <w:ins w:id="1239" w:author="PR Preview" w:date="2026-01-01T00:00:00Z">
        <w:r>
          <w:rPr>
            <w:rStyle w:val="FunctionTok"/>
          </w:rPr>
          <w:t xml:space="preserve"> </w:t>
        </w:r>
      </w:ins>
      <w:ins w:id="1240" w:author="PR Preview" w:date="2026-01-01T00:00:00Z">
        <w:r>
          <w:rPr>
            <w:rStyle w:val="OperatorTok"/>
          </w:rPr>
          <w:t xml:space="preserve">(</w:t>
        </w:r>
      </w:ins>
      <w:ins w:id="1241" w:author="PR Preview" w:date="2026-01-01T00:00:00Z">
        <w:r>
          <w:rPr>
            <w:rStyle w:val="NormalTok"/>
          </w:rPr>
          <w:t xml:space="preserve">dm1 n</w:t>
        </w:r>
      </w:ins>
      <w:ins w:id="1242" w:author="PR Preview" w:date="2026-01-01T00:00:00Z">
        <w:r>
          <w:rPr>
            <w:rStyle w:val="OperatorTok"/>
          </w:rPr>
          <w:t xml:space="preserve">)</w:t>
        </w:r>
      </w:ins>
      <w:ins w:id="1243" w:author="PR Preview" w:date="2026-01-01T00:00:00Z">
        <w:r>
          <w:br/>
        </w:r>
      </w:ins>
      <w:ins w:id="1244" w:author="PR Preview" w:date="2026-01-01T00:00:00Z">
        <w:r>
          <w:rPr>
            <w:rStyle w:val="NormalTok"/>
          </w:rPr>
          <w:t xml:space="preserve">  </w:t>
        </w:r>
      </w:ins>
      <w:ins w:id="1245" w:author="PR Preview" w:date="2026-01-01T00:00:00Z">
        <w:r>
          <w:rPr>
            <w:rStyle w:val="OperatorTok"/>
          </w:rPr>
          <w:t xml:space="preserve">(</w:t>
        </w:r>
      </w:ins>
      <w:ins w:id="1246" w:author="PR Preview" w:date="2026-01-01T00:00:00Z">
        <w:r>
          <w:rPr>
            <w:rStyle w:val="KeywordTok"/>
          </w:rPr>
          <w:t xml:space="preserve">if</w:t>
        </w:r>
      </w:ins>
      <w:ins w:id="1247" w:author="PR Preview" w:date="2026-01-01T00:00:00Z">
        <w:r>
          <w:rPr>
            <w:rStyle w:val="NormalTok"/>
          </w:rPr>
          <w:t xml:space="preserve"> </w:t>
        </w:r>
      </w:ins>
      <w:ins w:id="1248" w:author="PR Preview" w:date="2026-01-01T00:00:00Z">
        <w:r>
          <w:rPr>
            <w:rStyle w:val="OperatorTok"/>
          </w:rPr>
          <w:t xml:space="preserve">(=</w:t>
        </w:r>
      </w:ins>
      <w:ins w:id="1249" w:author="PR Preview" w:date="2026-01-01T00:00:00Z">
        <w:r>
          <w:rPr>
            <w:rStyle w:val="NormalTok"/>
          </w:rPr>
          <w:t xml:space="preserve"> n </w:t>
        </w:r>
      </w:ins>
      <w:ins w:id="1250" w:author="PR Preview" w:date="2026-01-01T00:00:00Z">
        <w:r>
          <w:rPr>
            <w:rStyle w:val="DecValTok"/>
          </w:rPr>
          <w:t xml:space="preserve">0</w:t>
        </w:r>
      </w:ins>
      <w:ins w:id="1251" w:author="PR Preview" w:date="2026-01-01T00:00:00Z">
        <w:r>
          <w:rPr>
            <w:rStyle w:val="OperatorTok"/>
          </w:rPr>
          <w:t xml:space="preserve">)</w:t>
        </w:r>
      </w:ins>
      <w:ins w:id="1252" w:author="PR Preview" w:date="2026-01-01T00:00:00Z">
        <w:r>
          <w:br/>
        </w:r>
      </w:ins>
      <w:ins w:id="1253" w:author="PR Preview" w:date="2026-01-01T00:00:00Z">
        <w:r>
          <w:rPr>
            <w:rStyle w:val="NormalTok"/>
          </w:rPr>
          <w:t xml:space="preserve">      </w:t>
        </w:r>
      </w:ins>
      <w:ins w:id="1254" w:author="PR Preview" w:date="2026-01-01T00:00:00Z">
        <w:r>
          <w:rPr>
            <w:rStyle w:val="DecValTok"/>
          </w:rPr>
          <w:t xml:space="preserve">2</w:t>
        </w:r>
      </w:ins>
      <w:ins w:id="1255" w:author="PR Preview" w:date="2026-01-01T00:00:00Z">
        <w:r>
          <w:br/>
        </w:r>
      </w:ins>
      <w:ins w:id="1256" w:author="PR Preview" w:date="2026-01-01T00:00:00Z">
        <w:r>
          <w:rPr>
            <w:rStyle w:val="NormalTok"/>
          </w:rPr>
          <w:t xml:space="preserve">      </w:t>
        </w:r>
      </w:ins>
      <w:ins w:id="1257" w:author="PR Preview" w:date="2026-01-01T00:00:00Z">
        <w:r>
          <w:rPr>
            <w:rStyle w:val="OperatorTok"/>
          </w:rPr>
          <w:t xml:space="preserve">(-</w:t>
        </w:r>
      </w:ins>
      <w:ins w:id="1258" w:author="PR Preview" w:date="2026-01-01T00:00:00Z">
        <w:r>
          <w:rPr>
            <w:rStyle w:val="NormalTok"/>
          </w:rPr>
          <w:t xml:space="preserve"> </w:t>
        </w:r>
      </w:ins>
      <w:ins w:id="1259" w:author="PR Preview" w:date="2026-01-01T00:00:00Z">
        <w:r>
          <w:rPr>
            <w:rStyle w:val="OperatorTok"/>
          </w:rPr>
          <w:t xml:space="preserve">(*</w:t>
        </w:r>
      </w:ins>
      <w:ins w:id="1260" w:author="PR Preview" w:date="2026-01-01T00:00:00Z">
        <w:r>
          <w:rPr>
            <w:rStyle w:val="NormalTok"/>
          </w:rPr>
          <w:t xml:space="preserve"> </w:t>
        </w:r>
      </w:ins>
      <w:ins w:id="1261" w:author="PR Preview" w:date="2026-01-01T00:00:00Z">
        <w:r>
          <w:rPr>
            <w:rStyle w:val="DecValTok"/>
          </w:rPr>
          <w:t xml:space="preserve">2</w:t>
        </w:r>
      </w:ins>
      <w:ins w:id="1262" w:author="PR Preview" w:date="2026-01-01T00:00:00Z">
        <w:r>
          <w:rPr>
            <w:rStyle w:val="NormalTok"/>
          </w:rPr>
          <w:t xml:space="preserve"> </w:t>
        </w:r>
      </w:ins>
      <w:ins w:id="1263" w:author="PR Preview" w:date="2026-01-01T00:00:00Z">
        <w:r>
          <w:rPr>
            <w:rStyle w:val="OperatorTok"/>
          </w:rPr>
          <w:t xml:space="preserve">(</w:t>
        </w:r>
      </w:ins>
      <w:ins w:id="1264" w:author="PR Preview" w:date="2026-01-01T00:00:00Z">
        <w:r>
          <w:rPr>
            <w:rStyle w:val="NormalTok"/>
          </w:rPr>
          <w:t xml:space="preserve">dm1 </w:t>
        </w:r>
      </w:ins>
      <w:ins w:id="1265" w:author="PR Preview" w:date="2026-01-01T00:00:00Z">
        <w:r>
          <w:rPr>
            <w:rStyle w:val="OperatorTok"/>
          </w:rPr>
          <w:t xml:space="preserve">(-</w:t>
        </w:r>
      </w:ins>
      <w:ins w:id="1266" w:author="PR Preview" w:date="2026-01-01T00:00:00Z">
        <w:r>
          <w:rPr>
            <w:rStyle w:val="NormalTok"/>
          </w:rPr>
          <w:t xml:space="preserve"> n </w:t>
        </w:r>
      </w:ins>
      <w:ins w:id="1267" w:author="PR Preview" w:date="2026-01-01T00:00:00Z">
        <w:r>
          <w:rPr>
            <w:rStyle w:val="DecValTok"/>
          </w:rPr>
          <w:t xml:space="preserve">1</w:t>
        </w:r>
      </w:ins>
      <w:ins w:id="1268" w:author="PR Preview" w:date="2026-01-01T00:00:00Z">
        <w:r>
          <w:rPr>
            <w:rStyle w:val="OperatorTok"/>
          </w:rPr>
          <w:t xml:space="preserve">)))</w:t>
        </w:r>
      </w:ins>
      <w:ins w:id="1269" w:author="PR Preview" w:date="2026-01-01T00:00:00Z">
        <w:r>
          <w:rPr>
            <w:rStyle w:val="NormalTok"/>
          </w:rPr>
          <w:t xml:space="preserve"> </w:t>
        </w:r>
      </w:ins>
      <w:ins w:id="1270" w:author="PR Preview" w:date="2026-01-01T00:00:00Z">
        <w:r>
          <w:rPr>
            <w:rStyle w:val="DecValTok"/>
          </w:rPr>
          <w:t xml:space="preserve">1</w:t>
        </w:r>
      </w:ins>
      <w:ins w:id="1271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FirstParagraph"/>
      </w:pPr>
      <w:ins w:id="1272" w:author="PR Preview" w:date="2026-01-01T00:00:00Z">
        <w:r>
          <w:t xml:space="preserve">returns the same values, but each call of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rPr>
            <w:rStyle w:val="VerbatimChar"/>
          </w:rPr>
          <w:t xml:space="preserve">dm1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makes only one recursive call, so its calls form a single chain instead of a tree that doubles at every level.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By</w:t>
        </w:r>
      </w:ins>
      <w:ins w:id="1279" w:author="PR Preview" w:date="2026-01-01T00:00:00Z">
        <w:r>
          <w:t xml:space="preserve"> </w:t>
        </w:r>
      </w:ins>
      <w:hyperlink w:anchor="thm-twice-base-calls">
        <w:ins w:id="128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281" w:author="PR Preview" w:date="2026-01-01T00:00:00Z">
        <w:r>
          <w:t xml:space="preserve">,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rPr>
            <w:rStyle w:val="VerbatimChar"/>
          </w:rPr>
          <w:t xml:space="preserve">(dm 30)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makes more than a billion calls, since</w:t>
        </w:r>
      </w:ins>
      <w:ins w:id="1286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ins w:id="1287" w:author="PR Preview" w:date="2026-01-01T00:00:00Z">
        <w:r>
          <w:t xml:space="preserve">.</w:t>
        </w:r>
      </w:ins>
    </w:p>
    <w:bookmarkEnd w:id="56"/>
    <w:bookmarkEnd w:id="57"/>
    <w:bookmarkStart w:id="74" w:name="sec-asymptotic-notation"/>
    <w:p>
      <w:pPr>
        <w:pStyle w:val="Heading1"/>
      </w:pPr>
      <w:ins w:id="1288" w:author="PR Preview" w:date="2026-01-01T00:00:00Z">
        <w:r>
          <w:t xml:space="preserve">6. Asymptotic notation</w:t>
        </w:r>
      </w:ins>
    </w:p>
    <w:bookmarkStart w:id="58" w:name="exr-linear-quadratic"/>
    <w:p>
      <w:pPr>
        <w:pStyle w:val="FirstParagraph"/>
      </w:pPr>
      <w:ins w:id="1289" w:author="PR Preview" w:date="2026-01-01T00:00:00Z">
        <w:r>
          <w:rPr>
            <w:b/>
            <w:bCs/>
          </w:rPr>
          <w:t xml:space="preserve">Exercise 6 (Which running time is better?)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One algorithm takes</w:t>
        </w:r>
      </w:ins>
      <w:ins w:id="1292" w:author="PR Preview" w:date="2026-01-01T00:00:00Z">
        <w:r>
          <w:t xml:space="preserve"> </w:t>
        </w:r>
      </w:ins>
      <m:oMath>
        <m:r>
          <m:t>100</m:t>
        </m:r>
        <m:r>
          <m:t>n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steps on an input of size</w:t>
        </w:r>
      </w:ins>
      <w:ins w:id="1295" w:author="PR Preview" w:date="2026-01-01T00:00:00Z">
        <w:r>
          <w:t xml:space="preserve"> </w:t>
        </w:r>
      </w:ins>
      <m:oMath>
        <m:r>
          <m:t>n</m:t>
        </m:r>
      </m:oMath>
      <w:ins w:id="1296" w:author="PR Preview" w:date="2026-01-01T00:00:00Z">
        <w:r>
          <w:t xml:space="preserve">, and another takes</w:t>
        </w:r>
      </w:ins>
      <w:ins w:id="129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steps.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Compare</w:t>
        </w:r>
      </w:ins>
      <w:ins w:id="1302" w:author="PR Preview" w:date="2026-01-01T00:00:00Z">
        <w:r>
          <w:t xml:space="preserve"> </w:t>
        </w:r>
      </w:ins>
      <m:oMath>
        <m:r>
          <m:t>100</m:t>
        </m:r>
        <m:r>
          <m:t>n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with</w:t>
        </w:r>
      </w:ins>
      <w:ins w:id="1305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for</w:t>
        </w:r>
      </w:ins>
      <w:ins w:id="13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Which algorithm takes fewer steps on small inputs, and which on large ones?</w:t>
        </w:r>
      </w:ins>
    </w:p>
    <w:bookmarkEnd w:id="58"/>
    <w:bookmarkStart w:id="59" w:name="sol-linear-quadratic"/>
    <w:p>
      <w:pPr>
        <w:pStyle w:val="BodyText"/>
      </w:pPr>
      <w:ins w:id="1312" w:author="PR Preview" w:date="2026-01-01T00:00:00Z">
        <w:r>
          <w:rPr>
            <w:i/>
            <w:iCs/>
          </w:rPr>
          <w:t xml:space="preserve">Solution 6</w:t>
        </w:r>
      </w:ins>
      <w:ins w:id="131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ins w:id="1314" w:author="PR Preview" w:date="2026-01-01T00:00:00Z">
        <w:r>
          <w:t xml:space="preserve">The second algorithm takes fewer steps when</w:t>
        </w:r>
      </w:ins>
      <w:ins w:id="13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&lt;</m:t>
        </m:r>
        <m:r>
          <m:t>100</m:t>
        </m:r>
      </m:oMath>
      <w:ins w:id="1316" w:author="PR Preview" w:date="2026-01-01T00:00:00Z">
        <w:r>
          <w:t xml:space="preserve">, and the two take the same number at</w:t>
        </w:r>
      </w:ins>
      <w:ins w:id="13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</m:oMath>
      <w:ins w:id="1318" w:author="PR Preview" w:date="2026-01-01T00:00:00Z">
        <w:r>
          <w:t xml:space="preserve">.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For every</w:t>
        </w:r>
      </w:ins>
      <w:ins w:id="13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100</m:t>
        </m:r>
      </m:oMath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ins w:id="1324" w:author="PR Preview" w:date="2026-01-01T00:00:00Z">
        <w:r>
          <w:t xml:space="preserve">, so the first algorithm takes fewer steps,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and the ratio</w:t>
        </w:r>
      </w:ins>
      <w:ins w:id="132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grows without bound.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The factor 100 decides which is better on small inputs;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the powers</w:t>
        </w:r>
      </w:ins>
      <w:ins w:id="1334" w:author="PR Preview" w:date="2026-01-01T00:00:00Z">
        <w:r>
          <w:t xml:space="preserve"> </w:t>
        </w:r>
      </w:ins>
      <m:oMath>
        <m:r>
          <m:t>n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and</w:t>
        </w:r>
      </w:ins>
      <w:ins w:id="1337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decide which is better on large ones.</w:t>
        </w:r>
      </w:ins>
    </w:p>
    <w:bookmarkEnd w:id="59"/>
    <w:bookmarkStart w:id="65" w:name="def-big-o"/>
    <w:p>
      <w:pPr>
        <w:pStyle w:val="BodyText"/>
      </w:pPr>
      <w:ins w:id="1340" w:author="PR Preview" w:date="2026-01-01T00:00:00Z">
        <w:r>
          <w:rPr>
            <w:b/>
            <w:bCs/>
          </w:rPr>
          <w:t xml:space="preserve">Definition 5 (Big-O)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Let</w:t>
        </w:r>
      </w:ins>
      <w:ins w:id="1343" w:author="PR Preview" w:date="2026-01-01T00:00:00Z">
        <w:r>
          <w:t xml:space="preserve"> </w:t>
        </w:r>
      </w:ins>
      <m:oMath>
        <m:r>
          <m:t>f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and</w:t>
        </w:r>
      </w:ins>
      <w:ins w:id="1346" w:author="PR Preview" w:date="2026-01-01T00:00:00Z">
        <w:r>
          <w:t xml:space="preserve"> </w:t>
        </w:r>
      </w:ins>
      <m:oMath>
        <m:r>
          <m:t>g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be</w:t>
        </w:r>
      </w:ins>
      <w:ins w:id="1349" w:author="PR Preview" w:date="2026-01-01T00:00:00Z">
        <w:r>
          <w:t xml:space="preserve"> </w:t>
        </w:r>
      </w:ins>
      <w:hyperlink r:id="rId47">
        <w:ins w:id="135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from the</w:t>
        </w:r>
      </w:ins>
      <w:ins w:id="1353" w:author="PR Preview" w:date="2026-01-01T00:00:00Z">
        <w:r>
          <w:t xml:space="preserve"> </w:t>
        </w:r>
      </w:ins>
      <w:hyperlink r:id="rId60">
        <w:ins w:id="1354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to the</w:t>
        </w:r>
      </w:ins>
      <w:ins w:id="1357" w:author="PR Preview" w:date="2026-01-01T00:00:00Z">
        <w:r>
          <w:t xml:space="preserve"> </w:t>
        </w:r>
      </w:ins>
      <w:hyperlink r:id="rId61">
        <w:ins w:id="135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359" w:author="PR Preview" w:date="2026-01-01T00:00:00Z">
        <w:r>
          <w:t xml:space="preserve">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Then</w:t>
        </w:r>
      </w:ins>
      <w:ins w:id="13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is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rPr>
            <w:b/>
            <w:bCs/>
          </w:rPr>
          <w:t xml:space="preserve">big-O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of</w:t>
        </w:r>
      </w:ins>
      <w:ins w:id="13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(Wikipedia contributors 2026a)</w:t>
        </w:r>
      </w:ins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written</w:t>
        </w:r>
      </w:ins>
      <w:ins w:id="13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376" w:author="PR Preview" w:date="2026-01-01T00:00:00Z">
        <w:r>
          <w:t xml:space="preserve">,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when there exist a</w:t>
        </w:r>
      </w:ins>
      <w:ins w:id="1379" w:author="PR Preview" w:date="2026-01-01T00:00:00Z">
        <w:r>
          <w:t xml:space="preserve"> </w:t>
        </w:r>
      </w:ins>
      <w:hyperlink r:id="rId61">
        <w:ins w:id="1380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138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 a</w:t>
        </w:r>
      </w:ins>
      <w:ins w:id="1384" w:author="PR Preview" w:date="2026-01-01T00:00:00Z">
        <w:r>
          <w:t xml:space="preserve"> </w:t>
        </w:r>
      </w:ins>
      <w:hyperlink r:id="rId60">
        <w:ins w:id="1385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1386" w:author="PR Preview" w:date="2026-01-01T00:00:00Z">
        <w:r>
          <w:t xml:space="preserve"> </w:t>
        </w:r>
      </w:ins>
      <m:oMath>
        <m:r>
          <m:t>N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such that, for every natural number</w:t>
        </w:r>
      </w:ins>
      <w:ins w:id="13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3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91" w:author="PR Preview" w:date="2026-01-01T00:00:00Z">
        <w:r>
          <w:t xml:space="preserve">In words, from some point</w:t>
        </w:r>
      </w:ins>
      <w:ins w:id="1392" w:author="PR Preview" w:date="2026-01-01T00:00:00Z">
        <w:r>
          <w:t xml:space="preserve"> </w:t>
        </w:r>
      </w:ins>
      <m:oMath>
        <m:r>
          <m:t>N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on,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the</w:t>
        </w:r>
      </w:ins>
      <w:ins w:id="1397" w:author="PR Preview" w:date="2026-01-01T00:00:00Z">
        <w:r>
          <w:t xml:space="preserve"> </w:t>
        </w:r>
      </w:ins>
      <w:hyperlink r:id="rId62">
        <w:ins w:id="1398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of</w:t>
        </w:r>
      </w:ins>
      <w:ins w:id="14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is at most a fixed multiple</w:t>
        </w:r>
      </w:ins>
      <w:ins w:id="1404" w:author="PR Preview" w:date="2026-01-01T00:00:00Z">
        <w:r>
          <w:t xml:space="preserve"> </w:t>
        </w:r>
      </w:ins>
      <m:oMath>
        <m:r>
          <m:t>c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of the absolute value of</w:t>
        </w:r>
      </w:ins>
      <w:ins w:id="140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408" w:author="PR Preview" w:date="2026-01-01T00:00:00Z">
        <w:r>
          <w:t xml:space="preserve">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The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“there exist”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is an</w:t>
        </w:r>
      </w:ins>
      <w:ins w:id="1415" w:author="PR Preview" w:date="2026-01-01T00:00:00Z">
        <w:r>
          <w:t xml:space="preserve"> </w:t>
        </w:r>
      </w:ins>
      <w:hyperlink r:id="rId63">
        <w:ins w:id="1416" w:author="PR Preview" w:date="2026-01-01T00:00:00Z">
          <w:r>
            <w:rPr>
              <w:rStyle w:val="Hyperlink"/>
            </w:rPr>
            <w:t xml:space="preserve">existential quantifier</w:t>
          </w:r>
        </w:ins>
      </w:hyperlink>
      <w:ins w:id="1417" w:author="PR Preview" w:date="2026-01-01T00:00:00Z">
        <w:r>
          <w:t xml:space="preserve">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and the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“for every”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is a</w:t>
        </w:r>
      </w:ins>
      <w:ins w:id="1424" w:author="PR Preview" w:date="2026-01-01T00:00:00Z">
        <w:r>
          <w:t xml:space="preserve"> </w:t>
        </w:r>
      </w:ins>
      <w:hyperlink r:id="rId64">
        <w:ins w:id="1425" w:author="PR Preview" w:date="2026-01-01T00:00:00Z">
          <w:r>
            <w:rPr>
              <w:rStyle w:val="Hyperlink"/>
            </w:rPr>
            <w:t xml:space="preserve">universal quantifier</w:t>
          </w:r>
        </w:ins>
      </w:hyperlink>
      <w:ins w:id="1426" w:author="PR Preview" w:date="2026-01-01T00:00:00Z">
        <w:r>
          <w:t xml:space="preserve">.</w:t>
        </w:r>
      </w:ins>
    </w:p>
    <w:bookmarkEnd w:id="65"/>
    <w:bookmarkStart w:id="66" w:name="def-witness"/>
    <w:p>
      <w:pPr>
        <w:pStyle w:val="BodyText"/>
      </w:pPr>
      <w:ins w:id="1427" w:author="PR Preview" w:date="2026-01-01T00:00:00Z">
        <w:r>
          <w:rPr>
            <w:b/>
            <w:bCs/>
          </w:rPr>
          <w:t xml:space="preserve">Definition 6 (Witnesses)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A real number</w:t>
        </w:r>
      </w:ins>
      <w:ins w:id="143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and a natural number</w:t>
        </w:r>
      </w:ins>
      <w:ins w:id="1433" w:author="PR Preview" w:date="2026-01-01T00:00:00Z">
        <w:r>
          <w:t xml:space="preserve"> </w:t>
        </w:r>
      </w:ins>
      <m:oMath>
        <m:r>
          <m:t>N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for which the inequality in</w:t>
        </w:r>
      </w:ins>
      <w:ins w:id="1436" w:author="PR Preview" w:date="2026-01-01T00:00:00Z">
        <w:r>
          <w:t xml:space="preserve"> </w:t>
        </w:r>
      </w:ins>
      <w:hyperlink w:anchor="def-big-o">
        <w:ins w:id="143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holds for every natural number (</w:t>
        </w:r>
      </w:ins>
      <w:hyperlink r:id="rId60">
        <w:ins w:id="1440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1441" w:author="PR Preview" w:date="2026-01-01T00:00:00Z">
        <w:r>
          <w:t xml:space="preserve">)</w:t>
        </w:r>
      </w:ins>
      <w:ins w:id="14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are a pair of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rPr>
            <w:b/>
            <w:bCs/>
          </w:rPr>
          <w:t xml:space="preserve">witnesses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for</w:t>
        </w:r>
      </w:ins>
      <w:ins w:id="14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450" w:author="PR Preview" w:date="2026-01-01T00:00:00Z">
        <w:r>
          <w:t xml:space="preserve">.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Witnesses for</w:t>
        </w:r>
      </w:ins>
      <w:ins w:id="14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are defined in the same way, from</w:t>
        </w:r>
      </w:ins>
      <w:ins w:id="1456" w:author="PR Preview" w:date="2026-01-01T00:00:00Z">
        <w:r>
          <w:t xml:space="preserve"> </w:t>
        </w:r>
      </w:ins>
      <w:hyperlink w:anchor="def-big-omega">
        <w:ins w:id="145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58" w:author="PR Preview" w:date="2026-01-01T00:00:00Z">
        <w:r>
          <w:t xml:space="preserve">.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Some books write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for</w:t>
        </w:r>
      </w:ins>
      <w:ins w:id="1464" w:author="PR Preview" w:date="2026-01-01T00:00:00Z">
        <w:r>
          <w:t xml:space="preserve"> </w:t>
        </w:r>
      </w:ins>
      <m:oMath>
        <m:r>
          <m:t>N</m:t>
        </m:r>
      </m:oMath>
      <w:ins w:id="1465" w:author="PR Preview" w:date="2026-01-01T00:00:00Z">
        <w:r>
          <w:t xml:space="preserve">.</w:t>
        </w:r>
      </w:ins>
    </w:p>
    <w:bookmarkEnd w:id="66"/>
    <w:bookmarkStart w:id="67" w:name="exm-pal-big-o"/>
    <w:p>
      <w:pPr>
        <w:pStyle w:val="BodyText"/>
      </w:pPr>
      <w:ins w:id="1466" w:author="PR Preview" w:date="2026-01-01T00:00:00Z">
        <w:r>
          <w:rPr>
            <w:b/>
            <w:bCs/>
          </w:rPr>
          <w:t xml:space="preserve">Example 6 (The running time of</w:t>
        </w:r>
      </w:ins>
      <w:ins w:id="1467" w:author="PR Preview" w:date="2026-01-01T00:00:00Z">
        <w:r>
          <w:rPr>
            <w:b/>
            <w:bCs/>
          </w:rPr>
          <w:t xml:space="preserve"> </w:t>
        </w:r>
      </w:ins>
      <w:ins w:id="1468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1469" w:author="PR Preview" w:date="2026-01-01T00:00:00Z">
        <w:r>
          <w:rPr>
            <w:b/>
            <w:bCs/>
          </w:rPr>
          <w:t xml:space="preserve"> </w:t>
        </w:r>
      </w:ins>
      <w:ins w:id="1470" w:author="PR Preview" w:date="2026-01-01T00:00:00Z">
        <w:r>
          <w:rPr>
            <w:b/>
            <w:bCs/>
          </w:rPr>
          <w:t xml:space="preserve">is</w:t>
        </w:r>
      </w:ins>
      <w:ins w:id="1471" w:author="PR Preview" w:date="2026-01-01T00:00:00Z">
        <w:r>
          <w:rPr>
            <w:b/>
            <w:bCs/>
          </w:rP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472" w:author="PR Preview" w:date="2026-01-01T00:00:00Z">
        <w:r>
          <w:rPr>
            <w:b/>
            <w:bCs/>
          </w:rPr>
          <w:t xml:space="preserve">)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By</w:t>
        </w:r>
      </w:ins>
      <w:ins w:id="1475" w:author="PR Preview" w:date="2026-01-01T00:00:00Z">
        <w:r>
          <w:t xml:space="preserve"> </w:t>
        </w:r>
      </w:ins>
      <w:hyperlink w:anchor="exm-pal-running-time">
        <w:ins w:id="147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rPr>
            <w:rStyle w:val="VerbatimChar"/>
          </w:rPr>
          <w:t xml:space="preserve">pal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takes</w:t>
        </w:r>
      </w:ins>
      <w:ins w:id="148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steps on a string of</w:t>
        </w:r>
      </w:ins>
      <w:ins w:id="1485" w:author="PR Preview" w:date="2026-01-01T00:00:00Z">
        <w:r>
          <w:t xml:space="preserve"> </w:t>
        </w:r>
      </w:ins>
      <m:oMath>
        <m:r>
          <m:t>n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symbols.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For every natural number</w:t>
        </w:r>
      </w:ins>
      <w:ins w:id="14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4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492" w:author="PR Preview" w:date="2026-01-01T00:00:00Z">
        <w:r>
          <w:t xml:space="preserve">so</w:t>
        </w:r>
      </w:ins>
      <w:ins w:id="149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</w:t>
        </w:r>
      </w:ins>
      <w:ins w:id="14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are witnesses (</w:t>
        </w:r>
      </w:ins>
      <w:hyperlink w:anchor="def-witness">
        <w:ins w:id="149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500" w:author="PR Preview" w:date="2026-01-01T00:00:00Z">
        <w:r>
          <w:t xml:space="preserve">) for</w:t>
        </w:r>
      </w:ins>
      <w:ins w:id="150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(</w:t>
        </w:r>
      </w:ins>
      <w:hyperlink w:anchor="def-big-o">
        <w:ins w:id="15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05" w:author="PR Preview" w:date="2026-01-01T00:00:00Z">
        <w:r>
          <w:t xml:space="preserve">).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At</w:t>
        </w:r>
      </w:ins>
      <w:ins w:id="15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509" w:author="PR Preview" w:date="2026-01-01T00:00:00Z">
        <w:r>
          <w:t xml:space="preserve">, also</w:t>
        </w:r>
      </w:ins>
      <w:ins w:id="151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ins w:id="1511" w:author="PR Preview" w:date="2026-01-01T00:00:00Z">
        <w:r>
          <w:t xml:space="preserve">, so</w:t>
        </w:r>
      </w:ins>
      <w:ins w:id="151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and</w:t>
        </w:r>
      </w:ins>
      <w:ins w:id="15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are witnesses too.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Witnesses are not unique: any larger</w:t>
        </w:r>
      </w:ins>
      <w:ins w:id="1520" w:author="PR Preview" w:date="2026-01-01T00:00:00Z">
        <w:r>
          <w:t xml:space="preserve"> </w:t>
        </w:r>
      </w:ins>
      <m:oMath>
        <m:r>
          <m:t>c</m:t>
        </m:r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or</w:t>
        </w:r>
      </w:ins>
      <w:ins w:id="1523" w:author="PR Preview" w:date="2026-01-01T00:00:00Z">
        <w:r>
          <w:t xml:space="preserve"> </w:t>
        </w:r>
      </w:ins>
      <m:oMath>
        <m:r>
          <m:t>N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works as well.</w:t>
        </w:r>
      </w:ins>
    </w:p>
    <w:bookmarkEnd w:id="67"/>
    <w:bookmarkStart w:id="68" w:name="exm-cubic-big-o"/>
    <w:p>
      <w:pPr>
        <w:pStyle w:val="BodyText"/>
      </w:pPr>
      <w:ins w:id="1526" w:author="PR Preview" w:date="2026-01-01T00:00:00Z">
        <w:r>
          <w:rPr>
            <w:b/>
            <w:bCs/>
          </w:rPr>
          <w:t xml:space="preserve">Example 7 (Finding witnesses for</w:t>
        </w:r>
      </w:ins>
      <w:ins w:id="152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528" w:author="PR Preview" w:date="2026-01-01T00:00:00Z">
        <w:r>
          <w:rPr>
            <w:b/>
            <w:bCs/>
          </w:rPr>
          <w:t xml:space="preserve">)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To prove</w:t>
        </w:r>
      </w:ins>
      <w:ins w:id="1531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(</w:t>
        </w:r>
      </w:ins>
      <w:hyperlink w:anchor="def-big-o">
        <w:ins w:id="153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35" w:author="PR Preview" w:date="2026-01-01T00:00:00Z">
        <w:r>
          <w:t xml:space="preserve">), we look for witnesses (</w:t>
        </w:r>
      </w:ins>
      <w:hyperlink w:anchor="def-witness">
        <w:ins w:id="153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537" w:author="PR Preview" w:date="2026-01-01T00:00:00Z">
        <w:r>
          <w:t xml:space="preserve">)</w:t>
        </w:r>
      </w:ins>
      <w:ins w:id="1538" w:author="PR Preview" w:date="2026-01-01T00:00:00Z">
        <w:r>
          <w:t xml:space="preserve"> </w:t>
        </w:r>
      </w:ins>
      <m:oMath>
        <m:r>
          <m:t>c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and</w:t>
        </w:r>
      </w:ins>
      <w:ins w:id="1541" w:author="PR Preview" w:date="2026-01-01T00:00:00Z">
        <w:r>
          <w:t xml:space="preserve"> </w:t>
        </w:r>
      </w:ins>
      <m:oMath>
        <m:r>
          <m:t>N</m:t>
        </m:r>
      </m:oMath>
      <w:ins w:id="1542" w:author="PR Preview" w:date="2026-01-01T00:00:00Z">
        <w:r>
          <w:t xml:space="preserve">.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Since</w:t>
        </w:r>
      </w:ins>
      <w:ins w:id="1545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1546" w:author="PR Preview" w:date="2026-01-01T00:00:00Z">
        <w:r>
          <w:t xml:space="preserve">, the term</w:t>
        </w:r>
      </w:ins>
      <w:ins w:id="1547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needs</w:t>
        </w:r>
      </w:ins>
      <w:ins w:id="155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2</m:t>
        </m:r>
      </m:oMath>
      <w:ins w:id="1551" w:author="PR Preview" w:date="2026-01-01T00:00:00Z">
        <w:r>
          <w:t xml:space="preserve">.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With</w:t>
        </w:r>
      </w:ins>
      <w:ins w:id="15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1555" w:author="PR Preview" w:date="2026-01-01T00:00:00Z">
        <w:r>
          <w:t xml:space="preserve">, the inequality</w:t>
        </w:r>
      </w:ins>
      <w:ins w:id="1556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is the same as</w:t>
        </w:r>
      </w:ins>
      <w:ins w:id="1559" w:author="PR Preview" w:date="2026-01-01T00:00:00Z">
        <w:r>
          <w:t xml:space="preserve"> </w:t>
        </w:r>
      </w:ins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which holds when</w:t>
        </w:r>
      </w:ins>
      <w:ins w:id="15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1564" w:author="PR Preview" w:date="2026-01-01T00:00:00Z">
        <w:r>
          <w:t xml:space="preserve">, since</w:t>
        </w:r>
      </w:ins>
      <w:ins w:id="1565" w:author="PR Preview" w:date="2026-01-01T00:00:00Z">
        <w:r>
          <w:t xml:space="preserve"> </w:t>
        </w:r>
      </w:ins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ins w:id="1566" w:author="PR Preview" w:date="2026-01-01T00:00:00Z">
        <w:r>
          <w:t xml:space="preserve">, but not when</w:t>
        </w:r>
      </w:ins>
      <w:ins w:id="15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568" w:author="PR Preview" w:date="2026-01-01T00:00:00Z">
        <w:r>
          <w:t xml:space="preserve">, since</w:t>
        </w:r>
      </w:ins>
      <w:ins w:id="156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So for every natural number</w:t>
        </w:r>
      </w:ins>
      <w:ins w:id="15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15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75" w:author="PR Preview" w:date="2026-01-01T00:00:00Z">
        <w:r>
          <w:t xml:space="preserve">and</w:t>
        </w:r>
      </w:ins>
      <w:ins w:id="157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1577" w:author="PR Preview" w:date="2026-01-01T00:00:00Z">
        <w:r>
          <w:t xml:space="preserve">,</w:t>
        </w:r>
      </w:ins>
      <w:ins w:id="15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are witnesses.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A larger</w:t>
        </w:r>
      </w:ins>
      <w:ins w:id="1583" w:author="PR Preview" w:date="2026-01-01T00:00:00Z">
        <w:r>
          <w:t xml:space="preserve"> </w:t>
        </w:r>
      </w:ins>
      <m:oMath>
        <m:r>
          <m:t>c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allows a smaller</w:t>
        </w:r>
      </w:ins>
      <w:ins w:id="1586" w:author="PR Preview" w:date="2026-01-01T00:00:00Z">
        <w:r>
          <w:t xml:space="preserve"> </w:t>
        </w:r>
      </w:ins>
      <m:oMath>
        <m:r>
          <m:t>N</m:t>
        </m:r>
      </m:oMath>
      <w:ins w:id="1587" w:author="PR Preview" w:date="2026-01-01T00:00:00Z">
        <w:r>
          <w:t xml:space="preserve">: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since</w:t>
        </w:r>
      </w:ins>
      <w:ins w:id="1590" w:author="PR Preview" w:date="2026-01-01T00:00:00Z">
        <w:r>
          <w:t xml:space="preserve"> </w:t>
        </w:r>
      </w:ins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for every</w:t>
        </w:r>
      </w:ins>
      <w:ins w:id="15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594" w:author="PR Preview" w:date="2026-01-01T00:00:00Z">
        <w:r>
          <w:t xml:space="preserve">, the pair</w:t>
        </w:r>
      </w:ins>
      <w:ins w:id="15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42</m:t>
        </m:r>
      </m:oMath>
      <w:ins w:id="1596" w:author="PR Preview" w:date="2026-01-01T00:00:00Z">
        <w:r>
          <w:t xml:space="preserve">,</w:t>
        </w:r>
      </w:ins>
      <w:ins w:id="15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also works.</w:t>
        </w:r>
      </w:ins>
    </w:p>
    <w:bookmarkEnd w:id="68"/>
    <w:bookmarkStart w:id="69" w:name="def-big-omega"/>
    <w:p>
      <w:pPr>
        <w:pStyle w:val="BodyText"/>
      </w:pPr>
      <w:ins w:id="1600" w:author="PR Preview" w:date="2026-01-01T00:00:00Z">
        <w:r>
          <w:rPr>
            <w:b/>
            <w:bCs/>
          </w:rPr>
          <w:t xml:space="preserve">Definition 7 (Big-Omega)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Let</w:t>
        </w:r>
      </w:ins>
      <w:ins w:id="1603" w:author="PR Preview" w:date="2026-01-01T00:00:00Z">
        <w:r>
          <w:t xml:space="preserve"> </w:t>
        </w:r>
      </w:ins>
      <m:oMath>
        <m:r>
          <m:t>f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and</w:t>
        </w:r>
      </w:ins>
      <w:ins w:id="1606" w:author="PR Preview" w:date="2026-01-01T00:00:00Z">
        <w:r>
          <w:t xml:space="preserve"> </w:t>
        </w:r>
      </w:ins>
      <m:oMath>
        <m:r>
          <m:t>g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be</w:t>
        </w:r>
      </w:ins>
      <w:ins w:id="1609" w:author="PR Preview" w:date="2026-01-01T00:00:00Z">
        <w:r>
          <w:t xml:space="preserve"> </w:t>
        </w:r>
      </w:ins>
      <w:hyperlink r:id="rId47">
        <w:ins w:id="161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from the</w:t>
        </w:r>
      </w:ins>
      <w:ins w:id="1613" w:author="PR Preview" w:date="2026-01-01T00:00:00Z">
        <w:r>
          <w:t xml:space="preserve"> </w:t>
        </w:r>
      </w:ins>
      <w:hyperlink r:id="rId60">
        <w:ins w:id="1614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to the</w:t>
        </w:r>
      </w:ins>
      <w:ins w:id="1617" w:author="PR Preview" w:date="2026-01-01T00:00:00Z">
        <w:r>
          <w:t xml:space="preserve"> </w:t>
        </w:r>
      </w:ins>
      <w:hyperlink r:id="rId61">
        <w:ins w:id="161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619" w:author="PR Preview" w:date="2026-01-01T00:00:00Z">
        <w:r>
          <w:t xml:space="preserve">.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Then</w:t>
        </w:r>
      </w:ins>
      <w:ins w:id="16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is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rPr>
            <w:b/>
            <w:bCs/>
          </w:rPr>
          <w:t xml:space="preserve">big-Omega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of</w:t>
        </w:r>
      </w:ins>
      <w:ins w:id="162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(Wikipedia contributors 2026a)</w:t>
        </w:r>
      </w:ins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written</w:t>
        </w:r>
      </w:ins>
      <w:ins w:id="16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636" w:author="PR Preview" w:date="2026-01-01T00:00:00Z">
        <w:r>
          <w:t xml:space="preserve">,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when there exist a</w:t>
        </w:r>
      </w:ins>
      <w:ins w:id="1639" w:author="PR Preview" w:date="2026-01-01T00:00:00Z">
        <w:r>
          <w:t xml:space="preserve"> </w:t>
        </w:r>
      </w:ins>
      <w:hyperlink r:id="rId61">
        <w:ins w:id="1640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164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and a</w:t>
        </w:r>
      </w:ins>
      <w:ins w:id="1644" w:author="PR Preview" w:date="2026-01-01T00:00:00Z">
        <w:r>
          <w:t xml:space="preserve"> </w:t>
        </w:r>
      </w:ins>
      <w:hyperlink r:id="rId60">
        <w:ins w:id="1645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1646" w:author="PR Preview" w:date="2026-01-01T00:00:00Z">
        <w:r>
          <w:t xml:space="preserve"> </w:t>
        </w:r>
      </w:ins>
      <m:oMath>
        <m:r>
          <m:t>N</m:t>
        </m:r>
      </m:oMath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such that, for every natural number</w:t>
        </w:r>
      </w:ins>
      <w:ins w:id="16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6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51" w:author="PR Preview" w:date="2026-01-01T00:00:00Z">
        <w:r>
          <w:t xml:space="preserve">In words, from some point</w:t>
        </w:r>
      </w:ins>
      <w:ins w:id="1652" w:author="PR Preview" w:date="2026-01-01T00:00:00Z">
        <w:r>
          <w:t xml:space="preserve"> </w:t>
        </w:r>
      </w:ins>
      <m:oMath>
        <m:r>
          <m:t>N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on,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the</w:t>
        </w:r>
      </w:ins>
      <w:ins w:id="1657" w:author="PR Preview" w:date="2026-01-01T00:00:00Z">
        <w:r>
          <w:t xml:space="preserve"> </w:t>
        </w:r>
      </w:ins>
      <w:hyperlink r:id="rId62">
        <w:ins w:id="1658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of</w:t>
        </w:r>
      </w:ins>
      <w:ins w:id="16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is at least a fixed positive multiple</w:t>
        </w:r>
      </w:ins>
      <w:ins w:id="1664" w:author="PR Preview" w:date="2026-01-01T00:00:00Z">
        <w:r>
          <w:t xml:space="preserve"> </w:t>
        </w:r>
      </w:ins>
      <m:oMath>
        <m:r>
          <m:t>c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of the absolute value of</w:t>
        </w:r>
      </w:ins>
      <w:ins w:id="16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68" w:author="PR Preview" w:date="2026-01-01T00:00:00Z">
        <w:r>
          <w:t xml:space="preserve">.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Dividing by</w:t>
        </w:r>
      </w:ins>
      <w:ins w:id="1671" w:author="PR Preview" w:date="2026-01-01T00:00:00Z">
        <w:r>
          <w:t xml:space="preserve"> </w:t>
        </w:r>
      </w:ins>
      <m:oMath>
        <m:r>
          <m:t>c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shows that</w:t>
        </w:r>
      </w:ins>
      <w:ins w:id="16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exactly when</w:t>
        </w:r>
      </w:ins>
      <w:ins w:id="16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in the sense of</w:t>
        </w:r>
      </w:ins>
      <w:ins w:id="1680" w:author="PR Preview" w:date="2026-01-01T00:00:00Z">
        <w:r>
          <w:t xml:space="preserve"> </w:t>
        </w:r>
      </w:ins>
      <w:hyperlink w:anchor="def-big-o">
        <w:ins w:id="168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82" w:author="PR Preview" w:date="2026-01-01T00:00:00Z">
        <w:r>
          <w:t xml:space="preserve">.</w:t>
        </w:r>
      </w:ins>
    </w:p>
    <w:bookmarkEnd w:id="69"/>
    <w:bookmarkStart w:id="70" w:name="exm-cubic-big-omega"/>
    <w:p>
      <w:pPr>
        <w:pStyle w:val="BodyText"/>
      </w:pPr>
      <w:ins w:id="1683" w:author="PR Preview" w:date="2026-01-01T00:00:00Z">
        <w:r>
          <w:rPr>
            <w:b/>
            <w:bCs/>
          </w:rPr>
          <w:t xml:space="preserve">Example 8 (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684" w:author="PR Preview" w:date="2026-01-01T00:00:00Z">
        <w:r>
          <w:rPr>
            <w:b/>
            <w:bCs/>
          </w:rPr>
          <w:t xml:space="preserve">)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For every natural number</w:t>
        </w:r>
      </w:ins>
      <w:ins w:id="16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6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689" w:author="PR Preview" w:date="2026-01-01T00:00:00Z">
        <w:r>
          <w:t xml:space="preserve">so</w:t>
        </w:r>
      </w:ins>
      <w:ins w:id="16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and</w:t>
        </w:r>
      </w:ins>
      <w:ins w:id="16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are witnesses (</w:t>
        </w:r>
      </w:ins>
      <w:hyperlink w:anchor="def-witness">
        <w:ins w:id="169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97" w:author="PR Preview" w:date="2026-01-01T00:00:00Z">
        <w:r>
          <w:t xml:space="preserve">) for</w:t>
        </w:r>
      </w:ins>
      <w:ins w:id="1698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(</w:t>
        </w:r>
      </w:ins>
      <w:hyperlink w:anchor="def-big-omega">
        <w:ins w:id="170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02" w:author="PR Preview" w:date="2026-01-01T00:00:00Z">
        <w:r>
          <w:t xml:space="preserve">).</w:t>
        </w:r>
      </w:ins>
    </w:p>
    <w:bookmarkEnd w:id="70"/>
    <w:bookmarkStart w:id="71" w:name="def-big-theta"/>
    <w:p>
      <w:pPr>
        <w:pStyle w:val="BodyText"/>
      </w:pPr>
      <w:ins w:id="1703" w:author="PR Preview" w:date="2026-01-01T00:00:00Z">
        <w:r>
          <w:rPr>
            <w:b/>
            <w:bCs/>
          </w:rPr>
          <w:t xml:space="preserve">Definition 8 (Big-Theta)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Let</w:t>
        </w:r>
      </w:ins>
      <w:ins w:id="1706" w:author="PR Preview" w:date="2026-01-01T00:00:00Z">
        <w:r>
          <w:t xml:space="preserve"> </w:t>
        </w:r>
      </w:ins>
      <m:oMath>
        <m:r>
          <m:t>f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and</w:t>
        </w:r>
      </w:ins>
      <w:ins w:id="1709" w:author="PR Preview" w:date="2026-01-01T00:00:00Z">
        <w:r>
          <w:t xml:space="preserve"> </w:t>
        </w:r>
      </w:ins>
      <m:oMath>
        <m:r>
          <m:t>g</m:t>
        </m:r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be</w:t>
        </w:r>
      </w:ins>
      <w:ins w:id="1712" w:author="PR Preview" w:date="2026-01-01T00:00:00Z">
        <w:r>
          <w:t xml:space="preserve"> </w:t>
        </w:r>
      </w:ins>
      <w:hyperlink r:id="rId47">
        <w:ins w:id="171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from the</w:t>
        </w:r>
      </w:ins>
      <w:ins w:id="1716" w:author="PR Preview" w:date="2026-01-01T00:00:00Z">
        <w:r>
          <w:t xml:space="preserve"> </w:t>
        </w:r>
      </w:ins>
      <w:hyperlink r:id="rId60">
        <w:ins w:id="1717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to the</w:t>
        </w:r>
      </w:ins>
      <w:ins w:id="1720" w:author="PR Preview" w:date="2026-01-01T00:00:00Z">
        <w:r>
          <w:t xml:space="preserve"> </w:t>
        </w:r>
      </w:ins>
      <w:hyperlink r:id="rId61">
        <w:ins w:id="1721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722" w:author="PR Preview" w:date="2026-01-01T00:00:00Z">
        <w:r>
          <w:t xml:space="preserve">.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Then</w:t>
        </w:r>
      </w:ins>
      <w:ins w:id="17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is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rPr>
            <w:b/>
            <w:bCs/>
          </w:rPr>
          <w:t xml:space="preserve">big-Theta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of</w:t>
        </w:r>
      </w:ins>
      <w:ins w:id="173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(Wikipedia contributors 2026a)</w:t>
        </w:r>
      </w:ins>
      <w:ins w:id="1735" w:author="PR Preview" w:date="2026-01-01T00:00:00Z">
        <w:r>
          <w:t xml:space="preserve">,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written</w:t>
        </w:r>
      </w:ins>
      <w:ins w:id="17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739" w:author="PR Preview" w:date="2026-01-01T00:00:00Z">
        <w:r>
          <w:t xml:space="preserve">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when both</w:t>
        </w:r>
      </w:ins>
      <w:ins w:id="17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(</w:t>
        </w:r>
      </w:ins>
      <w:hyperlink w:anchor="def-big-o">
        <w:ins w:id="1745" w:author="PR Preview" w:date="2026-01-01T00:00:00Z">
          <w:r>
            <w:rPr>
              <w:rStyle w:val="Hyperlink"/>
            </w:rPr>
            <w:t xml:space="preserve">big-O</w:t>
          </w:r>
        </w:ins>
      </w:hyperlink>
      <w:ins w:id="1746" w:author="PR Preview" w:date="2026-01-01T00:00:00Z">
        <w: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and</w:t>
        </w:r>
      </w:ins>
      <w:ins w:id="17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(</w:t>
        </w:r>
      </w:ins>
      <w:hyperlink w:anchor="def-big-omega">
        <w:ins w:id="1752" w:author="PR Preview" w:date="2026-01-01T00:00:00Z">
          <w:r>
            <w:rPr>
              <w:rStyle w:val="Hyperlink"/>
            </w:rPr>
            <w:t xml:space="preserve">big-Omega</w:t>
          </w:r>
        </w:ins>
      </w:hyperlink>
      <w:ins w:id="1753" w:author="PR Preview" w:date="2026-01-01T00:00:00Z">
        <w:r>
          <w:t xml:space="preserve">).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 words,</w:t>
        </w:r>
      </w:ins>
      <w:ins w:id="17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and</w:t>
        </w:r>
      </w:ins>
      <w:ins w:id="175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are within fixed multiples of each other, from some point on.</w:t>
        </w:r>
      </w:ins>
    </w:p>
    <w:bookmarkEnd w:id="71"/>
    <w:bookmarkStart w:id="72" w:name="exm-cubic-big-theta"/>
    <w:p>
      <w:pPr>
        <w:pStyle w:val="BodyText"/>
      </w:pPr>
      <w:ins w:id="1762" w:author="PR Preview" w:date="2026-01-01T00:00:00Z">
        <w:r>
          <w:rPr>
            <w:b/>
            <w:bCs/>
          </w:rPr>
          <w:t xml:space="preserve">Example 9 (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763" w:author="PR Preview" w:date="2026-01-01T00:00:00Z">
        <w:r>
          <w:rPr>
            <w:b/>
            <w:bCs/>
          </w:rPr>
          <w:t xml:space="preserve">)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By</w:t>
        </w:r>
      </w:ins>
      <w:ins w:id="1766" w:author="PR Preview" w:date="2026-01-01T00:00:00Z">
        <w:r>
          <w:t xml:space="preserve"> </w:t>
        </w:r>
      </w:ins>
      <w:hyperlink w:anchor="exm-cubic-big-o">
        <w:ins w:id="176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768" w:author="PR Preview" w:date="2026-01-01T00:00:00Z">
        <w:r>
          <w:t xml:space="preserve">,</w:t>
        </w:r>
      </w:ins>
      <w:ins w:id="1769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770" w:author="PR Preview" w:date="2026-01-01T00:00:00Z">
        <w:r>
          <w:t xml:space="preserve">,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and by</w:t>
        </w:r>
      </w:ins>
      <w:ins w:id="1773" w:author="PR Preview" w:date="2026-01-01T00:00:00Z">
        <w:r>
          <w:t xml:space="preserve"> </w:t>
        </w:r>
      </w:ins>
      <w:hyperlink w:anchor="exm-cubic-big-omega">
        <w:ins w:id="177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775" w:author="PR Preview" w:date="2026-01-01T00:00:00Z">
        <w:r>
          <w:t xml:space="preserve">,</w:t>
        </w:r>
      </w:ins>
      <w:ins w:id="1776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777" w:author="PR Preview" w:date="2026-01-01T00:00:00Z">
        <w:r>
          <w:t xml:space="preserve">.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So</w:t>
        </w:r>
      </w:ins>
      <w:ins w:id="1780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by</w:t>
        </w:r>
      </w:ins>
      <w:ins w:id="1783" w:author="PR Preview" w:date="2026-01-01T00:00:00Z">
        <w:r>
          <w:t xml:space="preserve"> </w:t>
        </w:r>
      </w:ins>
      <w:hyperlink w:anchor="def-big-theta">
        <w:ins w:id="178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785" w:author="PR Preview" w:date="2026-01-01T00:00:00Z">
        <w:r>
          <w:t xml:space="preserve">.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The constant 40 and the factor 2 do not change how fast</w:t>
        </w:r>
      </w:ins>
      <w:ins w:id="1788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grows.</w:t>
        </w:r>
      </w:ins>
    </w:p>
    <w:bookmarkEnd w:id="72"/>
    <w:bookmarkStart w:id="73" w:name="thm-sum-rule"/>
    <w:p>
      <w:pPr>
        <w:pStyle w:val="BodyText"/>
      </w:pPr>
      <w:ins w:id="1791" w:author="PR Preview" w:date="2026-01-01T00:00:00Z">
        <w:r>
          <w:rPr>
            <w:b/>
            <w:bCs/>
          </w:rPr>
          <w:t xml:space="preserve">Theorem 5 (Sums of big-O functions)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Let</w:t>
        </w:r>
      </w:ins>
      <w:ins w:id="1794" w:author="PR Preview" w:date="2026-01-01T00:00:00Z">
        <w:r>
          <w:t xml:space="preserve"> </w:t>
        </w:r>
      </w:ins>
      <m:oMath>
        <m:r>
          <m:t>f</m:t>
        </m:r>
      </m:oMath>
      <w:ins w:id="1795" w:author="PR Preview" w:date="2026-01-01T00:00:00Z">
        <w:r>
          <w:t xml:space="preserve">,</w:t>
        </w:r>
      </w:ins>
      <w:ins w:id="1796" w:author="PR Preview" w:date="2026-01-01T00:00:00Z">
        <w:r>
          <w:t xml:space="preserve"> </w:t>
        </w:r>
      </w:ins>
      <m:oMath>
        <m:r>
          <m:t>g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and</w:t>
        </w:r>
      </w:ins>
      <w:ins w:id="1799" w:author="PR Preview" w:date="2026-01-01T00:00:00Z">
        <w:r>
          <w:t xml:space="preserve"> </w:t>
        </w:r>
      </w:ins>
      <m:oMath>
        <m:r>
          <m:t>h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be functions (</w:t>
        </w:r>
      </w:ins>
      <w:hyperlink r:id="rId47">
        <w:ins w:id="180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1803" w:author="PR Preview" w:date="2026-01-01T00:00:00Z">
        <w:r>
          <w:t xml:space="preserve">) from the natural numbers (</w:t>
        </w:r>
      </w:ins>
      <w:hyperlink r:id="rId60">
        <w:ins w:id="1804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1805" w:author="PR Preview" w:date="2026-01-01T00:00:00Z">
        <w:r>
          <w:t xml:space="preserve">) to the real numbers (</w:t>
        </w:r>
      </w:ins>
      <w:hyperlink r:id="rId61">
        <w:ins w:id="1806" w:author="PR Preview" w:date="2026-01-01T00:00:00Z">
          <w:r>
            <w:rPr>
              <w:rStyle w:val="Hyperlink"/>
            </w:rPr>
            <w:t xml:space="preserve">Definition: Real numbers</w:t>
          </w:r>
        </w:ins>
      </w:hyperlink>
      <w:ins w:id="1807" w:author="PR Preview" w:date="2026-01-01T00:00:00Z">
        <w:r>
          <w:t xml:space="preserve">).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If</w:t>
        </w:r>
      </w:ins>
      <w:ins w:id="18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and</w:t>
        </w:r>
      </w:ins>
      <w:ins w:id="181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(</w:t>
        </w:r>
      </w:ins>
      <w:hyperlink w:anchor="def-big-o">
        <w:ins w:id="18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17" w:author="PR Preview" w:date="2026-01-01T00:00:00Z">
        <w:r>
          <w:t xml:space="preserve">), then</w:t>
        </w:r>
      </w:ins>
      <w:ins w:id="18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19" w:author="PR Preview" w:date="2026-01-01T00:00:00Z">
        <w:r>
          <w:t xml:space="preserve">.</w:t>
        </w:r>
      </w:ins>
    </w:p>
    <w:bookmarkEnd w:id="73"/>
    <w:p>
      <w:pPr>
        <w:pStyle w:val="BodyText"/>
      </w:pPr>
      <w:ins w:id="1820" w:author="PR Preview" w:date="2026-01-01T00:00:00Z">
        <w:r>
          <w:rPr>
            <w:i/>
            <w:iCs/>
          </w:rPr>
          <w:t xml:space="preserve">Proof</w:t>
        </w:r>
      </w:ins>
      <w:ins w:id="1821" w:author="PR Preview" w:date="2026-01-01T00:00:00Z">
        <w:r>
          <w:t xml:space="preserve">. </w:t>
        </w:r>
      </w:ins>
      <w:ins w:id="1822" w:author="PR Preview" w:date="2026-01-01T00:00:00Z">
        <w:r>
          <w:t xml:space="preserve">Let</w:t>
        </w:r>
      </w:ins>
      <w:ins w:id="182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1824" w:author="PR Preview" w:date="2026-01-01T00:00:00Z">
        <w:r>
          <w:t xml:space="preserve">,</w:t>
        </w:r>
      </w:ins>
      <w:ins w:id="182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be witnesses (</w:t>
        </w:r>
      </w:ins>
      <w:hyperlink w:anchor="def-witness">
        <w:ins w:id="182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829" w:author="PR Preview" w:date="2026-01-01T00:00:00Z">
        <w:r>
          <w:t xml:space="preserve">) for</w:t>
        </w:r>
      </w:ins>
      <w:ins w:id="18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</w:t>
        </w:r>
      </w:ins>
      <w:ins w:id="183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1835" w:author="PR Preview" w:date="2026-01-01T00:00:00Z">
        <w:r>
          <w:t xml:space="preserve">,</w:t>
        </w:r>
      </w:ins>
      <w:ins w:id="183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witnesses for</w:t>
        </w:r>
      </w:ins>
      <w:ins w:id="183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40" w:author="PR Preview" w:date="2026-01-01T00:00:00Z">
        <w:r>
          <w:t xml:space="preserve">.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Let</w:t>
        </w:r>
      </w:ins>
      <w:ins w:id="1843" w:author="PR Preview" w:date="2026-01-01T00:00:00Z">
        <w:r>
          <w:t xml:space="preserve"> </w:t>
        </w:r>
      </w:ins>
      <m:oMath>
        <m:r>
          <m:t>N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be the larger of</w:t>
        </w:r>
      </w:ins>
      <w:ins w:id="184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and</w:t>
        </w:r>
      </w:ins>
      <w:ins w:id="184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850" w:author="PR Preview" w:date="2026-01-01T00:00:00Z">
        <w:r>
          <w:t xml:space="preserve">.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The triangle inequality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(Wikipedia contributors 2026g)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says that</w:t>
        </w:r>
      </w:ins>
      <w:ins w:id="185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for all real numbers</w:t>
        </w:r>
      </w:ins>
      <w:ins w:id="1860" w:author="PR Preview" w:date="2026-01-01T00:00:00Z">
        <w:r>
          <w:t xml:space="preserve"> </w:t>
        </w:r>
      </w:ins>
      <m:oMath>
        <m:r>
          <m:t>x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and</w:t>
        </w:r>
      </w:ins>
      <w:ins w:id="1863" w:author="PR Preview" w:date="2026-01-01T00:00:00Z">
        <w:r>
          <w:t xml:space="preserve"> </w:t>
        </w:r>
      </w:ins>
      <m:oMath>
        <m:r>
          <m:t>y</m:t>
        </m:r>
      </m:oMath>
      <w:ins w:id="1864" w:author="PR Preview" w:date="2026-01-01T00:00:00Z">
        <w:r>
          <w:t xml:space="preserve">.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For every natural number</w:t>
        </w:r>
      </w:ins>
      <w:ins w:id="18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868" w:author="PR Preview" w:date="2026-01-01T00:00:00Z">
        <w:r>
          <w:t xml:space="preserve">, both</w:t>
        </w:r>
      </w:ins>
      <w:ins w:id="18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and</w:t>
        </w:r>
      </w:ins>
      <w:ins w:id="18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hold,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75" w:author="PR Preview" w:date="2026-01-01T00:00:00Z">
        <w:r>
          <w:t xml:space="preserve">So</w:t>
        </w:r>
      </w:ins>
      <w:ins w:id="18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and</w:t>
        </w:r>
      </w:ins>
      <w:ins w:id="1879" w:author="PR Preview" w:date="2026-01-01T00:00:00Z">
        <w:r>
          <w:t xml:space="preserve"> </w:t>
        </w:r>
      </w:ins>
      <m:oMath>
        <m:r>
          <m:t>N</m:t>
        </m:r>
      </m:oMath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are witnesses for</w:t>
        </w:r>
      </w:ins>
      <w:ins w:id="18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883" w:author="PR Preview" w:date="2026-01-01T00:00:00Z">
        <w:r>
          <w:t xml:space="preserve">.</w:t>
        </w:r>
      </w:ins>
    </w:p>
    <w:bookmarkEnd w:id="74"/>
    <w:bookmarkStart w:id="79" w:name="sec-disproving-bounds"/>
    <w:p>
      <w:pPr>
        <w:pStyle w:val="Heading1"/>
      </w:pPr>
      <w:ins w:id="1884" w:author="PR Preview" w:date="2026-01-01T00:00:00Z">
        <w:r>
          <w:t xml:space="preserve">7. Disproving a bound</w:t>
        </w:r>
      </w:ins>
    </w:p>
    <w:bookmarkStart w:id="75" w:name="exr-not-big-o"/>
    <w:p>
      <w:pPr>
        <w:pStyle w:val="FirstParagraph"/>
      </w:pPr>
      <w:ins w:id="1885" w:author="PR Preview" w:date="2026-01-01T00:00:00Z">
        <w:r>
          <w:rPr>
            <w:b/>
            <w:bCs/>
          </w:rPr>
          <w:t xml:space="preserve">Exercise 7 (Is</w:t>
        </w:r>
      </w:ins>
      <w:ins w:id="188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887" w:author="PR Preview" w:date="2026-01-01T00:00:00Z">
        <w:r>
          <w:rPr>
            <w:b/>
            <w:bCs/>
          </w:rPr>
          <w:t xml:space="preserve"> </w:t>
        </w:r>
      </w:ins>
      <w:ins w:id="1888" w:author="PR Preview" w:date="2026-01-01T00:00:00Z">
        <w:r>
          <w:rPr>
            <w:b/>
            <w:bCs/>
          </w:rPr>
          <w:t xml:space="preserve">big-O of</w:t>
        </w:r>
      </w:ins>
      <w:ins w:id="188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1890" w:author="PR Preview" w:date="2026-01-01T00:00:00Z">
        <w:r>
          <w:rPr>
            <w:b/>
            <w:bCs/>
          </w:rPr>
          <w:t xml:space="preserve">?)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By</w:t>
        </w:r>
      </w:ins>
      <w:ins w:id="1893" w:author="PR Preview" w:date="2026-01-01T00:00:00Z">
        <w:r>
          <w:t xml:space="preserve"> </w:t>
        </w:r>
      </w:ins>
      <w:hyperlink w:anchor="thm-double-plus-power-closed">
        <w:ins w:id="189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95" w:author="PR Preview" w:date="2026-01-01T00:00:00Z">
        <w:r>
          <w:t xml:space="preserve">, the sequence of</w:t>
        </w:r>
      </w:ins>
      <w:ins w:id="1896" w:author="PR Preview" w:date="2026-01-01T00:00:00Z">
        <w:r>
          <w:t xml:space="preserve"> </w:t>
        </w:r>
      </w:ins>
      <w:hyperlink w:anchor="exm-double-plus-power-sequence">
        <w:ins w:id="189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has</w:t>
        </w:r>
      </w:ins>
      <w:ins w:id="190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901" w:author="PR Preview" w:date="2026-01-01T00:00:00Z">
        <w:r>
          <w:t xml:space="preserve">.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Show that</w:t>
        </w:r>
      </w:ins>
      <w:ins w:id="19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(</w:t>
        </w:r>
      </w:ins>
      <w:hyperlink w:anchor="def-big-o">
        <w:ins w:id="190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08" w:author="PR Preview" w:date="2026-01-01T00:00:00Z">
        <w:r>
          <w:t xml:space="preserve">) is false.</w:t>
        </w:r>
      </w:ins>
    </w:p>
    <w:bookmarkEnd w:id="75"/>
    <w:bookmarkStart w:id="77" w:name="sol-not-big-o"/>
    <w:p>
      <w:pPr>
        <w:pStyle w:val="BodyText"/>
      </w:pPr>
      <w:ins w:id="1909" w:author="PR Preview" w:date="2026-01-01T00:00:00Z">
        <w:r>
          <w:rPr>
            <w:i/>
            <w:iCs/>
          </w:rPr>
          <w:t xml:space="preserve">Solution 7</w:t>
        </w:r>
      </w:ins>
      <w:ins w:id="1910" w:author="PR Preview" w:date="2026-01-01T00:00:00Z">
        <w:r>
          <w:t xml:space="preserve">. </w:t>
        </w:r>
      </w:ins>
      <w:ins w:id="1911" w:author="PR Preview" w:date="2026-01-01T00:00:00Z">
        <w:r>
          <w:t xml:space="preserve">We use proof by contradiction (</w:t>
        </w:r>
      </w:ins>
      <w:hyperlink r:id="rId76">
        <w:ins w:id="1912" w:author="PR Preview" w:date="2026-01-01T00:00:00Z">
          <w:r>
            <w:rPr>
              <w:rStyle w:val="Hyperlink"/>
            </w:rPr>
            <w:t xml:space="preserve">Definition: Proof by contradiction</w:t>
          </w:r>
        </w:ins>
      </w:hyperlink>
      <w:ins w:id="1913" w:author="PR Preview" w:date="2026-01-01T00:00:00Z">
        <w:r>
          <w:t xml:space="preserve">).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Suppose</w:t>
        </w:r>
      </w:ins>
      <w:ins w:id="19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ins w:id="1917" w:author="PR Preview" w:date="2026-01-01T00:00:00Z">
        <w:r>
          <w:t xml:space="preserve">, with witnesses (</w:t>
        </w:r>
      </w:ins>
      <w:hyperlink w:anchor="def-witness">
        <w:ins w:id="191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19" w:author="PR Preview" w:date="2026-01-01T00:00:00Z">
        <w:r>
          <w:t xml:space="preserve">)</w:t>
        </w:r>
      </w:ins>
      <w:ins w:id="192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and</w:t>
        </w:r>
      </w:ins>
      <w:ins w:id="1923" w:author="PR Preview" w:date="2026-01-01T00:00:00Z">
        <w:r>
          <w:t xml:space="preserve"> </w:t>
        </w:r>
      </w:ins>
      <m:oMath>
        <m:r>
          <m:t>N</m:t>
        </m:r>
      </m:oMath>
      <w:ins w:id="1924" w:author="PR Preview" w:date="2026-01-01T00:00:00Z">
        <w:r>
          <w:t xml:space="preserve">.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Then</w:t>
        </w:r>
      </w:ins>
      <w:ins w:id="19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for every natural number</w:t>
        </w:r>
      </w:ins>
      <w:ins w:id="19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931" w:author="PR Preview" w:date="2026-01-01T00:00:00Z">
        <w:r>
          <w:t xml:space="preserve">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and dividing by</w:t>
        </w:r>
      </w:ins>
      <w:ins w:id="193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gives</w:t>
        </w:r>
      </w:ins>
      <w:ins w:id="19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c</m:t>
        </m:r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for every natural number</w:t>
        </w:r>
      </w:ins>
      <w:ins w:id="19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941" w:author="PR Preview" w:date="2026-01-01T00:00:00Z">
        <w:r>
          <w:t xml:space="preserve">.</w:t>
        </w:r>
      </w:ins>
    </w:p>
    <w:p>
      <w:pPr>
        <w:pStyle w:val="BodyText"/>
      </w:pPr>
      <w:ins w:id="1942" w:author="PR Preview" w:date="2026-01-01T00:00:00Z">
        <w:r>
          <w:t xml:space="preserve">Let</w:t>
        </w:r>
      </w:ins>
      <w:ins w:id="19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1944" w:author="PR Preview" w:date="2026-01-01T00:00:00Z">
        <w:r>
          <w:t xml:space="preserve">, where</w:t>
        </w:r>
      </w:ins>
      <w:ins w:id="1945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is the floor (</w:t>
        </w:r>
      </w:ins>
      <w:hyperlink r:id="rId20">
        <w:ins w:id="1948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1949" w:author="PR Preview" w:date="2026-01-01T00:00:00Z">
        <w:r>
          <w:t xml:space="preserve">) of</w:t>
        </w:r>
      </w:ins>
      <w:ins w:id="1950" w:author="PR Preview" w:date="2026-01-01T00:00:00Z">
        <w:r>
          <w:t xml:space="preserve"> </w:t>
        </w:r>
      </w:ins>
      <m:oMath>
        <m:r>
          <m:t>c</m:t>
        </m:r>
      </m:oMath>
      <w:ins w:id="1951" w:author="PR Preview" w:date="2026-01-01T00:00:00Z">
        <w:r>
          <w:t xml:space="preserve">.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Then</w:t>
        </w:r>
      </w:ins>
      <w:ins w:id="1954" w:author="PR Preview" w:date="2026-01-01T00:00:00Z">
        <w:r>
          <w:t xml:space="preserve"> </w:t>
        </w:r>
      </w:ins>
      <m:oMath>
        <m:r>
          <m:t>n</m:t>
        </m:r>
      </m:oMath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is a natural number with</w:t>
        </w:r>
      </w:ins>
      <w:ins w:id="19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958" w:author="PR Preview" w:date="2026-01-01T00:00:00Z">
        <w:r>
          <w:t xml:space="preserve">, so</w:t>
        </w:r>
      </w:ins>
      <w:ins w:id="195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c</m:t>
        </m:r>
      </m:oMath>
      <w:ins w:id="1960" w:author="PR Preview" w:date="2026-01-01T00:00:00Z">
        <w:r>
          <w:t xml:space="preserve">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But</w:t>
        </w:r>
      </w:ins>
      <w:ins w:id="1963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by the definition of the floor, and</w:t>
        </w:r>
      </w:ins>
      <w:ins w:id="19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967" w:author="PR Preview" w:date="2026-01-01T00:00:00Z">
        <w:r>
          <w:t xml:space="preserve">, so</w:t>
        </w:r>
      </w:ins>
      <w:ins w:id="19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c</m:t>
        </m:r>
      </m:oMath>
      <w:ins w:id="1969" w:author="PR Preview" w:date="2026-01-01T00:00:00Z">
        <w:r>
          <w:t xml:space="preserve">.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This is a contradiction, so</w:t>
        </w:r>
      </w:ins>
      <w:ins w:id="19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is false.</w:t>
        </w:r>
      </w:ins>
    </w:p>
    <w:bookmarkEnd w:id="77"/>
    <w:bookmarkStart w:id="78" w:name="rem-disprove-big-o"/>
    <w:p>
      <w:pPr>
        <w:pStyle w:val="BodyText"/>
      </w:pPr>
      <w:ins w:id="1975" w:author="PR Preview" w:date="2026-01-01T00:00:00Z">
        <w:r>
          <w:rPr>
            <w:i/>
            <w:iCs/>
          </w:rPr>
          <w:t xml:space="preserve">Remark 5</w:t>
        </w:r>
      </w:ins>
      <w:ins w:id="1976" w:author="PR Preview" w:date="2026-01-01T00:00:00Z">
        <w:r>
          <w:t xml:space="preserve"> (How to disprove a big-O bound). </w:t>
        </w:r>
      </w:ins>
      <w:ins w:id="1977" w:author="PR Preview" w:date="2026-01-01T00:00:00Z">
        <w:r>
          <w:t xml:space="preserve">The statement</w:t>
        </w:r>
      </w:ins>
      <w:ins w:id="1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(</w:t>
        </w:r>
      </w:ins>
      <w:hyperlink w:anchor="def-big-o">
        <w:ins w:id="198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82" w:author="PR Preview" w:date="2026-01-01T00:00:00Z">
        <w:r>
          <w:t xml:space="preserve">) says that there exist</w:t>
        </w:r>
      </w:ins>
      <w:ins w:id="198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and</w:t>
        </w:r>
      </w:ins>
      <w:ins w:id="1986" w:author="PR Preview" w:date="2026-01-01T00:00:00Z">
        <w:r>
          <w:t xml:space="preserve"> </w:t>
        </w:r>
      </w:ins>
      <m:oMath>
        <m:r>
          <m:t>N</m:t>
        </m:r>
      </m:oMath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such that every</w:t>
        </w:r>
      </w:ins>
      <w:ins w:id="19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has</w:t>
        </w:r>
      </w:ins>
      <w:ins w:id="199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93" w:author="PR Preview" w:date="2026-01-01T00:00:00Z">
        <w:r>
          <w:t xml:space="preserve">.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Its negation says that for every</w:t>
        </w:r>
      </w:ins>
      <w:ins w:id="199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and every</w:t>
        </w:r>
      </w:ins>
      <w:ins w:id="1999" w:author="PR Preview" w:date="2026-01-01T00:00:00Z">
        <w:r>
          <w:t xml:space="preserve"> </w:t>
        </w:r>
      </w:ins>
      <m:oMath>
        <m:r>
          <m:t>N</m:t>
        </m:r>
      </m:oMath>
      <w:ins w:id="2000" w:author="PR Preview" w:date="2026-01-01T00:00:00Z">
        <w:r>
          <w:t xml:space="preserve">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some natural number</w:t>
        </w:r>
      </w:ins>
      <w:ins w:id="20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has</w:t>
        </w:r>
      </w:ins>
      <w:ins w:id="200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007" w:author="PR Preview" w:date="2026-01-01T00:00:00Z">
        <w:r>
          <w:t xml:space="preserve">,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by the rules for negating the existential (</w:t>
        </w:r>
      </w:ins>
      <w:hyperlink r:id="rId63">
        <w:ins w:id="2010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2011" w:author="PR Preview" w:date="2026-01-01T00:00:00Z">
        <w:r>
          <w:t xml:space="preserve">) and universal (</w:t>
        </w:r>
      </w:ins>
      <w:hyperlink r:id="rId64">
        <w:ins w:id="2012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2013" w:author="PR Preview" w:date="2026-01-01T00:00:00Z">
        <w:r>
          <w:t xml:space="preserve">) quantifiers.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So a disproof cannot pick</w:t>
        </w:r>
      </w:ins>
      <w:ins w:id="2016" w:author="PR Preview" w:date="2026-01-01T00:00:00Z">
        <w:r>
          <w:t xml:space="preserve"> </w:t>
        </w:r>
      </w:ins>
      <m:oMath>
        <m:r>
          <m:t>c</m:t>
        </m:r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and</w:t>
        </w:r>
      </w:ins>
      <w:ins w:id="2019" w:author="PR Preview" w:date="2026-01-01T00:00:00Z">
        <w:r>
          <w:t xml:space="preserve"> </w:t>
        </w:r>
      </w:ins>
      <m:oMath>
        <m:r>
          <m:t>N</m:t>
        </m:r>
      </m:oMath>
      <w:ins w:id="2020" w:author="PR Preview" w:date="2026-01-01T00:00:00Z">
        <w:r>
          <w:t xml:space="preserve">: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like</w:t>
        </w:r>
      </w:ins>
      <w:ins w:id="2023" w:author="PR Preview" w:date="2026-01-01T00:00:00Z">
        <w:r>
          <w:t xml:space="preserve"> </w:t>
        </w:r>
      </w:ins>
      <w:hyperlink w:anchor="sol-not-big-o">
        <w:ins w:id="202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025" w:author="PR Preview" w:date="2026-01-01T00:00:00Z">
        <w:r>
          <w:t xml:space="preserve">, it takes any</w:t>
        </w:r>
      </w:ins>
      <w:ins w:id="2026" w:author="PR Preview" w:date="2026-01-01T00:00:00Z">
        <w:r>
          <w:t xml:space="preserve"> </w:t>
        </w:r>
      </w:ins>
      <m:oMath>
        <m:r>
          <m:t>c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and</w:t>
        </w:r>
      </w:ins>
      <w:ins w:id="2029" w:author="PR Preview" w:date="2026-01-01T00:00:00Z">
        <w:r>
          <w:t xml:space="preserve"> </w:t>
        </w:r>
      </w:ins>
      <m:oMath>
        <m:r>
          <m:t>N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and finds such an</w:t>
        </w:r>
      </w:ins>
      <w:ins w:id="2032" w:author="PR Preview" w:date="2026-01-01T00:00:00Z">
        <w:r>
          <w:t xml:space="preserve"> </w:t>
        </w:r>
      </w:ins>
      <m:oMath>
        <m:r>
          <m:t>n</m:t>
        </m:r>
      </m:oMath>
      <w:ins w:id="2033" w:author="PR Preview" w:date="2026-01-01T00:00:00Z">
        <w:r>
          <w:t xml:space="preserve">, which depends on</w:t>
        </w:r>
      </w:ins>
      <w:ins w:id="2034" w:author="PR Preview" w:date="2026-01-01T00:00:00Z">
        <w:r>
          <w:t xml:space="preserve"> </w:t>
        </w:r>
      </w:ins>
      <m:oMath>
        <m:r>
          <m:t>c</m:t>
        </m:r>
      </m:oMath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</w:t>
        </w:r>
      </w:ins>
      <w:ins w:id="2037" w:author="PR Preview" w:date="2026-01-01T00:00:00Z">
        <w:r>
          <w:t xml:space="preserve"> </w:t>
        </w:r>
      </w:ins>
      <m:oMath>
        <m:r>
          <m:t>N</m:t>
        </m:r>
      </m:oMath>
      <w:ins w:id="2038" w:author="PR Preview" w:date="2026-01-01T00:00:00Z">
        <w:r>
          <w:t xml:space="preserve">.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Checking that the inequality fails for a few chosen</w:t>
        </w:r>
      </w:ins>
      <w:ins w:id="2041" w:author="PR Preview" w:date="2026-01-01T00:00:00Z">
        <w:r>
          <w:t xml:space="preserve"> </w:t>
        </w:r>
      </w:ins>
      <m:oMath>
        <m:r>
          <m:t>c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and</w:t>
        </w:r>
      </w:ins>
      <w:ins w:id="2044" w:author="PR Preview" w:date="2026-01-01T00:00:00Z">
        <w:r>
          <w:t xml:space="preserve"> </w:t>
        </w:r>
      </w:ins>
      <m:oMath>
        <m:r>
          <m:t>N</m:t>
        </m:r>
      </m:oMath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is not a disproof.</w:t>
        </w:r>
      </w:ins>
    </w:p>
    <w:bookmarkEnd w:id="78"/>
    <w:bookmarkEnd w:id="79"/>
    <w:bookmarkStart w:id="91" w:name="sec-growth-rates"/>
    <w:p>
      <w:pPr>
        <w:pStyle w:val="Heading1"/>
      </w:pPr>
      <w:ins w:id="2047" w:author="PR Preview" w:date="2026-01-01T00:00:00Z">
        <w:r>
          <w:t xml:space="preserve">8. Common growth rates</w:t>
        </w:r>
      </w:ins>
    </w:p>
    <w:bookmarkStart w:id="80" w:name="exr-sixteen"/>
    <w:p>
      <w:pPr>
        <w:pStyle w:val="FirstParagraph"/>
      </w:pPr>
      <w:ins w:id="2048" w:author="PR Preview" w:date="2026-01-01T00:00:00Z">
        <w:r>
          <w:rPr>
            <w:b/>
            <w:bCs/>
          </w:rPr>
          <w:t xml:space="preserve">Exercise 8 (Seven functions at</w:t>
        </w:r>
      </w:ins>
      <w:ins w:id="2049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16</m:t>
        </m:r>
      </m:oMath>
      <w:ins w:id="2050" w:author="PR Preview" w:date="2026-01-01T00:00:00Z">
        <w:r>
          <w:rPr>
            <w:b/>
            <w:bCs/>
          </w:rPr>
          <w:t xml:space="preserve">)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Here</w:t>
        </w:r>
      </w:ins>
      <w:ins w:id="20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is the power to which 2 must be raised to give</w:t>
        </w:r>
      </w:ins>
      <w:ins w:id="2056" w:author="PR Preview" w:date="2026-01-01T00:00:00Z">
        <w:r>
          <w:t xml:space="preserve"> </w:t>
        </w:r>
      </w:ins>
      <m:oMath>
        <m:r>
          <m:t>n</m:t>
        </m:r>
      </m:oMath>
      <w:ins w:id="2057" w:author="PR Preview" w:date="2026-01-01T00:00:00Z">
        <w:r>
          <w:t xml:space="preserve">, so</w:t>
        </w:r>
      </w:ins>
      <w:ins w:id="20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since</w:t>
        </w:r>
      </w:ins>
      <w:ins w:id="206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ins w:id="2062" w:author="PR Preview" w:date="2026-01-01T00:00:00Z">
        <w:r>
          <w:t xml:space="preserve">,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and</w:t>
        </w:r>
      </w:ins>
      <w:ins w:id="20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is the product</w:t>
        </w:r>
      </w:ins>
      <w:ins w:id="20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ins w:id="2069" w:author="PR Preview" w:date="2026-01-01T00:00:00Z">
        <w:r>
          <w:t xml:space="preserve">.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Find the values at</w:t>
        </w:r>
      </w:ins>
      <w:ins w:id="20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16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of</w:t>
        </w:r>
      </w:ins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ins w:id="2075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076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ins w:id="2077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078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2079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080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ins w:id="2081" w:author="PR Preview" w:date="2026-01-01T00:00:00Z">
        <w:r>
          <w:t xml:space="preserve">,</w:t>
        </w:r>
      </w:ins>
    </w:p>
    <w:p>
      <w:pPr>
        <w:pStyle w:val="FirstParagraph"/>
      </w:pPr>
      <w:ins w:id="2082" w:author="PR Preview" w:date="2026-01-01T00:00:00Z">
        <w:r>
          <w:t xml:space="preserve">and put the values in increasing order.</w:t>
        </w:r>
      </w:ins>
    </w:p>
    <w:bookmarkEnd w:id="80"/>
    <w:bookmarkStart w:id="81" w:name="sol-sixteen"/>
    <w:p>
      <w:pPr>
        <w:pStyle w:val="BodyText"/>
      </w:pPr>
      <w:ins w:id="2083" w:author="PR Preview" w:date="2026-01-01T00:00:00Z">
        <w:r>
          <w:rPr>
            <w:i/>
            <w:iCs/>
          </w:rPr>
          <w:t xml:space="preserve">Solution 8</w:t>
        </w:r>
      </w:ins>
      <w:ins w:id="2084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ins w:id="2085" w:author="PR Preview" w:date="2026-01-01T00:00:00Z">
        <w:r>
          <w:t xml:space="preserve">The values are already in increasing order.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For</w:t>
        </w:r>
      </w:ins>
      <w:ins w:id="20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089" w:author="PR Preview" w:date="2026-01-01T00:00:00Z">
        <w:r>
          <w:t xml:space="preserve">,</w:t>
        </w:r>
      </w:ins>
      <w:ins w:id="209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ins w:id="2091" w:author="PR Preview" w:date="2026-01-01T00:00:00Z">
        <w:r>
          <w:t xml:space="preserve">, about</w:t>
        </w:r>
      </w:ins>
      <w:ins w:id="209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ins w:id="2093" w:author="PR Preview" w:date="2026-01-01T00:00:00Z">
        <w:r>
          <w:t xml:space="preserve">.</w:t>
        </w:r>
      </w:ins>
    </w:p>
    <w:bookmarkEnd w:id="81"/>
    <w:bookmarkStart w:id="83" w:name="def-logarithm"/>
    <w:p>
      <w:pPr>
        <w:pStyle w:val="BodyText"/>
      </w:pPr>
      <w:ins w:id="2094" w:author="PR Preview" w:date="2026-01-01T00:00:00Z">
        <w:r>
          <w:rPr>
            <w:b/>
            <w:bCs/>
          </w:rPr>
          <w:t xml:space="preserve">Definition 9 (Logarithm)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Let</w:t>
        </w:r>
      </w:ins>
      <w:ins w:id="20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1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be a real number (</w:t>
        </w:r>
      </w:ins>
      <w:hyperlink r:id="rId61">
        <w:ins w:id="2100" w:author="PR Preview" w:date="2026-01-01T00:00:00Z">
          <w:r>
            <w:rPr>
              <w:rStyle w:val="Hyperlink"/>
            </w:rPr>
            <w:t xml:space="preserve">Definition: Real numbers</w:t>
          </w:r>
        </w:ins>
      </w:hyperlink>
      <w:ins w:id="2101" w:author="PR Preview" w:date="2026-01-01T00:00:00Z">
        <w:r>
          <w:t xml:space="preserve">).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For every real number</w:t>
        </w:r>
      </w:ins>
      <w:ins w:id="21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2105" w:author="PR Preview" w:date="2026-01-01T00:00:00Z">
        <w:r>
          <w:t xml:space="preserve">, the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rPr>
            <w:b/>
            <w:bCs/>
          </w:rPr>
          <w:t xml:space="preserve">logarithm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of</w:t>
        </w:r>
      </w:ins>
      <w:ins w:id="2110" w:author="PR Preview" w:date="2026-01-01T00:00:00Z">
        <w:r>
          <w:t xml:space="preserve"> </w:t>
        </w:r>
      </w:ins>
      <m:oMath>
        <m:r>
          <m:t>x</m:t>
        </m:r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to the base</w:t>
        </w:r>
      </w:ins>
      <w:ins w:id="2113" w:author="PR Preview" w:date="2026-01-01T00:00:00Z">
        <w:r>
          <w:t xml:space="preserve"> </w:t>
        </w:r>
      </w:ins>
      <m:oMath>
        <m:r>
          <m:t>b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(Wikipedia contributors 2026d)</w:t>
        </w:r>
      </w:ins>
      <w:ins w:id="2116" w:author="PR Preview" w:date="2026-01-01T00:00:00Z">
        <w:r>
          <w:t xml:space="preserve">, written</w:t>
        </w:r>
      </w:ins>
      <w:ins w:id="21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ins w:id="2118" w:author="PR Preview" w:date="2026-01-01T00:00:00Z">
        <w:r>
          <w:t xml:space="preserve">,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is the real number</w:t>
        </w:r>
      </w:ins>
      <w:ins w:id="2121" w:author="PR Preview" w:date="2026-01-01T00:00:00Z">
        <w:r>
          <w:t xml:space="preserve"> </w:t>
        </w:r>
      </w:ins>
      <m:oMath>
        <m:r>
          <m:t>y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with</w:t>
        </w:r>
      </w:ins>
      <w:ins w:id="212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(</w:t>
        </w:r>
      </w:ins>
      <w:hyperlink r:id="rId82">
        <w:ins w:id="2127" w:author="PR Preview" w:date="2026-01-01T00:00:00Z">
          <w:r>
            <w:rPr>
              <w:rStyle w:val="Hyperlink"/>
            </w:rPr>
            <w:t xml:space="preserve">Definition: Power with a real exponent</w:t>
          </w:r>
        </w:ins>
      </w:hyperlink>
      <w:ins w:id="2128" w:author="PR Preview" w:date="2026-01-01T00:00:00Z">
        <w:r>
          <w:t xml:space="preserve">).</w:t>
        </w:r>
      </w:ins>
    </w:p>
    <w:bookmarkEnd w:id="83"/>
    <w:bookmarkStart w:id="84" w:name="exm-logarithm"/>
    <w:p>
      <w:pPr>
        <w:pStyle w:val="BodyText"/>
      </w:pPr>
      <w:ins w:id="2129" w:author="PR Preview" w:date="2026-01-01T00:00:00Z">
        <w:r>
          <w:rPr>
            <w:b/>
            <w:bCs/>
          </w:rPr>
          <w:t xml:space="preserve">Example 10 (Some logarithms)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By</w:t>
        </w:r>
      </w:ins>
      <w:ins w:id="2132" w:author="PR Preview" w:date="2026-01-01T00:00:00Z">
        <w:r>
          <w:t xml:space="preserve"> </w:t>
        </w:r>
      </w:ins>
      <w:hyperlink w:anchor="def-logarithm">
        <w:ins w:id="213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134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ins w:id="2135" w:author="PR Preview" w:date="2026-01-01T00:00:00Z">
        <w:r>
          <w:t xml:space="preserve">, since</w:t>
        </w:r>
      </w:ins>
      <w:ins w:id="2136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ins w:id="213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ins w:id="2138" w:author="PR Preview" w:date="2026-01-01T00:00:00Z">
        <w:r>
          <w:t xml:space="preserve">, since</w:t>
        </w:r>
      </w:ins>
      <w:ins w:id="213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214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ins w:id="2141" w:author="PR Preview" w:date="2026-01-01T00:00:00Z">
        <w:r>
          <w:t xml:space="preserve">, since</w:t>
        </w:r>
      </w:ins>
      <w:ins w:id="2142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ins w:id="214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for every integer</w:t>
        </w:r>
      </w:ins>
      <w:ins w:id="2146" w:author="PR Preview" w:date="2026-01-01T00:00:00Z">
        <w:r>
          <w:t xml:space="preserve"> </w:t>
        </w:r>
      </w:ins>
      <m:oMath>
        <m:r>
          <m:t>n</m:t>
        </m:r>
      </m:oMath>
      <w:ins w:id="2147" w:author="PR Preview" w:date="2026-01-01T00:00:00Z">
        <w:r>
          <w:t xml:space="preserve">.</w:t>
        </w:r>
      </w:ins>
    </w:p>
    <w:p>
      <w:pPr>
        <w:pStyle w:val="FirstParagraph"/>
      </w:pPr>
      <w:ins w:id="2148" w:author="PR Preview" w:date="2026-01-01T00:00:00Z">
        <w:r>
          <w:t xml:space="preserve">The logarithm</w:t>
        </w:r>
      </w:ins>
      <w:ins w:id="214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grows by 1 each time</w:t>
        </w:r>
      </w:ins>
      <w:ins w:id="2152" w:author="PR Preview" w:date="2026-01-01T00:00:00Z">
        <w:r>
          <w:t xml:space="preserve"> </w:t>
        </w:r>
      </w:ins>
      <m:oMath>
        <m:r>
          <m:t>n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doubles:</w:t>
        </w:r>
      </w:ins>
      <w:ins w:id="21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ins w:id="2156" w:author="PR Preview" w:date="2026-01-01T00:00:00Z">
        <w:r>
          <w:t xml:space="preserve">, since</w:t>
        </w:r>
      </w:ins>
      <w:ins w:id="2157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ins w:id="2158" w:author="PR Preview" w:date="2026-01-01T00:00:00Z">
        <w:r>
          <w:t xml:space="preserve">.</w:t>
        </w:r>
      </w:ins>
    </w:p>
    <w:bookmarkEnd w:id="84"/>
    <w:bookmarkStart w:id="85" w:name="rem-log-base"/>
    <w:p>
      <w:pPr>
        <w:pStyle w:val="BodyText"/>
      </w:pPr>
      <w:ins w:id="2159" w:author="PR Preview" w:date="2026-01-01T00:00:00Z">
        <w:r>
          <w:rPr>
            <w:i/>
            <w:iCs/>
          </w:rPr>
          <w:t xml:space="preserve">Remark 6</w:t>
        </w:r>
      </w:ins>
      <w:ins w:id="2160" w:author="PR Preview" w:date="2026-01-01T00:00:00Z">
        <w:r>
          <w:t xml:space="preserve"> (The base of a logarithm is a constant factor). </w:t>
        </w:r>
      </w:ins>
      <w:ins w:id="2161" w:author="PR Preview" w:date="2026-01-01T00:00:00Z">
        <w:r>
          <w:t xml:space="preserve">For every real number</w:t>
        </w:r>
      </w:ins>
      <w:ins w:id="21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2163" w:author="PR Preview" w:date="2026-01-01T00:00:00Z">
        <w:r>
          <w:t xml:space="preserve">, let</w:t>
        </w:r>
      </w:ins>
      <w:ins w:id="216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(</w:t>
        </w:r>
      </w:ins>
      <w:hyperlink w:anchor="def-logarithm">
        <w:ins w:id="216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168" w:author="PR Preview" w:date="2026-01-01T00:00:00Z">
        <w:r>
          <w:t xml:space="preserve">).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Then</w:t>
        </w:r>
      </w:ins>
      <w:ins w:id="217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ins w:id="2172" w:author="PR Preview" w:date="2026-01-01T00:00:00Z">
        <w:r>
          <w:t xml:space="preserve">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so</w:t>
        </w:r>
      </w:ins>
      <w:ins w:id="217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ins w:id="2176" w:author="PR Preview" w:date="2026-01-01T00:00:00Z">
        <w:r>
          <w:t xml:space="preserve">.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The factor</w:t>
        </w:r>
      </w:ins>
      <w:ins w:id="21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ins w:id="2180" w:author="PR Preview" w:date="2026-01-01T00:00:00Z">
        <w:r>
          <w:t xml:space="preserve">, about 3.32, does not depend on</w:t>
        </w:r>
      </w:ins>
      <w:ins w:id="2181" w:author="PR Preview" w:date="2026-01-01T00:00:00Z">
        <w:r>
          <w:t xml:space="preserve"> </w:t>
        </w:r>
      </w:ins>
      <m:oMath>
        <m:r>
          <m:t>x</m:t>
        </m:r>
      </m:oMath>
      <w:ins w:id="2182" w:author="PR Preview" w:date="2026-01-01T00:00:00Z">
        <w:r>
          <w:t xml:space="preserve">,</w:t>
        </w:r>
      </w:ins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so</w:t>
        </w:r>
      </w:ins>
      <w:ins w:id="218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(</w:t>
        </w:r>
      </w:ins>
      <w:hyperlink w:anchor="def-big-theta">
        <w:ins w:id="218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189" w:author="PR Preview" w:date="2026-01-01T00:00:00Z">
        <w:r>
          <w:t xml:space="preserve">), with</w:t>
        </w:r>
      </w:ins>
      <w:ins w:id="21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and</w:t>
        </w:r>
      </w:ins>
      <w:ins w:id="21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as witnesses (</w:t>
        </w:r>
      </w:ins>
      <w:hyperlink w:anchor="def-witness">
        <w:ins w:id="219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197" w:author="PR Preview" w:date="2026-01-01T00:00:00Z">
        <w:r>
          <w:t xml:space="preserve">) for both the big-O and the big-Omega bound.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For this reason big-O bounds often write</w:t>
        </w:r>
      </w:ins>
      <w:ins w:id="220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n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without a base.</w:t>
        </w:r>
      </w:ins>
    </w:p>
    <w:bookmarkEnd w:id="85"/>
    <w:bookmarkStart w:id="86" w:name="def-factorial"/>
    <w:p>
      <w:pPr>
        <w:pStyle w:val="BodyText"/>
      </w:pPr>
      <w:ins w:id="2203" w:author="PR Preview" w:date="2026-01-01T00:00:00Z">
        <w:r>
          <w:rPr>
            <w:b/>
            <w:bCs/>
          </w:rPr>
          <w:t xml:space="preserve">Definition 10 (Factorial)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For a natural number (</w:t>
        </w:r>
      </w:ins>
      <w:hyperlink r:id="rId60">
        <w:ins w:id="2206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2207" w:author="PR Preview" w:date="2026-01-01T00:00:00Z">
        <w:r>
          <w:t xml:space="preserve">)</w:t>
        </w:r>
      </w:ins>
      <w:ins w:id="2208" w:author="PR Preview" w:date="2026-01-01T00:00:00Z">
        <w:r>
          <w:t xml:space="preserve"> </w:t>
        </w:r>
      </w:ins>
      <m:oMath>
        <m:r>
          <m:t>n</m:t>
        </m:r>
      </m:oMath>
      <w:ins w:id="2209" w:author="PR Preview" w:date="2026-01-01T00:00:00Z">
        <w:r>
          <w:t xml:space="preserve">, the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rPr>
            <w:b/>
            <w:bCs/>
          </w:rPr>
          <w:t xml:space="preserve">factorial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of</w:t>
        </w:r>
      </w:ins>
      <w:ins w:id="2214" w:author="PR Preview" w:date="2026-01-01T00:00:00Z">
        <w:r>
          <w:t xml:space="preserve"> </w:t>
        </w:r>
      </w:ins>
      <m:oMath>
        <m:r>
          <m:t>n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(Wikipedia contributors 2026c)</w:t>
        </w:r>
      </w:ins>
      <w:ins w:id="2217" w:author="PR Preview" w:date="2026-01-01T00:00:00Z">
        <w:r>
          <w:t xml:space="preserve">, written</w:t>
        </w:r>
      </w:ins>
      <w:ins w:id="22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219" w:author="PR Preview" w:date="2026-01-01T00:00:00Z">
        <w:r>
          <w:t xml:space="preserve">,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is the product</w:t>
        </w:r>
      </w:ins>
      <w:ins w:id="222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of the natural numbers from 1 to</w:t>
        </w:r>
      </w:ins>
      <w:ins w:id="2225" w:author="PR Preview" w:date="2026-01-01T00:00:00Z">
        <w:r>
          <w:t xml:space="preserve"> </w:t>
        </w:r>
      </w:ins>
      <m:oMath>
        <m:r>
          <m:t>n</m:t>
        </m:r>
      </m:oMath>
      <w:ins w:id="2226" w:author="PR Preview" w:date="2026-01-01T00:00:00Z">
        <w:r>
          <w:t xml:space="preserve">.</w:t>
        </w:r>
      </w:ins>
    </w:p>
    <w:bookmarkEnd w:id="86"/>
    <w:bookmarkStart w:id="87" w:name="exm-factorial"/>
    <w:p>
      <w:pPr>
        <w:pStyle w:val="BodyText"/>
      </w:pPr>
      <w:ins w:id="2227" w:author="PR Preview" w:date="2026-01-01T00:00:00Z">
        <w:r>
          <w:rPr>
            <w:b/>
            <w:bCs/>
          </w:rPr>
          <w:t xml:space="preserve">Example 11 (Some factorials)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By</w:t>
        </w:r>
      </w:ins>
      <w:ins w:id="2230" w:author="PR Preview" w:date="2026-01-01T00:00:00Z">
        <w:r>
          <w:t xml:space="preserve"> </w:t>
        </w:r>
      </w:ins>
      <w:hyperlink w:anchor="def-factorial">
        <w:ins w:id="223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32" w:author="PR Preview" w:date="2026-01-01T00:00:00Z">
        <w:r>
          <w:t xml:space="preserve">,</w:t>
        </w:r>
      </w:ins>
      <w:ins w:id="22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ins w:id="2234" w:author="PR Preview" w:date="2026-01-01T00:00:00Z">
        <w:r>
          <w:t xml:space="preserve">,</w:t>
        </w:r>
      </w:ins>
      <w:ins w:id="223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and</w:t>
        </w:r>
      </w:ins>
      <w:ins w:id="223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ins w:id="2239" w:author="PR Preview" w:date="2026-01-01T00:00:00Z">
        <w:r>
          <w:t xml:space="preserve">.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The number of orders in which 5 different books can stand on a shelf is</w:t>
        </w:r>
      </w:ins>
      <w:ins w:id="224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ins w:id="2243" w:author="PR Preview" w:date="2026-01-01T00:00:00Z">
        <w:r>
          <w:t xml:space="preserve">: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5 choices for the first, then 4 for the second, and so on.</w:t>
        </w:r>
      </w:ins>
    </w:p>
    <w:bookmarkEnd w:id="87"/>
    <w:bookmarkStart w:id="88" w:name="thm-growth-chain"/>
    <w:p>
      <w:pPr>
        <w:pStyle w:val="BodyText"/>
      </w:pPr>
      <w:ins w:id="2246" w:author="PR Preview" w:date="2026-01-01T00:00:00Z">
        <w:r>
          <w:rPr>
            <w:b/>
            <w:bCs/>
          </w:rPr>
          <w:t xml:space="preserve">Theorem 6 (A chain of growth rates)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For every natural number (</w:t>
        </w:r>
      </w:ins>
      <w:hyperlink r:id="rId60">
        <w:ins w:id="2249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2250" w:author="PR Preview" w:date="2026-01-01T00:00:00Z">
        <w:r>
          <w:t xml:space="preserve">)</w:t>
        </w:r>
      </w:ins>
      <w:ins w:id="22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22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253" w:author="PR Preview" w:date="2026-01-01T00:00:00Z">
        <w:r>
          <w:t xml:space="preserve">where</w:t>
        </w:r>
      </w:ins>
      <w:ins w:id="22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is the logarithm to the base 2 (</w:t>
        </w:r>
      </w:ins>
      <w:hyperlink w:anchor="def-logarithm">
        <w:ins w:id="225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258" w:author="PR Preview" w:date="2026-01-01T00:00:00Z">
        <w:r>
          <w:t xml:space="preserve">) and</w:t>
        </w:r>
      </w:ins>
      <w:ins w:id="225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is the factorial (</w:t>
        </w:r>
      </w:ins>
      <w:hyperlink w:anchor="def-factorial">
        <w:ins w:id="226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63" w:author="PR Preview" w:date="2026-01-01T00:00:00Z">
        <w:r>
          <w:t xml:space="preserve">).</w:t>
        </w:r>
      </w:ins>
    </w:p>
    <w:bookmarkEnd w:id="88"/>
    <w:p>
      <w:pPr>
        <w:pStyle w:val="BodyText"/>
      </w:pPr>
      <w:ins w:id="2264" w:author="PR Preview" w:date="2026-01-01T00:00:00Z">
        <w:r>
          <w:rPr>
            <w:i/>
            <w:iCs/>
          </w:rPr>
          <w:t xml:space="preserve">Proof</w:t>
        </w:r>
      </w:ins>
      <w:ins w:id="2265" w:author="PR Preview" w:date="2026-01-01T00:00:00Z">
        <w:r>
          <w:t xml:space="preserve">. </w:t>
        </w:r>
      </w:ins>
      <w:ins w:id="2266" w:author="PR Preview" w:date="2026-01-01T00:00:00Z">
        <w:r>
          <w:t xml:space="preserve">We use that</w:t>
        </w:r>
      </w:ins>
      <w:ins w:id="2267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for real numbers</w:t>
        </w:r>
      </w:ins>
      <w:ins w:id="227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z</m:t>
        </m:r>
      </m:oMath>
      <w:ins w:id="2271" w:author="PR Preview" w:date="2026-01-01T00:00:00Z">
        <w:r>
          <w:t xml:space="preserve">.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Let</w:t>
        </w:r>
      </w:ins>
      <w:ins w:id="22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be a natural number, and let</w:t>
        </w:r>
      </w:ins>
      <w:ins w:id="22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278" w:author="PR Preview" w:date="2026-01-01T00:00:00Z">
        <w:r>
          <w:t xml:space="preserve">, so that</w:t>
        </w:r>
      </w:ins>
      <w:ins w:id="227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ins w:id="2280" w:author="PR Preview" w:date="2026-01-01T00:00:00Z">
        <w:r>
          <w:t xml:space="preserve">.</w:t>
        </w:r>
      </w:ins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281" w:author="PR Preview" w:date="2026-01-01T00:00:00Z">
        <w:r>
          <w:rPr>
            <w:b/>
            <w:bCs/>
          </w:rPr>
          <w:t xml:space="preserve">.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If</w:t>
        </w:r>
      </w:ins>
      <w:ins w:id="22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1</m:t>
        </m:r>
      </m:oMath>
      <w:ins w:id="2285" w:author="PR Preview" w:date="2026-01-01T00:00:00Z">
        <w:r>
          <w:t xml:space="preserve">, then</w:t>
        </w:r>
      </w:ins>
      <w:ins w:id="22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ins w:id="2287" w:author="PR Preview" w:date="2026-01-01T00:00:00Z">
        <w:r>
          <w:t xml:space="preserve">, which is false.</w:t>
        </w:r>
      </w:ins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ins w:id="2288" w:author="PR Preview" w:date="2026-01-01T00:00:00Z">
        <w:r>
          <w:rPr>
            <w:b/>
            <w:bCs/>
          </w:rPr>
          <w:t xml:space="preserve">.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First,</w:t>
        </w:r>
      </w:ins>
      <w:ins w:id="229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for every natural number</w:t>
        </w:r>
      </w:ins>
      <w:ins w:id="2294" w:author="PR Preview" w:date="2026-01-01T00:00:00Z">
        <w:r>
          <w:t xml:space="preserve"> </w:t>
        </w:r>
      </w:ins>
      <m:oMath>
        <m:r>
          <m:t>m</m:t>
        </m:r>
      </m:oMath>
      <w:ins w:id="2295" w:author="PR Preview" w:date="2026-01-01T00:00:00Z">
        <w:r>
          <w:t xml:space="preserve">, by induction (</w:t>
        </w:r>
      </w:ins>
      <w:hyperlink r:id="rId30">
        <w:ins w:id="2296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2297" w:author="PR Preview" w:date="2026-01-01T00:00:00Z">
        <w:r>
          <w:t xml:space="preserve">).</w:t>
        </w:r>
      </w:ins>
    </w:p>
    <w:p>
      <w:pPr>
        <w:pStyle w:val="BodyText"/>
      </w:pPr>
      <w:ins w:id="2298" w:author="PR Preview" w:date="2026-01-01T00:00:00Z">
        <w:r>
          <w:rPr>
            <w:b/>
            <w:bCs/>
          </w:rPr>
          <w:t xml:space="preserve">Base case.</w:t>
        </w:r>
      </w:ins>
      <w:ins w:id="22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ins w:id="2300" w:author="PR Preview" w:date="2026-01-01T00:00:00Z">
        <w:r>
          <w:t xml:space="preserve">.</w:t>
        </w:r>
      </w:ins>
    </w:p>
    <w:p>
      <w:pPr>
        <w:pStyle w:val="BodyText"/>
      </w:pPr>
      <w:ins w:id="2301" w:author="PR Preview" w:date="2026-01-01T00:00:00Z">
        <w:r>
          <w:rPr>
            <w:b/>
            <w:bCs/>
          </w:rPr>
          <w:t xml:space="preserve">Inductive step.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If</w:t>
        </w:r>
      </w:ins>
      <w:ins w:id="23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for an integer</w:t>
        </w:r>
      </w:ins>
      <w:ins w:id="23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308" w:author="PR Preview" w:date="2026-01-01T00:00:00Z">
        <w:r>
          <w:t xml:space="preserve">, then</w:t>
        </w:r>
      </w:ins>
      <w:ins w:id="230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310" w:author="PR Preview" w:date="2026-01-01T00:00:00Z">
        <w:r>
          <w:t xml:space="preserve">.</w:t>
        </w:r>
      </w:ins>
    </w:p>
    <w:p>
      <w:pPr>
        <w:pStyle w:val="BodyText"/>
      </w:pPr>
      <w:ins w:id="2311" w:author="PR Preview" w:date="2026-01-01T00:00:00Z">
        <w:r>
          <w:t xml:space="preserve">So</w:t>
        </w:r>
      </w:ins>
      <w:ins w:id="23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313" w:author="PR Preview" w:date="2026-01-01T00:00:00Z">
        <w:r>
          <w:t xml:space="preserve">.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If</w:t>
        </w:r>
      </w:ins>
      <w:ins w:id="231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≥</m:t>
        </m:r>
        <m:r>
          <m:t>n</m:t>
        </m:r>
      </m:oMath>
      <w:ins w:id="2317" w:author="PR Preview" w:date="2026-01-01T00:00:00Z">
        <w:r>
          <w:t xml:space="preserve">, then</w:t>
        </w:r>
      </w:ins>
      <w:ins w:id="23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319" w:author="PR Preview" w:date="2026-01-01T00:00:00Z">
        <w:r>
          <w:t xml:space="preserve">, which is false.</w:t>
        </w:r>
      </w:ins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320" w:author="PR Preview" w:date="2026-01-01T00:00:00Z">
        <w:r>
          <w:rPr>
            <w:b/>
            <w:bCs/>
          </w:rPr>
          <w:t xml:space="preserve"> </w:t>
        </w:r>
      </w:ins>
      <w:ins w:id="2321" w:author="PR Preview" w:date="2026-01-01T00:00:00Z">
        <w:r>
          <w:rPr>
            <w:b/>
            <w:bCs/>
          </w:rPr>
          <w:t xml:space="preserve">and</w:t>
        </w:r>
      </w:ins>
      <w:ins w:id="2322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323" w:author="PR Preview" w:date="2026-01-01T00:00:00Z">
        <w:r>
          <w:rPr>
            <w:b/>
            <w:bCs/>
          </w:rPr>
          <w:t xml:space="preserve">.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Multiply</w:t>
        </w:r>
      </w:ins>
      <w:ins w:id="23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by</w:t>
        </w:r>
      </w:ins>
      <w:ins w:id="23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2330" w:author="PR Preview" w:date="2026-01-01T00:00:00Z">
        <w:r>
          <w:t xml:space="preserve">.</w:t>
        </w:r>
      </w:ins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331" w:author="PR Preview" w:date="2026-01-01T00:00:00Z">
        <w:r>
          <w:rPr>
            <w:b/>
            <w:bCs/>
          </w:rPr>
          <w:t xml:space="preserve">.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This is</w:t>
        </w:r>
      </w:ins>
      <w:ins w:id="2334" w:author="PR Preview" w:date="2026-01-01T00:00:00Z">
        <w:r>
          <w:t xml:space="preserve"> </w:t>
        </w:r>
      </w:ins>
      <w:hyperlink r:id="rId89">
        <w:ins w:id="2335" w:author="PR Preview" w:date="2026-01-01T00:00:00Z">
          <w:r>
            <w:rPr>
              <w:rStyle w:val="Hyperlink"/>
            </w:rPr>
            <w:t xml:space="preserve">Example: An induction that starts at 4</w:t>
          </w:r>
        </w:ins>
      </w:hyperlink>
      <w:ins w:id="2336" w:author="PR Preview" w:date="2026-01-01T00:00:00Z">
        <w:r>
          <w:t xml:space="preserve">, since</w:t>
        </w:r>
      </w:ins>
      <w:ins w:id="23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4</m:t>
        </m:r>
      </m:oMath>
      <w:ins w:id="2338" w:author="PR Preview" w:date="2026-01-01T00:00:00Z">
        <w:r>
          <w:t xml:space="preserve">.</w:t>
        </w:r>
      </w:ins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ins w:id="2339" w:author="PR Preview" w:date="2026-01-01T00:00:00Z">
        <w:r>
          <w:rPr>
            <w:b/>
            <w:bCs/>
          </w:rPr>
          <w:t xml:space="preserve">.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By induction, following</w:t>
        </w:r>
      </w:ins>
      <w:ins w:id="2342" w:author="PR Preview" w:date="2026-01-01T00:00:00Z">
        <w:r>
          <w:t xml:space="preserve"> </w:t>
        </w:r>
      </w:ins>
      <w:hyperlink r:id="rId37">
        <w:ins w:id="2343" w:author="PR Preview" w:date="2026-01-01T00:00:00Z">
          <w:r>
            <w:rPr>
              <w:rStyle w:val="Hyperlink"/>
            </w:rPr>
            <w:t xml:space="preserve">Remark: The shape of a proof by induction</w:t>
          </w:r>
        </w:ins>
      </w:hyperlink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with</w:t>
        </w:r>
      </w:ins>
      <w:ins w:id="234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ins w:id="2347" w:author="PR Preview" w:date="2026-01-01T00:00:00Z">
        <w:r>
          <w:t xml:space="preserve">.</w:t>
        </w:r>
      </w:ins>
    </w:p>
    <w:p>
      <w:pPr>
        <w:pStyle w:val="BodyText"/>
      </w:pPr>
      <w:ins w:id="2348" w:author="PR Preview" w:date="2026-01-01T00:00:00Z">
        <w:r>
          <w:rPr>
            <w:b/>
            <w:bCs/>
          </w:rPr>
          <w:t xml:space="preserve">Base case.</w:t>
        </w:r>
      </w:ins>
      <w:ins w:id="234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ins w:id="2350" w:author="PR Preview" w:date="2026-01-01T00:00:00Z">
        <w:r>
          <w:t xml:space="preserve">.</w:t>
        </w:r>
      </w:ins>
    </w:p>
    <w:p>
      <w:pPr>
        <w:pStyle w:val="BodyText"/>
      </w:pPr>
      <w:ins w:id="2351" w:author="PR Preview" w:date="2026-01-01T00:00:00Z">
        <w:r>
          <w:rPr>
            <w:b/>
            <w:bCs/>
          </w:rPr>
          <w:t xml:space="preserve">Inductive step.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If</w:t>
        </w:r>
      </w:ins>
      <w:ins w:id="235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for an integer</w:t>
        </w:r>
      </w:ins>
      <w:ins w:id="23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4</m:t>
        </m:r>
      </m:oMath>
      <w:ins w:id="235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ins w:id="2359" w:author="PR Preview" w:date="2026-01-01T00:00:00Z">
        <w:r>
          <w:rPr>
            <w:i/>
            <w:iCs/>
          </w:rPr>
          <w:t xml:space="preserve">Remark 7</w:t>
        </w:r>
      </w:ins>
      <w:ins w:id="2360" w:author="PR Preview" w:date="2026-01-01T00:00:00Z">
        <w:r>
          <w:t xml:space="preserve"> (The common growth rates). </w:t>
        </w:r>
      </w:ins>
      <w:ins w:id="2361" w:author="PR Preview" w:date="2026-01-01T00:00:00Z">
        <w:r>
          <w:t xml:space="preserve">By</w:t>
        </w:r>
      </w:ins>
      <w:ins w:id="2362" w:author="PR Preview" w:date="2026-01-01T00:00:00Z">
        <w:r>
          <w:t xml:space="preserve"> </w:t>
        </w:r>
      </w:ins>
      <w:hyperlink w:anchor="thm-growth-chain">
        <w:ins w:id="236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364" w:author="PR Preview" w:date="2026-01-01T00:00:00Z">
        <w:r>
          <w:t xml:space="preserve">, each function in the chain</w:t>
        </w:r>
      </w:ins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ins w:id="2365" w:author="PR Preview" w:date="2026-01-01T00:00:00Z">
        <w:r>
          <w:t xml:space="preserve">is big-O (</w:t>
        </w:r>
      </w:ins>
      <w:hyperlink w:anchor="def-big-o">
        <w:ins w:id="236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67" w:author="PR Preview" w:date="2026-01-01T00:00:00Z">
        <w:r>
          <w:t xml:space="preserve">) of the next, with witnesses (</w:t>
        </w:r>
      </w:ins>
      <w:hyperlink w:anchor="def-witness">
        <w:ins w:id="236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369" w:author="PR Preview" w:date="2026-01-01T00:00:00Z">
        <w:r>
          <w:t xml:space="preserve">)</w:t>
        </w:r>
      </w:ins>
      <w:ins w:id="23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and</w:t>
        </w:r>
      </w:ins>
      <w:ins w:id="23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2374" w:author="PR Preview" w:date="2026-01-01T00:00:00Z">
        <w:r>
          <w:t xml:space="preserve">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In the other direction, none is big-O of the one before it.</w:t>
        </w:r>
      </w:ins>
      <w:ins w:id="2377" w:author="PR Preview" w:date="2026-01-01T00:00:00Z">
        <w:r>
          <w:t xml:space="preserve"> </w:t>
        </w:r>
      </w:ins>
      <w:hyperlink w:anchor="sol-not-big-o">
        <w:ins w:id="2378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shows how to prove such a statement for</w:t>
        </w:r>
      </w:ins>
      <w:ins w:id="23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and</w:t>
        </w:r>
      </w:ins>
      <w:ins w:id="238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385" w:author="PR Preview" w:date="2026-01-01T00:00:00Z">
        <w:r>
          <w:t xml:space="preserve">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 the same argument, dividing by</w:t>
        </w:r>
      </w:ins>
      <w:ins w:id="2388" w:author="PR Preview" w:date="2026-01-01T00:00:00Z">
        <w:r>
          <w:t xml:space="preserve"> </w:t>
        </w:r>
      </w:ins>
      <m:oMath>
        <m:r>
          <m:t>n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instead of</w:t>
        </w:r>
      </w:ins>
      <w:ins w:id="239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392" w:author="PR Preview" w:date="2026-01-01T00:00:00Z">
        <w:r>
          <w:t xml:space="preserve">, shows that</w:t>
        </w:r>
      </w:ins>
      <w:ins w:id="239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is false.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A running time that is</w:t>
        </w:r>
      </w:ins>
      <w:ins w:id="2398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(</w:t>
        </w:r>
      </w:ins>
      <w:hyperlink w:anchor="def-big-theta">
        <w:ins w:id="240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402" w:author="PR Preview" w:date="2026-01-01T00:00:00Z">
        <w:r>
          <w:t xml:space="preserve">) of one of these functions is called, in order,</w:t>
        </w:r>
      </w:ins>
    </w:p>
    <w:p>
      <w:pPr>
        <w:pStyle w:val="Compact"/>
        <w:numPr>
          <w:ilvl w:val="0"/>
          <w:numId w:val="1006"/>
        </w:numPr>
      </w:pPr>
      <w:ins w:id="2403" w:author="PR Preview" w:date="2026-01-01T00:00:00Z">
        <w:r>
          <w:rPr>
            <w:i/>
            <w:iCs/>
          </w:rPr>
          <w:t xml:space="preserve">constant</w:t>
        </w:r>
      </w:ins>
      <w:ins w:id="2404" w:author="PR Preview" w:date="2026-01-01T00:00:00Z">
        <w:r>
          <w:t xml:space="preserve">, for</w:t>
        </w:r>
      </w:ins>
      <w:ins w:id="2405" w:author="PR Preview" w:date="2026-01-01T00:00:00Z">
        <w:r>
          <w:t xml:space="preserve"> </w:t>
        </w:r>
      </w:ins>
      <m:oMath>
        <m:r>
          <m:t>1</m:t>
        </m:r>
      </m:oMath>
      <w:ins w:id="240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2407" w:author="PR Preview" w:date="2026-01-01T00:00:00Z">
        <w:r>
          <w:rPr>
            <w:i/>
            <w:iCs/>
          </w:rPr>
          <w:t xml:space="preserve">logarithmic</w:t>
        </w:r>
      </w:ins>
      <w:ins w:id="2408" w:author="PR Preview" w:date="2026-01-01T00:00:00Z">
        <w:r>
          <w:t xml:space="preserve">, for</w:t>
        </w:r>
      </w:ins>
      <w:ins w:id="24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41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2411" w:author="PR Preview" w:date="2026-01-01T00:00:00Z">
        <w:r>
          <w:rPr>
            <w:i/>
            <w:iCs/>
          </w:rPr>
          <w:t xml:space="preserve">linear</w:t>
        </w:r>
      </w:ins>
      <w:ins w:id="2412" w:author="PR Preview" w:date="2026-01-01T00:00:00Z">
        <w:r>
          <w:t xml:space="preserve">, for</w:t>
        </w:r>
      </w:ins>
      <w:ins w:id="2413" w:author="PR Preview" w:date="2026-01-01T00:00:00Z">
        <w:r>
          <w:t xml:space="preserve"> </w:t>
        </w:r>
      </w:ins>
      <m:oMath>
        <m:r>
          <m:t>n</m:t>
        </m:r>
      </m:oMath>
      <w:ins w:id="241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ins w:id="2415" w:author="PR Preview" w:date="2026-01-01T00:00:00Z">
        <w:r>
          <w:t xml:space="preserve">, for</w:t>
        </w:r>
      </w:ins>
      <w:ins w:id="2416" w:author="PR Preview" w:date="2026-01-01T00:00:00Z">
        <w:r>
          <w:t xml:space="preserve"> </w:t>
        </w:r>
      </w:ins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241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2418" w:author="PR Preview" w:date="2026-01-01T00:00:00Z">
        <w:r>
          <w:rPr>
            <w:i/>
            <w:iCs/>
          </w:rPr>
          <w:t xml:space="preserve">quadratic</w:t>
        </w:r>
      </w:ins>
      <w:ins w:id="2419" w:author="PR Preview" w:date="2026-01-01T00:00:00Z">
        <w:r>
          <w:t xml:space="preserve">, for</w:t>
        </w:r>
      </w:ins>
      <w:ins w:id="2420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242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2422" w:author="PR Preview" w:date="2026-01-01T00:00:00Z">
        <w:r>
          <w:rPr>
            <w:i/>
            <w:iCs/>
          </w:rPr>
          <w:t xml:space="preserve">exponential</w:t>
        </w:r>
      </w:ins>
      <w:ins w:id="2423" w:author="PR Preview" w:date="2026-01-01T00:00:00Z">
        <w:r>
          <w:t xml:space="preserve">, for</w:t>
        </w:r>
      </w:ins>
      <w:ins w:id="242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4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w:ins w:id="2426" w:author="PR Preview" w:date="2026-01-01T00:00:00Z">
        <w:r>
          <w:rPr>
            <w:i/>
            <w:iCs/>
          </w:rPr>
          <w:t xml:space="preserve">factorial</w:t>
        </w:r>
      </w:ins>
      <w:ins w:id="2427" w:author="PR Preview" w:date="2026-01-01T00:00:00Z">
        <w:r>
          <w:t xml:space="preserve">, for</w:t>
        </w:r>
      </w:ins>
      <w:ins w:id="24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429" w:author="PR Preview" w:date="2026-01-01T00:00:00Z">
        <w:r>
          <w:t xml:space="preserve">.</w:t>
        </w:r>
      </w:ins>
    </w:p>
    <w:p>
      <w:pPr>
        <w:pStyle w:val="FirstParagraph"/>
      </w:pPr>
      <w:ins w:id="2430" w:author="PR Preview" w:date="2026-01-01T00:00:00Z">
        <w:r>
          <w:t xml:space="preserve">Other powers of</w:t>
        </w:r>
      </w:ins>
      <w:ins w:id="2431" w:author="PR Preview" w:date="2026-01-01T00:00:00Z">
        <w:r>
          <w:t xml:space="preserve"> </w:t>
        </w:r>
      </w:ins>
      <m:oMath>
        <m:r>
          <m:t>n</m:t>
        </m:r>
      </m:oMath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fit between</w:t>
        </w:r>
      </w:ins>
      <w:ins w:id="2434" w:author="PR Preview" w:date="2026-01-01T00:00:00Z">
        <w:r>
          <w:t xml:space="preserve"> </w:t>
        </w:r>
      </w:ins>
      <m:oMath>
        <m:r>
          <m:t>n</m:t>
        </m:r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</w:t>
        </w:r>
      </w:ins>
      <w:ins w:id="2437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2438" w:author="PR Preview" w:date="2026-01-01T00:00:00Z">
        <w:r>
          <w:t xml:space="preserve">.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For natural numbers</w:t>
        </w:r>
      </w:ins>
      <w:ins w:id="24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442" w:author="PR Preview" w:date="2026-01-01T00:00:00Z">
        <w:r>
          <w:t xml:space="preserve">,</w:t>
        </w:r>
      </w:ins>
      <w:ins w:id="244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for every natural number</w:t>
        </w:r>
      </w:ins>
      <w:ins w:id="2446" w:author="PR Preview" w:date="2026-01-01T00:00:00Z">
        <w:r>
          <w:t xml:space="preserve"> </w:t>
        </w:r>
      </w:ins>
      <m:oMath>
        <m:r>
          <m:t>n</m:t>
        </m:r>
      </m:oMath>
      <w:ins w:id="2447" w:author="PR Preview" w:date="2026-01-01T00:00:00Z">
        <w:r>
          <w:t xml:space="preserve">, so</w:t>
        </w:r>
      </w:ins>
      <w:ins w:id="2448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ins w:id="2449" w:author="PR Preview" w:date="2026-01-01T00:00:00Z">
        <w:r>
          <w:t xml:space="preserve">.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Every power</w:t>
        </w:r>
      </w:ins>
      <w:ins w:id="245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a</m:t>
            </m:r>
          </m:sup>
        </m:sSup>
      </m:oMath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is also</w:t>
        </w:r>
      </w:ins>
      <w:ins w:id="2455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ins w:id="2456" w:author="PR Preview" w:date="2026-01-01T00:00:00Z">
        <w:r>
          <w:t xml:space="preserve">, though the witness</w:t>
        </w:r>
      </w:ins>
      <w:ins w:id="2457" w:author="PR Preview" w:date="2026-01-01T00:00:00Z">
        <w:r>
          <w:t xml:space="preserve"> </w:t>
        </w:r>
      </w:ins>
      <m:oMath>
        <m:r>
          <m:t>N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grows with</w:t>
        </w:r>
      </w:ins>
      <w:ins w:id="2460" w:author="PR Preview" w:date="2026-01-01T00:00:00Z">
        <w:r>
          <w:t xml:space="preserve"> </w:t>
        </w:r>
      </w:ins>
      <m:oMath>
        <m:r>
          <m:t>a</m:t>
        </m:r>
      </m:oMath>
      <w:ins w:id="2461" w:author="PR Preview" w:date="2026-01-01T00:00:00Z">
        <w:r>
          <w:t xml:space="preserve">: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for example,</w:t>
        </w:r>
      </w:ins>
      <w:ins w:id="246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holds for every</w:t>
        </w:r>
      </w:ins>
      <w:ins w:id="24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16</m:t>
        </m:r>
      </m:oMath>
      <w:ins w:id="2468" w:author="PR Preview" w:date="2026-01-01T00:00:00Z">
        <w:r>
          <w:t xml:space="preserve">, where</w:t>
        </w:r>
      </w:ins>
      <w:ins w:id="2469" w:author="PR Preview" w:date="2026-01-01T00:00:00Z">
        <w:r>
          <w:t xml:space="preserve"> </w:t>
        </w:r>
      </w:ins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ins w:id="2470" w:author="PR Preview" w:date="2026-01-01T00:00:00Z">
        <w:r>
          <w:t xml:space="preserve">, but not for</w:t>
        </w:r>
      </w:ins>
      <w:ins w:id="24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15</m:t>
        </m:r>
      </m:oMath>
      <w:ins w:id="2472" w:author="PR Preview" w:date="2026-01-01T00:00:00Z">
        <w:r>
          <w:t xml:space="preserve">, since</w:t>
        </w:r>
      </w:ins>
      <w:ins w:id="2473" w:author="PR Preview" w:date="2026-01-01T00:00:00Z">
        <w:r>
          <w:t xml:space="preserve"> </w:t>
        </w:r>
      </w:ins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ins w:id="2474" w:author="PR Preview" w:date="2026-01-01T00:00:00Z">
        <w:r>
          <w:t xml:space="preserve">.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We do not prove the general statement here.</w:t>
        </w:r>
      </w:ins>
    </w:p>
    <w:bookmarkEnd w:id="90"/>
    <w:bookmarkEnd w:id="91"/>
    <w:bookmarkStart w:id="103" w:name="sec-loop-steps"/>
    <w:p>
      <w:pPr>
        <w:pStyle w:val="Heading1"/>
      </w:pPr>
      <w:ins w:id="2477" w:author="PR Preview" w:date="2026-01-01T00:00:00Z">
        <w:r>
          <w:t xml:space="preserve">9. Counting the steps of loops</w:t>
        </w:r>
      </w:ins>
    </w:p>
    <w:bookmarkStart w:id="93" w:name="exr-table-loops"/>
    <w:p>
      <w:pPr>
        <w:pStyle w:val="FirstParagraph"/>
      </w:pPr>
      <w:ins w:id="2478" w:author="PR Preview" w:date="2026-01-01T00:00:00Z">
        <w:r>
          <w:rPr>
            <w:b/>
            <w:bCs/>
          </w:rPr>
          <w:t xml:space="preserve">Exercise 9 (Printing a multiplication table)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The algorithm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rPr>
            <w:rStyle w:val="VerbatimChar"/>
          </w:rPr>
          <w:t xml:space="preserve">table</w:t>
        </w:r>
      </w:ins>
      <w:ins w:id="2483" w:author="PR Preview" w:date="2026-01-01T00:00:00Z">
        <w:r>
          <w:t xml:space="preserve">, in the pseudocode of</w:t>
        </w:r>
      </w:ins>
      <w:ins w:id="2484" w:author="PR Preview" w:date="2026-01-01T00:00:00Z">
        <w:r>
          <w:t xml:space="preserve"> </w:t>
        </w:r>
      </w:ins>
      <w:hyperlink r:id="rId92">
        <w:ins w:id="2485" w:author="PR Preview" w:date="2026-01-01T00:00:00Z">
          <w:r>
            <w:rPr>
              <w:rStyle w:val="Hyperlink"/>
            </w:rPr>
            <w:t xml:space="preserve">Remark: How to read the pseudocode in this chapter</w:t>
          </w:r>
        </w:ins>
      </w:hyperlink>
      <w:ins w:id="2486" w:author="PR Preview" w:date="2026-01-01T00:00:00Z">
        <w:r>
          <w:t xml:space="preserve">, prints a multiplication table:</w:t>
        </w:r>
      </w:ins>
    </w:p>
    <w:p>
      <w:pPr>
        <w:pStyle w:val="SourceCode"/>
      </w:pPr>
      <w:ins w:id="2487" w:author="PR Preview" w:date="2026-01-01T00:00:00Z">
        <w:r>
          <w:rPr>
            <w:rStyle w:val="VerbatimChar"/>
          </w:rPr>
          <w:t xml:space="preserve">procedure table(n)       // n is a natural number</w:t>
        </w:r>
      </w:ins>
      <w:ins w:id="2488" w:author="PR Preview" w:date="2026-01-01T00:00:00Z">
        <w:r>
          <w:br/>
        </w:r>
      </w:ins>
      <w:ins w:id="2489" w:author="PR Preview" w:date="2026-01-01T00:00:00Z">
        <w:r>
          <w:rPr>
            <w:rStyle w:val="VerbatimChar"/>
          </w:rPr>
          <w:t xml:space="preserve">    for i := 1 to n</w:t>
        </w:r>
      </w:ins>
      <w:ins w:id="2490" w:author="PR Preview" w:date="2026-01-01T00:00:00Z">
        <w:r>
          <w:br/>
        </w:r>
      </w:ins>
      <w:ins w:id="2491" w:author="PR Preview" w:date="2026-01-01T00:00:00Z">
        <w:r>
          <w:rPr>
            <w:rStyle w:val="VerbatimChar"/>
          </w:rPr>
          <w:t xml:space="preserve">        for j := 1 to n</w:t>
        </w:r>
      </w:ins>
      <w:ins w:id="2492" w:author="PR Preview" w:date="2026-01-01T00:00:00Z">
        <w:r>
          <w:br/>
        </w:r>
      </w:ins>
      <w:ins w:id="2493" w:author="PR Preview" w:date="2026-01-01T00:00:00Z">
        <w:r>
          <w:rPr>
            <w:rStyle w:val="VerbatimChar"/>
          </w:rPr>
          <w:t xml:space="preserve">            print i * j</w:t>
        </w:r>
      </w:ins>
    </w:p>
    <w:p>
      <w:pPr>
        <w:pStyle w:val="FirstParagraph"/>
      </w:pPr>
      <w:ins w:id="2494" w:author="PR Preview" w:date="2026-01-01T00:00:00Z">
        <w:r>
          <w:t xml:space="preserve">Here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rPr>
            <w:rStyle w:val="VerbatimChar"/>
          </w:rPr>
          <w:t xml:space="preserve">print x</w:t>
        </w:r>
      </w:ins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writes the value of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rPr>
            <w:rStyle w:val="VerbatimChar"/>
          </w:rPr>
          <w:t xml:space="preserve">x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as output.</w:t>
        </w:r>
      </w:ins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How many times does the line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rPr>
            <w:rStyle w:val="VerbatimChar"/>
          </w:rPr>
          <w:t xml:space="preserve">print i * j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run, as a function of</w:t>
        </w:r>
      </w:ins>
      <w:ins w:id="2509" w:author="PR Preview" w:date="2026-01-01T00:00:00Z">
        <w:r>
          <w:t xml:space="preserve"> </w:t>
        </w:r>
      </w:ins>
      <m:oMath>
        <m:r>
          <m:t>n</m:t>
        </m:r>
      </m:oMath>
      <w:ins w:id="2510" w:author="PR Preview" w:date="2026-01-01T00:00:00Z">
        <w:r>
          <w:t xml:space="preserve">?</w:t>
        </w:r>
      </w:ins>
    </w:p>
    <w:bookmarkEnd w:id="93"/>
    <w:bookmarkStart w:id="94" w:name="sol-table-loops"/>
    <w:p>
      <w:pPr>
        <w:pStyle w:val="BodyText"/>
      </w:pPr>
      <w:ins w:id="2511" w:author="PR Preview" w:date="2026-01-01T00:00:00Z">
        <w:r>
          <w:rPr>
            <w:i/>
            <w:iCs/>
          </w:rPr>
          <w:t xml:space="preserve">Solution 9</w:t>
        </w:r>
      </w:ins>
      <w:ins w:id="2512" w:author="PR Preview" w:date="2026-01-01T00:00:00Z">
        <w:r>
          <w:t xml:space="preserve">. </w:t>
        </w:r>
      </w:ins>
      <w:ins w:id="2513" w:author="PR Preview" w:date="2026-01-01T00:00:00Z">
        <w:r>
          <w:t xml:space="preserve">For each value of</w:t>
        </w:r>
      </w:ins>
      <w:ins w:id="2514" w:author="PR Preview" w:date="2026-01-01T00:00:00Z">
        <w:r>
          <w:t xml:space="preserve"> </w:t>
        </w:r>
      </w:ins>
      <m:oMath>
        <m:r>
          <m:t>i</m:t>
        </m:r>
      </m:oMath>
      <w:ins w:id="2515" w:author="PR Preview" w:date="2026-01-01T00:00:00Z">
        <w:r>
          <w:t xml:space="preserve">, the inner loop runs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rPr>
            <w:rStyle w:val="VerbatimChar"/>
          </w:rPr>
          <w:t xml:space="preserve">print i * j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once for each of</w:t>
        </w:r>
      </w:ins>
      <w:ins w:id="252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521" w:author="PR Preview" w:date="2026-01-01T00:00:00Z">
        <w:r>
          <w:t xml:space="preserve">, that is,</w:t>
        </w:r>
      </w:ins>
      <w:ins w:id="2522" w:author="PR Preview" w:date="2026-01-01T00:00:00Z">
        <w:r>
          <w:t xml:space="preserve"> </w:t>
        </w:r>
      </w:ins>
      <m:oMath>
        <m:r>
          <m:t>n</m:t>
        </m:r>
      </m:oMath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times.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The outer loop makes</w:t>
        </w:r>
      </w:ins>
      <w:ins w:id="2527" w:author="PR Preview" w:date="2026-01-01T00:00:00Z">
        <w:r>
          <w:t xml:space="preserve"> </w:t>
        </w:r>
      </w:ins>
      <m:oMath>
        <m:r>
          <m:t>n</m:t>
        </m:r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passes, one for each of</w:t>
        </w:r>
      </w:ins>
      <w:ins w:id="25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531" w:author="PR Preview" w:date="2026-01-01T00:00:00Z">
        <w:r>
          <w:t xml:space="preserve">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so the line runs</w:t>
        </w:r>
      </w:ins>
      <w:ins w:id="2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times, once for each entry of an</w:t>
        </w:r>
      </w:ins>
      <w:ins w:id="2537" w:author="PR Preview" w:date="2026-01-01T00:00:00Z">
        <w:r>
          <w:t xml:space="preserve"> </w:t>
        </w:r>
      </w:ins>
      <m:oMath>
        <m:r>
          <m:t>n</m:t>
        </m:r>
      </m:oMath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by</w:t>
        </w:r>
      </w:ins>
      <w:ins w:id="2540" w:author="PR Preview" w:date="2026-01-01T00:00:00Z">
        <w:r>
          <w:t xml:space="preserve"> </w:t>
        </w:r>
      </w:ins>
      <m:oMath>
        <m:r>
          <m:t>n</m:t>
        </m:r>
      </m:oMath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table.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For example, when</w:t>
        </w:r>
      </w:ins>
      <w:ins w:id="25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it runs</w:t>
        </w:r>
      </w:ins>
      <w:ins w:id="2548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times.</w:t>
        </w:r>
      </w:ins>
    </w:p>
    <w:bookmarkEnd w:id="94"/>
    <w:bookmarkStart w:id="96" w:name="rem-count-loops"/>
    <w:p>
      <w:pPr>
        <w:pStyle w:val="BodyText"/>
      </w:pPr>
      <w:ins w:id="2551" w:author="PR Preview" w:date="2026-01-01T00:00:00Z">
        <w:r>
          <w:rPr>
            <w:i/>
            <w:iCs/>
          </w:rPr>
          <w:t xml:space="preserve">Remark 8</w:t>
        </w:r>
      </w:ins>
      <w:ins w:id="2552" w:author="PR Preview" w:date="2026-01-01T00:00:00Z">
        <w:r>
          <w:t xml:space="preserve"> (Counting the steps of loops). </w:t>
        </w:r>
      </w:ins>
      <w:ins w:id="2553" w:author="PR Preview" w:date="2026-01-01T00:00:00Z">
        <w:r>
          <w:t xml:space="preserve">To find the running time (</w:t>
        </w:r>
      </w:ins>
      <w:hyperlink w:anchor="def-running-time">
        <w:ins w:id="255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55" w:author="PR Preview" w:date="2026-01-01T00:00:00Z">
        <w:r>
          <w:t xml:space="preserve">) of an algorithm with loops:</w:t>
        </w:r>
      </w:ins>
    </w:p>
    <w:p>
      <w:pPr>
        <w:pStyle w:val="Compact"/>
        <w:numPr>
          <w:ilvl w:val="0"/>
          <w:numId w:val="1007"/>
        </w:numPr>
      </w:pPr>
      <w:ins w:id="2556" w:author="PR Preview" w:date="2026-01-01T00:00:00Z">
        <w:r>
          <w:t xml:space="preserve">a loop whose body takes the same number</w:t>
        </w:r>
      </w:ins>
      <w:ins w:id="2557" w:author="PR Preview" w:date="2026-01-01T00:00:00Z">
        <w:r>
          <w:t xml:space="preserve"> </w:t>
        </w:r>
      </w:ins>
      <m:oMath>
        <m:r>
          <m:t>s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of steps on each of</w:t>
        </w:r>
      </w:ins>
      <w:ins w:id="2560" w:author="PR Preview" w:date="2026-01-01T00:00:00Z">
        <w:r>
          <w:t xml:space="preserve"> </w:t>
        </w:r>
      </w:ins>
      <m:oMath>
        <m:r>
          <m:t>p</m:t>
        </m:r>
      </m:oMath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passes takes</w:t>
        </w:r>
      </w:ins>
      <w:ins w:id="25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⋅</m:t>
        </m:r>
        <m:r>
          <m:t>s</m:t>
        </m:r>
      </m:oMath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steps,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so the steps of nested loops multiply, as in</w:t>
        </w:r>
      </w:ins>
      <w:ins w:id="2568" w:author="PR Preview" w:date="2026-01-01T00:00:00Z">
        <w:r>
          <w:t xml:space="preserve"> </w:t>
        </w:r>
      </w:ins>
      <w:hyperlink w:anchor="sol-table-loops">
        <w:ins w:id="2569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257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w:ins w:id="2571" w:author="PR Preview" w:date="2026-01-01T00:00:00Z">
        <w:r>
          <w:t xml:space="preserve">parts of an algorithm that run one after the other take the sum of their steps,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and</w:t>
        </w:r>
      </w:ins>
      <w:ins w:id="2574" w:author="PR Preview" w:date="2026-01-01T00:00:00Z">
        <w:r>
          <w:t xml:space="preserve"> </w:t>
        </w:r>
      </w:ins>
      <w:hyperlink w:anchor="thm-sum-rule">
        <w:ins w:id="257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turns big-O bounds for the parts into a big-O bound for the sum.</w:t>
        </w:r>
      </w:ins>
    </w:p>
    <w:p>
      <w:pPr>
        <w:pStyle w:val="FirstParagraph"/>
      </w:pPr>
      <w:ins w:id="2578" w:author="PR Preview" w:date="2026-01-01T00:00:00Z">
        <w:r>
          <w:t xml:space="preserve">Each test of a loop’s guard (</w:t>
        </w:r>
      </w:ins>
      <w:hyperlink r:id="rId95">
        <w:ins w:id="2579" w:author="PR Preview" w:date="2026-01-01T00:00:00Z">
          <w:r>
            <w:rPr>
              <w:rStyle w:val="Hyperlink"/>
            </w:rPr>
            <w:t xml:space="preserve">Definition: Guard of a loop</w:t>
          </w:r>
        </w:ins>
      </w:hyperlink>
      <w:ins w:id="2580" w:author="PR Preview" w:date="2026-01-01T00:00:00Z">
        <w:r>
          <w:t xml:space="preserve">) and each line of setup is also a step,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but counting them too changes the count by at most a fixed multiple plus a fixed number,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which does not change a</w:t>
        </w:r>
      </w:ins>
      <w:ins w:id="258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bound (</w:t>
        </w:r>
      </w:ins>
      <w:hyperlink w:anchor="def-big-theta">
        <w:ins w:id="258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589" w:author="PR Preview" w:date="2026-01-01T00:00:00Z">
        <w:r>
          <w:t xml:space="preserve">) on a count that is at least 1.</w:t>
        </w:r>
      </w:ins>
    </w:p>
    <w:bookmarkEnd w:id="96"/>
    <w:bookmarkStart w:id="97" w:name="exm-loops-in-sequence"/>
    <w:p>
      <w:pPr>
        <w:pStyle w:val="BodyText"/>
      </w:pPr>
      <w:ins w:id="2590" w:author="PR Preview" w:date="2026-01-01T00:00:00Z">
        <w:r>
          <w:rPr>
            <w:b/>
            <w:bCs/>
          </w:rPr>
          <w:t xml:space="preserve">Example 12 (A loop, then a nested loop)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The algorithm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rPr>
            <w:rStyle w:val="VerbatimChar"/>
          </w:rPr>
          <w:t xml:space="preserve">pairs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takes an array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rPr>
            <w:rStyle w:val="VerbatimChar"/>
          </w:rPr>
          <w:t xml:space="preserve">A[1..n]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of numbers, where</w:t>
        </w:r>
      </w:ins>
      <w:ins w:id="26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602" w:author="PR Preview" w:date="2026-01-01T00:00:00Z">
        <w:r>
          <w:t xml:space="preserve">:</w:t>
        </w:r>
      </w:ins>
    </w:p>
    <w:p>
      <w:pPr>
        <w:pStyle w:val="SourceCode"/>
      </w:pPr>
      <w:ins w:id="2603" w:author="PR Preview" w:date="2026-01-01T00:00:00Z">
        <w:r>
          <w:rPr>
            <w:rStyle w:val="VerbatimChar"/>
          </w:rPr>
          <w:t xml:space="preserve">procedure pairs(A, n)    // A[1..n] is an array of numbers, n &gt;= 1</w:t>
        </w:r>
      </w:ins>
      <w:ins w:id="2604" w:author="PR Preview" w:date="2026-01-01T00:00:00Z">
        <w:r>
          <w:br/>
        </w:r>
      </w:ins>
      <w:ins w:id="2605" w:author="PR Preview" w:date="2026-01-01T00:00:00Z">
        <w:r>
          <w:rPr>
            <w:rStyle w:val="VerbatimChar"/>
          </w:rPr>
          <w:t xml:space="preserve">    s := 0</w:t>
        </w:r>
      </w:ins>
      <w:ins w:id="2606" w:author="PR Preview" w:date="2026-01-01T00:00:00Z">
        <w:r>
          <w:br/>
        </w:r>
      </w:ins>
      <w:ins w:id="2607" w:author="PR Preview" w:date="2026-01-01T00:00:00Z">
        <w:r>
          <w:rPr>
            <w:rStyle w:val="VerbatimChar"/>
          </w:rPr>
          <w:t xml:space="preserve">    for i := 1 to n</w:t>
        </w:r>
      </w:ins>
      <w:ins w:id="2608" w:author="PR Preview" w:date="2026-01-01T00:00:00Z">
        <w:r>
          <w:br/>
        </w:r>
      </w:ins>
      <w:ins w:id="2609" w:author="PR Preview" w:date="2026-01-01T00:00:00Z">
        <w:r>
          <w:rPr>
            <w:rStyle w:val="VerbatimChar"/>
          </w:rPr>
          <w:t xml:space="preserve">        s := s + A[i]</w:t>
        </w:r>
      </w:ins>
      <w:ins w:id="2610" w:author="PR Preview" w:date="2026-01-01T00:00:00Z">
        <w:r>
          <w:br/>
        </w:r>
      </w:ins>
      <w:ins w:id="2611" w:author="PR Preview" w:date="2026-01-01T00:00:00Z">
        <w:r>
          <w:rPr>
            <w:rStyle w:val="VerbatimChar"/>
          </w:rPr>
          <w:t xml:space="preserve">    t := 0</w:t>
        </w:r>
      </w:ins>
      <w:ins w:id="2612" w:author="PR Preview" w:date="2026-01-01T00:00:00Z">
        <w:r>
          <w:br/>
        </w:r>
      </w:ins>
      <w:ins w:id="2613" w:author="PR Preview" w:date="2026-01-01T00:00:00Z">
        <w:r>
          <w:rPr>
            <w:rStyle w:val="VerbatimChar"/>
          </w:rPr>
          <w:t xml:space="preserve">    for i := 1 to n</w:t>
        </w:r>
      </w:ins>
      <w:ins w:id="2614" w:author="PR Preview" w:date="2026-01-01T00:00:00Z">
        <w:r>
          <w:br/>
        </w:r>
      </w:ins>
      <w:ins w:id="2615" w:author="PR Preview" w:date="2026-01-01T00:00:00Z">
        <w:r>
          <w:rPr>
            <w:rStyle w:val="VerbatimChar"/>
          </w:rPr>
          <w:t xml:space="preserve">        for j := 1 to n</w:t>
        </w:r>
      </w:ins>
      <w:ins w:id="2616" w:author="PR Preview" w:date="2026-01-01T00:00:00Z">
        <w:r>
          <w:br/>
        </w:r>
      </w:ins>
      <w:ins w:id="2617" w:author="PR Preview" w:date="2026-01-01T00:00:00Z">
        <w:r>
          <w:rPr>
            <w:rStyle w:val="VerbatimChar"/>
          </w:rPr>
          <w:t xml:space="preserve">            t := t + A[i] * A[j]</w:t>
        </w:r>
      </w:ins>
      <w:ins w:id="2618" w:author="PR Preview" w:date="2026-01-01T00:00:00Z">
        <w:r>
          <w:br/>
        </w:r>
      </w:ins>
      <w:ins w:id="2619" w:author="PR Preview" w:date="2026-01-01T00:00:00Z">
        <w:r>
          <w:rPr>
            <w:rStyle w:val="VerbatimChar"/>
          </w:rPr>
          <w:t xml:space="preserve">    return s + t</w:t>
        </w:r>
      </w:ins>
    </w:p>
    <w:p>
      <w:pPr>
        <w:pStyle w:val="FirstParagraph"/>
      </w:pPr>
      <w:ins w:id="2620" w:author="PR Preview" w:date="2026-01-01T00:00:00Z">
        <w:r>
          <w:t xml:space="preserve">Count each run of an assignment inside a loop as one step.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The first loop takes</w:t>
        </w:r>
      </w:ins>
      <w:ins w:id="2623" w:author="PR Preview" w:date="2026-01-01T00:00:00Z">
        <w:r>
          <w:t xml:space="preserve"> </w:t>
        </w:r>
      </w:ins>
      <m:oMath>
        <m:r>
          <m:t>n</m:t>
        </m:r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steps, and the nested loops take</w:t>
        </w:r>
      </w:ins>
      <w:ins w:id="26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steps, as in</w:t>
        </w:r>
      </w:ins>
      <w:ins w:id="2629" w:author="PR Preview" w:date="2026-01-01T00:00:00Z">
        <w:r>
          <w:t xml:space="preserve"> </w:t>
        </w:r>
      </w:ins>
      <w:hyperlink w:anchor="sol-table-loops">
        <w:ins w:id="2630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2631" w:author="PR Preview" w:date="2026-01-01T00:00:00Z">
        <w:r>
          <w:t xml:space="preserve">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so the algorithm takes</w:t>
        </w:r>
      </w:ins>
      <w:ins w:id="26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steps.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Since</w:t>
        </w:r>
      </w:ins>
      <w:ins w:id="263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and</w:t>
        </w:r>
      </w:ins>
      <w:ins w:id="264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for every natural number</w:t>
        </w:r>
      </w:ins>
      <w:ins w:id="2645" w:author="PR Preview" w:date="2026-01-01T00:00:00Z">
        <w:r>
          <w:t xml:space="preserve"> </w:t>
        </w:r>
      </w:ins>
      <m:oMath>
        <m:r>
          <m:t>n</m:t>
        </m:r>
      </m:oMath>
      <w:ins w:id="2646" w:author="PR Preview" w:date="2026-01-01T00:00:00Z">
        <w:r>
          <w:t xml:space="preserve">,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both</w:t>
        </w:r>
      </w:ins>
      <w:ins w:id="26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</w:t>
        </w:r>
      </w:ins>
      <w:ins w:id="265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(</w:t>
        </w:r>
      </w:ins>
      <w:hyperlink w:anchor="def-big-o">
        <w:ins w:id="265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656" w:author="PR Preview" w:date="2026-01-01T00:00:00Z">
        <w:r>
          <w:t xml:space="preserve">) with witnesses (</w:t>
        </w:r>
      </w:ins>
      <w:hyperlink w:anchor="def-witness">
        <w:ins w:id="265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658" w:author="PR Preview" w:date="2026-01-01T00:00:00Z">
        <w:r>
          <w:t xml:space="preserve">)</w:t>
        </w:r>
      </w:ins>
      <w:ins w:id="26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660" w:author="PR Preview" w:date="2026-01-01T00:00:00Z">
        <w:r>
          <w:t xml:space="preserve">,</w:t>
        </w:r>
      </w:ins>
      <w:ins w:id="26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662" w:author="PR Preview" w:date="2026-01-01T00:00:00Z">
        <w:r>
          <w:t xml:space="preserve">,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so</w:t>
        </w:r>
      </w:ins>
      <w:ins w:id="2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by</w:t>
        </w:r>
      </w:ins>
      <w:ins w:id="2668" w:author="PR Preview" w:date="2026-01-01T00:00:00Z">
        <w:r>
          <w:t xml:space="preserve"> </w:t>
        </w:r>
      </w:ins>
      <w:hyperlink w:anchor="thm-sum-rule">
        <w:ins w:id="266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670" w:author="PR Preview" w:date="2026-01-01T00:00:00Z">
        <w:r>
          <w:t xml:space="preserve">.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Also</w:t>
        </w:r>
      </w:ins>
      <w:ins w:id="26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ins w:id="2674" w:author="PR Preview" w:date="2026-01-01T00:00:00Z">
        <w:r>
          <w:t xml:space="preserve">, so</w:t>
        </w:r>
      </w:ins>
      <w:ins w:id="26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(</w:t>
        </w:r>
      </w:ins>
      <w:hyperlink w:anchor="def-big-omega">
        <w:ins w:id="267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679" w:author="PR Preview" w:date="2026-01-01T00:00:00Z">
        <w:r>
          <w:t xml:space="preserve">) with</w:t>
        </w:r>
      </w:ins>
      <w:ins w:id="268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681" w:author="PR Preview" w:date="2026-01-01T00:00:00Z">
        <w:r>
          <w:t xml:space="preserve">,</w:t>
        </w:r>
      </w:ins>
      <w:ins w:id="26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683" w:author="PR Preview" w:date="2026-01-01T00:00:00Z">
        <w:r>
          <w:t xml:space="preserve">.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So</w:t>
        </w:r>
      </w:ins>
      <w:ins w:id="26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(</w:t>
        </w:r>
      </w:ins>
      <w:hyperlink w:anchor="def-big-theta">
        <w:ins w:id="268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690" w:author="PR Preview" w:date="2026-01-01T00:00:00Z">
        <w:r>
          <w:t xml:space="preserve">): the nested loops decide the growth, and the first loop does not.</w:t>
        </w:r>
      </w:ins>
    </w:p>
    <w:bookmarkEnd w:id="97"/>
    <w:bookmarkStart w:id="99" w:name="exm-pal-loop"/>
    <w:p>
      <w:pPr>
        <w:pStyle w:val="BodyText"/>
      </w:pPr>
      <w:ins w:id="2691" w:author="PR Preview" w:date="2026-01-01T00:00:00Z">
        <w:r>
          <w:rPr>
            <w:b/>
            <w:bCs/>
          </w:rPr>
          <w:t xml:space="preserve">Example 13 (A loop with the same recurrence as</w:t>
        </w:r>
      </w:ins>
      <w:ins w:id="2692" w:author="PR Preview" w:date="2026-01-01T00:00:00Z">
        <w:r>
          <w:rPr>
            <w:b/>
            <w:bCs/>
          </w:rPr>
          <w:t xml:space="preserve"> </w:t>
        </w:r>
      </w:ins>
      <w:ins w:id="2693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2694" w:author="PR Preview" w:date="2026-01-01T00:00:00Z">
        <w:r>
          <w:rPr>
            <w:b/>
            <w:bCs/>
          </w:rPr>
          <w:t xml:space="preserve">)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The algorithm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rPr>
            <w:rStyle w:val="VerbatimChar"/>
          </w:rPr>
          <w:t xml:space="preserve">pal_loop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tests whether a string is a palindrome (</w:t>
        </w:r>
      </w:ins>
      <w:hyperlink r:id="rId98">
        <w:ins w:id="2701" w:author="PR Preview" w:date="2026-01-01T00:00:00Z">
          <w:r>
            <w:rPr>
              <w:rStyle w:val="Hyperlink"/>
            </w:rPr>
            <w:t xml:space="preserve">Definition: Palindrome</w:t>
          </w:r>
        </w:ins>
      </w:hyperlink>
      <w:ins w:id="2702" w:author="PR Preview" w:date="2026-01-01T00:00:00Z">
        <w:r>
          <w:t xml:space="preserve">) with a loop instead of recursion:</w:t>
        </w:r>
      </w:ins>
    </w:p>
    <w:p>
      <w:pPr>
        <w:pStyle w:val="SourceCode"/>
      </w:pPr>
      <w:ins w:id="2703" w:author="PR Preview" w:date="2026-01-01T00:00:00Z">
        <w:r>
          <w:rPr>
            <w:rStyle w:val="VerbatimChar"/>
          </w:rPr>
          <w:t xml:space="preserve">procedure pal_loop(s)    // s is a string s[1] s[2] ... s[n] of n symbols</w:t>
        </w:r>
      </w:ins>
      <w:ins w:id="2704" w:author="PR Preview" w:date="2026-01-01T00:00:00Z">
        <w:r>
          <w:br/>
        </w:r>
      </w:ins>
      <w:ins w:id="2705" w:author="PR Preview" w:date="2026-01-01T00:00:00Z">
        <w:r>
          <w:rPr>
            <w:rStyle w:val="VerbatimChar"/>
          </w:rPr>
          <w:t xml:space="preserve">    i := 1</w:t>
        </w:r>
      </w:ins>
      <w:ins w:id="2706" w:author="PR Preview" w:date="2026-01-01T00:00:00Z">
        <w:r>
          <w:br/>
        </w:r>
      </w:ins>
      <w:ins w:id="2707" w:author="PR Preview" w:date="2026-01-01T00:00:00Z">
        <w:r>
          <w:rPr>
            <w:rStyle w:val="VerbatimChar"/>
          </w:rPr>
          <w:t xml:space="preserve">    j := n</w:t>
        </w:r>
      </w:ins>
      <w:ins w:id="2708" w:author="PR Preview" w:date="2026-01-01T00:00:00Z">
        <w:r>
          <w:br/>
        </w:r>
      </w:ins>
      <w:ins w:id="2709" w:author="PR Preview" w:date="2026-01-01T00:00:00Z">
        <w:r>
          <w:rPr>
            <w:rStyle w:val="VerbatimChar"/>
          </w:rPr>
          <w:t xml:space="preserve">    while i &lt; j and s[i] = s[j]</w:t>
        </w:r>
      </w:ins>
      <w:ins w:id="2710" w:author="PR Preview" w:date="2026-01-01T00:00:00Z">
        <w:r>
          <w:br/>
        </w:r>
      </w:ins>
      <w:ins w:id="2711" w:author="PR Preview" w:date="2026-01-01T00:00:00Z">
        <w:r>
          <w:rPr>
            <w:rStyle w:val="VerbatimChar"/>
          </w:rPr>
          <w:t xml:space="preserve">        i := i + 1</w:t>
        </w:r>
      </w:ins>
      <w:ins w:id="2712" w:author="PR Preview" w:date="2026-01-01T00:00:00Z">
        <w:r>
          <w:br/>
        </w:r>
      </w:ins>
      <w:ins w:id="2713" w:author="PR Preview" w:date="2026-01-01T00:00:00Z">
        <w:r>
          <w:rPr>
            <w:rStyle w:val="VerbatimChar"/>
          </w:rPr>
          <w:t xml:space="preserve">        j := j - 1</w:t>
        </w:r>
      </w:ins>
      <w:ins w:id="2714" w:author="PR Preview" w:date="2026-01-01T00:00:00Z">
        <w:r>
          <w:br/>
        </w:r>
      </w:ins>
      <w:ins w:id="2715" w:author="PR Preview" w:date="2026-01-01T00:00:00Z">
        <w:r>
          <w:rPr>
            <w:rStyle w:val="VerbatimChar"/>
          </w:rPr>
          <w:t xml:space="preserve">    return i &gt;= j</w:t>
        </w:r>
      </w:ins>
    </w:p>
    <w:p>
      <w:pPr>
        <w:pStyle w:val="FirstParagraph"/>
      </w:pPr>
      <w:ins w:id="2716" w:author="PR Preview" w:date="2026-01-01T00:00:00Z">
        <w:r>
          <w:t xml:space="preserve">The test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rPr>
            <w:rStyle w:val="VerbatimChar"/>
          </w:rPr>
          <w:t xml:space="preserve">s[i] = s[j]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is made only when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rPr>
            <w:rStyle w:val="VerbatimChar"/>
          </w:rPr>
          <w:t xml:space="preserve">i &lt; j</w:t>
        </w:r>
      </w:ins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is true.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Let</w:t>
        </w:r>
      </w:ins>
      <w:ins w:id="272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be the largest number of passes through the body on a string of</w:t>
        </w:r>
      </w:ins>
      <w:ins w:id="2730" w:author="PR Preview" w:date="2026-01-01T00:00:00Z">
        <w:r>
          <w:t xml:space="preserve"> </w:t>
        </w:r>
      </w:ins>
      <m:oMath>
        <m:r>
          <m:t>n</m:t>
        </m:r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symbols.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When</w:t>
        </w:r>
      </w:ins>
      <w:ins w:id="273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1</m:t>
        </m:r>
      </m:oMath>
      <w:ins w:id="2736" w:author="PR Preview" w:date="2026-01-01T00:00:00Z">
        <w:r>
          <w:t xml:space="preserve">, the guard is false at once, so</w:t>
        </w:r>
      </w:ins>
      <w:ins w:id="273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When</w:t>
        </w:r>
      </w:ins>
      <w:ins w:id="27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2742" w:author="PR Preview" w:date="2026-01-01T00:00:00Z">
        <w:r>
          <w:t xml:space="preserve">, the most passes come when the first and last symbols match;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after the first pass, the loop then runs exactly as it would on the string</w:t>
        </w:r>
      </w:ins>
      <w:ins w:id="274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of</w:t>
        </w:r>
      </w:ins>
      <w:ins w:id="27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symbols,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with every index one larger.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So</w:t>
        </w:r>
      </w:ins>
      <w:ins w:id="275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2756" w:author="PR Preview" w:date="2026-01-01T00:00:00Z">
        <w:r>
          <w:t xml:space="preserve">, the same recurrence relation (</w:t>
        </w:r>
      </w:ins>
      <w:hyperlink w:anchor="def-recurrence-relation">
        <w:ins w:id="275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58" w:author="PR Preview" w:date="2026-01-01T00:00:00Z">
        <w:r>
          <w:t xml:space="preserve">) as for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rPr>
            <w:rStyle w:val="VerbatimChar"/>
          </w:rPr>
          <w:t xml:space="preserve">pal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in</w:t>
        </w:r>
      </w:ins>
      <w:ins w:id="2763" w:author="PR Preview" w:date="2026-01-01T00:00:00Z">
        <w:r>
          <w:t xml:space="preserve"> </w:t>
        </w:r>
      </w:ins>
      <w:hyperlink w:anchor="exm-pal-running-time">
        <w:ins w:id="276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765" w:author="PR Preview" w:date="2026-01-01T00:00:00Z">
        <w:r>
          <w:t xml:space="preserve">,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with initial terms one smaller.</w:t>
        </w:r>
      </w:ins>
    </w:p>
    <w:p>
      <w:pPr>
        <w:pStyle w:val="BodyText"/>
      </w:pPr>
      <w:ins w:id="2768" w:author="PR Preview" w:date="2026-01-01T00:00:00Z">
        <w:r>
          <w:t xml:space="preserve">So</w:t>
        </w:r>
      </w:ins>
      <w:ins w:id="276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(</w:t>
        </w:r>
      </w:ins>
      <w:hyperlink r:id="rId20">
        <w:ins w:id="2772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2773" w:author="PR Preview" w:date="2026-01-01T00:00:00Z">
        <w:r>
          <w:t xml:space="preserve">), by strong induction (</w:t>
        </w:r>
      </w:ins>
      <w:hyperlink r:id="rId51">
        <w:ins w:id="2774" w:author="PR Preview" w:date="2026-01-01T00:00:00Z">
          <w:r>
            <w:rPr>
              <w:rStyle w:val="Hyperlink"/>
            </w:rPr>
            <w:t xml:space="preserve">Definition: Proof by strong induction</w:t>
          </w:r>
        </w:ins>
      </w:hyperlink>
      <w:ins w:id="2775" w:author="PR Preview" w:date="2026-01-01T00:00:00Z">
        <w:r>
          <w:t xml:space="preserve">) as in the proof of</w:t>
        </w:r>
      </w:ins>
      <w:ins w:id="2776" w:author="PR Preview" w:date="2026-01-01T00:00:00Z">
        <w:r>
          <w:t xml:space="preserve"> </w:t>
        </w:r>
      </w:ins>
      <w:hyperlink w:anchor="thm-pal-running-time">
        <w:ins w:id="277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778" w:author="PR Preview" w:date="2026-01-01T00:00:00Z">
        <w:r>
          <w:t xml:space="preserve">: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if</w:t>
        </w:r>
      </w:ins>
      <w:ins w:id="27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1</m:t>
        </m:r>
      </m:oMath>
      <w:ins w:id="2782" w:author="PR Preview" w:date="2026-01-01T00:00:00Z">
        <w:r>
          <w:t xml:space="preserve">, then</w:t>
        </w:r>
      </w:ins>
      <w:ins w:id="278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2784" w:author="PR Preview" w:date="2026-01-01T00:00:00Z">
        <w:r>
          <w:t xml:space="preserve">,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and if</w:t>
        </w:r>
      </w:ins>
      <w:ins w:id="27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and the formula holds for</w:t>
        </w:r>
      </w:ins>
      <w:ins w:id="27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2791" w:author="PR Preview" w:date="2026-01-01T00:00:00Z">
        <w:r>
          <w:t xml:space="preserve">, then</w:t>
        </w:r>
      </w:ins>
      <w:ins w:id="279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2793" w:author="PR Preview" w:date="2026-01-01T00:00:00Z">
        <w:r>
          <w:t xml:space="preserve">.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The guard is tested once more than the body runs,</w:t>
        </w:r>
      </w:ins>
      <w:ins w:id="2796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times,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which is the number of calls of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rPr>
            <w:rStyle w:val="VerbatimChar"/>
          </w:rPr>
          <w:t xml:space="preserve">pal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by</w:t>
        </w:r>
      </w:ins>
      <w:ins w:id="2805" w:author="PR Preview" w:date="2026-01-01T00:00:00Z">
        <w:r>
          <w:t xml:space="preserve"> </w:t>
        </w:r>
      </w:ins>
      <w:hyperlink w:anchor="thm-pal-running-time">
        <w:ins w:id="280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807" w:author="PR Preview" w:date="2026-01-01T00:00:00Z">
        <w:r>
          <w:t xml:space="preserve">, and is</w:t>
        </w:r>
      </w:ins>
      <w:ins w:id="2808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by</w:t>
        </w:r>
      </w:ins>
      <w:ins w:id="2811" w:author="PR Preview" w:date="2026-01-01T00:00:00Z">
        <w:r>
          <w:t xml:space="preserve"> </w:t>
        </w:r>
      </w:ins>
      <w:hyperlink w:anchor="exm-pal-big-o">
        <w:ins w:id="281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813" w:author="PR Preview" w:date="2026-01-01T00:00:00Z">
        <w:r>
          <w:t xml:space="preserve">.</w:t>
        </w:r>
      </w:ins>
    </w:p>
    <w:bookmarkEnd w:id="99"/>
    <w:bookmarkStart w:id="102" w:name="exm-root-passes"/>
    <w:p>
      <w:pPr>
        <w:pStyle w:val="BodyText"/>
      </w:pPr>
      <w:ins w:id="2814" w:author="PR Preview" w:date="2026-01-01T00:00:00Z">
        <w:r>
          <w:rPr>
            <w:b/>
            <w:bCs/>
          </w:rPr>
          <w:t xml:space="preserve">Example 14 (</w:t>
        </w:r>
      </w:ins>
      <w:ins w:id="2815" w:author="PR Preview" w:date="2026-01-01T00:00:00Z">
        <w:r>
          <w:rPr>
            <w:rStyle w:val="VerbatimChar"/>
            <w:b/>
            <w:bCs/>
          </w:rPr>
          <w:t xml:space="preserve">root</w:t>
        </w:r>
      </w:ins>
      <w:ins w:id="2816" w:author="PR Preview" w:date="2026-01-01T00:00:00Z">
        <w:r>
          <w:rPr>
            <w:b/>
            <w:bCs/>
          </w:rPr>
          <w:t xml:space="preserve"> </w:t>
        </w:r>
      </w:ins>
      <w:ins w:id="2817" w:author="PR Preview" w:date="2026-01-01T00:00:00Z">
        <w:r>
          <w:rPr>
            <w:b/>
            <w:bCs/>
          </w:rPr>
          <w:t xml:space="preserve">takes</w:t>
        </w:r>
      </w:ins>
      <w:ins w:id="281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ins w:id="2819" w:author="PR Preview" w:date="2026-01-01T00:00:00Z">
        <w:r>
          <w:rPr>
            <w:b/>
            <w:bCs/>
          </w:rPr>
          <w:t xml:space="preserve"> </w:t>
        </w:r>
      </w:ins>
      <w:ins w:id="2820" w:author="PR Preview" w:date="2026-01-01T00:00:00Z">
        <w:r>
          <w:rPr>
            <w:b/>
            <w:bCs/>
          </w:rPr>
          <w:t xml:space="preserve">steps)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The algorithm</w:t>
        </w:r>
      </w:ins>
      <w:ins w:id="2823" w:author="PR Preview" w:date="2026-01-01T00:00:00Z">
        <w:r>
          <w:t xml:space="preserve"> </w:t>
        </w:r>
      </w:ins>
      <w:ins w:id="2824" w:author="PR Preview" w:date="2026-01-01T00:00:00Z">
        <w:r>
          <w:rPr>
            <w:rStyle w:val="VerbatimChar"/>
          </w:rPr>
          <w:t xml:space="preserve">root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of</w:t>
        </w:r>
      </w:ins>
      <w:ins w:id="2827" w:author="PR Preview" w:date="2026-01-01T00:00:00Z">
        <w:r>
          <w:t xml:space="preserve"> </w:t>
        </w:r>
      </w:ins>
      <w:hyperlink r:id="rId100">
        <w:ins w:id="2828" w:author="PR Preview" w:date="2026-01-01T00:00:00Z">
          <w:r>
            <w:rPr>
              <w:rStyle w:val="Hyperlink"/>
            </w:rPr>
            <w:t xml:space="preserve">Exercise: Tracing a square-root loop</w:t>
          </w:r>
        </w:ins>
      </w:hyperlink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returns</w:t>
        </w:r>
      </w:ins>
      <w:ins w:id="283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(</w:t>
        </w:r>
      </w:ins>
      <w:hyperlink r:id="rId101">
        <w:ins w:id="2834" w:author="PR Preview" w:date="2026-01-01T00:00:00Z">
          <w:r>
            <w:rPr>
              <w:rStyle w:val="Hyperlink"/>
            </w:rPr>
            <w:t xml:space="preserve">Definition: Square root</w:t>
          </w:r>
        </w:ins>
      </w:hyperlink>
      <w:ins w:id="2835" w:author="PR Preview" w:date="2026-01-01T00:00:00Z">
        <w:r>
          <w:t xml:space="preserve">), the largest integer whose square is at most</w:t>
        </w:r>
      </w:ins>
      <w:ins w:id="2836" w:author="PR Preview" w:date="2026-01-01T00:00:00Z">
        <w:r>
          <w:t xml:space="preserve"> </w:t>
        </w:r>
      </w:ins>
      <m:oMath>
        <m:r>
          <m:t>n</m:t>
        </m:r>
      </m:oMath>
      <w:ins w:id="2837" w:author="PR Preview" w:date="2026-01-01T00:00:00Z">
        <w:r>
          <w:t xml:space="preserve">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and its body adds 1 to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rPr>
            <w:rStyle w:val="VerbatimChar"/>
          </w:rPr>
          <w:t xml:space="preserve">r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on each pass, starting from 0.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So on input</w:t>
        </w:r>
      </w:ins>
      <w:ins w:id="2846" w:author="PR Preview" w:date="2026-01-01T00:00:00Z">
        <w:r>
          <w:t xml:space="preserve"> </w:t>
        </w:r>
      </w:ins>
      <m:oMath>
        <m:r>
          <m:t>n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the body runs exactly</w:t>
        </w:r>
      </w:ins>
      <w:ins w:id="2849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times.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Let</w:t>
        </w:r>
      </w:ins>
      <w:ins w:id="28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ins w:id="2855" w:author="PR Preview" w:date="2026-01-01T00:00:00Z">
        <w:r>
          <w:t xml:space="preserve">, for natural numbers</w:t>
        </w:r>
      </w:ins>
      <w:ins w:id="2856" w:author="PR Preview" w:date="2026-01-01T00:00:00Z">
        <w:r>
          <w:t xml:space="preserve"> </w:t>
        </w:r>
      </w:ins>
      <m:oMath>
        <m:r>
          <m:t>n</m:t>
        </m:r>
      </m:oMath>
      <w:ins w:id="28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858" w:author="PR Preview" w:date="2026-01-01T00:00:00Z">
        <w:r>
          <w:t xml:space="preserve">, so</w:t>
        </w:r>
      </w:ins>
      <w:ins w:id="28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(</w:t>
        </w:r>
      </w:ins>
      <w:hyperlink w:anchor="def-big-o">
        <w:ins w:id="286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63" w:author="PR Preview" w:date="2026-01-01T00:00:00Z">
        <w:r>
          <w:t xml:space="preserve">) with witnesses (</w:t>
        </w:r>
      </w:ins>
      <w:hyperlink w:anchor="def-witness">
        <w:ins w:id="286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865" w:author="PR Preview" w:date="2026-01-01T00:00:00Z">
        <w:r>
          <w:t xml:space="preserve">)</w:t>
        </w:r>
      </w:ins>
      <w:ins w:id="28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867" w:author="PR Preview" w:date="2026-01-01T00:00:00Z">
        <w:r>
          <w:t xml:space="preserve">,</w:t>
        </w:r>
      </w:ins>
      <w:ins w:id="28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8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since</w:t>
        </w:r>
      </w:ins>
      <w:ins w:id="28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873" w:author="PR Preview" w:date="2026-01-01T00:00:00Z">
        <w:r>
          <w:t xml:space="preserve">, and</w:t>
        </w:r>
      </w:ins>
      <w:ins w:id="287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by the definition of the floor (</w:t>
        </w:r>
      </w:ins>
      <w:hyperlink r:id="rId20">
        <w:ins w:id="2877" w:author="PR Preview" w:date="2026-01-01T00:00:00Z">
          <w:r>
            <w:rPr>
              <w:rStyle w:val="Hyperlink"/>
            </w:rPr>
            <w:t xml:space="preserve">Definition: Floor</w:t>
          </w:r>
        </w:ins>
      </w:hyperlink>
      <w:ins w:id="2878" w:author="PR Preview" w:date="2026-01-01T00:00:00Z">
        <w:r>
          <w:t xml:space="preserve">),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so</w:t>
        </w:r>
      </w:ins>
      <w:ins w:id="28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ins w:id="2882" w:author="PR Preview" w:date="2026-01-01T00:00:00Z">
        <w:r>
          <w:t xml:space="preserve">, and</w:t>
        </w:r>
      </w:ins>
      <w:ins w:id="28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(</w:t>
        </w:r>
      </w:ins>
      <w:hyperlink w:anchor="def-big-omega">
        <w:ins w:id="288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887" w:author="PR Preview" w:date="2026-01-01T00:00:00Z">
        <w:r>
          <w:t xml:space="preserve">) with</w:t>
        </w:r>
      </w:ins>
      <w:ins w:id="288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2889" w:author="PR Preview" w:date="2026-01-01T00:00:00Z">
        <w:r>
          <w:t xml:space="preserve">,</w:t>
        </w:r>
      </w:ins>
      <w:ins w:id="28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891" w:author="PR Preview" w:date="2026-01-01T00:00:00Z">
        <w:r>
          <w:t xml:space="preserve">.</w:t>
        </w:r>
      </w:ins>
    </w:p>
    <w:p>
      <w:pPr>
        <w:pStyle w:val="FirstParagraph"/>
      </w:pPr>
      <w:ins w:id="2892" w:author="PR Preview" w:date="2026-01-01T00:00:00Z">
        <w:r>
          <w:t xml:space="preserve">So</w:t>
        </w:r>
      </w:ins>
      <w:ins w:id="28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(</w:t>
        </w:r>
      </w:ins>
      <w:hyperlink w:anchor="def-big-theta">
        <w:ins w:id="289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897" w:author="PR Preview" w:date="2026-01-01T00:00:00Z">
        <w:r>
          <w:t xml:space="preserve">).</w:t>
        </w:r>
      </w:ins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Since</w:t>
        </w:r>
      </w:ins>
      <w:ins w:id="290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for</w:t>
        </w:r>
      </w:ins>
      <w:ins w:id="29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904" w:author="PR Preview" w:date="2026-01-01T00:00:00Z">
        <w:r>
          <w:t xml:space="preserve">, the body of</w:t>
        </w:r>
      </w:ins>
      <w:ins w:id="2905" w:author="PR Preview" w:date="2026-01-01T00:00:00Z">
        <w:r>
          <w:t xml:space="preserve"> </w:t>
        </w:r>
      </w:ins>
      <w:ins w:id="2906" w:author="PR Preview" w:date="2026-01-01T00:00:00Z">
        <w:r>
          <w:rPr>
            <w:rStyle w:val="VerbatimChar"/>
          </w:rPr>
          <w:t xml:space="preserve">root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runs no more times than the body of a loop with</w:t>
        </w:r>
      </w:ins>
      <w:ins w:id="2909" w:author="PR Preview" w:date="2026-01-01T00:00:00Z">
        <w:r>
          <w:t xml:space="preserve"> </w:t>
        </w:r>
      </w:ins>
      <m:oMath>
        <m:r>
          <m:t>n</m:t>
        </m:r>
      </m:oMath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passes: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on</w:t>
        </w:r>
      </w:ins>
      <w:ins w:id="29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ins w:id="2915" w:author="PR Preview" w:date="2026-01-01T00:00:00Z">
        <w:r>
          <w:t xml:space="preserve">, its body runs</w:t>
        </w:r>
      </w:ins>
      <w:ins w:id="2916" w:author="PR Preview" w:date="2026-01-01T00:00:00Z">
        <w:r>
          <w:t xml:space="preserve"> </w:t>
        </w:r>
      </w:ins>
      <m:oMath>
        <m:r>
          <m:t>1000</m:t>
        </m:r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times.</w:t>
        </w:r>
      </w:ins>
    </w:p>
    <w:bookmarkEnd w:id="102"/>
    <w:bookmarkEnd w:id="103"/>
    <w:bookmarkStart w:id="119" w:name="references"/>
    <w:p>
      <w:pPr>
        <w:pStyle w:val="Heading1"/>
      </w:pPr>
      <w:ins w:id="2919" w:author="PR Preview" w:date="2026-01-01T00:00:00Z">
        <w:r>
          <w:t xml:space="preserve">References</w:t>
        </w:r>
      </w:ins>
    </w:p>
    <w:bookmarkStart w:id="118" w:name="refs"/>
    <w:bookmarkStart w:id="105" w:name="ref-wikipedia_big_o_notation"/>
    <w:p>
      <w:pPr>
        <w:pStyle w:val="Bibliography"/>
      </w:pPr>
      <w:ins w:id="2920" w:author="PR Preview" w:date="2026-01-01T00:00:00Z">
        <w:r>
          <w:t xml:space="preserve">Wikipedia contributors. 2026a.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rPr>
            <w:i/>
            <w:iCs/>
          </w:rPr>
          <w:t xml:space="preserve">Big</w:t>
        </w:r>
      </w:ins>
      <w:ins w:id="2923" w:author="PR Preview" w:date="2026-01-01T00:00:00Z">
        <w:r>
          <w:rPr>
            <w:i/>
            <w:iCs/>
          </w:rPr>
          <w:t xml:space="preserve"> </w:t>
        </w:r>
      </w:ins>
      <w:ins w:id="2924" w:author="PR Preview" w:date="2026-01-01T00:00:00Z">
        <w:r>
          <w:rPr>
            <w:i/>
            <w:iCs/>
          </w:rPr>
          <w:t xml:space="preserve">O</w:t>
        </w:r>
      </w:ins>
      <w:ins w:id="2925" w:author="PR Preview" w:date="2026-01-01T00:00:00Z">
        <w:r>
          <w:rPr>
            <w:i/>
            <w:iCs/>
          </w:rPr>
          <w:t xml:space="preserve"> </w:t>
        </w:r>
      </w:ins>
      <w:ins w:id="2926" w:author="PR Preview" w:date="2026-01-01T00:00:00Z">
        <w:r>
          <w:rPr>
            <w:i/>
            <w:iCs/>
          </w:rPr>
          <w:t xml:space="preserve">Notation —</w:t>
        </w:r>
      </w:ins>
      <w:ins w:id="2927" w:author="PR Preview" w:date="2026-01-01T00:00:00Z">
        <w:r>
          <w:rPr>
            <w:i/>
            <w:iCs/>
          </w:rPr>
          <w:t xml:space="preserve"> </w:t>
        </w:r>
      </w:ins>
      <w:ins w:id="2928" w:author="PR Preview" w:date="2026-01-01T00:00:00Z">
        <w:r>
          <w:rPr>
            <w:i/>
            <w:iCs/>
          </w:rPr>
          <w:t xml:space="preserve">Wikipedia</w:t>
        </w:r>
      </w:ins>
      <w:ins w:id="2929" w:author="PR Preview" w:date="2026-01-01T00:00:00Z">
        <w:r>
          <w:rPr>
            <w:i/>
            <w:iCs/>
          </w:rPr>
          <w:t xml:space="preserve">,</w:t>
        </w:r>
      </w:ins>
      <w:ins w:id="2930" w:author="PR Preview" w:date="2026-01-01T00:00:00Z">
        <w:r>
          <w:rPr>
            <w:i/>
            <w:iCs/>
          </w:rPr>
          <w:t xml:space="preserve"> </w:t>
        </w:r>
      </w:ins>
      <w:ins w:id="2931" w:author="PR Preview" w:date="2026-01-01T00:00:00Z">
        <w:r>
          <w:rPr>
            <w:i/>
            <w:iCs/>
          </w:rPr>
          <w:t xml:space="preserve">the Free Encyclopedia</w:t>
        </w:r>
      </w:ins>
      <w:ins w:id="2932" w:author="PR Preview" w:date="2026-01-01T00:00:00Z">
        <w:r>
          <w:t xml:space="preserve">.</w:t>
        </w:r>
      </w:ins>
      <w:ins w:id="2933" w:author="PR Preview" w:date="2026-01-01T00:00:00Z">
        <w:r>
          <w:t xml:space="preserve"> </w:t>
        </w:r>
      </w:ins>
      <w:hyperlink r:id="rId104">
        <w:ins w:id="2934" w:author="PR Preview" w:date="2026-01-01T00:00:00Z">
          <w:r>
            <w:rPr>
              <w:rStyle w:val="Hyperlink"/>
            </w:rPr>
            <w:t xml:space="preserve">https://en.wikipedia.org/wiki/Big_O_notation</w:t>
          </w:r>
        </w:ins>
      </w:hyperlink>
      <w:ins w:id="2935" w:author="PR Preview" w:date="2026-01-01T00:00:00Z">
        <w:r>
          <w:t xml:space="preserve">.</w:t>
        </w:r>
      </w:ins>
    </w:p>
    <w:bookmarkEnd w:id="105"/>
    <w:bookmarkStart w:id="107" w:name="ref-wikipedia_closed_form_expression"/>
    <w:p>
      <w:pPr>
        <w:pStyle w:val="Bibliography"/>
      </w:pPr>
      <w:ins w:id="2936" w:author="PR Preview" w:date="2026-01-01T00:00:00Z">
        <w:r>
          <w:t xml:space="preserve">Wikipedia contributors. 2026b.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rPr>
            <w:i/>
            <w:iCs/>
          </w:rPr>
          <w:t xml:space="preserve">Closed-Form Expression —</w:t>
        </w:r>
      </w:ins>
      <w:ins w:id="2939" w:author="PR Preview" w:date="2026-01-01T00:00:00Z">
        <w:r>
          <w:rPr>
            <w:i/>
            <w:iCs/>
          </w:rPr>
          <w:t xml:space="preserve"> </w:t>
        </w:r>
      </w:ins>
      <w:ins w:id="2940" w:author="PR Preview" w:date="2026-01-01T00:00:00Z">
        <w:r>
          <w:rPr>
            <w:i/>
            <w:iCs/>
          </w:rPr>
          <w:t xml:space="preserve">Wikipedia</w:t>
        </w:r>
      </w:ins>
      <w:ins w:id="2941" w:author="PR Preview" w:date="2026-01-01T00:00:00Z">
        <w:r>
          <w:rPr>
            <w:i/>
            <w:iCs/>
          </w:rPr>
          <w:t xml:space="preserve">,</w:t>
        </w:r>
      </w:ins>
      <w:ins w:id="2942" w:author="PR Preview" w:date="2026-01-01T00:00:00Z">
        <w:r>
          <w:rPr>
            <w:i/>
            <w:iCs/>
          </w:rPr>
          <w:t xml:space="preserve"> </w:t>
        </w:r>
      </w:ins>
      <w:ins w:id="2943" w:author="PR Preview" w:date="2026-01-01T00:00:00Z">
        <w:r>
          <w:rPr>
            <w:i/>
            <w:iCs/>
          </w:rPr>
          <w:t xml:space="preserve">the Free Encyclopedia</w:t>
        </w:r>
      </w:ins>
      <w:ins w:id="2944" w:author="PR Preview" w:date="2026-01-01T00:00:00Z">
        <w:r>
          <w:t xml:space="preserve">.</w:t>
        </w:r>
      </w:ins>
      <w:ins w:id="2945" w:author="PR Preview" w:date="2026-01-01T00:00:00Z">
        <w:r>
          <w:t xml:space="preserve"> </w:t>
        </w:r>
      </w:ins>
      <w:hyperlink r:id="rId106">
        <w:ins w:id="2946" w:author="PR Preview" w:date="2026-01-01T00:00:00Z">
          <w:r>
            <w:rPr>
              <w:rStyle w:val="Hyperlink"/>
            </w:rPr>
            <w:t xml:space="preserve">https://en.wikipedia.org/wiki/Closed-form_expression</w:t>
          </w:r>
        </w:ins>
      </w:hyperlink>
      <w:ins w:id="2947" w:author="PR Preview" w:date="2026-01-01T00:00:00Z">
        <w:r>
          <w:t xml:space="preserve">.</w:t>
        </w:r>
      </w:ins>
    </w:p>
    <w:bookmarkEnd w:id="107"/>
    <w:bookmarkStart w:id="109" w:name="ref-wikipedia_factorial"/>
    <w:p>
      <w:pPr>
        <w:pStyle w:val="Bibliography"/>
      </w:pPr>
      <w:ins w:id="2948" w:author="PR Preview" w:date="2026-01-01T00:00:00Z">
        <w:r>
          <w:t xml:space="preserve">Wikipedia contributors. 2026c.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rPr>
            <w:i/>
            <w:iCs/>
          </w:rPr>
          <w:t xml:space="preserve">Factorial —</w:t>
        </w:r>
      </w:ins>
      <w:ins w:id="2951" w:author="PR Preview" w:date="2026-01-01T00:00:00Z">
        <w:r>
          <w:rPr>
            <w:i/>
            <w:iCs/>
          </w:rPr>
          <w:t xml:space="preserve"> </w:t>
        </w:r>
      </w:ins>
      <w:ins w:id="2952" w:author="PR Preview" w:date="2026-01-01T00:00:00Z">
        <w:r>
          <w:rPr>
            <w:i/>
            <w:iCs/>
          </w:rPr>
          <w:t xml:space="preserve">Wikipedia</w:t>
        </w:r>
      </w:ins>
      <w:ins w:id="2953" w:author="PR Preview" w:date="2026-01-01T00:00:00Z">
        <w:r>
          <w:rPr>
            <w:i/>
            <w:iCs/>
          </w:rPr>
          <w:t xml:space="preserve">,</w:t>
        </w:r>
      </w:ins>
      <w:ins w:id="2954" w:author="PR Preview" w:date="2026-01-01T00:00:00Z">
        <w:r>
          <w:rPr>
            <w:i/>
            <w:iCs/>
          </w:rPr>
          <w:t xml:space="preserve"> </w:t>
        </w:r>
      </w:ins>
      <w:ins w:id="2955" w:author="PR Preview" w:date="2026-01-01T00:00:00Z">
        <w:r>
          <w:rPr>
            <w:i/>
            <w:iCs/>
          </w:rPr>
          <w:t xml:space="preserve">the Free Encyclopedia</w:t>
        </w:r>
      </w:ins>
      <w:ins w:id="2956" w:author="PR Preview" w:date="2026-01-01T00:00:00Z">
        <w:r>
          <w:t xml:space="preserve">.</w:t>
        </w:r>
      </w:ins>
      <w:ins w:id="2957" w:author="PR Preview" w:date="2026-01-01T00:00:00Z">
        <w:r>
          <w:t xml:space="preserve"> </w:t>
        </w:r>
      </w:ins>
      <w:hyperlink r:id="rId108">
        <w:ins w:id="2958" w:author="PR Preview" w:date="2026-01-01T00:00:00Z">
          <w:r>
            <w:rPr>
              <w:rStyle w:val="Hyperlink"/>
            </w:rPr>
            <w:t xml:space="preserve">https://en.wikipedia.org/wiki/Factorial</w:t>
          </w:r>
        </w:ins>
      </w:hyperlink>
      <w:ins w:id="2959" w:author="PR Preview" w:date="2026-01-01T00:00:00Z">
        <w:r>
          <w:t xml:space="preserve">.</w:t>
        </w:r>
      </w:ins>
    </w:p>
    <w:bookmarkEnd w:id="109"/>
    <w:bookmarkStart w:id="111" w:name="ref-wikipedia_logarithm"/>
    <w:p>
      <w:pPr>
        <w:pStyle w:val="Bibliography"/>
      </w:pPr>
      <w:ins w:id="2960" w:author="PR Preview" w:date="2026-01-01T00:00:00Z">
        <w:r>
          <w:t xml:space="preserve">Wikipedia contributors. 2026d.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rPr>
            <w:i/>
            <w:iCs/>
          </w:rPr>
          <w:t xml:space="preserve">Logarithm —</w:t>
        </w:r>
      </w:ins>
      <w:ins w:id="2963" w:author="PR Preview" w:date="2026-01-01T00:00:00Z">
        <w:r>
          <w:rPr>
            <w:i/>
            <w:iCs/>
          </w:rPr>
          <w:t xml:space="preserve"> </w:t>
        </w:r>
      </w:ins>
      <w:ins w:id="2964" w:author="PR Preview" w:date="2026-01-01T00:00:00Z">
        <w:r>
          <w:rPr>
            <w:i/>
            <w:iCs/>
          </w:rPr>
          <w:t xml:space="preserve">Wikipedia</w:t>
        </w:r>
      </w:ins>
      <w:ins w:id="2965" w:author="PR Preview" w:date="2026-01-01T00:00:00Z">
        <w:r>
          <w:rPr>
            <w:i/>
            <w:iCs/>
          </w:rPr>
          <w:t xml:space="preserve">,</w:t>
        </w:r>
      </w:ins>
      <w:ins w:id="2966" w:author="PR Preview" w:date="2026-01-01T00:00:00Z">
        <w:r>
          <w:rPr>
            <w:i/>
            <w:iCs/>
          </w:rPr>
          <w:t xml:space="preserve"> </w:t>
        </w:r>
      </w:ins>
      <w:ins w:id="2967" w:author="PR Preview" w:date="2026-01-01T00:00:00Z">
        <w:r>
          <w:rPr>
            <w:i/>
            <w:iCs/>
          </w:rPr>
          <w:t xml:space="preserve">the Free Encyclopedia</w:t>
        </w:r>
      </w:ins>
      <w:ins w:id="2968" w:author="PR Preview" w:date="2026-01-01T00:00:00Z">
        <w:r>
          <w:t xml:space="preserve">.</w:t>
        </w:r>
      </w:ins>
      <w:ins w:id="2969" w:author="PR Preview" w:date="2026-01-01T00:00:00Z">
        <w:r>
          <w:t xml:space="preserve"> </w:t>
        </w:r>
      </w:ins>
      <w:hyperlink r:id="rId110">
        <w:ins w:id="2970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  <w:ins w:id="2971" w:author="PR Preview" w:date="2026-01-01T00:00:00Z">
        <w:r>
          <w:t xml:space="preserve">.</w:t>
        </w:r>
      </w:ins>
    </w:p>
    <w:bookmarkEnd w:id="111"/>
    <w:bookmarkStart w:id="113" w:name="ref-wikipedia_recurrence_relation"/>
    <w:p>
      <w:pPr>
        <w:pStyle w:val="Bibliography"/>
      </w:pPr>
      <w:ins w:id="2972" w:author="PR Preview" w:date="2026-01-01T00:00:00Z">
        <w:r>
          <w:t xml:space="preserve">Wikipedia contributors. 2026e.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rPr>
            <w:i/>
            <w:iCs/>
          </w:rPr>
          <w:t xml:space="preserve">Recurrence Relation —</w:t>
        </w:r>
      </w:ins>
      <w:ins w:id="2975" w:author="PR Preview" w:date="2026-01-01T00:00:00Z">
        <w:r>
          <w:rPr>
            <w:i/>
            <w:iCs/>
          </w:rPr>
          <w:t xml:space="preserve"> </w:t>
        </w:r>
      </w:ins>
      <w:ins w:id="2976" w:author="PR Preview" w:date="2026-01-01T00:00:00Z">
        <w:r>
          <w:rPr>
            <w:i/>
            <w:iCs/>
          </w:rPr>
          <w:t xml:space="preserve">Wikipedia</w:t>
        </w:r>
      </w:ins>
      <w:ins w:id="2977" w:author="PR Preview" w:date="2026-01-01T00:00:00Z">
        <w:r>
          <w:rPr>
            <w:i/>
            <w:iCs/>
          </w:rPr>
          <w:t xml:space="preserve">,</w:t>
        </w:r>
      </w:ins>
      <w:ins w:id="2978" w:author="PR Preview" w:date="2026-01-01T00:00:00Z">
        <w:r>
          <w:rPr>
            <w:i/>
            <w:iCs/>
          </w:rPr>
          <w:t xml:space="preserve"> </w:t>
        </w:r>
      </w:ins>
      <w:ins w:id="2979" w:author="PR Preview" w:date="2026-01-01T00:00:00Z">
        <w:r>
          <w:rPr>
            <w:i/>
            <w:iCs/>
          </w:rPr>
          <w:t xml:space="preserve">the Free Encyclopedia</w:t>
        </w:r>
      </w:ins>
      <w:ins w:id="2980" w:author="PR Preview" w:date="2026-01-01T00:00:00Z">
        <w:r>
          <w:t xml:space="preserve">.</w:t>
        </w:r>
      </w:ins>
      <w:ins w:id="2981" w:author="PR Preview" w:date="2026-01-01T00:00:00Z">
        <w:r>
          <w:t xml:space="preserve"> </w:t>
        </w:r>
      </w:ins>
      <w:hyperlink r:id="rId112">
        <w:ins w:id="2982" w:author="PR Preview" w:date="2026-01-01T00:00:00Z">
          <w:r>
            <w:rPr>
              <w:rStyle w:val="Hyperlink"/>
            </w:rPr>
            <w:t xml:space="preserve">https://en.wikipedia.org/wiki/Recurrence_relation</w:t>
          </w:r>
        </w:ins>
      </w:hyperlink>
      <w:ins w:id="2983" w:author="PR Preview" w:date="2026-01-01T00:00:00Z">
        <w:r>
          <w:t xml:space="preserve">.</w:t>
        </w:r>
      </w:ins>
    </w:p>
    <w:bookmarkEnd w:id="113"/>
    <w:bookmarkStart w:id="115" w:name="ref-wikipedia_time_complexity"/>
    <w:p>
      <w:pPr>
        <w:pStyle w:val="Bibliography"/>
      </w:pPr>
      <w:ins w:id="2984" w:author="PR Preview" w:date="2026-01-01T00:00:00Z">
        <w:r>
          <w:t xml:space="preserve">Wikipedia contributors. 2026f.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rPr>
            <w:i/>
            <w:iCs/>
          </w:rPr>
          <w:t xml:space="preserve">Time Complexity —</w:t>
        </w:r>
      </w:ins>
      <w:ins w:id="2987" w:author="PR Preview" w:date="2026-01-01T00:00:00Z">
        <w:r>
          <w:rPr>
            <w:i/>
            <w:iCs/>
          </w:rPr>
          <w:t xml:space="preserve"> </w:t>
        </w:r>
      </w:ins>
      <w:ins w:id="2988" w:author="PR Preview" w:date="2026-01-01T00:00:00Z">
        <w:r>
          <w:rPr>
            <w:i/>
            <w:iCs/>
          </w:rPr>
          <w:t xml:space="preserve">Wikipedia</w:t>
        </w:r>
      </w:ins>
      <w:ins w:id="2989" w:author="PR Preview" w:date="2026-01-01T00:00:00Z">
        <w:r>
          <w:rPr>
            <w:i/>
            <w:iCs/>
          </w:rPr>
          <w:t xml:space="preserve">,</w:t>
        </w:r>
      </w:ins>
      <w:ins w:id="2990" w:author="PR Preview" w:date="2026-01-01T00:00:00Z">
        <w:r>
          <w:rPr>
            <w:i/>
            <w:iCs/>
          </w:rPr>
          <w:t xml:space="preserve"> </w:t>
        </w:r>
      </w:ins>
      <w:ins w:id="2991" w:author="PR Preview" w:date="2026-01-01T00:00:00Z">
        <w:r>
          <w:rPr>
            <w:i/>
            <w:iCs/>
          </w:rPr>
          <w:t xml:space="preserve">the Free Encyclopedia</w:t>
        </w:r>
      </w:ins>
      <w:ins w:id="2992" w:author="PR Preview" w:date="2026-01-01T00:00:00Z">
        <w:r>
          <w:t xml:space="preserve">.</w:t>
        </w:r>
      </w:ins>
      <w:ins w:id="2993" w:author="PR Preview" w:date="2026-01-01T00:00:00Z">
        <w:r>
          <w:t xml:space="preserve"> </w:t>
        </w:r>
      </w:ins>
      <w:hyperlink r:id="rId114">
        <w:ins w:id="2994" w:author="PR Preview" w:date="2026-01-01T00:00:00Z">
          <w:r>
            <w:rPr>
              <w:rStyle w:val="Hyperlink"/>
            </w:rPr>
            <w:t xml:space="preserve">https://en.wikipedia.org/wiki/Time_complexity</w:t>
          </w:r>
        </w:ins>
      </w:hyperlink>
      <w:ins w:id="2995" w:author="PR Preview" w:date="2026-01-01T00:00:00Z">
        <w:r>
          <w:t xml:space="preserve">.</w:t>
        </w:r>
      </w:ins>
    </w:p>
    <w:bookmarkEnd w:id="115"/>
    <w:bookmarkStart w:id="117" w:name="ref-wikipedia_triangle_inequality"/>
    <w:p>
      <w:pPr>
        <w:pStyle w:val="Bibliography"/>
      </w:pPr>
      <w:ins w:id="2996" w:author="PR Preview" w:date="2026-01-01T00:00:00Z">
        <w:r>
          <w:t xml:space="preserve">Wikipedia contributors. 2026g.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rPr>
            <w:i/>
            <w:iCs/>
          </w:rPr>
          <w:t xml:space="preserve">Triangle Inequality —</w:t>
        </w:r>
      </w:ins>
      <w:ins w:id="2999" w:author="PR Preview" w:date="2026-01-01T00:00:00Z">
        <w:r>
          <w:rPr>
            <w:i/>
            <w:iCs/>
          </w:rPr>
          <w:t xml:space="preserve"> </w:t>
        </w:r>
      </w:ins>
      <w:ins w:id="3000" w:author="PR Preview" w:date="2026-01-01T00:00:00Z">
        <w:r>
          <w:rPr>
            <w:i/>
            <w:iCs/>
          </w:rPr>
          <w:t xml:space="preserve">Wikipedia</w:t>
        </w:r>
      </w:ins>
      <w:ins w:id="3001" w:author="PR Preview" w:date="2026-01-01T00:00:00Z">
        <w:r>
          <w:rPr>
            <w:i/>
            <w:iCs/>
          </w:rPr>
          <w:t xml:space="preserve">,</w:t>
        </w:r>
      </w:ins>
      <w:ins w:id="3002" w:author="PR Preview" w:date="2026-01-01T00:00:00Z">
        <w:r>
          <w:rPr>
            <w:i/>
            <w:iCs/>
          </w:rPr>
          <w:t xml:space="preserve"> </w:t>
        </w:r>
      </w:ins>
      <w:ins w:id="3003" w:author="PR Preview" w:date="2026-01-01T00:00:00Z">
        <w:r>
          <w:rPr>
            <w:i/>
            <w:iCs/>
          </w:rPr>
          <w:t xml:space="preserve">the Free Encyclopedia</w:t>
        </w:r>
      </w:ins>
      <w:ins w:id="3004" w:author="PR Preview" w:date="2026-01-01T00:00:00Z">
        <w:r>
          <w:t xml:space="preserve">.</w:t>
        </w:r>
      </w:ins>
      <w:ins w:id="3005" w:author="PR Preview" w:date="2026-01-01T00:00:00Z">
        <w:r>
          <w:t xml:space="preserve"> </w:t>
        </w:r>
      </w:ins>
      <w:hyperlink r:id="rId116">
        <w:ins w:id="3006" w:author="PR Preview" w:date="2026-01-01T00:00:00Z">
          <w:r>
            <w:rPr>
              <w:rStyle w:val="Hyperlink"/>
            </w:rPr>
            <w:t xml:space="preserve">https://en.wikipedia.org/wiki/Triangle_inequality</w:t>
          </w:r>
        </w:ins>
      </w:hyperlink>
      <w:ins w:id="3007" w:author="PR Preview" w:date="2026-01-01T00:00:00Z">
        <w:r>
          <w:t xml:space="preserve">.</w:t>
        </w:r>
      </w:ins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20" Type="http://schemas.openxmlformats.org/officeDocument/2006/relationships/hyperlink" Target="https://morrison-lab.github.io/mcs/chapters/recursion.html#def-floo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20" Type="http://schemas.openxmlformats.org/officeDocument/2006/relationships/hyperlink" Target="https://morrison-lab.github.io/mcs/chapters/recursion.html#def-floo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2026-10-24T17:54:55Z</dcterms:created>
  <dcterms:modified xsi:type="dcterms:W3CDTF">2026-10-24T17:54:55Z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