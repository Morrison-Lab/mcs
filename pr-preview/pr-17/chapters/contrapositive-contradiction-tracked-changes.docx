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Contrapositive and Contradiction</w:t>
      </w:r>
    </w:p>
    <w:p>
      <w:pPr>
        <w:pStyle w:val="Subtitle"/>
      </w:pPr>
      <w:r>
        <w:t xml:space="preserve">Proving a statement by way of its negation</w:t>
      </w:r>
    </w:p>
    <w:p>
      <w:pPr>
        <w:pStyle w:val="Date"/>
      </w:pPr>
      <w:del w:id="1" w:author="PR Preview" w:date="2026-01-01T00:00:00Z">
        <w:r>
          <w:delText xml:space="preserve">Last modified: 2026-10-23 16:38:33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16:56:06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“Contrapositive Proof”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“Proof by Contradiction”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definition of congruence modulo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and the point that it is not the mod operator;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human and mammal illustration of a contrapositive;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example of a product not divisible by</w:t>
            </w:r>
            <w:r>
              <w:t xml:space="preserve"> </w:t>
            </w:r>
            <m:oMath>
              <m:r>
                <m:t>5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truth table showing why a proof by contradiction works;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outlines of a proof by contrapositive, a proof by contradiction,</w:t>
            </w:r>
            <w:r>
              <w:t xml:space="preserve"> </w:t>
            </w:r>
            <w:r>
              <w:t xml:space="preserve">and a proof of a conditional by contradiction;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definition and examples of a prime number, and the fact that every integer above one has a prime divisor;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statement that</w:t>
            </w:r>
            <w: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t xml:space="preserve"> </w:t>
            </w:r>
            <w:r>
              <w:t xml:space="preserve">is irrational (the proof here is different);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Euclid’s proof that there are infinitely many primes.</w:t>
            </w:r>
          </w:p>
          <w:p>
            <w:pPr>
              <w:pStyle w:val="FirstParagraph"/>
            </w:pPr>
            <w:r>
              <w:t xml:space="preserve">The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of the contrapositive, proof by contrapositive, proof by contradiction,</w:t>
            </w:r>
            <w:r>
              <w:t xml:space="preserve"> </w:t>
            </w:r>
            <w:r>
              <w:t xml:space="preserve">and rational and irrational numbers,</w:t>
            </w:r>
            <w:r>
              <w:t xml:space="preserve"> </w:t>
            </w:r>
            <w:r>
              <w:t xml:space="preserve">their examples of a proof by contradiction and of rational and irrational numbers,</w:t>
            </w:r>
            <w:r>
              <w:t xml:space="preserve"> </w:t>
            </w:r>
            <w:r>
              <w:t xml:space="preserve">and the theorem that a conditional is equivalent to its contrapositive,</w:t>
            </w:r>
            <w:r>
              <w:t xml:space="preserve"> </w:t>
            </w:r>
            <w:r>
              <w:t xml:space="preserve">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</w:t>
            </w:r>
            <w:r>
              <w:t xml:space="preserve"> </w:t>
            </w:r>
            <w:r>
              <w:t xml:space="preserve">so they read the same in both places.</w:t>
            </w:r>
          </w:p>
        </w:tc>
      </w:tr>
    </w:tbl>
    <w:bookmarkStart w:id="22" w:name="sec-congruence"/>
    <w:p>
      <w:pPr>
        <w:pStyle w:val="Heading1"/>
      </w:pPr>
      <w:r>
        <w:t xml:space="preserve">1. Congruence modulo</w:t>
      </w:r>
      <w:r>
        <w:t xml:space="preserve"> </w:t>
      </w:r>
      <m:oMath>
        <m:r>
          <m:t>n</m:t>
        </m:r>
      </m:oMath>
    </w:p>
    <w:bookmarkStart w:id="14" w:name="exr-minus-eight"/>
    <w:p>
      <w:pPr>
        <w:pStyle w:val="FirstParagraph"/>
      </w:pPr>
      <w:r>
        <w:rPr>
          <w:b/>
          <w:bCs/>
        </w:rPr>
        <w:t xml:space="preserve">Exercise 1 (Differences divisible by five)</w:t>
      </w:r>
      <w:r>
        <w:t xml:space="preserve"> </w:t>
      </w:r>
      <w:r>
        <w:t xml:space="preserve">For each integer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list</w:t>
      </w:r>
      <w:r>
        <w:t xml:space="preserve"> </w:t>
      </w:r>
      <m:oMath>
        <m:r>
          <m:t>23</m:t>
        </m:r>
      </m:oMath>
      <w:r>
        <w:t xml:space="preserve">,</w:t>
      </w:r>
      <w:r>
        <w:t xml:space="preserve"> </w:t>
      </w:r>
      <m:oMath>
        <m:r>
          <m:t>38</m:t>
        </m:r>
      </m:oMath>
      <w:r>
        <w:t xml:space="preserve">,</w:t>
      </w:r>
      <w:r>
        <w:t xml:space="preserve"> </w:t>
      </w:r>
      <m:oMath>
        <m:r>
          <m:t>50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w:r>
        <w:t xml:space="preserve">compute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8</m:t>
        </m:r>
      </m:oMath>
      <w:r>
        <w:t xml:space="preserve">,</w:t>
      </w:r>
      <w:r>
        <w:t xml:space="preserve"> </w:t>
      </w:r>
      <w:r>
        <w:t xml:space="preserve">and decide whether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).</w:t>
      </w:r>
    </w:p>
    <w:bookmarkEnd w:id="14"/>
    <w:bookmarkStart w:id="15" w:name="sol-minus-eigh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m:oMath>
        <m:r>
          <m:t>23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15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3</m:t>
        </m:r>
      </m:oMath>
      <w:r>
        <w:t xml:space="preserve">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23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38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30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6</m:t>
        </m:r>
      </m:oMath>
      <w:r>
        <w:t xml:space="preserve">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38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50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42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8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&lt;</m:t>
        </m:r>
        <m:r>
          <m:t>42</m:t>
        </m:r>
        <m:r>
          <m:rPr>
            <m:sty m:val="p"/>
          </m:rPr>
          <m:t>&lt;</m:t>
        </m:r>
        <m:r>
          <m:t>45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9</m:t>
        </m:r>
      </m:oMath>
      <w:r>
        <w:t xml:space="preserve">,</w:t>
      </w:r>
      <w:r>
        <w:t xml:space="preserve"> </w:t>
      </w:r>
      <w:r>
        <w:t xml:space="preserve">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5</m:t>
        </m:r>
        <m:r>
          <m:t>c</m:t>
        </m:r>
        <m:r>
          <m:rPr>
            <m:sty m:val="p"/>
          </m:rPr>
          <m:t>=</m:t>
        </m:r>
        <m:r>
          <m:t>42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rPr>
            <m:sty m:val="p"/>
          </m:rPr>
          <m:t>(</m:t>
        </m:r>
        <m:r>
          <m:t>50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bookmarkEnd w:id="15"/>
    <w:bookmarkStart w:id="17" w:name="def-congruence"/>
    <w:p>
      <w:pPr>
        <w:pStyle w:val="FirstParagraph"/>
      </w:pPr>
      <w:r>
        <w:rPr>
          <w:b/>
          <w:bCs/>
        </w:rPr>
        <w:t xml:space="preserve">Definition 1 (Congruence modulo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integers (</w:t>
      </w:r>
      <w:hyperlink r:id="rId16">
        <w:r>
          <w:rPr>
            <w:rStyle w:val="Hyperlink"/>
          </w:rPr>
          <w:t xml:space="preserve">Definition: Integers</w:t>
        </w:r>
      </w:hyperlink>
      <w:r>
        <w:t xml:space="preserve">), and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 positive integer.</w:t>
      </w:r>
      <w:r>
        <w:t xml:space="preserve"> </w:t>
      </w:r>
      <w:r>
        <w:t xml:space="preserve">We say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congruent to</w:t>
      </w:r>
      <w:r>
        <w:rPr>
          <w:b/>
          <w:bCs/>
        </w:rPr>
        <w:t xml:space="preserve"> </w:t>
      </w:r>
      <m:oMath>
        <m: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modulo</w:t>
      </w:r>
      <w:r>
        <w:rPr>
          <w:b/>
          <w:bCs/>
        </w:rP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n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</w:t>
      </w:r>
      <w:r>
        <w:t xml:space="preserve"> </w:t>
      </w:r>
      <w:r>
        <w:t xml:space="preserve">(Wikipedia contributors 2026d)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not congruent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modulo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≢</m:t>
        </m:r>
        <m:r>
          <m:t>b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Start w:id="18" w:name="exm-congruence"/>
    <w:p>
      <w:pPr>
        <w:pStyle w:val="BodyText"/>
      </w:pPr>
      <w:r>
        <w:rPr>
          <w:b/>
          <w:bCs/>
        </w:rPr>
        <w:t xml:space="preserve">Example 1 (Congruences)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By</w:t>
      </w:r>
      <w:r>
        <w:t xml:space="preserve"> </w:t>
      </w:r>
      <w:hyperlink w:anchor="sol-minus-eight">
        <w:r>
          <w:rPr>
            <w:rStyle w:val="Hyperlink"/>
          </w:rPr>
          <w:t xml:space="preserve">Solution 1</w:t>
        </w:r>
      </w:hyperlink>
      <w:r>
        <w:t xml:space="preserve">,</w:t>
      </w:r>
      <w:r>
        <w:t xml:space="preserve"> </w:t>
      </w:r>
      <m:oMath>
        <m:r>
          <m:t>23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38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50</m:t>
        </m:r>
        <m:r>
          <m:rPr>
            <m:sty m:val="p"/>
          </m:rPr>
          <m:t>≢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24-hour clock that reads</w:t>
      </w:r>
      <w:r>
        <w:t xml:space="preserve"> </w:t>
      </w:r>
      <m:oMath>
        <m:r>
          <m:t>19</m:t>
        </m:r>
      </m:oMath>
      <w:r>
        <w:t xml:space="preserve"> </w:t>
      </w:r>
      <w:r>
        <w:t xml:space="preserve">shows the same hour as a 12-hour clock that reads</w:t>
      </w:r>
      <w:r>
        <w:t xml:space="preserve"> </w:t>
      </w:r>
      <m:oMath>
        <m:r>
          <m:t>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19</m:t>
        </m:r>
        <m:r>
          <m:rPr>
            <m:sty m:val="p"/>
          </m:rPr>
          <m:t>≡</m:t>
        </m:r>
        <m:r>
          <m:t>7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12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19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</w:p>
    <w:bookmarkEnd w:id="18"/>
    <w:bookmarkStart w:id="21" w:name="rem-congruenc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meanings of</w:t>
      </w:r>
      <w:r>
        <w:t xml:space="preserve"> </w:t>
      </w:r>
      <m:oMath>
        <m:r>
          <m:rPr>
            <m:sty m:val="p"/>
          </m:rPr>
          <m:t>≡</m:t>
        </m:r>
      </m:oMath>
      <w:r>
        <w:t xml:space="preserve">, and the mod operator). </w:t>
      </w:r>
      <w:r>
        <w:t xml:space="preserve">The symbol</w:t>
      </w:r>
      <w:r>
        <w:t xml:space="preserve"> </w:t>
      </w:r>
      <m:oMath>
        <m:r>
          <m:rPr>
            <m:sty m:val="p"/>
          </m:rPr>
          <m:t>≡</m:t>
        </m:r>
      </m:oMath>
      <w:r>
        <w:t xml:space="preserve"> </w:t>
      </w:r>
      <w:r>
        <w:t xml:space="preserve">also means logical equivalence (</w:t>
      </w:r>
      <w:hyperlink r:id="rId19">
        <w:r>
          <w:rPr>
            <w:rStyle w:val="Hyperlink"/>
          </w:rPr>
          <w:t xml:space="preserve">Definition: Logical equivalence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m:oMath>
        <m:r>
          <m:rPr>
            <m:sty m:val="p"/>
          </m:rPr>
          <m:t>(</m:t>
        </m:r>
        <m:r>
          <m:rPr>
            <m:sty m:val="p"/>
          </m:rPr>
          <m:t>mod</m:t>
        </m:r>
        <m:r>
          <m:t>n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after it says which meaning is in use:</w:t>
      </w:r>
      <w:r>
        <w:t xml:space="preserve"> </w:t>
      </w:r>
      <m:oMath>
        <m:r>
          <m:t>23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a statement about two integers,</w:t>
      </w:r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≡</m:t>
        </m:r>
        <m:r>
          <m:t>Q</m:t>
        </m:r>
      </m:oMath>
      <w:r>
        <w:t xml:space="preserve"> </w:t>
      </w:r>
      <w:r>
        <w:t xml:space="preserve">is a statement about two propositions.</w:t>
      </w:r>
    </w:p>
    <w:p>
      <w:pPr>
        <w:pStyle w:val="BodyText"/>
      </w:pPr>
      <w:r>
        <w:t xml:space="preserve">Congruence is related to the mod operator of a programming language,</w:t>
      </w:r>
      <w:r>
        <w:t xml:space="preserve"> </w:t>
      </w:r>
      <w:r>
        <w:t xml:space="preserve">but it is not the same thing.</w:t>
      </w:r>
      <w:r>
        <w:t xml:space="preserve"> </w:t>
      </w:r>
      <w:r>
        <w:t xml:space="preserve">In Racket,</w:t>
      </w:r>
      <w:r>
        <w:t xml:space="preserve"> </w:t>
      </w:r>
      <w:r>
        <w:rPr>
          <w:rStyle w:val="VerbatimChar"/>
        </w:rPr>
        <w:t xml:space="preserve">(modulo 23 5)</w:t>
      </w:r>
      <w:r>
        <w:t xml:space="preserve"> </w:t>
      </w:r>
      <w:r>
        <w:t xml:space="preserve">is the number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23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a proposition (</w:t>
      </w:r>
      <w:hyperlink r:id="rId20">
        <w:r>
          <w:rPr>
            <w:rStyle w:val="Hyperlink"/>
          </w:rPr>
          <w:t xml:space="preserve">Definition: Proposition (statement)</w:t>
        </w:r>
      </w:hyperlink>
      <w:r>
        <w:t xml:space="preserve">), which is true or false.</w:t>
      </w:r>
    </w:p>
    <w:bookmarkEnd w:id="21"/>
    <w:bookmarkEnd w:id="22"/>
    <w:bookmarkStart w:id="44" w:name="sec-proof-by-contrapositive"/>
    <w:p>
      <w:pPr>
        <w:pStyle w:val="Heading1"/>
      </w:pPr>
      <w:r>
        <w:t xml:space="preserve">2. Proof by contrapositive</w:t>
      </w:r>
    </w:p>
    <w:bookmarkStart w:id="24" w:name="exr-sum-odd"/>
    <w:p>
      <w:pPr>
        <w:pStyle w:val="FirstParagraph"/>
      </w:pPr>
      <w:r>
        <w:rPr>
          <w:b/>
          <w:bCs/>
        </w:rPr>
        <w:t xml:space="preserve">Exercise 2 (An odd sum)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Prove: if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odd, then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.</w:t>
      </w:r>
    </w:p>
    <w:p>
      <w:pPr>
        <w:pStyle w:val="BodyText"/>
      </w:pPr>
      <w:r>
        <w:t xml:space="preserve">First try a direct proof (</w:t>
      </w:r>
      <w:hyperlink r:id="rId23">
        <w:r>
          <w:rPr>
            <w:rStyle w:val="Hyperlink"/>
          </w:rPr>
          <w:t xml:space="preserve">Definition: Direct proof</w:t>
        </w:r>
      </w:hyperlink>
      <w:r>
        <w:t xml:space="preserve">), starting from</w:t>
      </w:r>
      <w:r>
        <w:t xml:space="preserve"> </w:t>
      </w:r>
      <w:r>
        <w:t xml:space="preserve">“Suppose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odd.”</w:t>
      </w:r>
      <w:r>
        <w:t xml:space="preserve"> </w:t>
      </w:r>
      <w:r>
        <w:t xml:space="preserve">Then try starting from</w:t>
      </w:r>
      <w:r>
        <w:t xml:space="preserve"> </w:t>
      </w:r>
      <w:r>
        <w:t xml:space="preserve">“Suppose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.”</w:t>
      </w:r>
    </w:p>
    <w:bookmarkEnd w:id="24"/>
    <w:bookmarkStart w:id="28" w:name="sol-sum-od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direct start gives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Definition: Odd integer</w:t>
        </w:r>
      </w:hyperlink>
      <w:r>
        <w:t xml:space="preserve">),</w:t>
      </w:r>
      <w:r>
        <w:t xml:space="preserve"> </w:t>
      </w:r>
      <w:r>
        <w:t xml:space="preserve">which says little about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equal.</w:t>
      </w:r>
    </w:p>
    <w:p>
      <w:pPr>
        <w:pStyle w:val="BodyText"/>
      </w:pPr>
      <w:r>
        <w:t xml:space="preserve">The second start goes further.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integer, so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even (</w:t>
      </w:r>
      <w:hyperlink r:id="rId26">
        <w:r>
          <w:rPr>
            <w:rStyle w:val="Hyperlink"/>
          </w:rPr>
          <w:t xml:space="preserve">Definition: Even integer</w:t>
        </w:r>
      </w:hyperlink>
      <w:r>
        <w:t xml:space="preserve">).</w:t>
      </w:r>
      <w:r>
        <w:t xml:space="preserve"> </w:t>
      </w:r>
      <w:r>
        <w:t xml:space="preserve">No integer is both even and odd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not odd.</w:t>
      </w:r>
    </w:p>
    <w:p>
      <w:pPr>
        <w:pStyle w:val="BodyText"/>
      </w:pPr>
      <w:r>
        <w:t xml:space="preserve">That proves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not odd”</w:t>
      </w:r>
      <w:r>
        <w:t xml:space="preserve">.</w:t>
      </w:r>
      <w:r>
        <w:t xml:space="preserve"> </w:t>
      </w:r>
      <w:r>
        <w:t xml:space="preserve">Why proving this proposition proves the one we were asked about</w:t>
      </w:r>
      <w:r>
        <w:t xml:space="preserve"> </w:t>
      </w:r>
      <w:r>
        <w:t xml:space="preserve">is the subject of this section.</w:t>
      </w:r>
    </w:p>
    <w:bookmarkEnd w:id="28"/>
    <w:bookmarkStart w:id="29" w:name="def-contrapositive"/>
    <w:p>
      <w:pPr>
        <w:pStyle w:val="BodyText"/>
      </w:pPr>
      <w:r>
        <w:rPr>
          <w:b/>
          <w:bCs/>
        </w:rPr>
        <w:t xml:space="preserve">Definition 2 (Contrapositive)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contrapositive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of the</w:t>
      </w:r>
      <w:r>
        <w:t xml:space="preserve"> </w:t>
      </w:r>
      <w:hyperlink r:id="rId20">
        <w:r>
          <w:rPr>
            <w:rStyle w:val="Hyperlink"/>
          </w:rPr>
          <w:t xml:space="preserve">proposition</w:t>
        </w:r>
      </w:hyperlink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”</w:t>
      </w:r>
      <w:r>
        <w:t xml:space="preserve">.</w:t>
      </w:r>
    </w:p>
    <w:bookmarkEnd w:id="29"/>
    <w:bookmarkStart w:id="31" w:name="exm-contrapositive"/>
    <w:p>
      <w:pPr>
        <w:pStyle w:val="BodyText"/>
      </w:pPr>
      <w:r>
        <w:rPr>
          <w:b/>
          <w:bCs/>
        </w:rPr>
        <w:t xml:space="preserve">Example 2 (Contrapositives)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The contrapositive of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human, 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mammal”</w:t>
      </w:r>
      <w:r>
        <w:t xml:space="preserve"> </w:t>
      </w:r>
      <w:r>
        <w:t xml:space="preserve">is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not a mammal, 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not a human”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In</w:t>
      </w:r>
      <w:r>
        <w:t xml:space="preserve"> </w:t>
      </w:r>
      <w:hyperlink w:anchor="exr-sum-od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 negation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”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Definition: Not</w:t>
        </w:r>
      </w:hyperlink>
      <w:r>
        <w:t xml:space="preserve">),</w:t>
      </w:r>
      <w:r>
        <w:t xml:space="preserve"> </w:t>
      </w:r>
      <w:r>
        <w:t xml:space="preserve">so the contrapositive is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not odd”</w:t>
      </w:r>
      <w:r>
        <w:t xml:space="preserve">,</w:t>
      </w:r>
      <w:r>
        <w:t xml:space="preserve"> </w:t>
      </w:r>
      <w:r>
        <w:t xml:space="preserve">which is what</w:t>
      </w:r>
      <w:r>
        <w:t xml:space="preserve"> </w:t>
      </w:r>
      <w:hyperlink w:anchor="sol-sum-odd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proved.</w:t>
      </w:r>
    </w:p>
    <w:bookmarkEnd w:id="31"/>
    <w:bookmarkStart w:id="32" w:name="thm-contrapositive"/>
    <w:p>
      <w:pPr>
        <w:pStyle w:val="FirstParagraph"/>
      </w:pPr>
      <w:r>
        <w:rPr>
          <w:b/>
          <w:bCs/>
        </w:rPr>
        <w:t xml:space="preserve">Theorem 1 (A conditional is equivalent to its contrapositive)</w:t>
      </w:r>
      <w:r>
        <w:t xml:space="preserve"> </w:t>
      </w:r>
      <w:r>
        <w:t xml:space="preserve">For any</w:t>
      </w:r>
      <w:r>
        <w:t xml:space="preserve"> </w:t>
      </w:r>
      <w:hyperlink r:id="rId20">
        <w:r>
          <w:rPr>
            <w:rStyle w:val="Hyperlink"/>
          </w:rPr>
          <w:t xml:space="preserve">propositions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⇒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⇒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</w:t>
      </w:r>
      <w:r>
        <w:t xml:space="preserve"> </w:t>
      </w:r>
      <w:hyperlink r:id="rId33">
        <w:r>
          <w:rPr>
            <w:rStyle w:val="Hyperlink"/>
          </w:rPr>
          <w:t xml:space="preserve">implies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By the same definition,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  <m:r>
          <m:rPr>
            <m:sty m:val="p"/>
          </m:rPr>
          <m:t>⇒</m:t>
        </m:r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the two</w:t>
      </w:r>
      <w:r>
        <w:t xml:space="preserve"> </w:t>
      </w:r>
      <w:hyperlink r:id="rId20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are false in the same row of a</w:t>
      </w:r>
      <w:r>
        <w:t xml:space="preserve"> </w:t>
      </w:r>
      <w:hyperlink r:id="rId34">
        <w:r>
          <w:rPr>
            <w:rStyle w:val="Hyperlink"/>
          </w:rPr>
          <w:t xml:space="preserve">truth table</w:t>
        </w:r>
      </w:hyperlink>
      <w:r>
        <w:t xml:space="preserve"> </w:t>
      </w:r>
      <w:r>
        <w:t xml:space="preserve">and true in the other three,</w:t>
      </w:r>
      <w:r>
        <w:t xml:space="preserve"> </w:t>
      </w:r>
      <w:r>
        <w:t xml:space="preserve">which is</w:t>
      </w:r>
      <w:r>
        <w:t xml:space="preserve"> </w:t>
      </w:r>
      <w:hyperlink r:id="rId35">
        <w:r>
          <w:rPr>
            <w:rStyle w:val="Hyperlink"/>
          </w:rPr>
          <w:t xml:space="preserve">Definition: Logically equivalent</w:t>
        </w:r>
      </w:hyperlink>
      <w:r>
        <w:t xml:space="preserve">.</w:t>
      </w:r>
    </w:p>
    <w:bookmarkStart w:id="36" w:name="exm-contrapositive-not-converse"/>
    <w:p>
      <w:pPr>
        <w:pStyle w:val="BodyText"/>
      </w:pPr>
      <w:r>
        <w:rPr>
          <w:b/>
          <w:bCs/>
        </w:rPr>
        <w:t xml:space="preserve">Example 3 (A proposition and its contrapositive)</w:t>
      </w:r>
      <w:r>
        <w:t xml:space="preserve"> </w:t>
      </w:r>
      <w:r>
        <w:t xml:space="preserve">Take</w:t>
      </w:r>
      <w:r>
        <w:t xml:space="preserve"> </w:t>
      </w:r>
      <w:r>
        <w:t xml:space="preserve">“if today is Saturday, then today is a weekend day”</w:t>
      </w:r>
      <w:r>
        <w:t xml:space="preserve">, which is true.</w:t>
      </w:r>
    </w:p>
    <w:p>
      <w:pPr>
        <w:pStyle w:val="BodyText"/>
      </w:pPr>
      <w:r>
        <w:t xml:space="preserve">Its contrapositive is</w:t>
      </w:r>
      <w:r>
        <w:t xml:space="preserve"> </w:t>
      </w:r>
      <w:r>
        <w:t xml:space="preserve">“if today is not a weekend day, then today is not Saturday”</w:t>
      </w:r>
      <w:r>
        <w:t xml:space="preserve">.</w:t>
      </w:r>
      <w:r>
        <w:t xml:space="preserve"> </w:t>
      </w:r>
      <w:r>
        <w:t xml:space="preserve">It is also true, as</w:t>
      </w:r>
      <w:r>
        <w:t xml:space="preserve"> 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it must be:</w:t>
      </w:r>
      <w:r>
        <w:t xml:space="preserve"> </w:t>
      </w:r>
      <w:r>
        <w:t xml:space="preserve">Monday through Friday are the days that are not weekend days, and none of them is Saturday.</w:t>
      </w:r>
    </w:p>
    <w:bookmarkEnd w:id="36"/>
    <w:bookmarkStart w:id="37" w:name="def-proof-by-contrapositive"/>
    <w:p>
      <w:pPr>
        <w:pStyle w:val="BodyText"/>
      </w:pPr>
      <w:r>
        <w:rPr>
          <w:b/>
          <w:bCs/>
        </w:rPr>
        <w:t xml:space="preserve">Definition 3 (Proof by contrapositive)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contrapositive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of a</w:t>
      </w:r>
      <w:r>
        <w:t xml:space="preserve"> </w:t>
      </w:r>
      <w:hyperlink r:id="rId20">
        <w:r>
          <w:rPr>
            <w:rStyle w:val="Hyperlink"/>
          </w:rPr>
          <w:t xml:space="preserve">proposition</w:t>
        </w:r>
      </w:hyperlink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a</w:t>
      </w:r>
      <w:r>
        <w:t xml:space="preserve"> </w:t>
      </w:r>
      <w:hyperlink r:id="rId23">
        <w:r>
          <w:rPr>
            <w:rStyle w:val="Hyperlink"/>
          </w:rPr>
          <w:t xml:space="preserve">direct proof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contrapositive">
        <w:r>
          <w:rPr>
            <w:rStyle w:val="Hyperlink"/>
          </w:rPr>
          <w:t xml:space="preserve">contrapositive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it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and reaches the conclusion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By</w:t>
      </w:r>
      <w:r>
        <w:t xml:space="preserve"> 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proving the contrapositive proves the original proposition.</w:t>
      </w:r>
    </w:p>
    <w:bookmarkEnd w:id="37"/>
    <w:bookmarkStart w:id="40" w:name="exm-five-product"/>
    <w:p>
      <w:pPr>
        <w:pStyle w:val="BodyText"/>
      </w:pPr>
      <w:r>
        <w:rPr>
          <w:b/>
          <w:bCs/>
        </w:rPr>
        <w:t xml:space="preserve">Example 4 (A product not divisible by</w:t>
      </w:r>
      <w:r>
        <w:rPr>
          <w:b/>
          <w:bCs/>
        </w:rPr>
        <w:t xml:space="preserve"> </w:t>
      </w:r>
      <m:oMath>
        <m:r>
          <m:t>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Claim: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If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x</m:t>
        </m:r>
        <m:r>
          <m:t>y</m:t>
        </m:r>
      </m:oMath>
      <w:r>
        <w:t xml:space="preserve">, then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y</m:t>
        </m:r>
      </m:oMath>
      <w:r>
        <w:t xml:space="preserve">.</w:t>
      </w:r>
    </w:p>
    <w:p>
      <w:pPr>
        <w:pStyle w:val="BodyText"/>
      </w:pPr>
      <w:r>
        <w:t xml:space="preserve">A direct proof would start from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which says only that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is not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times an integer,</w:t>
      </w:r>
      <w:r>
        <w:t xml:space="preserve"> </w:t>
      </w:r>
      <w:r>
        <w:t xml:space="preserve">and gives no equation to work with.</w:t>
      </w:r>
      <w:r>
        <w:t xml:space="preserve"> </w:t>
      </w:r>
      <w:r>
        <w:t xml:space="preserve">By De Morgan’s laws (</w:t>
      </w:r>
      <w:hyperlink r:id="rId38">
        <w:r>
          <w:rPr>
            <w:rStyle w:val="Hyperlink"/>
          </w:rPr>
          <w:t xml:space="preserve">Theorem: De Morgan’s laws</w:t>
        </w:r>
      </w:hyperlink>
      <w:r>
        <w:t xml:space="preserve">),</w:t>
      </w:r>
      <w:r>
        <w:t xml:space="preserve"> </w:t>
      </w:r>
      <w:r>
        <w:t xml:space="preserve">the negation of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y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∣</m:t>
        </m:r>
        <m:r>
          <m:t>x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y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so the contrapositive (</w:t>
      </w:r>
      <w:hyperlink w:anchor="def-contrapositive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w:r>
        <w:t xml:space="preserve">“if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y</m:t>
        </m:r>
      </m:oMath>
      <w:r>
        <w:t xml:space="preserve">, then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We prove it by cases (</w:t>
      </w:r>
      <w:hyperlink r:id="rId39">
        <w:r>
          <w:rPr>
            <w:rStyle w:val="Hyperlink"/>
          </w:rPr>
          <w:t xml:space="preserve">Definition: Proof by cases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5</m:t>
        </m:r>
        <m:r>
          <m:t>c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c</m:t>
        </m:r>
        <m:r>
          <m:t>y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5</m:t>
        </m:r>
        <m:r>
          <m:rPr>
            <m:sty m:val="p"/>
          </m:rPr>
          <m:t>∣</m:t>
        </m:r>
        <m:r>
          <m:t>y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  <m:r>
          <m:t>d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d</m:t>
        </m:r>
      </m:oMath>
      <w:r>
        <w:t xml:space="preserve">, so</w:t>
      </w:r>
      <w:r>
        <w:t xml:space="preserve"> </w:t>
      </w:r>
      <m:oMath>
        <m:r>
          <m:t>x</m:t>
        </m:r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5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(</m:t>
        </m:r>
        <m:r>
          <m:t>x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t>d</m:t>
        </m:r>
      </m:oMath>
      <w:r>
        <w:t xml:space="preserve"> </w:t>
      </w:r>
      <w:r>
        <w:t xml:space="preserve">is an integer,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.</w:t>
      </w:r>
    </w:p>
    <w:p>
      <w:pPr>
        <w:pStyle w:val="BodyText"/>
      </w:pPr>
      <w:r>
        <w:t xml:space="preserve">In both cases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which proves the contrapositive and so the claim (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t>x</m:t>
        </m:r>
        <m:r>
          <m:t>y</m:t>
        </m:r>
        <m:r>
          <m:rPr>
            <m:sty m:val="p"/>
          </m:rPr>
          <m:t>=</m:t>
        </m:r>
        <m:r>
          <m:t>21</m:t>
        </m:r>
      </m:oMath>
      <w:r>
        <w:t xml:space="preserve">, which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does not divide,</w:t>
      </w:r>
      <w:r>
        <w:t xml:space="preserve"> </w:t>
      </w:r>
      <w:r>
        <w:t xml:space="preserve">and indeed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divides neither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7</m:t>
        </m:r>
      </m:oMath>
      <w:r>
        <w:t xml:space="preserve">.</w:t>
      </w:r>
    </w:p>
    <w:bookmarkEnd w:id="40"/>
    <w:bookmarkStart w:id="41" w:name="rem-contrapositive-template"/>
    <w:p>
      <w:pPr>
        <w:pStyle w:val="BodyText"/>
      </w:pPr>
      <w:r>
        <w:rPr>
          <w:i/>
          <w:iCs/>
        </w:rPr>
        <w:t xml:space="preserve">Remark 2</w:t>
      </w:r>
      <w:r>
        <w:t xml:space="preserve"> (The shape of a proof by contrapositive). </w:t>
      </w:r>
      <w:r>
        <w:t xml:space="preserve">A proof by contrapositive (</w:t>
      </w:r>
      <w:hyperlink w:anchor="def-proof-by-contrapositive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has this shape: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</w:p>
    <w:p>
      <w:pPr>
        <w:pStyle w:val="FirstParagraph"/>
      </w:pPr>
      <w:r>
        <w:t xml:space="preserve">Use it when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gives you more to work with than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does.</w:t>
      </w:r>
      <w:r>
        <w:t xml:space="preserve"> </w:t>
      </w:r>
      <w:r>
        <w:t xml:space="preserve">In</w:t>
      </w:r>
      <w:r>
        <w:t xml:space="preserve"> </w:t>
      </w:r>
      <w:hyperlink w:anchor="exr-sum-od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was the equation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said only that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odd.</w:t>
      </w:r>
    </w:p>
    <w:bookmarkEnd w:id="41"/>
    <w:bookmarkStart w:id="42" w:name="exr-square-three"/>
    <w:p>
      <w:pPr>
        <w:pStyle w:val="BodyText"/>
      </w:pPr>
      <w:r>
        <w:rPr>
          <w:b/>
          <w:bCs/>
        </w:rPr>
        <w:t xml:space="preserve">Exercise 3 (A square not divisible by three)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  <w:r>
        <w:t xml:space="preserve"> </w:t>
      </w:r>
      <w:r>
        <w:t xml:space="preserve">Prove: if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r>
          <m:t>n</m:t>
        </m:r>
      </m:oMath>
      <w:r>
        <w:t xml:space="preserve">.</w:t>
      </w:r>
    </w:p>
    <w:bookmarkEnd w:id="42"/>
    <w:bookmarkStart w:id="43" w:name="sol-square-thre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We prove the contrapositive (</w:t>
      </w:r>
      <w:hyperlink w:anchor="def-proof-by-contrapositiv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if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n</m:t>
        </m:r>
      </m:oMath>
      <w:r>
        <w:t xml:space="preserve">, then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Suppose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  <m:r>
          <m:t>c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t>c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9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3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 so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, this proves the original proposition.</w:t>
      </w:r>
    </w:p>
    <w:bookmarkEnd w:id="43"/>
    <w:bookmarkEnd w:id="44"/>
    <w:bookmarkStart w:id="60" w:name="sec-proof-by-contradiction"/>
    <w:p>
      <w:pPr>
        <w:pStyle w:val="Heading1"/>
      </w:pPr>
      <w:r>
        <w:t xml:space="preserve">3. Proof by contradiction</w:t>
      </w:r>
    </w:p>
    <w:bookmarkStart w:id="45" w:name="exr-six-nine"/>
    <w:p>
      <w:pPr>
        <w:pStyle w:val="FirstParagraph"/>
      </w:pPr>
      <w:r>
        <w:rPr>
          <w:b/>
          <w:bCs/>
        </w:rPr>
        <w:t xml:space="preserve">Exercise 4 (No solution in integers)</w:t>
      </w:r>
      <w:r>
        <w:t xml:space="preserve"> </w:t>
      </w:r>
      <w:r>
        <w:t xml:space="preserve">Show that there are no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Hint: suppose there were.</w:t>
      </w:r>
      <w:r>
        <w:t xml:space="preserve"> </w:t>
      </w:r>
      <w:r>
        <w:t xml:space="preserve">What would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say about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?</w:t>
      </w:r>
    </w:p>
    <w:bookmarkEnd w:id="45"/>
    <w:bookmarkStart w:id="46" w:name="sol-six-nine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Suppose there are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assumption, read from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3</m:t>
        </m:r>
        <m:r>
          <m:t>n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).</w:t>
      </w:r>
    </w:p>
    <w:p>
      <w:pPr>
        <w:pStyle w:val="BodyText"/>
      </w:pP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r>
          <m:t>1</m:t>
        </m:r>
      </m:oMath>
      <w:r>
        <w:t xml:space="preserve">: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</m:t>
        </m:r>
      </m:oMath>
      <w:r>
        <w:t xml:space="preserve">,</w:t>
      </w:r>
      <w:r>
        <w:t xml:space="preserve"> </w:t>
      </w:r>
      <w:r>
        <w:t xml:space="preserve">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r>
          <m:t>1</m:t>
        </m:r>
      </m:oMath>
      <w:r>
        <w:t xml:space="preserve">, which is impossible.</w:t>
      </w:r>
      <w:r>
        <w:t xml:space="preserve"> </w:t>
      </w:r>
      <w:r>
        <w:t xml:space="preserve">The assumption must be false,</w:t>
      </w:r>
      <w:r>
        <w:t xml:space="preserve"> </w:t>
      </w:r>
      <w:r>
        <w:t xml:space="preserve">so there are no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46"/>
    <w:bookmarkStart w:id="47" w:name="def-proof-by-contradiction"/>
    <w:p>
      <w:pPr>
        <w:pStyle w:val="BodyText"/>
      </w:pPr>
      <w:r>
        <w:rPr>
          <w:b/>
          <w:bCs/>
        </w:rPr>
        <w:t xml:space="preserve">Definition 4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(Wikipedia contributors 2026f)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47"/>
    <w:bookmarkStart w:id="49" w:name="exm-proof-by-contradiction"/>
    <w:p>
      <w:pPr>
        <w:pStyle w:val="BodyText"/>
      </w:pPr>
      <w:r>
        <w:rPr>
          <w:b/>
          <w:bCs/>
        </w:rPr>
        <w:t xml:space="preserve">Example 5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26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8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49"/>
    <w:bookmarkStart w:id="50" w:name="thm-contradiction-works"/>
    <w:p>
      <w:pPr>
        <w:pStyle w:val="BodyText"/>
      </w:pPr>
      <w:r>
        <w:rPr>
          <w:b/>
          <w:bCs/>
        </w:rPr>
        <w:t xml:space="preserve">Theorem 2 (Why a proof by contradiction works)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≡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t>C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C</m:t>
        </m:r>
      </m:oMath>
      <w:r>
        <w:t xml:space="preserve"> </w:t>
      </w:r>
      <w:r>
        <w:t xml:space="preserve">is false in every row (</w:t>
      </w:r>
      <w:hyperlink r:id="rId51">
        <w:r>
          <w:rPr>
            <w:rStyle w:val="Hyperlink"/>
          </w:rPr>
          <w:t xml:space="preserve">Definition: And</w:t>
        </w:r>
      </w:hyperlink>
      <w:r>
        <w:t xml:space="preserve">,</w:t>
      </w:r>
      <w:r>
        <w:t xml:space="preserve"> </w:t>
      </w:r>
      <w:hyperlink r:id="rId30">
        <w:r>
          <w:rPr>
            <w:rStyle w:val="Hyperlink"/>
          </w:rPr>
          <w:t xml:space="preserve">Definition: Not</w:t>
        </w:r>
      </w:hyperlink>
      <w:r>
        <w:t xml:space="preserve">),</w:t>
      </w:r>
      <w:r>
        <w:t xml:space="preserve"> </w:t>
      </w:r>
      <w:r>
        <w:t xml:space="preserve">so it is a contradiction (</w:t>
      </w:r>
      <w:hyperlink r:id="rId52">
        <w:r>
          <w:rPr>
            <w:rStyle w:val="Hyperlink"/>
          </w:rPr>
          <w:t xml:space="preserve">Definition: Contradiction</w:t>
        </w:r>
      </w:hyperlink>
      <w:r>
        <w:t xml:space="preserve">).</w:t>
      </w:r>
      <w:r>
        <w:t xml:space="preserve"> </w:t>
      </w:r>
      <w:r>
        <w:t xml:space="preserve">So, by</w:t>
      </w:r>
      <w:r>
        <w:t xml:space="preserve"> </w:t>
      </w:r>
      <w:hyperlink r:id="rId33">
        <w:r>
          <w:rPr>
            <w:rStyle w:val="Hyperlink"/>
          </w:rPr>
          <w:t xml:space="preserve">Definition: Implies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exactly in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which are the rows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The first and last columns match in every row (</w:t>
      </w:r>
      <w:hyperlink r:id="rId19">
        <w:r>
          <w:rPr>
            <w:rStyle w:val="Hyperlink"/>
          </w:rPr>
          <w:t xml:space="preserve">Definition: Logical equivalence</w:t>
        </w:r>
      </w:hyperlink>
      <w:r>
        <w:t xml:space="preserve">).</w:t>
      </w:r>
    </w:p>
    <w:bookmarkStart w:id="53" w:name="exm-contradiction-works"/>
    <w:p>
      <w:pPr>
        <w:pStyle w:val="BodyText"/>
      </w:pPr>
      <w:r>
        <w:rPr>
          <w:b/>
          <w:bCs/>
        </w:rPr>
        <w:t xml:space="preserve">Example 6 (The six and nine proof, read through the theorem)</w:t>
      </w:r>
      <w:r>
        <w:t xml:space="preserve"> </w:t>
      </w:r>
      <w:r>
        <w:t xml:space="preserve">In</w:t>
      </w:r>
      <w:r>
        <w:t xml:space="preserve"> </w:t>
      </w:r>
      <w:hyperlink w:anchor="sol-six-nine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“there are no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∣</m:t>
        </m:r>
        <m:r>
          <m:t>1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 solution assumed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, that such integers exist,</w:t>
      </w:r>
      <w:r>
        <w:t xml:space="preserve"> </w:t>
      </w:r>
      <w:r>
        <w:t xml:space="preserve">and derived both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  <w:r>
        <w:t xml:space="preserve"> </w:t>
      </w:r>
      <w:r>
        <w:t xml:space="preserve">That proves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so, by</w:t>
      </w:r>
      <w:r>
        <w:t xml:space="preserve"> </w:t>
      </w:r>
      <w:hyperlink w:anchor="thm-contradiction-works">
        <w:r>
          <w:rPr>
            <w:rStyle w:val="Hyperlink"/>
          </w:rPr>
          <w:t xml:space="preserve">Theorem 2</w:t>
        </w:r>
      </w:hyperlink>
      <w:r>
        <w:t xml:space="preserve">, it proves</w:t>
      </w:r>
      <w:r>
        <w:t xml:space="preserve"> </w:t>
      </w:r>
      <m:oMath>
        <m:r>
          <m:t>P</m:t>
        </m:r>
      </m:oMath>
      <w:r>
        <w:t xml:space="preserve">.</w:t>
      </w:r>
    </w:p>
    <w:bookmarkEnd w:id="53"/>
    <w:bookmarkStart w:id="54" w:name="rem-contradiction-template"/>
    <w:p>
      <w:pPr>
        <w:pStyle w:val="BodyText"/>
      </w:pPr>
      <w:r>
        <w:rPr>
          <w:i/>
          <w:iCs/>
        </w:rPr>
        <w:t xml:space="preserve">Remark 3</w:t>
      </w:r>
      <w:r>
        <w:t xml:space="preserve"> (The shape of a proof by contradiction). </w:t>
      </w:r>
      <w:r>
        <w:t xml:space="preserve">A proof by contradiction (</w:t>
      </w:r>
      <w:hyperlink w:anchor="def-proof-by-contradiction">
        <w:r>
          <w:rPr>
            <w:rStyle w:val="Hyperlink"/>
          </w:rPr>
          <w:t xml:space="preserve">Definition 4</w:t>
        </w:r>
      </w:hyperlink>
      <w:r>
        <w:t xml:space="preserve">) 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this shape: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Two things differ from a proof by contrapositive (</w:t>
      </w:r>
      <w:hyperlink w:anchor="rem-contrapositive-template">
        <w:r>
          <w:rPr>
            <w:rStyle w:val="Hyperlink"/>
          </w:rPr>
          <w:t xml:space="preserve">Remark 2</w:t>
        </w:r>
      </w:hyperlink>
      <w:r>
        <w:t xml:space="preserve">).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need not be a conditional.</w:t>
      </w:r>
      <w:r>
        <w:t xml:space="preserve"> </w:t>
      </w:r>
      <w:r>
        <w:t xml:space="preserve">And the proof does not know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in advance:</w:t>
      </w:r>
      <w:r>
        <w:t xml:space="preserve"> </w:t>
      </w:r>
      <w:r>
        <w:t xml:space="preserve">any proposition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 which the argument derives both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 </w:t>
      </w:r>
      <w:r>
        <w:t xml:space="preserve">will do.</w:t>
      </w:r>
    </w:p>
    <w:bookmarkEnd w:id="54"/>
    <w:bookmarkStart w:id="56" w:name="rem-conditional-contradiction"/>
    <w:p>
      <w:pPr>
        <w:pStyle w:val="BodyText"/>
      </w:pPr>
      <w:r>
        <w:rPr>
          <w:i/>
          <w:iCs/>
        </w:rPr>
        <w:t xml:space="preserve">Remark 4</w:t>
      </w:r>
      <w:r>
        <w:t xml:space="preserve"> (Proving a conditional by contradiction). </w:t>
      </w:r>
      <w:r>
        <w:t xml:space="preserve">To prove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by contradiction,</w:t>
      </w:r>
      <w:r>
        <w:t xml:space="preserve"> </w:t>
      </w:r>
      <w:r>
        <w:t xml:space="preserve">suppose its negation, which is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”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Theorem: Negating a conditional</w:t>
        </w:r>
      </w:hyperlink>
      <w:r>
        <w:t xml:space="preserve">):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A proof by contrapositive (</w:t>
      </w:r>
      <w:hyperlink w:anchor="rem-contrapositive-template">
        <w:r>
          <w:rPr>
            <w:rStyle w:val="Hyperlink"/>
          </w:rPr>
          <w:t xml:space="preserve">Remark 2</w:t>
        </w:r>
      </w:hyperlink>
      <w:r>
        <w:t xml:space="preserve">) assumes only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and has the fixed goal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  <w:r>
        <w:t xml:space="preserve"> </w:t>
      </w:r>
      <w:r>
        <w:t xml:space="preserve">A proof by contradiction assumes both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and any contradiction will do.</w:t>
      </w:r>
    </w:p>
    <w:bookmarkEnd w:id="56"/>
    <w:bookmarkStart w:id="57" w:name="exm-number-plus-reciprocal"/>
    <w:p>
      <w:pPr>
        <w:pStyle w:val="BodyText"/>
      </w:pPr>
      <w:r>
        <w:rPr>
          <w:b/>
          <w:bCs/>
        </w:rPr>
        <w:t xml:space="preserve">Example 7 (A number plus its reciprocal)</w:t>
      </w:r>
      <w:r>
        <w:t xml:space="preserve"> </w:t>
      </w:r>
      <w:r>
        <w:t xml:space="preserve">Claim: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Suppose, for contradiction, that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&lt;</m:t>
        </m:r>
        <m:r>
          <m:t>2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multiplying both sides by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keeps the inequality,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difference)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.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true, because a square of a real number is never negative,</w:t>
      </w:r>
      <w:r>
        <w:t xml:space="preserve"> </w:t>
      </w:r>
      <w:r>
        <w:t xml:space="preserve">and the last line says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  <w:r>
        <w:t xml:space="preserve"> </w:t>
      </w:r>
      <w:r>
        <w:t xml:space="preserve">That is a contradiction, so the claim holds.</w:t>
      </w:r>
      <w:r>
        <w:t xml:space="preserve"> </w:t>
      </w:r>
      <w:r>
        <w:t xml:space="preserve">The proof used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in the first step,</w:t>
      </w:r>
      <w:r>
        <w:t xml:space="preserve"> </w:t>
      </w:r>
      <w:r>
        <w:t xml:space="preserve">and the contradiction it reached is not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4.25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bookmarkEnd w:id="57"/>
    <w:bookmarkStart w:id="58" w:name="exr-difference-squares"/>
    <w:p>
      <w:pPr>
        <w:pStyle w:val="BodyText"/>
      </w:pPr>
      <w:r>
        <w:rPr>
          <w:b/>
          <w:bCs/>
        </w:rPr>
        <w:t xml:space="preserve">Exercise 5 (Squares one apart)</w:t>
      </w:r>
      <w:r>
        <w:t xml:space="preserve"> </w:t>
      </w:r>
      <w:r>
        <w:t xml:space="preserve">Prove that there are no positive integers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bookmarkStart w:id="59" w:name="sol-difference-square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Suppose, for contradiction,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positive integers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assumption, read from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(difference of squares)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 strictly 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is not an integer.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).</w:t>
      </w:r>
      <w:r>
        <w:t xml:space="preserve"> </w:t>
      </w:r>
      <w:r>
        <w:t xml:space="preserve">That is a contradiction,</w:t>
      </w:r>
      <w:r>
        <w:t xml:space="preserve"> </w:t>
      </w:r>
      <w:r>
        <w:t xml:space="preserve">so there are no such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59"/>
    <w:bookmarkEnd w:id="60"/>
    <w:bookmarkStart w:id="72" w:name="sec-irrational"/>
    <w:p>
      <w:pPr>
        <w:pStyle w:val="Heading1"/>
      </w:pPr>
      <w:r>
        <w:t xml:space="preserve">4. Irrational numbers</w:t>
      </w:r>
    </w:p>
    <w:bookmarkStart w:id="61" w:name="exr-sqrt-bounds"/>
    <w:p>
      <w:pPr>
        <w:pStyle w:val="FirstParagraph"/>
      </w:pPr>
      <w:r>
        <w:rPr>
          <w:b/>
          <w:bCs/>
        </w:rPr>
        <w:t xml:space="preserve">Exercise 6 (Bounds on a fraction for</w:t>
      </w:r>
      <w:r>
        <w:rPr>
          <w:b/>
          <w:bCs/>
        </w:rP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positive integers with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  <m:r>
          <m:rPr>
            <m:sty m:val="p"/>
          </m:rPr>
          <m:t>&lt;</m:t>
        </m:r>
        <m:r>
          <m:t>4</m:t>
        </m:r>
      </m:oMath>
      <w:r>
        <w:t xml:space="preserve"> </w:t>
      </w:r>
      <w:r>
        <w:t xml:space="preserve">to show that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2</m:t>
        </m:r>
        <m:r>
          <m:t>b</m:t>
        </m:r>
      </m:oMath>
      <w:r>
        <w:t xml:space="preserve">.</w:t>
      </w:r>
    </w:p>
    <w:bookmarkEnd w:id="61"/>
    <w:bookmarkStart w:id="62" w:name="sol-sqrt-bound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Square roots keep the order of positive numbers,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  <m:r>
          <m:rPr>
            <m:sty m:val="p"/>
          </m:rPr>
          <m:t>&lt;</m:t>
        </m:r>
        <m:r>
          <m:t>4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&lt;</m:t>
        </m:r>
        <m:r>
          <m:t>2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&lt;</m:t>
        </m:r>
        <m:r>
          <m:t>2</m:t>
        </m:r>
      </m:oMath>
      <w:r>
        <w:t xml:space="preserve">.</w:t>
      </w:r>
      <w:r>
        <w:t xml:space="preserve"> </w:t>
      </w:r>
      <w:r>
        <w:t xml:space="preserve">Multiplying each part by</w:t>
      </w:r>
      <w:r>
        <w:t xml:space="preserve"> </w:t>
      </w:r>
      <m:oMath>
        <m:r>
          <m:t>b</m:t>
        </m:r>
      </m:oMath>
      <w:r>
        <w:t xml:space="preserve">, which is positive, keeps the order,</w:t>
      </w:r>
      <w:r>
        <w:t xml:space="preserve"> </w:t>
      </w:r>
      <w:r>
        <w:t xml:space="preserve">and gives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2</m:t>
        </m:r>
        <m:r>
          <m:t>b</m:t>
        </m:r>
      </m:oMath>
      <w:r>
        <w:t xml:space="preserve">.</w:t>
      </w:r>
    </w:p>
    <w:bookmarkEnd w:id="62"/>
    <w:bookmarkStart w:id="63" w:name="def-rational-numbers"/>
    <w:p>
      <w:pPr>
        <w:pStyle w:val="BodyText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r:id="rId16">
        <w:r>
          <w:rPr>
            <w:rStyle w:val="Hyperlink"/>
          </w:rPr>
          <w:t xml:space="preserve">Definition: Integers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63"/>
    <w:bookmarkStart w:id="64" w:name="exm-rational-numbers"/>
    <w:p>
      <w:pPr>
        <w:pStyle w:val="FirstParagraph"/>
      </w:pPr>
      <w:r>
        <w:rPr>
          <w:b/>
          <w:bCs/>
        </w:rPr>
        <w:t xml:space="preserve">Example 8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64"/>
    <w:bookmarkStart w:id="66" w:name="def-irrational-numbers"/>
    <w:p>
      <w:pPr>
        <w:pStyle w:val="FirstParagraph"/>
      </w:pPr>
      <w:r>
        <w:rPr>
          <w:b/>
          <w:bCs/>
        </w:rPr>
        <w:t xml:space="preserve">Definition 6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a real number (</w:t>
      </w:r>
      <w:hyperlink r:id="rId65">
        <w:r>
          <w:rPr>
            <w:rStyle w:val="Hyperlink"/>
          </w:rPr>
          <w:t xml:space="preserve">Definition: Real numbers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66"/>
    <w:bookmarkStart w:id="68" w:name="exm-irrational-numbers"/>
    <w:p>
      <w:pPr>
        <w:pStyle w:val="BodyText"/>
      </w:pPr>
      <w:r>
        <w:rPr>
          <w:b/>
          <w:bCs/>
        </w:rPr>
        <w:t xml:space="preserve">Example 9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67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(Wikipedia contributors 2026i)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(Wikipedia contributors 2026g)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68"/>
    <w:bookmarkStart w:id="69" w:name="rem-well-ordering"/>
    <w:p>
      <w:pPr>
        <w:pStyle w:val="FirstParagraph"/>
      </w:pPr>
      <w:r>
        <w:rPr>
          <w:i/>
          <w:iCs/>
        </w:rPr>
        <w:t xml:space="preserve">Remark 5</w:t>
      </w:r>
      <w:r>
        <w:t xml:space="preserve"> (Smallest elements). </w:t>
      </w:r>
      <w:r>
        <w:t xml:space="preserve">These notes use one more fact about the integers without proving it</w:t>
      </w:r>
      <w:r>
        <w:t xml:space="preserve"> </w:t>
      </w:r>
      <w:r>
        <w:t xml:space="preserve">(Wikipedia contributors 2026j)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every set of positive integers that has at least one element has a smallest element.</w:t>
      </w:r>
    </w:p>
    <w:p>
      <w:pPr>
        <w:pStyle w:val="FirstParagraph"/>
      </w:pPr>
      <w:r>
        <w:t xml:space="preserve">For example, the set of positive integers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for which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t>b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has the elements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8</m:t>
        </m:r>
      </m:oMath>
      <w:r>
        <w:t xml:space="preserve">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and so on,</w:t>
      </w:r>
      <w:r>
        <w:t xml:space="preserve"> </w:t>
      </w:r>
      <w:r>
        <w:t xml:space="preserve">and its smallest element is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thm-sqrt-two"/>
    <w:p>
      <w:pPr>
        <w:pStyle w:val="BodyText"/>
      </w:pPr>
      <w:r>
        <w:rPr>
          <w:b/>
          <w:bCs/>
        </w:rPr>
        <w:t xml:space="preserve">Theorem 3 (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b/>
          <w:bCs/>
        </w:rPr>
        <w:t xml:space="preserve"> </w:t>
      </w:r>
      <w:r>
        <w:rPr>
          <w:b/>
          <w:bCs/>
        </w:rPr>
        <w:t xml:space="preserve">is irrational)</w:t>
      </w:r>
      <w:r>
        <w:t xml:space="preserve"> </w:t>
      </w:r>
      <w:r>
        <w:t xml:space="preserve">The square root of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irrational (</w:t>
      </w:r>
      <w:hyperlink w:anchor="def-irration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(Wikipedia contributors 2026i)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Suppose, for contradiction, that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is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&gt;</m:t>
        </m:r>
        <m:r>
          <m:t>0</m:t>
        </m:r>
      </m:oMath>
      <w:r>
        <w:t xml:space="preserve">, we can take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positive</w:t>
      </w:r>
      <w:r>
        <w:t xml:space="preserve"> </w:t>
      </w:r>
      <w:r>
        <w:t xml:space="preserve">(if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replace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).</w:t>
      </w:r>
      <w:r>
        <w:t xml:space="preserve"> </w:t>
      </w:r>
      <w:r>
        <w:t xml:space="preserve">So the set of positive integers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for which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t> </m:t>
        </m:r>
        <m:r>
          <m:t>b</m:t>
        </m:r>
      </m:oMath>
      <w:r>
        <w:t xml:space="preserve"> </w:t>
      </w:r>
      <w:r>
        <w:t xml:space="preserve">is an integer has an element,</w:t>
      </w:r>
      <w:r>
        <w:t xml:space="preserve"> </w:t>
      </w:r>
      <w:r>
        <w:t xml:space="preserve">and by</w:t>
      </w:r>
      <w:r>
        <w:t xml:space="preserve"> </w:t>
      </w:r>
      <w:hyperlink w:anchor="rem-well-ordering">
        <w:r>
          <w:rPr>
            <w:rStyle w:val="Hyperlink"/>
          </w:rPr>
          <w:t xml:space="preserve">Remark 5</w:t>
        </w:r>
      </w:hyperlink>
      <w:r>
        <w:t xml:space="preserve"> </w:t>
      </w:r>
      <w:r>
        <w:t xml:space="preserve">it has a smallest element.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that smallest element, 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t> </m:t>
        </m:r>
        <m:r>
          <m:t>b</m:t>
        </m:r>
      </m:oMath>
      <w:r>
        <w:t xml:space="preserve">, a positive integer.</w:t>
      </w:r>
    </w:p>
    <w:p>
      <w:pPr>
        <w:pStyle w:val="BodyText"/>
      </w:pPr>
      <w:r>
        <w:t xml:space="preserve">By</w:t>
      </w:r>
      <w:r>
        <w:t xml:space="preserve"> </w:t>
      </w:r>
      <w:hyperlink w:anchor="sol-sqrt-bounds">
        <w:r>
          <w:rPr>
            <w:rStyle w:val="Hyperlink"/>
          </w:rPr>
          <w:t xml:space="preserve">Solution 6</w:t>
        </w:r>
      </w:hyperlink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2</m:t>
        </m:r>
        <m:r>
          <m:t>b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&lt;</m:t>
        </m:r>
        <m:r>
          <m:t>b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2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, also an integer.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a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rPr>
                  <m:nor/>
                  <m:sty m:val="p"/>
                </m:rPr>
                <m:t> in the first term, and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 in the second)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a positive integer for which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t> 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an integer,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&lt;</m:t>
        </m:r>
        <m:r>
          <m:t>b</m:t>
        </m:r>
      </m:oMath>
      <w:r>
        <w:t xml:space="preserve">.</w:t>
      </w:r>
      <w:r>
        <w:t xml:space="preserve"> </w:t>
      </w:r>
      <w:r>
        <w:t xml:space="preserve">That contradicts the choice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smallest such integer.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is not rational.</w:t>
      </w:r>
    </w:p>
    <w:bookmarkStart w:id="71" w:name="exm-sqrt-two-step"/>
    <w:p>
      <w:pPr>
        <w:pStyle w:val="BodyText"/>
      </w:pPr>
      <w:r>
        <w:rPr>
          <w:b/>
          <w:bCs/>
        </w:rPr>
        <w:t xml:space="preserve">Example 10 (The step in the proof, on a fraction near</w:t>
      </w:r>
      <w:r>
        <w:rPr>
          <w:b/>
          <w:bCs/>
        </w:rP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b/>
          <w:bCs/>
        </w:rPr>
        <w:t xml:space="preserve">)</w:t>
      </w:r>
      <w:r>
        <w:t xml:space="preserve"> </w:t>
      </w:r>
      <w:r>
        <w:t xml:space="preserve">The proof of</w:t>
      </w:r>
      <w:r>
        <w:t xml:space="preserve"> </w:t>
      </w:r>
      <w:hyperlink w:anchor="thm-sqrt-two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turns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into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Applied to</w:t>
      </w:r>
      <w:r>
        <w:t xml:space="preserve"> </w:t>
      </w:r>
      <m:oMath>
        <m:f>
          <m:fPr>
            <m:type m:val="bar"/>
          </m:fPr>
          <m:num>
            <m:r>
              <m:t>7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r>
          <m:t>1.4</m:t>
        </m:r>
      </m:oMath>
      <w:r>
        <w:t xml:space="preserve">, whose square is</w:t>
      </w:r>
      <w:r>
        <w:t xml:space="preserve"> </w:t>
      </w:r>
      <m:oMath>
        <m:f>
          <m:fPr>
            <m:type m:val="bar"/>
          </m:fPr>
          <m:num>
            <m:r>
              <m:t>49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1.96</m:t>
        </m:r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  <m:r>
              <m:rPr>
                <m:sty m:val="p"/>
              </m:rPr>
              <m:t>−</m:t>
            </m:r>
            <m:r>
              <m:t>7</m:t>
            </m:r>
          </m:num>
          <m:den>
            <m:r>
              <m:t>7</m:t>
            </m:r>
            <m:r>
              <m:rPr>
                <m:sty m:val="p"/>
              </m:rPr>
              <m:t>−</m:t>
            </m:r>
            <m:r>
              <m:t>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whose square is</w:t>
      </w:r>
      <w:r>
        <w:t xml:space="preserve"> </w:t>
      </w:r>
      <m:oMath>
        <m:f>
          <m:fPr>
            <m:type m:val="bar"/>
          </m:fPr>
          <m:num>
            <m:r>
              <m:t>9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2.25</m:t>
        </m:r>
      </m:oMath>
      <w:r>
        <w:t xml:space="preserve">.</w:t>
      </w:r>
      <w:r>
        <w:t xml:space="preserve"> </w:t>
      </w:r>
      <w:r>
        <w:t xml:space="preserve">Neither fraction is exactly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 the step moved from denominator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to the smaller denominator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If some fraction were exactly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the step would give another fraction exactly equal to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with a smaller positive denominator,</w:t>
      </w:r>
      <w:r>
        <w:t xml:space="preserve"> </w:t>
      </w:r>
      <w:r>
        <w:t xml:space="preserve">and a smallest positive denominator could not exist.</w:t>
      </w:r>
    </w:p>
    <w:bookmarkEnd w:id="71"/>
    <w:bookmarkEnd w:id="72"/>
    <w:bookmarkStart w:id="81" w:name="sec-primes"/>
    <w:p>
      <w:pPr>
        <w:pStyle w:val="Heading1"/>
      </w:pPr>
      <w:r>
        <w:t xml:space="preserve">5. Infinitely many primes</w:t>
      </w:r>
    </w:p>
    <w:bookmarkStart w:id="73" w:name="exr-which-prime"/>
    <w:p>
      <w:pPr>
        <w:pStyle w:val="FirstParagraph"/>
      </w:pPr>
      <w:r>
        <w:rPr>
          <w:b/>
          <w:bCs/>
        </w:rPr>
        <w:t xml:space="preserve">Exercise 7 (Which are prime?)</w:t>
      </w:r>
      <w:r>
        <w:t xml:space="preserve"> </w:t>
      </w:r>
      <w:r>
        <w:t xml:space="preserve">Which of</w:t>
      </w:r>
      <w:r>
        <w:t xml:space="preserve"> </w:t>
      </w:r>
      <m:oMath>
        <m:r>
          <m:t>51</m:t>
        </m:r>
      </m:oMath>
      <w:r>
        <w:t xml:space="preserve">,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57</m:t>
        </m:r>
      </m:oMath>
      <w:r>
        <w:t xml:space="preserve"> </w:t>
      </w:r>
      <w:r>
        <w:t xml:space="preserve">have no positive divisors other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themselves?</w:t>
      </w:r>
      <w:r>
        <w:t xml:space="preserve"> </w:t>
      </w:r>
      <w:r>
        <w:t xml:space="preserve">Hint: try dividing by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</w:p>
    <w:bookmarkEnd w:id="73"/>
    <w:bookmarkStart w:id="75" w:name="sol-which-prim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Compact"/>
        <w:numPr>
          <w:ilvl w:val="0"/>
          <w:numId w:val="1008"/>
        </w:numPr>
      </w:pPr>
      <m:oMath>
        <m:r>
          <m:t>51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17</m:t>
        </m:r>
      </m:oMath>
      <w:r>
        <w:t xml:space="preserve">, 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51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57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19</m:t>
        </m:r>
      </m:oMath>
      <w:r>
        <w:t xml:space="preserve">, 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57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53</m:t>
        </m:r>
      </m:oMath>
      <w:r>
        <w:t xml:space="preserve"> </w:t>
      </w:r>
      <w:r>
        <w:t xml:space="preserve">is not divisible by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7</m:t>
        </m:r>
      </m:oMath>
      <w:r>
        <w:t xml:space="preserve">, because it lies strictly between two multiples of each: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26</m:t>
        </m:r>
        <m:r>
          <m:rPr>
            <m:sty m:val="p"/>
          </m:rPr>
          <m:t>=</m:t>
        </m:r>
        <m:r>
          <m:t>52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54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27</m:t>
        </m:r>
      </m:oMath>
      <w:r>
        <w:t xml:space="preserve">,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17</m:t>
        </m:r>
        <m:r>
          <m:rPr>
            <m:sty m:val="p"/>
          </m:rPr>
          <m:t>=</m:t>
        </m:r>
        <m:r>
          <m:t>51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54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18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10</m:t>
        </m:r>
        <m:r>
          <m:rPr>
            <m:sty m:val="p"/>
          </m:rPr>
          <m:t>=</m:t>
        </m:r>
        <m:r>
          <m:t>50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11</m:t>
        </m:r>
      </m:oMath>
      <w:r>
        <w:t xml:space="preserve">, and</w:t>
      </w:r>
      <w:r>
        <w:t xml:space="preserve"> </w:t>
      </w:r>
      <m:oMath>
        <m:r>
          <m:t>7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=</m:t>
        </m:r>
        <m:r>
          <m:t>49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56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⋅</m:t>
        </m:r>
        <m:r>
          <m:t>8</m:t>
        </m:r>
      </m:oMath>
      <w:r>
        <w:t xml:space="preserve">.</w:t>
      </w:r>
      <w:r>
        <w:t xml:space="preserve"> </w:t>
      </w:r>
      <w:r>
        <w:t xml:space="preserve">A divisor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d</m:t>
        </m:r>
        <m:r>
          <m:rPr>
            <m:sty m:val="p"/>
          </m:rPr>
          <m:t>&lt;</m:t>
        </m:r>
        <m:r>
          <m:t>53</m:t>
        </m:r>
      </m:oMath>
      <w:r>
        <w:t xml:space="preserve"> </w:t>
      </w:r>
      <w:r>
        <w:t xml:space="preserve">would pair with</w:t>
      </w:r>
      <w:r>
        <w:t xml:space="preserve"> </w:t>
      </w:r>
      <m:oMath>
        <m:f>
          <m:fPr>
            <m:type m:val="bar"/>
          </m:fPr>
          <m:num>
            <m:r>
              <m:t>53</m:t>
            </m:r>
          </m:num>
          <m:den>
            <m:r>
              <m:t>d</m:t>
            </m:r>
          </m:den>
        </m:f>
      </m:oMath>
      <w:r>
        <w:t xml:space="preserve">,</w:t>
      </w:r>
      <w:r>
        <w:t xml:space="preserve"> </w:t>
      </w:r>
      <w:r>
        <w:t xml:space="preserve">and one of the two would be at most</w:t>
      </w:r>
      <w:r>
        <w:t xml:space="preserve"> </w:t>
      </w:r>
      <m:oMath>
        <m:r>
          <m:t>7</m:t>
        </m:r>
      </m:oMath>
      <w:r>
        <w:t xml:space="preserve">, because</w:t>
      </w:r>
      <w:r>
        <w:t xml:space="preserve"> </w:t>
      </w:r>
      <m:oMath>
        <m:r>
          <m:t>8</m:t>
        </m:r>
        <m:r>
          <m:rPr>
            <m:sty m:val="p"/>
          </m:rPr>
          <m:t>⋅</m:t>
        </m:r>
        <m:r>
          <m:t>8</m:t>
        </m:r>
        <m:r>
          <m:rPr>
            <m:sty m:val="p"/>
          </m:rPr>
          <m:t>=</m:t>
        </m:r>
        <m:r>
          <m:t>64</m:t>
        </m:r>
        <m:r>
          <m:rPr>
            <m:sty m:val="p"/>
          </m:rPr>
          <m:t>&gt;</m:t>
        </m:r>
        <m:r>
          <m:t>53</m:t>
        </m:r>
      </m:oMath>
      <w:r>
        <w:t xml:space="preserve">.</w:t>
      </w:r>
      <w:r>
        <w:t xml:space="preserve"> </w:t>
      </w:r>
      <w:r>
        <w:t xml:space="preserve">It would be one of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would make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 divisor too, since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divides both (</w:t>
      </w:r>
      <w:hyperlink r:id="rId74">
        <w:r>
          <w:rPr>
            <w:rStyle w:val="Hyperlink"/>
          </w:rPr>
          <w:t xml:space="preserve">Exercise: Divisors of divisors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has no positive divisors other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53</m:t>
        </m:r>
      </m:oMath>
      <w:r>
        <w:t xml:space="preserve">.</w:t>
      </w:r>
    </w:p>
    <w:bookmarkEnd w:id="75"/>
    <w:bookmarkStart w:id="76" w:name="def-prime"/>
    <w:p>
      <w:pPr>
        <w:pStyle w:val="FirstParagraph"/>
      </w:pPr>
      <w:r>
        <w:rPr>
          <w:b/>
          <w:bCs/>
        </w:rPr>
        <w:t xml:space="preserve">Definition 7 (Prime number)</w:t>
      </w:r>
      <w:r>
        <w:t xml:space="preserve"> </w:t>
      </w:r>
      <w:r>
        <w:t xml:space="preserve">An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prime</w:t>
      </w:r>
      <w:r>
        <w:t xml:space="preserve"> </w:t>
      </w:r>
      <w:r>
        <w:t xml:space="preserve">if its only positive divisors 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(Wikipedia contributors 2026e)</w:t>
      </w:r>
      <w:r>
        <w:t xml:space="preserve">.</w:t>
      </w:r>
    </w:p>
    <w:bookmarkEnd w:id="76"/>
    <w:bookmarkStart w:id="77" w:name="exm-prime"/>
    <w:p>
      <w:pPr>
        <w:pStyle w:val="BodyText"/>
      </w:pPr>
      <w:r>
        <w:rPr>
          <w:b/>
          <w:bCs/>
        </w:rPr>
        <w:t xml:space="preserve">Example 11 (Prime and not prime)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r>
          <m:t>7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are prime.</w:t>
      </w:r>
    </w:p>
    <w:p>
      <w:pPr>
        <w:pStyle w:val="Compact"/>
        <w:numPr>
          <w:ilvl w:val="0"/>
          <w:numId w:val="1009"/>
        </w:numPr>
      </w:pPr>
      <m:oMath>
        <m:r>
          <m:t>9</m:t>
        </m:r>
      </m:oMath>
      <w:r>
        <w:t xml:space="preserve"> </w:t>
      </w:r>
      <w:r>
        <w:t xml:space="preserve">is not prime, because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9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neither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1</m:t>
        </m:r>
      </m:oMath>
      <w:r>
        <w:t xml:space="preserve"> </w:t>
      </w:r>
      <w:r>
        <w:t xml:space="preserve">is not prime, because</w:t>
      </w:r>
      <w:r>
        <w:t xml:space="preserve"> </w:t>
      </w:r>
      <w:hyperlink w:anchor="def-prime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applies only to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bookmarkEnd w:id="77"/>
    <w:bookmarkStart w:id="78" w:name="rem-prime-divisor"/>
    <w:p>
      <w:pPr>
        <w:pStyle w:val="FirstParagraph"/>
      </w:pPr>
      <w:r>
        <w:rPr>
          <w:i/>
          <w:iCs/>
        </w:rPr>
        <w:t xml:space="preserve">Remark 6</w:t>
      </w:r>
      <w:r>
        <w:t xml:space="preserve"> (Every integer above one has a prime divisor). </w:t>
      </w:r>
      <w:r>
        <w:t xml:space="preserve">These notes use one more fact without proving it:</w:t>
      </w:r>
    </w:p>
    <w:p>
      <w:pPr>
        <w:pStyle w:val="Compact"/>
        <w:numPr>
          <w:ilvl w:val="0"/>
          <w:numId w:val="1010"/>
        </w:numPr>
      </w:pPr>
      <w:r>
        <w:t xml:space="preserve">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is divisible by at least one prime (</w:t>
      </w:r>
      <w:hyperlink w:anchor="def-prim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91</m:t>
        </m:r>
      </m:oMath>
      <w:r>
        <w:t xml:space="preserve"> </w:t>
      </w:r>
      <w:r>
        <w:t xml:space="preserve">is divisible by the primes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, since</w:t>
      </w:r>
      <w:r>
        <w:t xml:space="preserve"> </w:t>
      </w:r>
      <m:oMath>
        <m:r>
          <m:t>91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⋅</m:t>
        </m:r>
        <m:r>
          <m:t>13</m:t>
        </m:r>
      </m:oMath>
      <w:r>
        <w:t xml:space="preserve">.</w:t>
      </w:r>
    </w:p>
    <w:bookmarkEnd w:id="78"/>
    <w:bookmarkStart w:id="79" w:name="thm-infinitely-many-primes"/>
    <w:p>
      <w:pPr>
        <w:pStyle w:val="BodyText"/>
      </w:pPr>
      <w:r>
        <w:rPr>
          <w:b/>
          <w:bCs/>
        </w:rPr>
        <w:t xml:space="preserve">Theorem 4 (There are infinitely many primes)</w:t>
      </w:r>
      <w:r>
        <w:t xml:space="preserve"> </w:t>
      </w:r>
      <w:r>
        <w:t xml:space="preserve">There are infinitely many prime numbers (</w:t>
      </w:r>
      <w:hyperlink w:anchor="def-prime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(Wikipedia contributors 2026b)</w:t>
      </w:r>
      <w:r>
        <w:t xml:space="preserve">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Suppose, for contradiction, that there are only finitely many primes,</w:t>
      </w:r>
      <w:r>
        <w:t xml:space="preserve"> </w:t>
      </w:r>
      <w:r>
        <w:t xml:space="preserve">and list them all as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list is not empty, 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prime.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⋯</m:t>
          </m:r>
          <m:sSub>
            <m:e>
              <m:r>
                <m:t>p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rem-prime-divisor">
        <w:r>
          <w:rPr>
            <w:rStyle w:val="Hyperlink"/>
          </w:rPr>
          <w:t xml:space="preserve">Remark 6</w:t>
        </w:r>
      </w:hyperlink>
      <w:r>
        <w:t xml:space="preserve"> </w:t>
      </w:r>
      <w:r>
        <w:t xml:space="preserve">some prime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N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p</m:t>
        </m:r>
        <m:r>
          <m:t>s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list holds every prime, 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one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 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also divides their product: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⋯</m:t>
        </m:r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p</m:t>
        </m:r>
        <m:r>
          <m:t>t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⋯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s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m:oMath>
        <m:r>
          <m:t>p</m:t>
        </m:r>
        <m:r>
          <m:rPr>
            <m:sty m:val="p"/>
          </m:rPr>
          <m:t>∣</m:t>
        </m:r>
        <m:r>
          <m:t>1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and</w:t>
      </w:r>
      <w:r>
        <w:t xml:space="preserve"> </w:t>
      </w:r>
      <m:oMath>
        <m:r>
          <m:t>p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⋅</m:t>
        </m:r>
        <m:r>
          <m:t>1</m:t>
        </m:r>
      </m:oMath>
      <w:r>
        <w:t xml:space="preserve">,</w:t>
      </w:r>
      <w:r>
        <w:t xml:space="preserve"> </w:t>
      </w:r>
      <w:r>
        <w:t xml:space="preserve">so 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p</m:t>
        </m:r>
        <m:r>
          <m:rPr>
            <m:sty m:val="p"/>
          </m:rPr>
          <m:t>∤</m:t>
        </m:r>
        <m:r>
          <m:t>1</m:t>
        </m:r>
      </m:oMath>
      <w:r>
        <w:t xml:space="preserve">.</w:t>
      </w:r>
      <w:r>
        <w:t xml:space="preserve"> </w:t>
      </w:r>
      <w:r>
        <w:t xml:space="preserve">That is a contradiction,</w:t>
      </w:r>
      <w:r>
        <w:t xml:space="preserve"> </w:t>
      </w:r>
      <w:r>
        <w:t xml:space="preserve">so there are infinitely many primes.</w:t>
      </w:r>
    </w:p>
    <w:bookmarkStart w:id="80" w:name="exm-euclid-number"/>
    <w:p>
      <w:pPr>
        <w:pStyle w:val="BodyText"/>
      </w:pPr>
      <w:r>
        <w:rPr>
          <w:b/>
          <w:bCs/>
        </w:rPr>
        <w:t xml:space="preserve">Example 12 (The number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the proof)</w:t>
      </w:r>
      <w:r>
        <w:t xml:space="preserve"> </w:t>
      </w:r>
      <w:r>
        <w:t xml:space="preserve">The proof of</w:t>
      </w:r>
      <w:r>
        <w:t xml:space="preserve"> </w:t>
      </w:r>
      <w:hyperlink w:anchor="thm-infinitely-many-prime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does not claim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prime.</w:t>
      </w:r>
    </w:p>
    <w:p>
      <w:pPr>
        <w:pStyle w:val="Compact"/>
        <w:numPr>
          <w:ilvl w:val="0"/>
          <w:numId w:val="1011"/>
        </w:numPr>
      </w:pPr>
      <w:r>
        <w:t xml:space="preserve">From the list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, which is prime.</w:t>
      </w:r>
    </w:p>
    <w:p>
      <w:pPr>
        <w:pStyle w:val="Compact"/>
        <w:numPr>
          <w:ilvl w:val="0"/>
          <w:numId w:val="1011"/>
        </w:numPr>
      </w:pPr>
      <w:r>
        <w:t xml:space="preserve">From the list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11</m:t>
        </m:r>
        <m:r>
          <m:rPr>
            <m:sty m:val="p"/>
          </m:rPr>
          <m:t>,</m:t>
        </m:r>
        <m:r>
          <m:t>13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30030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30031</m:t>
        </m:r>
        <m:r>
          <m:rPr>
            <m:sty m:val="p"/>
          </m:rPr>
          <m:t>=</m:t>
        </m:r>
        <m:r>
          <m:t>59</m:t>
        </m:r>
        <m:r>
          <m:rPr>
            <m:sty m:val="p"/>
          </m:rPr>
          <m:t>⋅</m:t>
        </m:r>
        <m:r>
          <m:t>509</m:t>
        </m:r>
      </m:oMath>
      <w:r>
        <w:t xml:space="preserve">, which is not prime.</w:t>
      </w:r>
      <w:r>
        <w:t xml:space="preserve"> </w:t>
      </w:r>
      <w:r>
        <w:t xml:space="preserve">Its prime divisors</w:t>
      </w:r>
      <w:r>
        <w:t xml:space="preserve"> </w:t>
      </w:r>
      <m:oMath>
        <m:r>
          <m:t>59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509</m:t>
        </m:r>
      </m:oMath>
      <w:r>
        <w:t xml:space="preserve"> </w:t>
      </w:r>
      <w:r>
        <w:t xml:space="preserve">are not in the list,</w:t>
      </w:r>
      <w:r>
        <w:t xml:space="preserve"> </w:t>
      </w:r>
      <w:r>
        <w:t xml:space="preserve">which is what the proof needs: every list of primes misses some prime.</w:t>
      </w:r>
    </w:p>
    <w:bookmarkEnd w:id="80"/>
    <w:bookmarkEnd w:id="81"/>
    <w:bookmarkStart w:id="83" w:name="sec-choosing-method"/>
    <w:p>
      <w:pPr>
        <w:pStyle w:val="Heading1"/>
      </w:pPr>
      <w:r>
        <w:t xml:space="preserve">6. Choosing a method</w:t>
      </w:r>
    </w:p>
    <w:bookmarkStart w:id="82" w:name="rem-choosing-method"/>
    <w:p>
      <w:pPr>
        <w:pStyle w:val="FirstParagraph"/>
      </w:pPr>
      <w:r>
        <w:rPr>
          <w:i/>
          <w:iCs/>
        </w:rPr>
        <w:t xml:space="preserve">Remark 7</w:t>
      </w:r>
      <w:r>
        <w:t xml:space="preserve"> (Which method to try). </w:t>
      </w:r>
    </w:p>
    <w:p>
      <w:pPr>
        <w:pStyle w:val="Compact"/>
        <w:numPr>
          <w:ilvl w:val="0"/>
          <w:numId w:val="1012"/>
        </w:numPr>
      </w:pPr>
      <w:r>
        <w:t xml:space="preserve">Try a direct proof (</w:t>
      </w:r>
      <w:hyperlink r:id="rId23">
        <w:r>
          <w:rPr>
            <w:rStyle w:val="Hyperlink"/>
          </w:rPr>
          <w:t xml:space="preserve">Definition: Direct proof</w:t>
        </w:r>
      </w:hyperlink>
      <w:r>
        <w:t xml:space="preserve">) first.</w:t>
      </w:r>
    </w:p>
    <w:p>
      <w:pPr>
        <w:pStyle w:val="Compact"/>
        <w:numPr>
          <w:ilvl w:val="0"/>
          <w:numId w:val="1012"/>
        </w:numPr>
      </w:pPr>
      <w:r>
        <w:t xml:space="preserve">Try the contrapositive (</w:t>
      </w:r>
      <w:hyperlink w:anchor="def-proof-by-contrapositive">
        <w:r>
          <w:rPr>
            <w:rStyle w:val="Hyperlink"/>
          </w:rPr>
          <w:t xml:space="preserve">Definition 3</w:t>
        </w:r>
      </w:hyperlink>
      <w:r>
        <w:t xml:space="preserve">) when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the easier assumption (</w:t>
      </w:r>
      <w:hyperlink w:anchor="rem-contrapositive-template">
        <w:r>
          <w:rPr>
            <w:rStyle w:val="Hyperlink"/>
          </w:rPr>
          <w:t xml:space="preserve">Remark 2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Try contradiction (</w:t>
      </w:r>
      <w:hyperlink w:anchor="def-proof-by-contradiction">
        <w:r>
          <w:rPr>
            <w:rStyle w:val="Hyperlink"/>
          </w:rPr>
          <w:t xml:space="preserve">Definition 4</w:t>
        </w:r>
      </w:hyperlink>
      <w:r>
        <w:t xml:space="preserve">) when the proposition says that something does not exist or is not true,</w:t>
      </w:r>
      <w:r>
        <w:t xml:space="preserve"> </w:t>
      </w:r>
      <w:r>
        <w:t xml:space="preserve">as in</w:t>
      </w:r>
      <w:r>
        <w:t xml:space="preserve"> </w:t>
      </w:r>
      <w:r>
        <w:t xml:space="preserve">“no integers satisfy”</w:t>
      </w:r>
      <w:r>
        <w:t xml:space="preserve">,</w:t>
      </w:r>
      <w:r>
        <w:t xml:space="preserve"> </w:t>
      </w:r>
      <w:r>
        <w:t xml:space="preserve">“is irrational”</w:t>
      </w:r>
      <w:r>
        <w:t xml:space="preserve"> </w:t>
      </w:r>
      <w:r>
        <w:t xml:space="preserve">or</w:t>
      </w:r>
      <w:r>
        <w:t xml:space="preserve"> </w:t>
      </w:r>
      <w:r>
        <w:t xml:space="preserve">“infinitely many”</w:t>
      </w:r>
      <w:r>
        <w:t xml:space="preserve">:</w:t>
      </w:r>
      <w:r>
        <w:t xml:space="preserve"> </w:t>
      </w:r>
      <w:r>
        <w:t xml:space="preserve">its negation hands you an object to work with.</w:t>
      </w:r>
    </w:p>
    <w:bookmarkEnd w:id="82"/>
    <w:bookmarkEnd w:id="83"/>
    <w:bookmarkStart w:id="105" w:name="references"/>
    <w:p>
      <w:pPr>
        <w:pStyle w:val="Heading1"/>
      </w:pPr>
      <w:r>
        <w:t xml:space="preserve">References</w:t>
      </w:r>
    </w:p>
    <w:bookmarkStart w:id="104" w:name="refs"/>
    <w:bookmarkStart w:id="85" w:name="ref-wikipedia_contraposition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Contraposition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4">
        <w:r>
          <w:rPr>
            <w:rStyle w:val="Hyperlink"/>
          </w:rPr>
          <w:t xml:space="preserve">https://en.wikipedia.org/wiki/Contraposition</w:t>
        </w:r>
      </w:hyperlink>
      <w:r>
        <w:t xml:space="preserve">.</w:t>
      </w:r>
    </w:p>
    <w:bookmarkEnd w:id="85"/>
    <w:bookmarkStart w:id="87" w:name="ref-wikipedia_euclids_theorem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Euclid’s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6">
        <w:r>
          <w:rPr>
            <w:rStyle w:val="Hyperlink"/>
          </w:rPr>
          <w:t xml:space="preserve">https://en.wikipedia.org/wiki/Euclid%27s_theorem</w:t>
        </w:r>
      </w:hyperlink>
      <w:r>
        <w:t xml:space="preserve">.</w:t>
      </w:r>
    </w:p>
    <w:bookmarkEnd w:id="87"/>
    <w:bookmarkStart w:id="89" w:name="ref-wikipedia_irrational_number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Irrational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8">
        <w:r>
          <w:rPr>
            <w:rStyle w:val="Hyperlink"/>
          </w:rPr>
          <w:t xml:space="preserve">https://en.wikipedia.org/wiki/Irrational_number</w:t>
        </w:r>
      </w:hyperlink>
      <w:r>
        <w:t xml:space="preserve">.</w:t>
      </w:r>
    </w:p>
    <w:bookmarkEnd w:id="89"/>
    <w:bookmarkStart w:id="91" w:name="ref-wikipedia_modular_arithmetic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Modular Arithmetic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0">
        <w:r>
          <w:rPr>
            <w:rStyle w:val="Hyperlink"/>
          </w:rPr>
          <w:t xml:space="preserve">https://en.wikipedia.org/wiki/Modular_arithmetic</w:t>
        </w:r>
      </w:hyperlink>
      <w:r>
        <w:t xml:space="preserve">.</w:t>
      </w:r>
    </w:p>
    <w:bookmarkEnd w:id="91"/>
    <w:bookmarkStart w:id="93" w:name="ref-wikipedia_prime_number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Prime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2">
        <w:r>
          <w:rPr>
            <w:rStyle w:val="Hyperlink"/>
          </w:rPr>
          <w:t xml:space="preserve">https://en.wikipedia.org/wiki/Prime_number</w:t>
        </w:r>
      </w:hyperlink>
      <w:r>
        <w:t xml:space="preserve">.</w:t>
      </w:r>
    </w:p>
    <w:bookmarkEnd w:id="93"/>
    <w:bookmarkStart w:id="95" w:name="ref-wikipedia_proof_by_contradic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Proof by Contradiction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4">
        <w:r>
          <w:rPr>
            <w:rStyle w:val="Hyperlink"/>
          </w:rPr>
          <w:t xml:space="preserve">https://en.wikipedia.org/wiki/Proof_by_contradiction</w:t>
        </w:r>
      </w:hyperlink>
      <w:r>
        <w:t xml:space="preserve">.</w:t>
      </w:r>
    </w:p>
    <w:bookmarkEnd w:id="95"/>
    <w:bookmarkStart w:id="97" w:name="X2c662dceb8d7725560ab90b673a0a1289c21e20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Proof That Pi Is Irrational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6">
        <w:r>
          <w:rPr>
            <w:rStyle w:val="Hyperlink"/>
          </w:rPr>
          <w:t xml:space="preserve">https://en.wikipedia.org/wiki/Proof_that_%CF%80_is_irrational</w:t>
        </w:r>
      </w:hyperlink>
      <w:r>
        <w:t xml:space="preserve">.</w:t>
      </w:r>
    </w:p>
    <w:bookmarkEnd w:id="97"/>
    <w:bookmarkStart w:id="99" w:name="ref-wikipedia_rational_number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Rational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8">
        <w:r>
          <w:rPr>
            <w:rStyle w:val="Hyperlink"/>
          </w:rPr>
          <w:t xml:space="preserve">https://en.wikipedia.org/wiki/Rational_number</w:t>
        </w:r>
      </w:hyperlink>
      <w:r>
        <w:t xml:space="preserve">.</w:t>
      </w:r>
    </w:p>
    <w:bookmarkEnd w:id="99"/>
    <w:bookmarkStart w:id="101" w:name="ref-wikipedia_square_root_of_2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Square Root of 2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https://en.wikipedia.org/wiki/Square_root_of_2</w:t>
        </w:r>
      </w:hyperlink>
      <w:r>
        <w:t xml:space="preserve">.</w:t>
      </w:r>
    </w:p>
    <w:bookmarkEnd w:id="101"/>
    <w:bookmarkStart w:id="103" w:name="ref-wikipedia_well_ordering_principle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Well-Ordering Principle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https://en.wikipedia.org/wiki/Well-ordering_principle</w:t>
        </w:r>
      </w:hyperlink>
      <w:r>
        <w:t xml:space="preserve">.</w:t>
      </w:r>
    </w:p>
    <w:bookmarkEnd w:id="103"/>
    <w:bookmarkEnd w:id="104"/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84" Type="http://schemas.openxmlformats.org/officeDocument/2006/relationships/hyperlink" Target="https://en.wikipedia.org/wiki/Contraposition" TargetMode="External"/><Relationship Id="rId86" Type="http://schemas.openxmlformats.org/officeDocument/2006/relationships/hyperlink" Target="https://en.wikipedia.org/wiki/Euclid%27s_theorem" TargetMode="External"/><Relationship Id="rId88" Type="http://schemas.openxmlformats.org/officeDocument/2006/relationships/hyperlink" Target="https://en.wikipedia.org/wiki/Irrational_number" TargetMode="External"/><Relationship Id="rId90" Type="http://schemas.openxmlformats.org/officeDocument/2006/relationships/hyperlink" Target="https://en.wikipedia.org/wiki/Modular_arithmetic" TargetMode="External"/><Relationship Id="rId92" Type="http://schemas.openxmlformats.org/officeDocument/2006/relationships/hyperlink" Target="https://en.wikipedia.org/wiki/Prime_number" TargetMode="External"/><Relationship Id="rId94" Type="http://schemas.openxmlformats.org/officeDocument/2006/relationships/hyperlink" Target="https://en.wikipedia.org/wiki/Proof_by_contradiction" TargetMode="External"/><Relationship Id="rId96" Type="http://schemas.openxmlformats.org/officeDocument/2006/relationships/hyperlink" Target="https://en.wikipedia.org/wiki/Proof_that_%CF%80_is_irrational" TargetMode="External"/><Relationship Id="rId98" Type="http://schemas.openxmlformats.org/officeDocument/2006/relationships/hyperlink" Target="https://en.wikipedia.org/wiki/Rational_number" TargetMode="External"/><Relationship Id="rId100" Type="http://schemas.openxmlformats.org/officeDocument/2006/relationships/hyperlink" Target="https://en.wikipedia.org/wiki/Square_root_of_2" TargetMode="External"/><Relationship Id="rId102" Type="http://schemas.openxmlformats.org/officeDocument/2006/relationships/hyperlink" Target="https://en.wikipedia.org/wiki/Well-ordering_principle" TargetMode="External"/><Relationship Id="rId23" Type="http://schemas.openxmlformats.org/officeDocument/2006/relationships/hyperlink" Target="https://morrison-lab.github.io/mcs/chapters/direct-proof.html#def-direct-proof" TargetMode="External"/><Relationship Id="rId13" Type="http://schemas.openxmlformats.org/officeDocument/2006/relationships/hyperlink" Target="https://morrison-lab.github.io/mcs/chapters/direct-proof.html#def-divides" TargetMode="External"/><Relationship Id="rId26" Type="http://schemas.openxmlformats.org/officeDocument/2006/relationships/hyperlink" Target="https://morrison-lab.github.io/mcs/chapters/direct-proof.html#def-even-odd" TargetMode="External"/><Relationship Id="rId16" Type="http://schemas.openxmlformats.org/officeDocument/2006/relationships/hyperlink" Target="https://morrison-lab.github.io/mcs/chapters/direct-proof.html#def-integers" TargetMode="External"/><Relationship Id="rId25" Type="http://schemas.openxmlformats.org/officeDocument/2006/relationships/hyperlink" Target="https://morrison-lab.github.io/mcs/chapters/direct-proof.html#def-odd" TargetMode="External"/><Relationship Id="rId39" Type="http://schemas.openxmlformats.org/officeDocument/2006/relationships/hyperlink" Target="https://morrison-lab.github.io/mcs/chapters/direct-proof.html#def-proof-by-cases" TargetMode="External"/><Relationship Id="rId74" Type="http://schemas.openxmlformats.org/officeDocument/2006/relationships/hyperlink" Target="https://morrison-lab.github.io/mcs/chapters/direct-proof.html#exr-divides-transitive" TargetMode="External"/><Relationship Id="rId27" Type="http://schemas.openxmlformats.org/officeDocument/2006/relationships/hyperlink" Target="https://morrison-lab.github.io/mcs/chapters/direct-proof.html#rem-integer-closure" TargetMode="External"/><Relationship Id="rId52" Type="http://schemas.openxmlformats.org/officeDocument/2006/relationships/hyperlink" Target="https://morrison-lab.github.io/mcs/chapters/equivalence-negation.html#def-contradiction" TargetMode="External"/><Relationship Id="rId19" Type="http://schemas.openxmlformats.org/officeDocument/2006/relationships/hyperlink" Target="https://morrison-lab.github.io/mcs/chapters/equivalence-negation.html#def-logical-equivalence" TargetMode="External"/><Relationship Id="rId38" Type="http://schemas.openxmlformats.org/officeDocument/2006/relationships/hyperlink" Target="https://morrison-lab.github.io/mcs/chapters/equivalence-negation.html#thm-de-morgan-logic" TargetMode="External"/><Relationship Id="rId55" Type="http://schemas.openxmlformats.org/officeDocument/2006/relationships/hyperlink" Target="https://morrison-lab.github.io/mcs/chapters/equivalence-negation.html#thm-negate-conditional" TargetMode="External"/><Relationship Id="rId51" Type="http://schemas.openxmlformats.org/officeDocument/2006/relationships/hyperlink" Target="https://morrison-lab.github.io/mcs/chapters/propositional-logic.html#def-and" TargetMode="External"/><Relationship Id="rId33" Type="http://schemas.openxmlformats.org/officeDocument/2006/relationships/hyperlink" Target="https://morrison-lab.github.io/mcs/chapters/propositional-logic.html#def-implies" TargetMode="External"/><Relationship Id="rId30" Type="http://schemas.openxmlformats.org/officeDocument/2006/relationships/hyperlink" Target="https://morrison-lab.github.io/mcs/chapters/propositional-logic.html#def-not" TargetMode="External"/><Relationship Id="rId20" Type="http://schemas.openxmlformats.org/officeDocument/2006/relationships/hyperlink" Target="https://morrison-lab.github.io/mcs/chapters/propositional-logic.html#def-proposition" TargetMode="External"/><Relationship Id="rId34" Type="http://schemas.openxmlformats.org/officeDocument/2006/relationships/hyperlink" Target="https://morrison-lab.github.io/mcs/chapters/propositional-logic.html#def-truth-table" TargetMode="External"/><Relationship Id="rId65" Type="http://schemas.openxmlformats.org/officeDocument/2006/relationships/hyperlink" Target="https://morrison-lab.github.io/mcs/chapters/sets.html#def-real-numbers" TargetMode="External"/><Relationship Id="rId12" Type="http://schemas.openxmlformats.org/officeDocument/2006/relationships/hyperlink" Target="https://morrison-lab.github.io/mds/" TargetMode="External"/><Relationship Id="rId48" Type="http://schemas.openxmlformats.org/officeDocument/2006/relationships/hyperlink" Target="https://morrison-lab.github.io/mds/algebra.html#def-distributive" TargetMode="External"/><Relationship Id="rId67" Type="http://schemas.openxmlformats.org/officeDocument/2006/relationships/hyperlink" Target="https://morrison-lab.github.io/mds/algebra.html#def-square-root" TargetMode="External"/><Relationship Id="rId35" Type="http://schemas.openxmlformats.org/officeDocument/2006/relationships/hyperlink" Target="https://morrison-lab.github.io/mds/proof-writing.html#def-logically-equivalent" TargetMode="External"/></Relationships>
</file>

<file path=word/_rels/footnotes.xml.rels><?xml version='1.0' encoding='UTF-8' standalone='yes'?>
<Relationships xmlns="http://schemas.openxmlformats.org/package/2006/relationships"><Relationship Id="rId84" Type="http://schemas.openxmlformats.org/officeDocument/2006/relationships/hyperlink" Target="https://en.wikipedia.org/wiki/Contraposition" TargetMode="External"/><Relationship Id="rId86" Type="http://schemas.openxmlformats.org/officeDocument/2006/relationships/hyperlink" Target="https://en.wikipedia.org/wiki/Euclid%27s_theorem" TargetMode="External"/><Relationship Id="rId88" Type="http://schemas.openxmlformats.org/officeDocument/2006/relationships/hyperlink" Target="https://en.wikipedia.org/wiki/Irrational_number" TargetMode="External"/><Relationship Id="rId90" Type="http://schemas.openxmlformats.org/officeDocument/2006/relationships/hyperlink" Target="https://en.wikipedia.org/wiki/Modular_arithmetic" TargetMode="External"/><Relationship Id="rId92" Type="http://schemas.openxmlformats.org/officeDocument/2006/relationships/hyperlink" Target="https://en.wikipedia.org/wiki/Prime_number" TargetMode="External"/><Relationship Id="rId94" Type="http://schemas.openxmlformats.org/officeDocument/2006/relationships/hyperlink" Target="https://en.wikipedia.org/wiki/Proof_by_contradiction" TargetMode="External"/><Relationship Id="rId96" Type="http://schemas.openxmlformats.org/officeDocument/2006/relationships/hyperlink" Target="https://en.wikipedia.org/wiki/Proof_that_%CF%80_is_irrational" TargetMode="External"/><Relationship Id="rId98" Type="http://schemas.openxmlformats.org/officeDocument/2006/relationships/hyperlink" Target="https://en.wikipedia.org/wiki/Rational_number" TargetMode="External"/><Relationship Id="rId100" Type="http://schemas.openxmlformats.org/officeDocument/2006/relationships/hyperlink" Target="https://en.wikipedia.org/wiki/Square_root_of_2" TargetMode="External"/><Relationship Id="rId102" Type="http://schemas.openxmlformats.org/officeDocument/2006/relationships/hyperlink" Target="https://en.wikipedia.org/wiki/Well-ordering_principle" TargetMode="External"/><Relationship Id="rId23" Type="http://schemas.openxmlformats.org/officeDocument/2006/relationships/hyperlink" Target="https://morrison-lab.github.io/mcs/chapters/direct-proof.html#def-direct-proof" TargetMode="External"/><Relationship Id="rId13" Type="http://schemas.openxmlformats.org/officeDocument/2006/relationships/hyperlink" Target="https://morrison-lab.github.io/mcs/chapters/direct-proof.html#def-divides" TargetMode="External"/><Relationship Id="rId26" Type="http://schemas.openxmlformats.org/officeDocument/2006/relationships/hyperlink" Target="https://morrison-lab.github.io/mcs/chapters/direct-proof.html#def-even-odd" TargetMode="External"/><Relationship Id="rId16" Type="http://schemas.openxmlformats.org/officeDocument/2006/relationships/hyperlink" Target="https://morrison-lab.github.io/mcs/chapters/direct-proof.html#def-integers" TargetMode="External"/><Relationship Id="rId25" Type="http://schemas.openxmlformats.org/officeDocument/2006/relationships/hyperlink" Target="https://morrison-lab.github.io/mcs/chapters/direct-proof.html#def-odd" TargetMode="External"/><Relationship Id="rId39" Type="http://schemas.openxmlformats.org/officeDocument/2006/relationships/hyperlink" Target="https://morrison-lab.github.io/mcs/chapters/direct-proof.html#def-proof-by-cases" TargetMode="External"/><Relationship Id="rId74" Type="http://schemas.openxmlformats.org/officeDocument/2006/relationships/hyperlink" Target="https://morrison-lab.github.io/mcs/chapters/direct-proof.html#exr-divides-transitive" TargetMode="External"/><Relationship Id="rId27" Type="http://schemas.openxmlformats.org/officeDocument/2006/relationships/hyperlink" Target="https://morrison-lab.github.io/mcs/chapters/direct-proof.html#rem-integer-closure" TargetMode="External"/><Relationship Id="rId52" Type="http://schemas.openxmlformats.org/officeDocument/2006/relationships/hyperlink" Target="https://morrison-lab.github.io/mcs/chapters/equivalence-negation.html#def-contradiction" TargetMode="External"/><Relationship Id="rId19" Type="http://schemas.openxmlformats.org/officeDocument/2006/relationships/hyperlink" Target="https://morrison-lab.github.io/mcs/chapters/equivalence-negation.html#def-logical-equivalence" TargetMode="External"/><Relationship Id="rId38" Type="http://schemas.openxmlformats.org/officeDocument/2006/relationships/hyperlink" Target="https://morrison-lab.github.io/mcs/chapters/equivalence-negation.html#thm-de-morgan-logic" TargetMode="External"/><Relationship Id="rId55" Type="http://schemas.openxmlformats.org/officeDocument/2006/relationships/hyperlink" Target="https://morrison-lab.github.io/mcs/chapters/equivalence-negation.html#thm-negate-conditional" TargetMode="External"/><Relationship Id="rId51" Type="http://schemas.openxmlformats.org/officeDocument/2006/relationships/hyperlink" Target="https://morrison-lab.github.io/mcs/chapters/propositional-logic.html#def-and" TargetMode="External"/><Relationship Id="rId33" Type="http://schemas.openxmlformats.org/officeDocument/2006/relationships/hyperlink" Target="https://morrison-lab.github.io/mcs/chapters/propositional-logic.html#def-implies" TargetMode="External"/><Relationship Id="rId30" Type="http://schemas.openxmlformats.org/officeDocument/2006/relationships/hyperlink" Target="https://morrison-lab.github.io/mcs/chapters/propositional-logic.html#def-not" TargetMode="External"/><Relationship Id="rId20" Type="http://schemas.openxmlformats.org/officeDocument/2006/relationships/hyperlink" Target="https://morrison-lab.github.io/mcs/chapters/propositional-logic.html#def-proposition" TargetMode="External"/><Relationship Id="rId34" Type="http://schemas.openxmlformats.org/officeDocument/2006/relationships/hyperlink" Target="https://morrison-lab.github.io/mcs/chapters/propositional-logic.html#def-truth-table" TargetMode="External"/><Relationship Id="rId65" Type="http://schemas.openxmlformats.org/officeDocument/2006/relationships/hyperlink" Target="https://morrison-lab.github.io/mcs/chapters/sets.html#def-real-numbers" TargetMode="External"/><Relationship Id="rId12" Type="http://schemas.openxmlformats.org/officeDocument/2006/relationships/hyperlink" Target="https://morrison-lab.github.io/mds/" TargetMode="External"/><Relationship Id="rId48" Type="http://schemas.openxmlformats.org/officeDocument/2006/relationships/hyperlink" Target="https://morrison-lab.github.io/mds/algebra.html#def-distributive" TargetMode="External"/><Relationship Id="rId67" Type="http://schemas.openxmlformats.org/officeDocument/2006/relationships/hyperlink" Target="https://morrison-lab.github.io/mds/algebra.html#def-square-root" TargetMode="External"/><Relationship Id="rId35" Type="http://schemas.openxmlformats.org/officeDocument/2006/relationships/hyperlink" Target="https://morrison-lab.github.io/mds/proof-writing.html#def-logically-equival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Contrapositive and Contradiction</dc:title>
  <dc:creator/>
  <cp:keywords/>
  <dcterms:created xsi:type="dcterms:W3CDTF">2026-10-23T23:58:27Z</dcterms:created>
  <dcterms:modified xsi:type="dcterms:W3CDTF">2026-10-23T23:58:27Z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16:56:06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Proving a statement by way of its negation</vt:lpwstr>
  </property>
  <property fmtid="{D5CDD505-2E9C-101B-9397-08002B2CF9AE}" pid="17" name="toc-title">
    <vt:lpwstr>Table of contents</vt:lpwstr>
  </property>
</Properties>
</file>