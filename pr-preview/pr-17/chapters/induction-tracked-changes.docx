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Mathematical Induction</w:t>
        </w:r>
      </w:ins>
    </w:p>
    <w:p>
      <w:pPr>
        <w:pStyle w:val="Subtitle"/>
      </w:pPr>
      <w:ins w:id="2" w:author="PR Preview" w:date="2026-01-01T00:00:00Z">
        <w:r>
          <w:t xml:space="preserve">Ordinary and strong induction</w:t>
        </w:r>
      </w:ins>
    </w:p>
    <w:p>
      <w:pPr>
        <w:pStyle w:val="Date"/>
      </w:pPr>
      <w:ins w:id="3" w:author="PR Preview" w:date="2026-01-01T00:00:00Z">
        <w:r>
          <w:t xml:space="preserve">Last modified: 2026-10-23 16:48:23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ins w:id="4" w:author="PR Preview" w:date="2026-01-01T00:00:00Z">
        <w:r>
          <w:t xml:space="preserve">1. Proof by induction</w:t>
        </w:r>
      </w:ins>
    </w:p>
    <w:bookmarkStart w:id="13" w:name="exr-unit-fractions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(Adding unit fractions of neighbors)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Consider the claim that for every natural number (</w:t>
        </w:r>
      </w:ins>
      <w:hyperlink r:id="rId12">
        <w:ins w:id="8" w:author="PR Preview" w:date="2026-01-01T00:00:00Z">
          <w:r>
            <w:rPr>
              <w:rStyle w:val="Hyperlink"/>
            </w:rPr>
            <w:t xml:space="preserve">Definition: Natural numbers (our convention)</w:t>
          </w:r>
        </w:ins>
      </w:hyperlink>
      <w:ins w:id="9" w:author="PR Preview" w:date="2026-01-01T00:00:00Z">
        <w:r>
          <w:t xml:space="preserve">)</w:t>
        </w:r>
      </w:ins>
      <w:ins w:id="10" w:author="PR Preview" w:date="2026-01-01T00:00:00Z">
        <w:r>
          <w:t xml:space="preserve"> </w:t>
        </w:r>
      </w:ins>
      <m:oMath>
        <m:r>
          <m:t>n</m:t>
        </m:r>
      </m:oMath>
      <w:ins w:id="1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ins w:id="12" w:author="PR Preview" w:date="2026-01-01T00:00:00Z">
        <w:r>
          <w:t xml:space="preserve">Check the claim for</w:t>
        </w:r>
      </w:ins>
      <w:ins w:id="1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14" w:author="PR Preview" w:date="2026-01-01T00:00:00Z">
        <w:r>
          <w:t xml:space="preserve">,</w:t>
        </w:r>
      </w:ins>
      <w:ins w:id="1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</w:t>
        </w:r>
      </w:ins>
      <w:ins w:id="1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20" w:author="PR Preview" w:date="2026-01-01T00:00:00Z">
        <w:r>
          <w:t xml:space="preserve">Suppose the claim holds for some natural number</w:t>
        </w:r>
      </w:ins>
      <w:ins w:id="21" w:author="PR Preview" w:date="2026-01-01T00:00:00Z">
        <w:r>
          <w:t xml:space="preserve"> </w:t>
        </w:r>
      </w:ins>
      <m:oMath>
        <m:r>
          <m:t>k</m:t>
        </m:r>
      </m:oMath>
      <w:ins w:id="22" w:author="PR Preview" w:date="2026-01-01T00:00:00Z">
        <w:r>
          <w:t xml:space="preserve">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Add the next term,</w:t>
        </w:r>
      </w:ins>
      <w:ins w:id="2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ins w:id="26" w:author="PR Preview" w:date="2026-01-01T00:00:00Z">
        <w:r>
          <w:t xml:space="preserve">, to both sides,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 show that the claim then holds for</w:t>
        </w:r>
      </w:ins>
      <w:ins w:id="2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30" w:author="PR Preview" w:date="2026-01-01T00:00:00Z">
        <w:r>
          <w:t xml:space="preserve">.</w:t>
        </w:r>
      </w:ins>
    </w:p>
    <w:bookmarkEnd w:id="13"/>
    <w:bookmarkStart w:id="14" w:name="sol-unit-fractions"/>
    <w:p>
      <w:pPr>
        <w:pStyle w:val="FirstParagraph"/>
      </w:pPr>
      <w:ins w:id="31" w:author="PR Preview" w:date="2026-01-01T00:00:00Z">
        <w:r>
          <w:rPr>
            <w:i/>
            <w:iCs/>
          </w:rPr>
          <w:t xml:space="preserve">Solution 1</w:t>
        </w:r>
      </w:ins>
      <w:ins w:id="32" w:author="PR Preview" w:date="2026-01-01T00:00:00Z">
        <w:r>
          <w:t xml:space="preserve">. </w:t>
        </w:r>
      </w:ins>
    </w:p>
    <w:p>
      <w:pPr>
        <w:numPr>
          <w:ilvl w:val="0"/>
          <w:numId w:val="1003"/>
        </w:numPr>
      </w:pPr>
      <w:ins w:id="33" w:author="PR Preview" w:date="2026-01-01T00:00:00Z">
        <w:r>
          <w:t xml:space="preserve">For</w:t>
        </w:r>
      </w:ins>
      <w:ins w:id="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35" w:author="PR Preview" w:date="2026-01-01T00:00:00Z">
        <w:r>
          <w:t xml:space="preserve">, the left side is</w:t>
        </w:r>
      </w:ins>
      <w:ins w:id="3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and the right side is</w:t>
        </w:r>
      </w:ins>
      <w:ins w:id="3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40" w:author="PR Preview" w:date="2026-01-01T00:00:00Z">
        <w:r>
          <w:t xml:space="preserve">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For</w:t>
        </w:r>
      </w:ins>
      <w:ins w:id="4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44" w:author="PR Preview" w:date="2026-01-01T00:00:00Z">
        <w:r>
          <w:t xml:space="preserve">, the left side is</w:t>
        </w:r>
      </w:ins>
      <w:ins w:id="4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 the right side is</w:t>
        </w:r>
      </w:ins>
      <w:ins w:id="4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ins w:id="49" w:author="PR Preview" w:date="2026-01-01T00:00:00Z">
        <w:r>
          <w:t xml:space="preserve">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For</w:t>
        </w:r>
      </w:ins>
      <w:ins w:id="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53" w:author="PR Preview" w:date="2026-01-01T00:00:00Z">
        <w:r>
          <w:t xml:space="preserve">, the left side is</w:t>
        </w:r>
      </w:ins>
      <w:ins w:id="5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 the right side is</w:t>
        </w:r>
      </w:ins>
      <w:ins w:id="5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ins w:id="58" w:author="PR Preview" w:date="2026-01-01T00:00:00Z">
        <w:r>
          <w:t xml:space="preserve">.</w:t>
        </w:r>
      </w:ins>
    </w:p>
    <w:p>
      <w:pPr>
        <w:numPr>
          <w:ilvl w:val="0"/>
          <w:numId w:val="1003"/>
        </w:numPr>
      </w:pPr>
      <w:ins w:id="59" w:author="PR Preview" w:date="2026-01-01T00:00:00Z">
        <w:r>
          <w:t xml:space="preserve">Suppose</w:t>
        </w:r>
      </w:ins>
      <w:ins w:id="6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ins w:id="61" w:author="PR Preview" w:date="2026-01-01T00:00:00Z">
        <w:r>
          <w:t xml:space="preserve">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ins w:id="64" w:author="PR Preview" w:date="2026-01-01T00:00:00Z">
        <w:r>
          <w:t xml:space="preserve">which is the claim for</w:t>
        </w:r>
      </w:ins>
      <w:ins w:id="6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66" w:author="PR Preview" w:date="2026-01-01T00:00:00Z">
        <w:r>
          <w:t xml:space="preserve">.</w:t>
        </w:r>
      </w:ins>
    </w:p>
    <w:p>
      <w:pPr>
        <w:pStyle w:val="FirstParagraph"/>
      </w:pPr>
      <w:ins w:id="67" w:author="PR Preview" w:date="2026-01-01T00:00:00Z">
        <w:r>
          <w:t xml:space="preserve">Part 1 shows the claim for</w:t>
        </w:r>
      </w:ins>
      <w:ins w:id="6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and part 2 carries it from each natural number to the next,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so it holds for</w:t>
        </w:r>
      </w:ins>
      <w:ins w:id="7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in turn.</w:t>
        </w:r>
      </w:ins>
    </w:p>
    <w:bookmarkEnd w:id="14"/>
    <w:bookmarkStart w:id="17" w:name="def-proof-by-induction"/>
    <w:p>
      <w:pPr>
        <w:pStyle w:val="BodyText"/>
      </w:pPr>
      <w:ins w:id="77" w:author="PR Preview" w:date="2026-01-01T00:00:00Z">
        <w:r>
          <w:rPr>
            <w:b/>
            <w:bCs/>
          </w:rPr>
          <w:t xml:space="preserve">Definition 1 (Proof by induction)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Let</w:t>
        </w:r>
      </w:ins>
      <w:ins w:id="8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be an</w:t>
        </w:r>
      </w:ins>
      <w:ins w:id="83" w:author="PR Preview" w:date="2026-01-01T00:00:00Z">
        <w:r>
          <w:t xml:space="preserve"> </w:t>
        </w:r>
      </w:ins>
      <w:hyperlink r:id="rId15">
        <w:ins w:id="84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and let</w:t>
        </w:r>
      </w:ins>
      <w:ins w:id="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be a</w:t>
        </w:r>
      </w:ins>
      <w:ins w:id="91" w:author="PR Preview" w:date="2026-01-01T00:00:00Z">
        <w:r>
          <w:t xml:space="preserve"> </w:t>
        </w:r>
      </w:ins>
      <w:hyperlink r:id="rId16">
        <w:ins w:id="92" w:author="PR Preview" w:date="2026-01-01T00:00:00Z">
          <w:r>
            <w:rPr>
              <w:rStyle w:val="Hyperlink"/>
            </w:rPr>
            <w:t xml:space="preserve">predicate</w:t>
          </w:r>
        </w:ins>
      </w:hyperlink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about the integers</w:t>
        </w:r>
      </w:ins>
      <w:ins w:id="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96" w:author="PR Preview" w:date="2026-01-01T00:00:00Z">
        <w:r>
          <w:t xml:space="preserve">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rPr>
            <w:b/>
            <w:bCs/>
          </w:rPr>
          <w:t xml:space="preserve">proof by induction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(Wikipedia contributors 2026b)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on</w:t>
        </w:r>
      </w:ins>
      <w:ins w:id="105" w:author="PR Preview" w:date="2026-01-01T00:00:00Z">
        <w:r>
          <w:t xml:space="preserve"> </w:t>
        </w:r>
      </w:ins>
      <m:oMath>
        <m:r>
          <m:t>n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shows that</w:t>
        </w:r>
      </w:ins>
      <w:ins w:id="10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holds for every integer</w:t>
        </w:r>
      </w:ins>
      <w:ins w:id="11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by showing two things:</w:t>
        </w:r>
      </w:ins>
    </w:p>
    <w:p>
      <w:pPr>
        <w:pStyle w:val="Compact"/>
        <w:numPr>
          <w:ilvl w:val="0"/>
          <w:numId w:val="1004"/>
        </w:numPr>
      </w:pPr>
      <w:ins w:id="114" w:author="PR Preview" w:date="2026-01-01T00:00:00Z">
        <w:r>
          <w:rPr>
            <w:b/>
            <w:bCs/>
          </w:rPr>
          <w:t xml:space="preserve">Base case:</w:t>
        </w:r>
      </w:ins>
      <w:ins w:id="11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holds.</w:t>
        </w:r>
      </w:ins>
    </w:p>
    <w:p>
      <w:pPr>
        <w:pStyle w:val="Compact"/>
        <w:numPr>
          <w:ilvl w:val="0"/>
          <w:numId w:val="1004"/>
        </w:numPr>
      </w:pPr>
      <w:ins w:id="118" w:author="PR Preview" w:date="2026-01-01T00:00:00Z">
        <w:r>
          <w:rPr>
            <w:b/>
            <w:bCs/>
          </w:rPr>
          <w:t xml:space="preserve">Inductive step: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for every integer</w:t>
        </w:r>
      </w:ins>
      <w:ins w:id="12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122" w:author="PR Preview" w:date="2026-01-01T00:00:00Z">
        <w:r>
          <w:t xml:space="preserve">,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if</w:t>
        </w:r>
      </w:ins>
      <w:ins w:id="12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holds, then</w:t>
        </w:r>
      </w:ins>
      <w:ins w:id="1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holds.</w:t>
        </w:r>
      </w:ins>
    </w:p>
    <w:p>
      <w:pPr>
        <w:pStyle w:val="FirstParagraph"/>
      </w:pPr>
      <w:ins w:id="131" w:author="PR Preview" w:date="2026-01-01T00:00:00Z">
        <w:r>
          <w:t xml:space="preserve">In the inductive step,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the assumption that</w:t>
        </w:r>
      </w:ins>
      <w:ins w:id="13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holds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is called the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rPr>
            <w:b/>
            <w:bCs/>
          </w:rPr>
          <w:t xml:space="preserve">induction hypothesis</w:t>
        </w:r>
      </w:ins>
      <w:ins w:id="141" w:author="PR Preview" w:date="2026-01-01T00:00:00Z">
        <w:r>
          <w:t xml:space="preserve">.</w:t>
        </w:r>
      </w:ins>
    </w:p>
    <w:bookmarkEnd w:id="17"/>
    <w:bookmarkStart w:id="18" w:name="rem-step-forms"/>
    <w:p>
      <w:pPr>
        <w:pStyle w:val="BodyText"/>
      </w:pPr>
      <w:ins w:id="142" w:author="PR Preview" w:date="2026-01-01T00:00:00Z">
        <w:r>
          <w:rPr>
            <w:i/>
            <w:iCs/>
          </w:rPr>
          <w:t xml:space="preserve">Remark 1</w:t>
        </w:r>
      </w:ins>
      <w:ins w:id="143" w:author="PR Preview" w:date="2026-01-01T00:00:00Z">
        <w:r>
          <w:t xml:space="preserve"> (Stepping from</w:t>
        </w:r>
      </w:ins>
      <w:ins w:id="144" w:author="PR Preview" w:date="2026-01-01T00:00:00Z">
        <w:r>
          <w:t xml:space="preserve"> </w:t>
        </w:r>
      </w:ins>
      <m:oMath>
        <m:r>
          <m:t>k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to</w:t>
        </w:r>
      </w:ins>
      <w:ins w:id="14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148" w:author="PR Preview" w:date="2026-01-01T00:00:00Z">
        <w:r>
          <w:t xml:space="preserve">). </w:t>
        </w:r>
      </w:ins>
      <w:hyperlink w:anchor="def-proof-by-induction">
        <w:ins w:id="14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states the inductive step as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“if</w:t>
        </w:r>
      </w:ins>
      <w:ins w:id="1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55" w:author="PR Preview" w:date="2026-01-01T00:00:00Z">
        <w:r>
          <w:t xml:space="preserve">, then</w:t>
        </w:r>
      </w:ins>
      <w:ins w:id="1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57" w:author="PR Preview" w:date="2026-01-01T00:00:00Z">
        <w:r>
          <w:t xml:space="preserve">, for every</w:t>
        </w:r>
      </w:ins>
      <w:ins w:id="15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159" w:author="PR Preview" w:date="2026-01-01T00:00:00Z">
        <w:r>
          <w:t xml:space="preserve">”</w:t>
        </w:r>
      </w:ins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Many sources, and part 2 of</w:t>
        </w:r>
      </w:ins>
      <w:ins w:id="163" w:author="PR Preview" w:date="2026-01-01T00:00:00Z">
        <w:r>
          <w:t xml:space="preserve"> </w:t>
        </w:r>
      </w:ins>
      <w:hyperlink w:anchor="sol-unit-fractions">
        <w:ins w:id="164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165" w:author="PR Preview" w:date="2026-01-01T00:00:00Z">
        <w:r>
          <w:t xml:space="preserve">, state it as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“if</w:t>
        </w:r>
      </w:ins>
      <w:ins w:id="1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169" w:author="PR Preview" w:date="2026-01-01T00:00:00Z">
        <w:r>
          <w:t xml:space="preserve">, then</w:t>
        </w:r>
      </w:ins>
      <w:ins w:id="17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171" w:author="PR Preview" w:date="2026-01-01T00:00:00Z">
        <w:r>
          <w:t xml:space="preserve">, for every</w:t>
        </w:r>
      </w:ins>
      <w:ins w:id="17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173" w:author="PR Preview" w:date="2026-01-01T00:00:00Z">
        <w:r>
          <w:t xml:space="preserve">”</w:t>
        </w:r>
      </w:ins>
      <w:ins w:id="174" w:author="PR Preview" w:date="2026-01-01T00:00:00Z">
        <w:r>
          <w:t xml:space="preserve">.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The two say the same thing, with</w:t>
        </w:r>
      </w:ins>
      <w:ins w:id="17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ins w:id="178" w:author="PR Preview" w:date="2026-01-01T00:00:00Z">
        <w:r>
          <w:t xml:space="preserve">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and the rest of this chapter uses the second form.</w:t>
        </w:r>
      </w:ins>
    </w:p>
    <w:p>
      <w:pPr>
        <w:pStyle w:val="BodyText"/>
      </w:pPr>
      <w:ins w:id="181" w:author="PR Preview" w:date="2026-01-01T00:00:00Z">
        <w:r>
          <w:t xml:space="preserve">Writing the goal</w:t>
        </w:r>
      </w:ins>
      <w:ins w:id="1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correctly is a common place to go wrong: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replace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rPr>
            <w:i/>
            <w:iCs/>
          </w:rPr>
          <w:t xml:space="preserve">every</w:t>
        </w:r>
      </w:ins>
      <w:ins w:id="189" w:author="PR Preview" w:date="2026-01-01T00:00:00Z">
        <w:r>
          <w:t xml:space="preserve"> </w:t>
        </w:r>
      </w:ins>
      <m:oMath>
        <m:r>
          <m:t>n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in</w:t>
        </w:r>
      </w:ins>
      <w:ins w:id="19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with</w:t>
        </w:r>
      </w:ins>
      <w:ins w:id="19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196" w:author="PR Preview" w:date="2026-01-01T00:00:00Z">
        <w:r>
          <w:t xml:space="preserve">, including in the last term of a sum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and on the other side of the equation.</w:t>
        </w:r>
      </w:ins>
    </w:p>
    <w:bookmarkEnd w:id="18"/>
    <w:bookmarkStart w:id="19" w:name="rem-induction-template"/>
    <w:p>
      <w:pPr>
        <w:pStyle w:val="BodyText"/>
      </w:pPr>
      <w:ins w:id="199" w:author="PR Preview" w:date="2026-01-01T00:00:00Z">
        <w:r>
          <w:rPr>
            <w:i/>
            <w:iCs/>
          </w:rPr>
          <w:t xml:space="preserve">Remark 2</w:t>
        </w:r>
      </w:ins>
      <w:ins w:id="200" w:author="PR Preview" w:date="2026-01-01T00:00:00Z">
        <w:r>
          <w:t xml:space="preserve"> (The shape of a proof by induction). </w:t>
        </w:r>
      </w:ins>
      <w:ins w:id="201" w:author="PR Preview" w:date="2026-01-01T00:00:00Z">
        <w:r>
          <w:t xml:space="preserve">A proof by induction that</w:t>
        </w:r>
      </w:ins>
      <w:ins w:id="20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holds for every integer</w:t>
        </w:r>
      </w:ins>
      <w:ins w:id="20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has two parts:</w:t>
        </w:r>
      </w:ins>
    </w:p>
    <w:p>
      <w:pPr>
        <w:pStyle w:val="BlockText"/>
      </w:pPr>
      <w:ins w:id="208" w:author="PR Preview" w:date="2026-01-01T00:00:00Z">
        <w:r>
          <w:rPr>
            <w:b/>
            <w:bCs/>
          </w:rPr>
          <w:t xml:space="preserve">Base case.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Show</w:t>
        </w:r>
      </w:ins>
      <w:ins w:id="21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212" w:author="PR Preview" w:date="2026-01-01T00:00:00Z">
        <w:r>
          <w:t xml:space="preserve">.</w:t>
        </w:r>
      </w:ins>
      <w:ins w:id="213" w:author="PR Preview" w:date="2026-01-01T00:00:00Z">
        <w:r>
          <w:br/>
        </w:r>
      </w:ins>
      <w:ins w:id="214" w:author="PR Preview" w:date="2026-01-01T00:00:00Z">
        <w:r>
          <w:br/>
        </w:r>
      </w:ins>
      <w:ins w:id="215" w:author="PR Preview" w:date="2026-01-01T00:00:00Z">
        <w:r>
          <w:rPr>
            <w:b/>
            <w:bCs/>
          </w:rPr>
          <w:t xml:space="preserve">Inductive step.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Let</w:t>
        </w:r>
      </w:ins>
      <w:ins w:id="21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be an integer, and suppose</w:t>
        </w:r>
      </w:ins>
      <w:ins w:id="22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222" w:author="PR Preview" w:date="2026-01-01T00:00:00Z">
        <w:r>
          <w:t xml:space="preserve">.</w:t>
        </w:r>
      </w:ins>
      <w:ins w:id="223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224" w:author="PR Preview" w:date="2026-01-01T00:00:00Z">
        <w:r>
          <w:br/>
        </w:r>
      </w:ins>
      <w:ins w:id="225" w:author="PR Preview" w:date="2026-01-01T00:00:00Z">
        <w:r>
          <w:t xml:space="preserve">Therefore</w:t>
        </w:r>
      </w:ins>
      <w:ins w:id="2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227" w:author="PR Preview" w:date="2026-01-01T00:00:00Z">
        <w:r>
          <w:t xml:space="preserve">.</w:t>
        </w:r>
      </w:ins>
      <w:ins w:id="228" w:author="PR Preview" w:date="2026-01-01T00:00:00Z">
        <w:r>
          <w:br/>
        </w:r>
      </w:ins>
      <w:ins w:id="229" w:author="PR Preview" w:date="2026-01-01T00:00:00Z">
        <w:r>
          <w:br/>
        </w:r>
      </w:ins>
      <w:ins w:id="230" w:author="PR Preview" w:date="2026-01-01T00:00:00Z">
        <w:r>
          <w:t xml:space="preserve">So</w:t>
        </w:r>
      </w:ins>
      <w:ins w:id="23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holds for every integer</w:t>
        </w:r>
      </w:ins>
      <w:ins w:id="2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35" w:author="PR Preview" w:date="2026-01-01T00:00:00Z">
        <w:r>
          <w:t xml:space="preserve">, by induction.</w:t>
        </w:r>
      </w:ins>
    </w:p>
    <w:p>
      <w:pPr>
        <w:pStyle w:val="FirstParagraph"/>
      </w:pPr>
      <w:ins w:id="236" w:author="PR Preview" w:date="2026-01-01T00:00:00Z">
        <w:r>
          <w:t xml:space="preserve">Write out the induction hypothesis</w:t>
        </w:r>
      </w:ins>
      <w:ins w:id="23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 the goal</w:t>
        </w:r>
      </w:ins>
      <w:ins w:id="2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before starting the step,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and mark the line where the step uses the hypothesis.</w:t>
        </w:r>
      </w:ins>
    </w:p>
    <w:bookmarkEnd w:id="19"/>
    <w:bookmarkStart w:id="20" w:name="exm-consecutive-products"/>
    <w:p>
      <w:pPr>
        <w:pStyle w:val="BodyText"/>
      </w:pPr>
      <w:ins w:id="245" w:author="PR Preview" w:date="2026-01-01T00:00:00Z">
        <w:r>
          <w:rPr>
            <w:b/>
            <w:bCs/>
          </w:rPr>
          <w:t xml:space="preserve">Example 1 (A sum of products of neighbors)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Claim: for every natural number</w:t>
        </w:r>
      </w:ins>
      <w:ins w:id="248" w:author="PR Preview" w:date="2026-01-01T00:00:00Z">
        <w:r>
          <w:t xml:space="preserve"> </w:t>
        </w:r>
      </w:ins>
      <m:oMath>
        <m:r>
          <m:t>n</m:t>
        </m:r>
      </m:oMath>
      <w:ins w:id="24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50" w:author="PR Preview" w:date="2026-01-01T00:00:00Z">
        <w:r>
          <w:t xml:space="preserve">Let</w:t>
        </w:r>
      </w:ins>
      <w:ins w:id="25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be this equation, and follow</w:t>
        </w:r>
      </w:ins>
      <w:ins w:id="254" w:author="PR Preview" w:date="2026-01-01T00:00:00Z">
        <w:r>
          <w:t xml:space="preserve"> </w:t>
        </w:r>
      </w:ins>
      <w:hyperlink w:anchor="rem-induction-template">
        <w:ins w:id="255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with</w:t>
        </w:r>
      </w:ins>
      <w:ins w:id="25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259" w:author="PR Preview" w:date="2026-01-01T00:00:00Z">
        <w:r>
          <w:t xml:space="preserve">.</w:t>
        </w:r>
      </w:ins>
    </w:p>
    <w:p>
      <w:pPr>
        <w:pStyle w:val="BodyText"/>
      </w:pPr>
      <w:ins w:id="260" w:author="PR Preview" w:date="2026-01-01T00:00:00Z">
        <w:r>
          <w:rPr>
            <w:b/>
            <w:bCs/>
          </w:rPr>
          <w:t xml:space="preserve">Base case.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For</w:t>
        </w:r>
      </w:ins>
      <w:ins w:id="26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64" w:author="PR Preview" w:date="2026-01-01T00:00:00Z">
        <w:r>
          <w:t xml:space="preserve">, the left side is</w:t>
        </w:r>
      </w:ins>
      <w:ins w:id="26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and the right side is</w:t>
        </w:r>
      </w:ins>
      <w:ins w:id="26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ins w:id="269" w:author="PR Preview" w:date="2026-01-01T00:00:00Z">
        <w:r>
          <w:t xml:space="preserve">.</w:t>
        </w:r>
      </w:ins>
    </w:p>
    <w:p>
      <w:pPr>
        <w:pStyle w:val="BodyText"/>
      </w:pPr>
      <w:ins w:id="270" w:author="PR Preview" w:date="2026-01-01T00:00:00Z">
        <w:r>
          <w:rPr>
            <w:b/>
            <w:bCs/>
          </w:rPr>
          <w:t xml:space="preserve">Inductive step.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Let</w:t>
        </w:r>
      </w:ins>
      <w:ins w:id="27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274" w:author="PR Preview" w:date="2026-01-01T00:00:00Z">
        <w:r>
          <w:t xml:space="preserve">, and suppose</w:t>
        </w:r>
      </w:ins>
      <w:ins w:id="27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27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77" w:author="PR Preview" w:date="2026-01-01T00:00:00Z">
        <w:r>
          <w:t xml:space="preserve">The goal</w:t>
        </w:r>
      </w:ins>
      <w:ins w:id="27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81" w:author="PR Preview" w:date="2026-01-01T00:00:00Z">
        <w:r>
          <w:t xml:space="preserve">Starting from its left side,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82" w:author="PR Preview" w:date="2026-01-01T00:00:00Z">
        <w:r>
          <w:t xml:space="preserve">So</w:t>
        </w:r>
      </w:ins>
      <w:ins w:id="28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holds, and by induction</w:t>
        </w:r>
      </w:ins>
      <w:ins w:id="2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holds for every natural number</w:t>
        </w:r>
      </w:ins>
      <w:ins w:id="289" w:author="PR Preview" w:date="2026-01-01T00:00:00Z">
        <w:r>
          <w:t xml:space="preserve"> </w:t>
        </w:r>
      </w:ins>
      <m:oMath>
        <m:r>
          <m:t>n</m:t>
        </m:r>
      </m:oMath>
      <w:ins w:id="290" w:author="PR Preview" w:date="2026-01-01T00:00:00Z">
        <w:r>
          <w:t xml:space="preserve">.</w:t>
        </w:r>
      </w:ins>
    </w:p>
    <w:bookmarkEnd w:id="20"/>
    <w:bookmarkEnd w:id="21"/>
    <w:bookmarkStart w:id="26" w:name="sec-induction-start"/>
    <w:p>
      <w:pPr>
        <w:pStyle w:val="Heading1"/>
      </w:pPr>
      <w:ins w:id="291" w:author="PR Preview" w:date="2026-01-01T00:00:00Z">
        <w:r>
          <w:t xml:space="preserve">2. Starting at another integer</w:t>
        </w:r>
      </w:ins>
    </w:p>
    <w:bookmarkStart w:id="22" w:name="exr-squares-powers"/>
    <w:p>
      <w:pPr>
        <w:pStyle w:val="FirstParagraph"/>
      </w:pPr>
      <w:ins w:id="292" w:author="PR Preview" w:date="2026-01-01T00:00:00Z">
        <w:r>
          <w:rPr>
            <w:b/>
            <w:bCs/>
          </w:rPr>
          <w:t xml:space="preserve">Exercise 2 (When does</w:t>
        </w:r>
      </w:ins>
      <w:ins w:id="29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294" w:author="PR Preview" w:date="2026-01-01T00:00:00Z">
        <w:r>
          <w:rPr>
            <w:b/>
            <w:bCs/>
          </w:rPr>
          <w:t xml:space="preserve"> </w:t>
        </w:r>
      </w:ins>
      <w:ins w:id="295" w:author="PR Preview" w:date="2026-01-01T00:00:00Z">
        <w:r>
          <w:rPr>
            <w:b/>
            <w:bCs/>
          </w:rPr>
          <w:t xml:space="preserve">catch up with</w:t>
        </w:r>
      </w:ins>
      <w:ins w:id="29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</m:oMath>
      <w:ins w:id="297" w:author="PR Preview" w:date="2026-01-01T00:00:00Z">
        <w:r>
          <w:rPr>
            <w:b/>
            <w:bCs/>
          </w:rPr>
          <w:t xml:space="preserve">?)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Compare</w:t>
        </w:r>
      </w:ins>
      <w:ins w:id="300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with</w:t>
        </w:r>
      </w:ins>
      <w:ins w:id="303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for</w:t>
        </w:r>
      </w:ins>
      <w:ins w:id="30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ins w:id="307" w:author="PR Preview" w:date="2026-01-01T00:00:00Z">
        <w:r>
          <w:t xml:space="preserve">.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Find the smallest natural number</w:t>
        </w:r>
      </w:ins>
      <w:ins w:id="31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such that</w:t>
        </w:r>
      </w:ins>
      <w:ins w:id="313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holds for</w:t>
        </w:r>
      </w:ins>
      <w:ins w:id="31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and for every</w:t>
        </w:r>
      </w:ins>
      <w:ins w:id="319" w:author="PR Preview" w:date="2026-01-01T00:00:00Z">
        <w:r>
          <w:t xml:space="preserve"> </w:t>
        </w:r>
      </w:ins>
      <m:oMath>
        <m:r>
          <m:t>n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you checked after it.</w:t>
        </w:r>
      </w:ins>
    </w:p>
    <w:bookmarkEnd w:id="22"/>
    <w:bookmarkStart w:id="23" w:name="sol-squares-powers"/>
    <w:p>
      <w:pPr>
        <w:pStyle w:val="BodyText"/>
      </w:pPr>
      <w:ins w:id="322" w:author="PR Preview" w:date="2026-01-01T00:00:00Z">
        <w:r>
          <w:rPr>
            <w:i/>
            <w:iCs/>
          </w:rPr>
          <w:t xml:space="preserve">Solution 2</w:t>
        </w:r>
      </w:ins>
      <w:ins w:id="323" w:author="PR Preview" w:date="2026-01-01T00:00:00Z">
        <w:r>
          <w:t xml:space="preserve">.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ins w:id="324" w:author="PR Preview" w:date="2026-01-01T00:00:00Z">
        <w:r>
          <w:t xml:space="preserve">The inequality holds for</w:t>
        </w:r>
      </w:ins>
      <w:ins w:id="32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and</w:t>
        </w:r>
      </w:ins>
      <w:ins w:id="3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329" w:author="PR Preview" w:date="2026-01-01T00:00:00Z">
        <w:r>
          <w:t xml:space="preserve">, fails for</w:t>
        </w:r>
      </w:ins>
      <w:ins w:id="33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and holds for</w:t>
        </w:r>
      </w:ins>
      <w:ins w:id="3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ins w:id="335" w:author="PR Preview" w:date="2026-01-01T00:00:00Z">
        <w:r>
          <w:t xml:space="preserve">.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So</w:t>
        </w:r>
      </w:ins>
      <w:ins w:id="33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ins w:id="339" w:author="PR Preview" w:date="2026-01-01T00:00:00Z">
        <w:r>
          <w:t xml:space="preserve">.</w:t>
        </w:r>
      </w:ins>
    </w:p>
    <w:bookmarkEnd w:id="23"/>
    <w:bookmarkStart w:id="25" w:name="exm-squares-powers"/>
    <w:p>
      <w:pPr>
        <w:pStyle w:val="BodyText"/>
      </w:pPr>
      <w:ins w:id="340" w:author="PR Preview" w:date="2026-01-01T00:00:00Z">
        <w:r>
          <w:rPr>
            <w:b/>
            <w:bCs/>
          </w:rPr>
          <w:t xml:space="preserve">Example 2 (An induction that starts at 4)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Claim:</w:t>
        </w:r>
      </w:ins>
      <w:ins w:id="343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for every integer (</w:t>
        </w:r>
      </w:ins>
      <w:hyperlink r:id="rId15">
        <w:ins w:id="346" w:author="PR Preview" w:date="2026-01-01T00:00:00Z">
          <w:r>
            <w:rPr>
              <w:rStyle w:val="Hyperlink"/>
            </w:rPr>
            <w:t xml:space="preserve">Definition: Integers</w:t>
          </w:r>
        </w:ins>
      </w:hyperlink>
      <w:ins w:id="347" w:author="PR Preview" w:date="2026-01-01T00:00:00Z">
        <w:r>
          <w:t xml:space="preserve">)</w:t>
        </w:r>
      </w:ins>
      <w:ins w:id="34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4</m:t>
        </m:r>
      </m:oMath>
      <w:ins w:id="349" w:author="PR Preview" w:date="2026-01-01T00:00:00Z">
        <w:r>
          <w:t xml:space="preserve">.</w:t>
        </w:r>
      </w:ins>
    </w:p>
    <w:p>
      <w:pPr>
        <w:pStyle w:val="BodyText"/>
      </w:pPr>
      <w:ins w:id="350" w:author="PR Preview" w:date="2026-01-01T00:00:00Z">
        <w:r>
          <w:t xml:space="preserve">Let</w:t>
        </w:r>
      </w:ins>
      <w:ins w:id="35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be the inequality</w:t>
        </w:r>
      </w:ins>
      <w:ins w:id="354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(</w:t>
        </w:r>
      </w:ins>
      <w:hyperlink r:id="rId24">
        <w:ins w:id="357" w:author="PR Preview" w:date="2026-01-01T00:00:00Z">
          <w:r>
            <w:rPr>
              <w:rStyle w:val="Hyperlink"/>
            </w:rPr>
            <w:t xml:space="preserve">Definition: Inequality</w:t>
          </w:r>
        </w:ins>
      </w:hyperlink>
      <w:ins w:id="358" w:author="PR Preview" w:date="2026-01-01T00:00:00Z">
        <w:r>
          <w:t xml:space="preserve">),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and follow</w:t>
        </w:r>
      </w:ins>
      <w:ins w:id="361" w:author="PR Preview" w:date="2026-01-01T00:00:00Z">
        <w:r>
          <w:t xml:space="preserve"> </w:t>
        </w:r>
      </w:ins>
      <w:hyperlink w:anchor="rem-induction-template">
        <w:ins w:id="362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with</w:t>
        </w:r>
      </w:ins>
      <w:ins w:id="36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ins w:id="366" w:author="PR Preview" w:date="2026-01-01T00:00:00Z">
        <w:r>
          <w:t xml:space="preserve">.</w:t>
        </w:r>
      </w:ins>
      <w:ins w:id="367" w:author="PR Preview" w:date="2026-01-01T00:00:00Z">
        <w:r>
          <w:t xml:space="preserve"> </w:t>
        </w:r>
      </w:ins>
      <w:hyperlink w:anchor="sol-squares-powers">
        <w:ins w:id="368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shows that</w:t>
        </w:r>
      </w:ins>
      <w:ins w:id="371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would not work, since</w:t>
        </w:r>
      </w:ins>
      <w:ins w:id="37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is false.</w:t>
        </w:r>
      </w:ins>
    </w:p>
    <w:p>
      <w:pPr>
        <w:pStyle w:val="BodyText"/>
      </w:pPr>
      <w:ins w:id="377" w:author="PR Preview" w:date="2026-01-01T00:00:00Z">
        <w:r>
          <w:rPr>
            <w:b/>
            <w:bCs/>
          </w:rPr>
          <w:t xml:space="preserve">Base case.</w:t>
        </w:r>
      </w:ins>
      <w:ins w:id="378" w:author="PR Preview" w:date="2026-01-01T00:00:00Z">
        <w:r>
          <w:t xml:space="preserve"> </w:t>
        </w:r>
      </w:ins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ins w:id="379" w:author="PR Preview" w:date="2026-01-01T00:00:00Z">
        <w:r>
          <w:t xml:space="preserve">.</w:t>
        </w:r>
      </w:ins>
    </w:p>
    <w:p>
      <w:pPr>
        <w:pStyle w:val="BodyText"/>
      </w:pPr>
      <w:ins w:id="380" w:author="PR Preview" w:date="2026-01-01T00:00:00Z">
        <w:r>
          <w:rPr>
            <w:b/>
            <w:bCs/>
          </w:rPr>
          <w:t xml:space="preserve">Inductive step.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Let</w:t>
        </w:r>
      </w:ins>
      <w:ins w:id="38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4</m:t>
        </m:r>
      </m:oMath>
      <w:ins w:id="384" w:author="PR Preview" w:date="2026-01-01T00:00:00Z">
        <w:r>
          <w:t xml:space="preserve">, and suppose</w:t>
        </w:r>
      </w:ins>
      <w:ins w:id="385" w:author="PR Preview" w:date="2026-01-01T00:00:00Z">
        <w:r>
          <w:t xml:space="preserve"> </w:t>
        </w:r>
      </w:ins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ins w:id="386" w:author="PR Preview" w:date="2026-01-01T00:00:00Z">
        <w:r>
          <w:t xml:space="preserve">.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The goal is</w:t>
        </w:r>
      </w:ins>
      <w:ins w:id="3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390" w:author="PR Preview" w:date="2026-01-01T00:00:00Z">
        <w:r>
          <w:t xml:space="preserve">.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Since</w:t>
        </w:r>
      </w:ins>
      <w:ins w:id="39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4</m:t>
        </m:r>
      </m:oMath>
      <w:ins w:id="394" w:author="PR Preview" w:date="2026-01-01T00:00:00Z">
        <w:r>
          <w:t xml:space="preserve">, we have</w:t>
        </w:r>
      </w:ins>
      <w:ins w:id="395" w:author="PR Preview" w:date="2026-01-01T00:00:00Z">
        <w:r>
          <w:t xml:space="preserve"> </w:t>
        </w:r>
      </w:ins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396" w:author="PR Preview" w:date="2026-01-01T00:00:00Z">
        <w:r>
          <w:t xml:space="preserve">.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99" w:author="PR Preview" w:date="2026-01-01T00:00:00Z">
        <w:r>
          <w:t xml:space="preserve">So</w:t>
        </w:r>
      </w:ins>
      <w:ins w:id="4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holds, and by induction</w:t>
        </w:r>
      </w:ins>
      <w:ins w:id="403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for every integer</w:t>
        </w:r>
      </w:ins>
      <w:ins w:id="40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4</m:t>
        </m:r>
      </m:oMath>
      <w:ins w:id="407" w:author="PR Preview" w:date="2026-01-01T00:00:00Z">
        <w:r>
          <w:t xml:space="preserve">.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The inductive step works for every</w:t>
        </w:r>
      </w:ins>
      <w:ins w:id="41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3</m:t>
        </m:r>
      </m:oMath>
      <w:ins w:id="411" w:author="PR Preview" w:date="2026-01-01T00:00:00Z">
        <w:r>
          <w:t xml:space="preserve">, since</w:t>
        </w:r>
      </w:ins>
      <w:ins w:id="412" w:author="PR Preview" w:date="2026-01-01T00:00:00Z">
        <w:r>
          <w:t xml:space="preserve"> </w:t>
        </w:r>
      </w:ins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already holds at</w:t>
        </w:r>
      </w:ins>
      <w:ins w:id="41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3</m:t>
        </m:r>
      </m:oMath>
      <w:ins w:id="416" w:author="PR Preview" w:date="2026-01-01T00:00:00Z">
        <w:r>
          <w:t xml:space="preserve">.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 induction starts at 4 because of the base case:</w:t>
        </w:r>
      </w:ins>
      <w:ins w:id="41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is false.</w:t>
        </w:r>
      </w:ins>
    </w:p>
    <w:bookmarkEnd w:id="25"/>
    <w:bookmarkEnd w:id="26"/>
    <w:bookmarkStart w:id="42" w:name="sec-strong-induction"/>
    <w:p>
      <w:pPr>
        <w:pStyle w:val="Heading1"/>
      </w:pPr>
      <w:ins w:id="422" w:author="PR Preview" w:date="2026-01-01T00:00:00Z">
        <w:r>
          <w:t xml:space="preserve">3. Strong induction</w:t>
        </w:r>
      </w:ins>
    </w:p>
    <w:bookmarkStart w:id="27" w:name="exr-chocolate-small"/>
    <w:p>
      <w:pPr>
        <w:pStyle w:val="FirstParagraph"/>
      </w:pPr>
      <w:ins w:id="423" w:author="PR Preview" w:date="2026-01-01T00:00:00Z">
        <w:r>
          <w:rPr>
            <w:b/>
            <w:bCs/>
          </w:rPr>
          <w:t xml:space="preserve">Exercise 3 (Breaking a chocolate bar)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A chocolate bar is a row of</w:t>
        </w:r>
      </w:ins>
      <w:ins w:id="426" w:author="PR Preview" w:date="2026-01-01T00:00:00Z">
        <w:r>
          <w:t xml:space="preserve"> </w:t>
        </w:r>
      </w:ins>
      <m:oMath>
        <m:r>
          <m:t>n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squares.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One break splits one piece into two pieces along a line between squares.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How many breaks does it take to split a bar of 1, 2, 3 or 4 squares into single squares?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Does the answer depend on where you break first?</w:t>
        </w:r>
      </w:ins>
    </w:p>
    <w:bookmarkEnd w:id="27"/>
    <w:bookmarkStart w:id="28" w:name="sol-chocolate-small"/>
    <w:p>
      <w:pPr>
        <w:pStyle w:val="BodyText"/>
      </w:pPr>
      <w:ins w:id="435" w:author="PR Preview" w:date="2026-01-01T00:00:00Z">
        <w:r>
          <w:rPr>
            <w:i/>
            <w:iCs/>
          </w:rPr>
          <w:t xml:space="preserve">Solution 3</w:t>
        </w:r>
      </w:ins>
      <w:ins w:id="436" w:author="PR Preview" w:date="2026-01-01T00:00:00Z">
        <w:r>
          <w:t xml:space="preserve">. </w:t>
        </w:r>
      </w:ins>
      <w:ins w:id="437" w:author="PR Preview" w:date="2026-01-01T00:00:00Z">
        <w:r>
          <w:t xml:space="preserve">A bar of 1 square takes 0 breaks, 2 squares take 1, 3 squares take 2, and 4 squares take 3.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For 4 squares, breaking first in the middle gives two pieces of 2 squares, which take 1 break each,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for</w:t>
        </w:r>
      </w:ins>
      <w:ins w:id="44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breaks;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breaking first at one end gives pieces of 1 and 3 squares, which take 0 and 2 breaks,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for</w:t>
        </w:r>
      </w:ins>
      <w:ins w:id="44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breaks.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For these bars, the answer does not depend on where you break first.</w:t>
        </w:r>
      </w:ins>
    </w:p>
    <w:bookmarkEnd w:id="28"/>
    <w:bookmarkStart w:id="31" w:name="def-strong-induction"/>
    <w:p>
      <w:pPr>
        <w:pStyle w:val="BodyText"/>
      </w:pPr>
      <w:ins w:id="454" w:author="PR Preview" w:date="2026-01-01T00:00:00Z">
        <w:r>
          <w:rPr>
            <w:b/>
            <w:bCs/>
          </w:rPr>
          <w:t xml:space="preserve">Definition 2 (Proof by strong induction)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Let</w:t>
        </w:r>
      </w:ins>
      <w:ins w:id="457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be an</w:t>
        </w:r>
      </w:ins>
      <w:ins w:id="460" w:author="PR Preview" w:date="2026-01-01T00:00:00Z">
        <w:r>
          <w:t xml:space="preserve"> </w:t>
        </w:r>
      </w:ins>
      <w:hyperlink r:id="rId15">
        <w:ins w:id="461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462" w:author="PR Preview" w:date="2026-01-01T00:00:00Z">
        <w:r>
          <w:t xml:space="preserve">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and let</w:t>
        </w:r>
      </w:ins>
      <w:ins w:id="46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be a</w:t>
        </w:r>
      </w:ins>
      <w:ins w:id="468" w:author="PR Preview" w:date="2026-01-01T00:00:00Z">
        <w:r>
          <w:t xml:space="preserve"> </w:t>
        </w:r>
      </w:ins>
      <w:hyperlink r:id="rId16">
        <w:ins w:id="469" w:author="PR Preview" w:date="2026-01-01T00:00:00Z">
          <w:r>
            <w:rPr>
              <w:rStyle w:val="Hyperlink"/>
            </w:rPr>
            <w:t xml:space="preserve">predicate</w:t>
          </w:r>
        </w:ins>
      </w:hyperlink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about the</w:t>
        </w:r>
      </w:ins>
      <w:ins w:id="472" w:author="PR Preview" w:date="2026-01-01T00:00:00Z">
        <w:r>
          <w:t xml:space="preserve"> </w:t>
        </w:r>
      </w:ins>
      <w:hyperlink r:id="rId15">
        <w:ins w:id="473" w:author="PR Preview" w:date="2026-01-01T00:00:00Z">
          <w:r>
            <w:rPr>
              <w:rStyle w:val="Hyperlink"/>
            </w:rPr>
            <w:t xml:space="preserve">integers</w:t>
          </w:r>
        </w:ins>
      </w:hyperlink>
      <w:ins w:id="47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475" w:author="PR Preview" w:date="2026-01-01T00:00:00Z">
        <w:r>
          <w:t xml:space="preserve">.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A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rPr>
            <w:b/>
            <w:bCs/>
          </w:rPr>
          <w:t xml:space="preserve">proof by strong induction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(Wikipedia contributors 2026b)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on</w:t>
        </w:r>
      </w:ins>
      <w:ins w:id="484" w:author="PR Preview" w:date="2026-01-01T00:00:00Z">
        <w:r>
          <w:t xml:space="preserve"> </w:t>
        </w:r>
      </w:ins>
      <m:oMath>
        <m:r>
          <m:t>n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shows that</w:t>
        </w:r>
      </w:ins>
      <w:ins w:id="48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holds for every integer</w:t>
        </w:r>
      </w:ins>
      <w:ins w:id="49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by showing one thing: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for every integer</w:t>
        </w:r>
      </w:ins>
      <w:ins w:id="4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496" w:author="PR Preview" w:date="2026-01-01T00:00:00Z">
        <w:r>
          <w:t xml:space="preserve">,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if</w:t>
        </w:r>
      </w:ins>
      <w:ins w:id="49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holds for every integer</w:t>
        </w:r>
      </w:ins>
      <w:ins w:id="502" w:author="PR Preview" w:date="2026-01-01T00:00:00Z">
        <w:r>
          <w:t xml:space="preserve"> </w:t>
        </w:r>
      </w:ins>
      <m:oMath>
        <m:r>
          <m:t>k</m:t>
        </m:r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with</w:t>
        </w:r>
      </w:ins>
      <w:ins w:id="50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ins w:id="506" w:author="PR Preview" w:date="2026-01-01T00:00:00Z">
        <w:r>
          <w:t xml:space="preserve">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then</w:t>
        </w:r>
      </w:ins>
      <w:ins w:id="50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holds.</w:t>
        </w:r>
      </w:ins>
    </w:p>
    <w:p>
      <w:pPr>
        <w:pStyle w:val="BodyText"/>
      </w:pPr>
      <w:ins w:id="512" w:author="PR Preview" w:date="2026-01-01T00:00:00Z">
        <w:r>
          <w:t xml:space="preserve">The assumption that</w:t>
        </w:r>
      </w:ins>
      <w:ins w:id="51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holds for every integer</w:t>
        </w:r>
      </w:ins>
      <w:ins w:id="516" w:author="PR Preview" w:date="2026-01-01T00:00:00Z">
        <w:r>
          <w:t xml:space="preserve"> </w:t>
        </w:r>
      </w:ins>
      <m:oMath>
        <m:r>
          <m:t>k</m:t>
        </m:r>
      </m:oMath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with</w:t>
        </w:r>
      </w:ins>
      <w:ins w:id="519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is the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rPr>
            <w:b/>
            <w:bCs/>
          </w:rPr>
          <w:t xml:space="preserve">strong induction hypothesis</w:t>
        </w:r>
      </w:ins>
      <w:ins w:id="524" w:author="PR Preview" w:date="2026-01-01T00:00:00Z">
        <w:r>
          <w:t xml:space="preserve">.</w:t>
        </w:r>
      </w:ins>
    </w:p>
    <w:p>
      <w:pPr>
        <w:pStyle w:val="BodyText"/>
      </w:pPr>
      <w:ins w:id="525" w:author="PR Preview" w:date="2026-01-01T00:00:00Z">
        <w:r>
          <w:t xml:space="preserve">For</w:t>
        </w:r>
      </w:ins>
      <w:ins w:id="52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no integer</w:t>
        </w:r>
      </w:ins>
      <w:ins w:id="529" w:author="PR Preview" w:date="2026-01-01T00:00:00Z">
        <w:r>
          <w:t xml:space="preserve"> </w:t>
        </w:r>
      </w:ins>
      <m:oMath>
        <m:r>
          <m:t>k</m:t>
        </m:r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satisfies</w:t>
        </w:r>
      </w:ins>
      <w:ins w:id="532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ins w:id="533" w:author="PR Preview" w:date="2026-01-01T00:00:00Z">
        <w:r>
          <w:t xml:space="preserve">,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so the strong induction hypothesis is</w:t>
        </w:r>
      </w:ins>
      <w:ins w:id="536" w:author="PR Preview" w:date="2026-01-01T00:00:00Z">
        <w:r>
          <w:t xml:space="preserve"> </w:t>
        </w:r>
      </w:ins>
      <w:hyperlink r:id="rId29">
        <w:ins w:id="537" w:author="PR Preview" w:date="2026-01-01T00:00:00Z">
          <w:r>
            <w:rPr>
              <w:rStyle w:val="Hyperlink"/>
            </w:rPr>
            <w:t xml:space="preserve">vacuously true</w:t>
          </w:r>
        </w:ins>
      </w:hyperlink>
      <w:ins w:id="538" w:author="PR Preview" w:date="2026-01-01T00:00:00Z">
        <w:r>
          <w:t xml:space="preserve">,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and the proof for</w:t>
        </w:r>
      </w:ins>
      <w:ins w:id="54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is a</w:t>
        </w:r>
      </w:ins>
      <w:ins w:id="544" w:author="PR Preview" w:date="2026-01-01T00:00:00Z">
        <w:r>
          <w:t xml:space="preserve"> </w:t>
        </w:r>
      </w:ins>
      <w:hyperlink r:id="rId30">
        <w:ins w:id="545" w:author="PR Preview" w:date="2026-01-01T00:00:00Z">
          <w:r>
            <w:rPr>
              <w:rStyle w:val="Hyperlink"/>
            </w:rPr>
            <w:t xml:space="preserve">base case</w:t>
          </w:r>
        </w:ins>
      </w:hyperlink>
      <w:ins w:id="546" w:author="PR Preview" w:date="2026-01-01T00:00:00Z">
        <w:r>
          <w:t xml:space="preserve">.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When the proof for</w:t>
        </w:r>
      </w:ins>
      <w:ins w:id="549" w:author="PR Preview" w:date="2026-01-01T00:00:00Z">
        <w:r>
          <w:t xml:space="preserve"> </w:t>
        </w:r>
      </w:ins>
      <m:oMath>
        <m:r>
          <m:t>n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needs particular earlier cases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that do not exist for the first few</w:t>
        </w:r>
      </w:ins>
      <w:ins w:id="554" w:author="PR Preview" w:date="2026-01-01T00:00:00Z">
        <w:r>
          <w:t xml:space="preserve"> </w:t>
        </w:r>
      </w:ins>
      <m:oMath>
        <m:r>
          <m:t>n</m:t>
        </m:r>
      </m:oMath>
      <w:ins w:id="555" w:author="PR Preview" w:date="2026-01-01T00:00:00Z">
        <w:r>
          <w:t xml:space="preserve">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those few cases are shown separately as further</w:t>
        </w:r>
      </w:ins>
      <w:ins w:id="558" w:author="PR Preview" w:date="2026-01-01T00:00:00Z">
        <w:r>
          <w:t xml:space="preserve"> </w:t>
        </w:r>
      </w:ins>
      <w:hyperlink r:id="rId30">
        <w:ins w:id="559" w:author="PR Preview" w:date="2026-01-01T00:00:00Z">
          <w:r>
            <w:rPr>
              <w:rStyle w:val="Hyperlink"/>
            </w:rPr>
            <w:t xml:space="preserve">base cases</w:t>
          </w:r>
        </w:ins>
      </w:hyperlink>
      <w:ins w:id="560" w:author="PR Preview" w:date="2026-01-01T00:00:00Z">
        <w:r>
          <w:t xml:space="preserve">.</w:t>
        </w:r>
      </w:ins>
    </w:p>
    <w:bookmarkEnd w:id="31"/>
    <w:bookmarkStart w:id="32" w:name="thm-chocolate"/>
    <w:p>
      <w:pPr>
        <w:pStyle w:val="BodyText"/>
      </w:pPr>
      <w:ins w:id="561" w:author="PR Preview" w:date="2026-01-01T00:00:00Z">
        <w:r>
          <w:rPr>
            <w:b/>
            <w:bCs/>
          </w:rPr>
          <w:t xml:space="preserve">Theorem 1 (Breaking a chocolate bar takes one break fewer than its squares)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For every natural number (</w:t>
        </w:r>
      </w:ins>
      <w:hyperlink r:id="rId12">
        <w:ins w:id="564" w:author="PR Preview" w:date="2026-01-01T00:00:00Z">
          <w:r>
            <w:rPr>
              <w:rStyle w:val="Hyperlink"/>
            </w:rPr>
            <w:t xml:space="preserve">Definition: Natural numbers (our convention)</w:t>
          </w:r>
        </w:ins>
      </w:hyperlink>
      <w:ins w:id="565" w:author="PR Preview" w:date="2026-01-01T00:00:00Z">
        <w:r>
          <w:t xml:space="preserve">)</w:t>
        </w:r>
      </w:ins>
      <w:ins w:id="566" w:author="PR Preview" w:date="2026-01-01T00:00:00Z">
        <w:r>
          <w:t xml:space="preserve"> </w:t>
        </w:r>
      </w:ins>
      <m:oMath>
        <m:r>
          <m:t>n</m:t>
        </m:r>
      </m:oMath>
      <w:ins w:id="567" w:author="PR Preview" w:date="2026-01-01T00:00:00Z">
        <w:r>
          <w:t xml:space="preserve">,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splitting a bar of chocolate, a row of</w:t>
        </w:r>
      </w:ins>
      <w:ins w:id="570" w:author="PR Preview" w:date="2026-01-01T00:00:00Z">
        <w:r>
          <w:t xml:space="preserve"> </w:t>
        </w:r>
      </w:ins>
      <m:oMath>
        <m:r>
          <m:t>n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squares, into single squares takes exactly</w:t>
        </w:r>
      </w:ins>
      <w:ins w:id="5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breaks,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however the breaks are made.</w:t>
        </w:r>
      </w:ins>
    </w:p>
    <w:bookmarkEnd w:id="32"/>
    <w:p>
      <w:pPr>
        <w:pStyle w:val="BodyText"/>
      </w:pPr>
      <w:ins w:id="578" w:author="PR Preview" w:date="2026-01-01T00:00:00Z">
        <w:r>
          <w:rPr>
            <w:i/>
            <w:iCs/>
          </w:rPr>
          <w:t xml:space="preserve">Proof</w:t>
        </w:r>
      </w:ins>
      <w:ins w:id="579" w:author="PR Preview" w:date="2026-01-01T00:00:00Z">
        <w:r>
          <w:t xml:space="preserve">. </w:t>
        </w:r>
      </w:ins>
      <w:ins w:id="580" w:author="PR Preview" w:date="2026-01-01T00:00:00Z">
        <w:r>
          <w:t xml:space="preserve">We use strong induction (</w:t>
        </w:r>
      </w:ins>
      <w:hyperlink w:anchor="def-strong-induction">
        <w:ins w:id="58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82" w:author="PR Preview" w:date="2026-01-01T00:00:00Z">
        <w:r>
          <w:t xml:space="preserve">).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Let</w:t>
        </w:r>
      </w:ins>
      <w:ins w:id="58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be the claim for a bar of</w:t>
        </w:r>
      </w:ins>
      <w:ins w:id="588" w:author="PR Preview" w:date="2026-01-01T00:00:00Z">
        <w:r>
          <w:t xml:space="preserve"> </w:t>
        </w:r>
      </w:ins>
      <m:oMath>
        <m:r>
          <m:t>n</m:t>
        </m:r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squares,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let</w:t>
        </w:r>
      </w:ins>
      <w:ins w:id="593" w:author="PR Preview" w:date="2026-01-01T00:00:00Z">
        <w:r>
          <w:t xml:space="preserve"> </w:t>
        </w:r>
      </w:ins>
      <m:oMath>
        <m:r>
          <m:t>n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be a natural number, and suppose</w:t>
        </w:r>
      </w:ins>
      <w:ins w:id="59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holds for every natural number</w:t>
        </w:r>
      </w:ins>
      <w:ins w:id="59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&lt;</m:t>
        </m:r>
        <m:r>
          <m:t>n</m:t>
        </m:r>
      </m:oMath>
      <w:ins w:id="600" w:author="PR Preview" w:date="2026-01-01T00:00:00Z">
        <w:r>
          <w:t xml:space="preserve">.</w:t>
        </w:r>
      </w:ins>
    </w:p>
    <w:p>
      <w:pPr>
        <w:pStyle w:val="BodyText"/>
      </w:pPr>
      <w:ins w:id="601" w:author="PR Preview" w:date="2026-01-01T00:00:00Z">
        <w:r>
          <w:t xml:space="preserve">If</w:t>
        </w:r>
      </w:ins>
      <w:ins w:id="60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603" w:author="PR Preview" w:date="2026-01-01T00:00:00Z">
        <w:r>
          <w:t xml:space="preserve">, the bar is already a single square, so it takes</w:t>
        </w:r>
      </w:ins>
      <w:ins w:id="60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breaks.</w:t>
        </w:r>
      </w:ins>
    </w:p>
    <w:p>
      <w:pPr>
        <w:pStyle w:val="BodyText"/>
      </w:pPr>
      <w:ins w:id="607" w:author="PR Preview" w:date="2026-01-01T00:00:00Z">
        <w:r>
          <w:t xml:space="preserve">If</w:t>
        </w:r>
      </w:ins>
      <w:ins w:id="60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609" w:author="PR Preview" w:date="2026-01-01T00:00:00Z">
        <w:r>
          <w:t xml:space="preserve">, the first break splits the bar into two pieces of</w:t>
        </w:r>
      </w:ins>
      <w:ins w:id="610" w:author="PR Preview" w:date="2026-01-01T00:00:00Z">
        <w:r>
          <w:t xml:space="preserve"> </w:t>
        </w:r>
      </w:ins>
      <m:oMath>
        <m:r>
          <m:t>a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and</w:t>
        </w:r>
      </w:ins>
      <w:ins w:id="613" w:author="PR Preview" w:date="2026-01-01T00:00:00Z">
        <w:r>
          <w:t xml:space="preserve"> </w:t>
        </w:r>
      </w:ins>
      <m:oMath>
        <m:r>
          <m:t>b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squares,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with</w:t>
        </w:r>
      </w:ins>
      <w:ins w:id="6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ins w:id="619" w:author="PR Preview" w:date="2026-01-01T00:00:00Z">
        <w:r>
          <w:t xml:space="preserve">,</w:t>
        </w:r>
      </w:ins>
      <w:ins w:id="62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≥</m:t>
        </m:r>
        <m:r>
          <m:t>1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and</w:t>
        </w:r>
      </w:ins>
      <w:ins w:id="62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≥</m:t>
        </m:r>
        <m:r>
          <m:t>1</m:t>
        </m:r>
      </m:oMath>
      <w:ins w:id="624" w:author="PR Preview" w:date="2026-01-01T00:00:00Z">
        <w:r>
          <w:t xml:space="preserve">, so</w:t>
        </w:r>
      </w:ins>
      <w:ins w:id="6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n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and</w:t>
        </w:r>
      </w:ins>
      <w:ins w:id="62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n</m:t>
        </m:r>
      </m:oMath>
      <w:ins w:id="629" w:author="PR Preview" w:date="2026-01-01T00:00:00Z">
        <w:r>
          <w:t xml:space="preserve">.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Each later break splits a single piece, so it falls inside one of these two pieces,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and the later breaks are the breaks of the</w:t>
        </w:r>
      </w:ins>
      <w:ins w:id="634" w:author="PR Preview" w:date="2026-01-01T00:00:00Z">
        <w:r>
          <w:t xml:space="preserve"> </w:t>
        </w:r>
      </w:ins>
      <m:oMath>
        <m:r>
          <m:t>a</m:t>
        </m:r>
      </m:oMath>
      <w:ins w:id="635" w:author="PR Preview" w:date="2026-01-01T00:00:00Z">
        <w:r>
          <w:t xml:space="preserve">-square piece together with the breaks of the</w:t>
        </w:r>
      </w:ins>
      <w:ins w:id="636" w:author="PR Preview" w:date="2026-01-01T00:00:00Z">
        <w:r>
          <w:t xml:space="preserve"> </w:t>
        </w:r>
      </w:ins>
      <m:oMath>
        <m:r>
          <m:t>b</m:t>
        </m:r>
      </m:oMath>
      <w:ins w:id="637" w:author="PR Preview" w:date="2026-01-01T00:00:00Z">
        <w:r>
          <w:t xml:space="preserve">-square piece.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By the strong induction hypothesis,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the piece of</w:t>
        </w:r>
      </w:ins>
      <w:ins w:id="642" w:author="PR Preview" w:date="2026-01-01T00:00:00Z">
        <w:r>
          <w:t xml:space="preserve"> </w:t>
        </w:r>
      </w:ins>
      <m:oMath>
        <m:r>
          <m:t>a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squares takes</w:t>
        </w:r>
      </w:ins>
      <w:ins w:id="64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−</m:t>
        </m:r>
        <m:r>
          <m:t>1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breaks and the piece of</w:t>
        </w:r>
      </w:ins>
      <w:ins w:id="648" w:author="PR Preview" w:date="2026-01-01T00:00:00Z">
        <w:r>
          <w:t xml:space="preserve"> </w:t>
        </w:r>
      </w:ins>
      <m:oMath>
        <m:r>
          <m:t>b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squares takes</w:t>
        </w:r>
      </w:ins>
      <w:ins w:id="65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−</m:t>
        </m:r>
        <m:r>
          <m:t>1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breaks.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So the whole bar takes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656" w:author="PR Preview" w:date="2026-01-01T00:00:00Z">
        <w:r>
          <w:t xml:space="preserve">breaks.</w:t>
        </w:r>
      </w:ins>
    </w:p>
    <w:bookmarkStart w:id="33" w:name="rem-chocolate-strong"/>
    <w:p>
      <w:pPr>
        <w:pStyle w:val="BodyText"/>
      </w:pPr>
      <w:ins w:id="657" w:author="PR Preview" w:date="2026-01-01T00:00:00Z">
        <w:r>
          <w:rPr>
            <w:i/>
            <w:iCs/>
          </w:rPr>
          <w:t xml:space="preserve">Remark 3</w:t>
        </w:r>
      </w:ins>
      <w:ins w:id="658" w:author="PR Preview" w:date="2026-01-01T00:00:00Z">
        <w:r>
          <w:t xml:space="preserve"> (Why the proof needs strong induction). </w:t>
        </w:r>
      </w:ins>
      <w:ins w:id="659" w:author="PR Preview" w:date="2026-01-01T00:00:00Z">
        <w:r>
          <w:t xml:space="preserve">The proof of</w:t>
        </w:r>
      </w:ins>
      <w:ins w:id="660" w:author="PR Preview" w:date="2026-01-01T00:00:00Z">
        <w:r>
          <w:t xml:space="preserve"> </w:t>
        </w:r>
      </w:ins>
      <w:hyperlink w:anchor="thm-chocolate">
        <w:ins w:id="66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uses</w:t>
        </w:r>
      </w:ins>
      <w:ins w:id="66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and</w:t>
        </w:r>
      </w:ins>
      <w:ins w:id="6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668" w:author="PR Preview" w:date="2026-01-01T00:00:00Z">
        <w:r>
          <w:t xml:space="preserve">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where</w:t>
        </w:r>
      </w:ins>
      <w:ins w:id="671" w:author="PR Preview" w:date="2026-01-01T00:00:00Z">
        <w:r>
          <w:t xml:space="preserve"> </w:t>
        </w:r>
      </w:ins>
      <m:oMath>
        <m:r>
          <m:t>a</m:t>
        </m:r>
      </m:oMath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and</w:t>
        </w:r>
      </w:ins>
      <w:ins w:id="674" w:author="PR Preview" w:date="2026-01-01T00:00:00Z">
        <w:r>
          <w:t xml:space="preserve"> </w:t>
        </w:r>
      </w:ins>
      <m:oMath>
        <m:r>
          <m:t>b</m:t>
        </m:r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can be any sizes smaller than</w:t>
        </w:r>
      </w:ins>
      <w:ins w:id="677" w:author="PR Preview" w:date="2026-01-01T00:00:00Z">
        <w:r>
          <w:t xml:space="preserve"> </w:t>
        </w:r>
      </w:ins>
      <m:oMath>
        <m:r>
          <m:t>n</m:t>
        </m:r>
      </m:oMath>
      <w:ins w:id="678" w:author="PR Preview" w:date="2026-01-01T00:00:00Z">
        <w:r>
          <w:t xml:space="preserve">, not only</w:t>
        </w:r>
      </w:ins>
      <w:ins w:id="67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680" w:author="PR Preview" w:date="2026-01-01T00:00:00Z">
        <w:r>
          <w:t xml:space="preserve">.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Ordinary induction gives only</w:t>
        </w:r>
      </w:ins>
      <w:ins w:id="68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in the step.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Strong induction gives</w:t>
        </w:r>
      </w:ins>
      <w:ins w:id="6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for every</w:t>
        </w:r>
      </w:ins>
      <w:ins w:id="69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&lt;</m:t>
        </m:r>
        <m:r>
          <m:t>n</m:t>
        </m:r>
      </m:oMath>
      <w:ins w:id="692" w:author="PR Preview" w:date="2026-01-01T00:00:00Z">
        <w:r>
          <w:t xml:space="preserve">, which is what the proof needs.</w:t>
        </w:r>
      </w:ins>
    </w:p>
    <w:bookmarkEnd w:id="33"/>
    <w:bookmarkStart w:id="37" w:name="def-recursive-sequence"/>
    <w:p>
      <w:pPr>
        <w:pStyle w:val="BodyText"/>
      </w:pPr>
      <w:ins w:id="693" w:author="PR Preview" w:date="2026-01-01T00:00:00Z">
        <w:r>
          <w:rPr>
            <w:b/>
            <w:bCs/>
          </w:rPr>
          <w:t xml:space="preserve">Definition 3 (Recursively defined sequence)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Let</w:t>
        </w:r>
      </w:ins>
      <w:ins w:id="69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be an</w:t>
        </w:r>
      </w:ins>
      <w:ins w:id="699" w:author="PR Preview" w:date="2026-01-01T00:00:00Z">
        <w:r>
          <w:t xml:space="preserve"> </w:t>
        </w:r>
      </w:ins>
      <w:hyperlink r:id="rId15">
        <w:ins w:id="700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and</w:t>
        </w:r>
      </w:ins>
      <w:ins w:id="703" w:author="PR Preview" w:date="2026-01-01T00:00:00Z">
        <w:r>
          <w:t xml:space="preserve"> </w:t>
        </w:r>
      </w:ins>
      <m:oMath>
        <m:r>
          <m:t>m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a positive integer.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A</w:t>
        </w:r>
      </w:ins>
      <w:ins w:id="708" w:author="PR Preview" w:date="2026-01-01T00:00:00Z">
        <w:r>
          <w:t xml:space="preserve"> </w:t>
        </w:r>
      </w:ins>
      <w:hyperlink r:id="rId34">
        <w:ins w:id="709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71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is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rPr>
            <w:b/>
            <w:bCs/>
          </w:rPr>
          <w:t xml:space="preserve">recursively defined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(Wikipedia contributors 2026c)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by two things:</w:t>
        </w:r>
      </w:ins>
    </w:p>
    <w:p>
      <w:pPr>
        <w:pStyle w:val="Compact"/>
        <w:numPr>
          <w:ilvl w:val="0"/>
          <w:numId w:val="1005"/>
        </w:numPr>
      </w:pPr>
      <w:ins w:id="719" w:author="PR Preview" w:date="2026-01-01T00:00:00Z">
        <w:r>
          <w:rPr>
            <w:b/>
            <w:bCs/>
          </w:rPr>
          <w:t xml:space="preserve">Initial</w:t>
        </w:r>
      </w:ins>
      <w:ins w:id="720" w:author="PR Preview" w:date="2026-01-01T00:00:00Z">
        <w:r>
          <w:rPr>
            <w:b/>
            <w:bCs/>
          </w:rPr>
          <w:t xml:space="preserve"> </w:t>
        </w:r>
      </w:ins>
      <w:hyperlink r:id="rId35">
        <w:ins w:id="721" w:author="PR Preview" w:date="2026-01-01T00:00:00Z">
          <w:r>
            <w:rPr>
              <w:rStyle w:val="Hyperlink"/>
              <w:b/>
              <w:bCs/>
            </w:rPr>
            <w:t xml:space="preserve">terms</w:t>
          </w:r>
        </w:ins>
      </w:hyperlink>
      <w:ins w:id="722" w:author="PR Preview" w:date="2026-01-01T00:00:00Z">
        <w:r>
          <w:rPr>
            <w:b/>
            <w:bCs/>
          </w:rPr>
          <w:t xml:space="preserve">: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specific</w:t>
        </w:r>
      </w:ins>
      <w:ins w:id="725" w:author="PR Preview" w:date="2026-01-01T00:00:00Z">
        <w:r>
          <w:t xml:space="preserve"> </w:t>
        </w:r>
      </w:ins>
      <w:hyperlink r:id="rId36">
        <w:ins w:id="726" w:author="PR Preview" w:date="2026-01-01T00:00:00Z">
          <w:r>
            <w:rPr>
              <w:rStyle w:val="Hyperlink"/>
            </w:rPr>
            <w:t xml:space="preserve">values</w:t>
          </w:r>
        </w:ins>
      </w:hyperlink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for</w:t>
        </w:r>
      </w:ins>
      <w:ins w:id="72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73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731" w:author="PR Preview" w:date="2026-01-01T00:00:00Z">
        <w:r>
          <w:rPr>
            <w:b/>
            <w:bCs/>
          </w:rPr>
          <w:t xml:space="preserve">Recurrence: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 rule that gives</w:t>
        </w:r>
      </w:ins>
      <w:ins w:id="73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from the</w:t>
        </w:r>
      </w:ins>
      <w:ins w:id="737" w:author="PR Preview" w:date="2026-01-01T00:00:00Z">
        <w:r>
          <w:t xml:space="preserve"> </w:t>
        </w:r>
      </w:ins>
      <m:oMath>
        <m:r>
          <m:t>m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entries</w:t>
        </w:r>
      </w:ins>
      <w:ins w:id="74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just before it,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for every integer</w:t>
        </w:r>
      </w:ins>
      <w:ins w:id="74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ins w:id="746" w:author="PR Preview" w:date="2026-01-01T00:00:00Z">
        <w:r>
          <w:t xml:space="preserve">.</w:t>
        </w:r>
      </w:ins>
    </w:p>
    <w:p>
      <w:pPr>
        <w:pStyle w:val="FirstParagraph"/>
      </w:pPr>
      <w:ins w:id="747" w:author="PR Preview" w:date="2026-01-01T00:00:00Z">
        <w:r>
          <w:t xml:space="preserve">The initial terms and the recurrence together fix every</w:t>
        </w:r>
      </w:ins>
      <w:ins w:id="748" w:author="PR Preview" w:date="2026-01-01T00:00:00Z">
        <w:r>
          <w:t xml:space="preserve"> </w:t>
        </w:r>
      </w:ins>
      <w:hyperlink r:id="rId35">
        <w:ins w:id="749" w:author="PR Preview" w:date="2026-01-01T00:00:00Z">
          <w:r>
            <w:rPr>
              <w:rStyle w:val="Hyperlink"/>
            </w:rPr>
            <w:t xml:space="preserve">term</w:t>
          </w:r>
        </w:ins>
      </w:hyperlink>
      <w:ins w:id="750" w:author="PR Preview" w:date="2026-01-01T00:00:00Z">
        <w:r>
          <w:t xml:space="preserve">: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the first</w:t>
        </w:r>
      </w:ins>
      <w:ins w:id="753" w:author="PR Preview" w:date="2026-01-01T00:00:00Z">
        <w:r>
          <w:t xml:space="preserve"> </w:t>
        </w:r>
      </w:ins>
      <m:oMath>
        <m:r>
          <m:t>m</m:t>
        </m:r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entries are given,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and each later entry follows from the</w:t>
        </w:r>
      </w:ins>
      <w:ins w:id="758" w:author="PR Preview" w:date="2026-01-01T00:00:00Z">
        <w:r>
          <w:t xml:space="preserve"> </w:t>
        </w:r>
      </w:ins>
      <m:oMath>
        <m:r>
          <m:t>m</m:t>
        </m:r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entries before it.</w:t>
        </w:r>
      </w:ins>
    </w:p>
    <w:bookmarkEnd w:id="37"/>
    <w:bookmarkStart w:id="38" w:name="exm-recursive-sequence"/>
    <w:p>
      <w:pPr>
        <w:pStyle w:val="BodyText"/>
      </w:pPr>
      <w:ins w:id="761" w:author="PR Preview" w:date="2026-01-01T00:00:00Z">
        <w:r>
          <w:rPr>
            <w:b/>
            <w:bCs/>
          </w:rPr>
          <w:t xml:space="preserve">Example 3 (Powers of 3)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The</w:t>
        </w:r>
      </w:ins>
      <w:ins w:id="764" w:author="PR Preview" w:date="2026-01-01T00:00:00Z">
        <w:r>
          <w:t xml:space="preserve"> </w:t>
        </w:r>
      </w:ins>
      <w:hyperlink r:id="rId34">
        <w:ins w:id="765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76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with initial</w:t>
        </w:r>
      </w:ins>
      <w:ins w:id="769" w:author="PR Preview" w:date="2026-01-01T00:00:00Z">
        <w:r>
          <w:t xml:space="preserve"> </w:t>
        </w:r>
      </w:ins>
      <w:hyperlink r:id="rId35">
        <w:ins w:id="770" w:author="PR Preview" w:date="2026-01-01T00:00:00Z">
          <w:r>
            <w:rPr>
              <w:rStyle w:val="Hyperlink"/>
            </w:rPr>
            <w:t xml:space="preserve">term</w:t>
          </w:r>
        </w:ins>
      </w:hyperlink>
      <w:ins w:id="77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and recurrence</w:t>
        </w:r>
      </w:ins>
      <w:ins w:id="77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for</w:t>
        </w:r>
      </w:ins>
      <w:ins w:id="77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has</w:t>
        </w:r>
      </w:ins>
      <w:ins w:id="78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781" w:author="PR Preview" w:date="2026-01-01T00:00:00Z">
        <w:r>
          <w:t xml:space="preserve">, and its</w:t>
        </w:r>
      </w:ins>
      <w:ins w:id="782" w:author="PR Preview" w:date="2026-01-01T00:00:00Z">
        <w:r>
          <w:t xml:space="preserve"> </w:t>
        </w:r>
      </w:ins>
      <w:hyperlink r:id="rId35">
        <w:ins w:id="783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are</w:t>
        </w:r>
      </w:ins>
      <w:ins w:id="78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A</w:t>
        </w:r>
      </w:ins>
      <w:ins w:id="789" w:author="PR Preview" w:date="2026-01-01T00:00:00Z">
        <w:r>
          <w:t xml:space="preserve"> </w:t>
        </w:r>
      </w:ins>
      <w:hyperlink r:id="rId30">
        <w:ins w:id="790" w:author="PR Preview" w:date="2026-01-01T00:00:00Z">
          <w:r>
            <w:rPr>
              <w:rStyle w:val="Hyperlink"/>
            </w:rPr>
            <w:t xml:space="preserve">proof by induction</w:t>
          </w:r>
        </w:ins>
      </w:hyperlink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shows</w:t>
        </w:r>
      </w:ins>
      <w:ins w:id="79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for every</w:t>
        </w:r>
      </w:ins>
      <w:ins w:id="796" w:author="PR Preview" w:date="2026-01-01T00:00:00Z">
        <w:r>
          <w:t xml:space="preserve"> </w:t>
        </w:r>
      </w:ins>
      <w:hyperlink r:id="rId15">
        <w:ins w:id="797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79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799" w:author="PR Preview" w:date="2026-01-01T00:00:00Z">
        <w:r>
          <w:t xml:space="preserve">,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using the recurrence in the inductive step: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if</w:t>
        </w:r>
      </w:ins>
      <w:ins w:id="80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805" w:author="PR Preview" w:date="2026-01-01T00:00:00Z">
        <w:r>
          <w:t xml:space="preserve">, then</w:t>
        </w:r>
      </w:ins>
      <w:ins w:id="80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ins w:id="807" w:author="PR Preview" w:date="2026-01-01T00:00:00Z">
        <w:r>
          <w:t xml:space="preserve">.</w:t>
        </w:r>
      </w:ins>
    </w:p>
    <w:bookmarkEnd w:id="38"/>
    <w:bookmarkStart w:id="39" w:name="def-fibonacci-sequence"/>
    <w:p>
      <w:pPr>
        <w:pStyle w:val="BodyText"/>
      </w:pPr>
      <w:ins w:id="808" w:author="PR Preview" w:date="2026-01-01T00:00:00Z">
        <w:r>
          <w:rPr>
            <w:b/>
            <w:bCs/>
          </w:rPr>
          <w:t xml:space="preserve">Definition 4 (Fibonacci sequence)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The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rPr>
            <w:b/>
            <w:bCs/>
          </w:rPr>
          <w:t xml:space="preserve">Fibonacci sequence</w:t>
        </w:r>
      </w:ins>
      <w:ins w:id="81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(Wikipedia contributors 2026a)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is the</w:t>
        </w:r>
      </w:ins>
      <w:ins w:id="818" w:author="PR Preview" w:date="2026-01-01T00:00:00Z">
        <w:r>
          <w:t xml:space="preserve"> </w:t>
        </w:r>
      </w:ins>
      <w:hyperlink w:anchor="def-recursive-sequence">
        <w:ins w:id="819" w:author="PR Preview" w:date="2026-01-01T00:00:00Z">
          <w:r>
            <w:rPr>
              <w:rStyle w:val="Hyperlink"/>
            </w:rPr>
            <w:t xml:space="preserve">recursively defined sequence</w:t>
          </w:r>
        </w:ins>
      </w:hyperlink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with</w:t>
        </w:r>
      </w:ins>
      <w:ins w:id="82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2</m:t>
        </m:r>
      </m:oMath>
      <w:ins w:id="823" w:author="PR Preview" w:date="2026-01-01T00:00:00Z">
        <w:r>
          <w:t xml:space="preserve">,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initial</w:t>
        </w:r>
      </w:ins>
      <w:ins w:id="826" w:author="PR Preview" w:date="2026-01-01T00:00:00Z">
        <w:r>
          <w:t xml:space="preserve"> </w:t>
        </w:r>
      </w:ins>
      <w:hyperlink r:id="rId35">
        <w:ins w:id="827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828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and</w:t>
        </w:r>
      </w:ins>
      <w:ins w:id="83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832" w:author="PR Preview" w:date="2026-01-01T00:00:00Z">
        <w:r>
          <w:t xml:space="preserve">,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and recurrence</w:t>
        </w:r>
      </w:ins>
      <w:ins w:id="83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for every</w:t>
        </w:r>
      </w:ins>
      <w:ins w:id="838" w:author="PR Preview" w:date="2026-01-01T00:00:00Z">
        <w:r>
          <w:t xml:space="preserve"> </w:t>
        </w:r>
      </w:ins>
      <w:hyperlink r:id="rId15">
        <w:ins w:id="839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84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3</m:t>
        </m:r>
      </m:oMath>
      <w:ins w:id="841" w:author="PR Preview" w:date="2026-01-01T00:00:00Z">
        <w:r>
          <w:t xml:space="preserve">.</w:t>
        </w:r>
      </w:ins>
    </w:p>
    <w:bookmarkEnd w:id="39"/>
    <w:bookmarkStart w:id="40" w:name="exm-fibonacci-sequence"/>
    <w:p>
      <w:pPr>
        <w:pStyle w:val="BodyText"/>
      </w:pPr>
      <w:ins w:id="842" w:author="PR Preview" w:date="2026-01-01T00:00:00Z">
        <w:r>
          <w:rPr>
            <w:b/>
            <w:bCs/>
          </w:rPr>
          <w:t xml:space="preserve">Example 4 (The first Fibonacci numbers)</w:t>
        </w:r>
      </w:ins>
      <w:ins w:id="84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844" w:author="PR Preview" w:date="2026-01-01T00:00:00Z">
        <w:r>
          <w:t xml:space="preserve">,</w:t>
        </w:r>
      </w:ins>
      <w:ins w:id="84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ins w:id="846" w:author="PR Preview" w:date="2026-01-01T00:00:00Z">
        <w:r>
          <w:t xml:space="preserve">,</w:t>
        </w:r>
      </w:ins>
      <w:ins w:id="84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ins w:id="848" w:author="PR Preview" w:date="2026-01-01T00:00:00Z">
        <w:r>
          <w:t xml:space="preserve">,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and</w:t>
        </w:r>
      </w:ins>
      <w:ins w:id="85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ins w:id="852" w:author="PR Preview" w:date="2026-01-01T00:00:00Z">
        <w:r>
          <w:t xml:space="preserve">.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So the</w:t>
        </w:r>
      </w:ins>
      <w:ins w:id="855" w:author="PR Preview" w:date="2026-01-01T00:00:00Z">
        <w:r>
          <w:t xml:space="preserve"> </w:t>
        </w:r>
      </w:ins>
      <w:hyperlink r:id="rId34">
        <w:ins w:id="856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begins</w:t>
        </w:r>
      </w:ins>
      <w:ins w:id="85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ins w:id="860" w:author="PR Preview" w:date="2026-01-01T00:00:00Z">
        <w:r>
          <w:rPr>
            <w:b/>
            <w:bCs/>
          </w:rPr>
          <w:t xml:space="preserve">Example 5 (Every term of the Fibonacci sequence is less than a power of 2)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Let</w:t>
        </w:r>
      </w:ins>
      <w:ins w:id="86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be the</w:t>
        </w:r>
      </w:ins>
      <w:ins w:id="866" w:author="PR Preview" w:date="2026-01-01T00:00:00Z">
        <w:r>
          <w:t xml:space="preserve"> </w:t>
        </w:r>
      </w:ins>
      <w:hyperlink w:anchor="def-fibonacci-sequence">
        <w:ins w:id="867" w:author="PR Preview" w:date="2026-01-01T00:00:00Z">
          <w:r>
            <w:rPr>
              <w:rStyle w:val="Hyperlink"/>
            </w:rPr>
            <w:t xml:space="preserve">Fibonacci sequence</w:t>
          </w:r>
        </w:ins>
      </w:hyperlink>
      <w:ins w:id="868" w:author="PR Preview" w:date="2026-01-01T00:00:00Z">
        <w:r>
          <w:t xml:space="preserve">.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To prove</w:t>
        </w:r>
      </w:ins>
      <w:ins w:id="87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for every</w:t>
        </w:r>
      </w:ins>
      <w:ins w:id="87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875" w:author="PR Preview" w:date="2026-01-01T00:00:00Z">
        <w:r>
          <w:t xml:space="preserve">,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let</w:t>
        </w:r>
      </w:ins>
      <w:ins w:id="87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be the</w:t>
        </w:r>
      </w:ins>
      <w:ins w:id="881" w:author="PR Preview" w:date="2026-01-01T00:00:00Z">
        <w:r>
          <w:t xml:space="preserve"> </w:t>
        </w:r>
      </w:ins>
      <w:hyperlink r:id="rId24">
        <w:ins w:id="882" w:author="PR Preview" w:date="2026-01-01T00:00:00Z">
          <w:r>
            <w:rPr>
              <w:rStyle w:val="Hyperlink"/>
            </w:rPr>
            <w:t xml:space="preserve">inequality</w:t>
          </w:r>
        </w:ins>
      </w:hyperlink>
      <w:ins w:id="88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and use</w:t>
        </w:r>
      </w:ins>
      <w:ins w:id="886" w:author="PR Preview" w:date="2026-01-01T00:00:00Z">
        <w:r>
          <w:t xml:space="preserve"> </w:t>
        </w:r>
      </w:ins>
      <w:hyperlink w:anchor="def-strong-induction">
        <w:ins w:id="887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with</w:t>
        </w:r>
      </w:ins>
      <w:ins w:id="89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891" w:author="PR Preview" w:date="2026-01-01T00:00:00Z">
        <w:r>
          <w:t xml:space="preserve">.</w:t>
        </w:r>
      </w:ins>
    </w:p>
    <w:p>
      <w:pPr>
        <w:pStyle w:val="BodyText"/>
      </w:pPr>
      <w:hyperlink r:id="rId30">
        <w:ins w:id="892" w:author="PR Preview" w:date="2026-01-01T00:00:00Z">
          <w:r>
            <w:rPr>
              <w:rStyle w:val="Hyperlink"/>
              <w:b/>
              <w:bCs/>
            </w:rPr>
            <w:t xml:space="preserve">Base cases</w:t>
          </w:r>
        </w:ins>
      </w:hyperlink>
      <w:ins w:id="893" w:author="PR Preview" w:date="2026-01-01T00:00:00Z">
        <w:r>
          <w:rPr>
            <w:b/>
            <w:bCs/>
          </w:rPr>
          <w:t xml:space="preserve">,</w:t>
        </w:r>
      </w:ins>
      <w:ins w:id="894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895" w:author="PR Preview" w:date="2026-01-01T00:00:00Z">
        <w:r>
          <w:rPr>
            <w:b/>
            <w:bCs/>
          </w:rPr>
          <w:t xml:space="preserve"> </w:t>
        </w:r>
      </w:ins>
      <w:ins w:id="896" w:author="PR Preview" w:date="2026-01-01T00:00:00Z">
        <w:r>
          <w:rPr>
            <w:b/>
            <w:bCs/>
          </w:rPr>
          <w:t xml:space="preserve">and</w:t>
        </w:r>
      </w:ins>
      <w:ins w:id="897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898" w:author="PR Preview" w:date="2026-01-01T00:00:00Z">
        <w:r>
          <w:rPr>
            <w:b/>
            <w:bCs/>
          </w:rPr>
          <w:t xml:space="preserve">.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The step below uses the two entries</w:t>
        </w:r>
      </w:ins>
      <w:ins w:id="90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</w:t>
        </w:r>
      </w:ins>
      <w:ins w:id="90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before</w:t>
        </w:r>
      </w:ins>
      <w:ins w:id="90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</m:sub>
        </m:sSub>
      </m:oMath>
      <w:ins w:id="908" w:author="PR Preview" w:date="2026-01-01T00:00:00Z">
        <w:r>
          <w:t xml:space="preserve">,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which do not exist for</w:t>
        </w:r>
      </w:ins>
      <w:ins w:id="91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and</w:t>
        </w:r>
      </w:ins>
      <w:ins w:id="91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915" w:author="PR Preview" w:date="2026-01-01T00:00:00Z">
        <w:r>
          <w:t xml:space="preserve">,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so these two cases are shown directly: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918" w:author="PR Preview" w:date="2026-01-01T00:00:00Z">
        <w:r>
          <w:rPr>
            <w:b/>
            <w:bCs/>
          </w:rPr>
          <w:t xml:space="preserve">Step of the</w:t>
        </w:r>
      </w:ins>
      <w:ins w:id="919" w:author="PR Preview" w:date="2026-01-01T00:00:00Z">
        <w:r>
          <w:rPr>
            <w:b/>
            <w:bCs/>
          </w:rPr>
          <w:t xml:space="preserve"> </w:t>
        </w:r>
      </w:ins>
      <w:hyperlink w:anchor="def-strong-induction">
        <w:ins w:id="920" w:author="PR Preview" w:date="2026-01-01T00:00:00Z">
          <w:r>
            <w:rPr>
              <w:rStyle w:val="Hyperlink"/>
              <w:b/>
              <w:bCs/>
            </w:rPr>
            <w:t xml:space="preserve">strong induction</w:t>
          </w:r>
        </w:ins>
      </w:hyperlink>
      <w:ins w:id="921" w:author="PR Preview" w:date="2026-01-01T00:00:00Z">
        <w:r>
          <w:rPr>
            <w:b/>
            <w:bCs/>
          </w:rPr>
          <w:t xml:space="preserve">,</w:t>
        </w:r>
      </w:ins>
      <w:ins w:id="922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3</m:t>
        </m:r>
      </m:oMath>
      <w:ins w:id="923" w:author="PR Preview" w:date="2026-01-01T00:00:00Z">
        <w:r>
          <w:rPr>
            <w:b/>
            <w:bCs/>
          </w:rPr>
          <w:t xml:space="preserve">.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Let</w:t>
        </w:r>
      </w:ins>
      <w:ins w:id="92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3</m:t>
        </m:r>
      </m:oMath>
      <w:ins w:id="927" w:author="PR Preview" w:date="2026-01-01T00:00:00Z">
        <w:r>
          <w:t xml:space="preserve">, and suppose</w:t>
        </w:r>
      </w:ins>
      <w:ins w:id="9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holds for every</w:t>
        </w:r>
      </w:ins>
      <w:ins w:id="931" w:author="PR Preview" w:date="2026-01-01T00:00:00Z">
        <w:r>
          <w:t xml:space="preserve"> </w:t>
        </w:r>
      </w:ins>
      <w:hyperlink r:id="rId15">
        <w:ins w:id="932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933" w:author="PR Preview" w:date="2026-01-01T00:00:00Z">
        <w:r>
          <w:t xml:space="preserve"> </w:t>
        </w:r>
      </w:ins>
      <m:oMath>
        <m:r>
          <m:t>k</m:t>
        </m:r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with</w:t>
        </w:r>
      </w:ins>
      <w:ins w:id="93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ins w:id="937" w:author="PR Preview" w:date="2026-01-01T00:00:00Z">
        <w:r>
          <w:t xml:space="preserve">.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Then</w:t>
        </w:r>
      </w:ins>
      <w:ins w:id="94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and</w:t>
        </w:r>
      </w:ins>
      <w:ins w:id="94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both satisfy</w:t>
        </w:r>
      </w:ins>
      <w:ins w:id="94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ins w:id="947" w:author="PR Preview" w:date="2026-01-01T00:00:00Z">
        <w:r>
          <w:t xml:space="preserve">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so</w:t>
        </w:r>
      </w:ins>
      <w:ins w:id="950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and</w:t>
        </w:r>
      </w:ins>
      <w:ins w:id="95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ins w:id="954" w:author="PR Preview" w:date="2026-01-01T00:00:00Z">
        <w:r>
          <w:t xml:space="preserve">.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Therefore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957" w:author="PR Preview" w:date="2026-01-01T00:00:00Z">
        <w:r>
          <w:t xml:space="preserve">which is</w:t>
        </w:r>
      </w:ins>
      <w:ins w:id="95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959" w:author="PR Preview" w:date="2026-01-01T00:00:00Z">
        <w:r>
          <w:t xml:space="preserve">.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By</w:t>
        </w:r>
      </w:ins>
      <w:ins w:id="962" w:author="PR Preview" w:date="2026-01-01T00:00:00Z">
        <w:r>
          <w:t xml:space="preserve"> </w:t>
        </w:r>
      </w:ins>
      <w:hyperlink w:anchor="def-strong-induction">
        <w:ins w:id="96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964" w:author="PR Preview" w:date="2026-01-01T00:00:00Z">
        <w:r>
          <w:t xml:space="preserve">,</w:t>
        </w:r>
      </w:ins>
      <w:ins w:id="96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for every</w:t>
        </w:r>
      </w:ins>
      <w:ins w:id="96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969" w:author="PR Preview" w:date="2026-01-01T00:00:00Z">
        <w:r>
          <w:t xml:space="preserve">.</w:t>
        </w:r>
      </w:ins>
    </w:p>
    <w:bookmarkEnd w:id="41"/>
    <w:bookmarkEnd w:id="42"/>
    <w:bookmarkStart w:id="44" w:name="sec-induction-fails"/>
    <w:p>
      <w:pPr>
        <w:pStyle w:val="Heading1"/>
      </w:pPr>
      <w:ins w:id="970" w:author="PR Preview" w:date="2026-01-01T00:00:00Z">
        <w:r>
          <w:t xml:space="preserve">4. A proof by induction that fails</w:t>
        </w:r>
      </w:ins>
    </w:p>
    <w:bookmarkStart w:id="43" w:name="exm-all-horses"/>
    <w:p>
      <w:pPr>
        <w:pStyle w:val="FirstParagraph"/>
      </w:pPr>
      <w:ins w:id="971" w:author="PR Preview" w:date="2026-01-01T00:00:00Z">
        <w:r>
          <w:rPr>
            <w:b/>
            <w:bCs/>
          </w:rPr>
          <w:t xml:space="preserve">Example 6 (A proof by induction that fails)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Claim (false): in every group of</w:t>
        </w:r>
      </w:ins>
      <w:ins w:id="97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horses, all the horses are the same color.</w:t>
        </w:r>
      </w:ins>
    </w:p>
    <w:p>
      <w:pPr>
        <w:pStyle w:val="BodyText"/>
      </w:pPr>
      <w:ins w:id="977" w:author="PR Preview" w:date="2026-01-01T00:00:00Z">
        <w:r>
          <w:t xml:space="preserve">“Proof”</w:t>
        </w:r>
      </w:ins>
      <w:ins w:id="978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6"/>
        </w:numPr>
      </w:pPr>
      <w:ins w:id="979" w:author="PR Preview" w:date="2026-01-01T00:00:00Z">
        <w:r>
          <w:rPr>
            <w:b/>
            <w:bCs/>
          </w:rPr>
          <w:t xml:space="preserve">Base case.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A group of 1 horse has only one color.</w:t>
        </w:r>
      </w:ins>
    </w:p>
    <w:p>
      <w:pPr>
        <w:pStyle w:val="Compact"/>
        <w:numPr>
          <w:ilvl w:val="0"/>
          <w:numId w:val="1006"/>
        </w:numPr>
      </w:pPr>
      <w:ins w:id="982" w:author="PR Preview" w:date="2026-01-01T00:00:00Z">
        <w:r>
          <w:rPr>
            <w:b/>
            <w:bCs/>
          </w:rPr>
          <w:t xml:space="preserve">Inductive step.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Suppose every group of</w:t>
        </w:r>
      </w:ins>
      <w:ins w:id="985" w:author="PR Preview" w:date="2026-01-01T00:00:00Z">
        <w:r>
          <w:t xml:space="preserve"> </w:t>
        </w:r>
      </w:ins>
      <m:oMath>
        <m:r>
          <m:t>k</m:t>
        </m:r>
      </m:oMath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horses is all one color,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and take a group of</w:t>
        </w:r>
      </w:ins>
      <w:ins w:id="99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horses.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Leaving out the first horse leaves</w:t>
        </w:r>
      </w:ins>
      <w:ins w:id="995" w:author="PR Preview" w:date="2026-01-01T00:00:00Z">
        <w:r>
          <w:t xml:space="preserve"> </w:t>
        </w:r>
      </w:ins>
      <m:oMath>
        <m:r>
          <m:t>k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horses, which are all one color,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and leaving out the last horse leaves</w:t>
        </w:r>
      </w:ins>
      <w:ins w:id="1000" w:author="PR Preview" w:date="2026-01-01T00:00:00Z">
        <w:r>
          <w:t xml:space="preserve"> </w:t>
        </w:r>
      </w:ins>
      <m:oMath>
        <m:r>
          <m:t>k</m:t>
        </m:r>
      </m:oMath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horses, which are all one color.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The horses in the middle are in both groups,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so the two colors are the same, and all</w:t>
        </w:r>
      </w:ins>
      <w:ins w:id="100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horses are one color.</w:t>
        </w:r>
      </w:ins>
    </w:p>
    <w:p>
      <w:pPr>
        <w:pStyle w:val="FirstParagraph"/>
      </w:pPr>
      <w:ins w:id="1010" w:author="PR Preview" w:date="2026-01-01T00:00:00Z">
        <w:r>
          <w:t xml:space="preserve">The inductive step fails for</w:t>
        </w:r>
      </w:ins>
      <w:ins w:id="101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1012" w:author="PR Preview" w:date="2026-01-01T00:00:00Z">
        <w:r>
          <w:t xml:space="preserve">: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a group of 2 horses splits into two groups of 1 horse with no horse in both,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so nothing links the two colors.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So</w:t>
        </w:r>
      </w:ins>
      <w:ins w:id="101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does not imply</w:t>
        </w:r>
      </w:ins>
      <w:ins w:id="102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1023" w:author="PR Preview" w:date="2026-01-01T00:00:00Z">
        <w:r>
          <w:t xml:space="preserve">, and the chain of implications breaks at its first link.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An inductive step has to work for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rPr>
            <w:i/>
            <w:iCs/>
          </w:rPr>
          <w:t xml:space="preserve">every</w:t>
        </w:r>
      </w:ins>
      <w:ins w:id="102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1029" w:author="PR Preview" w:date="2026-01-01T00:00:00Z">
        <w:r>
          <w:t xml:space="preserve">, including the smallest.</w:t>
        </w:r>
      </w:ins>
    </w:p>
    <w:bookmarkEnd w:id="43"/>
    <w:bookmarkEnd w:id="44"/>
    <w:bookmarkStart w:id="52" w:name="references"/>
    <w:p>
      <w:pPr>
        <w:pStyle w:val="Heading1"/>
      </w:pPr>
      <w:ins w:id="1030" w:author="PR Preview" w:date="2026-01-01T00:00:00Z">
        <w:r>
          <w:t xml:space="preserve">References</w:t>
        </w:r>
      </w:ins>
    </w:p>
    <w:bookmarkStart w:id="51" w:name="refs"/>
    <w:bookmarkStart w:id="46" w:name="ref-wikipedia_fibonacci_sequence"/>
    <w:p>
      <w:pPr>
        <w:pStyle w:val="Bibliography"/>
      </w:pPr>
      <w:ins w:id="1031" w:author="PR Preview" w:date="2026-01-01T00:00:00Z">
        <w:r>
          <w:t xml:space="preserve">Wikipedia contributors. 2026a.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rPr>
            <w:i/>
            <w:iCs/>
          </w:rPr>
          <w:t xml:space="preserve">Fibonacci Sequence —</w:t>
        </w:r>
      </w:ins>
      <w:ins w:id="1034" w:author="PR Preview" w:date="2026-01-01T00:00:00Z">
        <w:r>
          <w:rPr>
            <w:i/>
            <w:iCs/>
          </w:rPr>
          <w:t xml:space="preserve"> </w:t>
        </w:r>
      </w:ins>
      <w:ins w:id="1035" w:author="PR Preview" w:date="2026-01-01T00:00:00Z">
        <w:r>
          <w:rPr>
            <w:i/>
            <w:iCs/>
          </w:rPr>
          <w:t xml:space="preserve">Wikipedia</w:t>
        </w:r>
      </w:ins>
      <w:ins w:id="1036" w:author="PR Preview" w:date="2026-01-01T00:00:00Z">
        <w:r>
          <w:rPr>
            <w:i/>
            <w:iCs/>
          </w:rPr>
          <w:t xml:space="preserve">,</w:t>
        </w:r>
      </w:ins>
      <w:ins w:id="1037" w:author="PR Preview" w:date="2026-01-01T00:00:00Z">
        <w:r>
          <w:rPr>
            <w:i/>
            <w:iCs/>
          </w:rPr>
          <w:t xml:space="preserve"> </w:t>
        </w:r>
      </w:ins>
      <w:ins w:id="1038" w:author="PR Preview" w:date="2026-01-01T00:00:00Z">
        <w:r>
          <w:rPr>
            <w:i/>
            <w:iCs/>
          </w:rPr>
          <w:t xml:space="preserve">the Free Encyclopedia</w:t>
        </w:r>
      </w:ins>
      <w:ins w:id="1039" w:author="PR Preview" w:date="2026-01-01T00:00:00Z">
        <w:r>
          <w:t xml:space="preserve">.</w:t>
        </w:r>
      </w:ins>
      <w:ins w:id="1040" w:author="PR Preview" w:date="2026-01-01T00:00:00Z">
        <w:r>
          <w:t xml:space="preserve"> </w:t>
        </w:r>
      </w:ins>
      <w:hyperlink r:id="rId45">
        <w:ins w:id="1041" w:author="PR Preview" w:date="2026-01-01T00:00:00Z">
          <w:r>
            <w:rPr>
              <w:rStyle w:val="Hyperlink"/>
            </w:rPr>
            <w:t xml:space="preserve">https://en.wikipedia.org/wiki/Fibonacci_sequence</w:t>
          </w:r>
        </w:ins>
      </w:hyperlink>
      <w:ins w:id="1042" w:author="PR Preview" w:date="2026-01-01T00:00:00Z">
        <w:r>
          <w:t xml:space="preserve">.</w:t>
        </w:r>
      </w:ins>
    </w:p>
    <w:bookmarkEnd w:id="46"/>
    <w:bookmarkStart w:id="48" w:name="ref-wikipedia_mathematical_induction"/>
    <w:p>
      <w:pPr>
        <w:pStyle w:val="Bibliography"/>
      </w:pPr>
      <w:ins w:id="1043" w:author="PR Preview" w:date="2026-01-01T00:00:00Z">
        <w:r>
          <w:t xml:space="preserve">Wikipedia contributors. 2026b.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rPr>
            <w:i/>
            <w:iCs/>
          </w:rPr>
          <w:t xml:space="preserve">Mathematical Induction —</w:t>
        </w:r>
      </w:ins>
      <w:ins w:id="1046" w:author="PR Preview" w:date="2026-01-01T00:00:00Z">
        <w:r>
          <w:rPr>
            <w:i/>
            <w:iCs/>
          </w:rPr>
          <w:t xml:space="preserve"> </w:t>
        </w:r>
      </w:ins>
      <w:ins w:id="1047" w:author="PR Preview" w:date="2026-01-01T00:00:00Z">
        <w:r>
          <w:rPr>
            <w:i/>
            <w:iCs/>
          </w:rPr>
          <w:t xml:space="preserve">Wikipedia</w:t>
        </w:r>
      </w:ins>
      <w:ins w:id="1048" w:author="PR Preview" w:date="2026-01-01T00:00:00Z">
        <w:r>
          <w:rPr>
            <w:i/>
            <w:iCs/>
          </w:rPr>
          <w:t xml:space="preserve">,</w:t>
        </w:r>
      </w:ins>
      <w:ins w:id="1049" w:author="PR Preview" w:date="2026-01-01T00:00:00Z">
        <w:r>
          <w:rPr>
            <w:i/>
            <w:iCs/>
          </w:rPr>
          <w:t xml:space="preserve"> </w:t>
        </w:r>
      </w:ins>
      <w:ins w:id="1050" w:author="PR Preview" w:date="2026-01-01T00:00:00Z">
        <w:r>
          <w:rPr>
            <w:i/>
            <w:iCs/>
          </w:rPr>
          <w:t xml:space="preserve">the Free Encyclopedia</w:t>
        </w:r>
      </w:ins>
      <w:ins w:id="1051" w:author="PR Preview" w:date="2026-01-01T00:00:00Z">
        <w:r>
          <w:t xml:space="preserve">.</w:t>
        </w:r>
      </w:ins>
      <w:ins w:id="1052" w:author="PR Preview" w:date="2026-01-01T00:00:00Z">
        <w:r>
          <w:t xml:space="preserve"> </w:t>
        </w:r>
      </w:ins>
      <w:hyperlink r:id="rId47">
        <w:ins w:id="1053" w:author="PR Preview" w:date="2026-01-01T00:00:00Z">
          <w:r>
            <w:rPr>
              <w:rStyle w:val="Hyperlink"/>
            </w:rPr>
            <w:t xml:space="preserve">https://en.wikipedia.org/wiki/Mathematical_induction</w:t>
          </w:r>
        </w:ins>
      </w:hyperlink>
      <w:ins w:id="1054" w:author="PR Preview" w:date="2026-01-01T00:00:00Z">
        <w:r>
          <w:t xml:space="preserve">.</w:t>
        </w:r>
      </w:ins>
    </w:p>
    <w:bookmarkEnd w:id="48"/>
    <w:bookmarkStart w:id="50" w:name="ref-wikipedia_recurrence_relation"/>
    <w:p>
      <w:pPr>
        <w:pStyle w:val="Bibliography"/>
      </w:pPr>
      <w:ins w:id="1055" w:author="PR Preview" w:date="2026-01-01T00:00:00Z">
        <w:r>
          <w:t xml:space="preserve">Wikipedia contributors. 2026c.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rPr>
            <w:i/>
            <w:iCs/>
          </w:rPr>
          <w:t xml:space="preserve">Recurrence Relation —</w:t>
        </w:r>
      </w:ins>
      <w:ins w:id="1058" w:author="PR Preview" w:date="2026-01-01T00:00:00Z">
        <w:r>
          <w:rPr>
            <w:i/>
            <w:iCs/>
          </w:rPr>
          <w:t xml:space="preserve"> </w:t>
        </w:r>
      </w:ins>
      <w:ins w:id="1059" w:author="PR Preview" w:date="2026-01-01T00:00:00Z">
        <w:r>
          <w:rPr>
            <w:i/>
            <w:iCs/>
          </w:rPr>
          <w:t xml:space="preserve">Wikipedia</w:t>
        </w:r>
      </w:ins>
      <w:ins w:id="1060" w:author="PR Preview" w:date="2026-01-01T00:00:00Z">
        <w:r>
          <w:rPr>
            <w:i/>
            <w:iCs/>
          </w:rPr>
          <w:t xml:space="preserve">,</w:t>
        </w:r>
      </w:ins>
      <w:ins w:id="1061" w:author="PR Preview" w:date="2026-01-01T00:00:00Z">
        <w:r>
          <w:rPr>
            <w:i/>
            <w:iCs/>
          </w:rPr>
          <w:t xml:space="preserve"> </w:t>
        </w:r>
      </w:ins>
      <w:ins w:id="1062" w:author="PR Preview" w:date="2026-01-01T00:00:00Z">
        <w:r>
          <w:rPr>
            <w:i/>
            <w:iCs/>
          </w:rPr>
          <w:t xml:space="preserve">the Free Encyclopedia</w:t>
        </w:r>
      </w:ins>
      <w:ins w:id="1063" w:author="PR Preview" w:date="2026-01-01T00:00:00Z">
        <w:r>
          <w:t xml:space="preserve">.</w:t>
        </w:r>
      </w:ins>
      <w:ins w:id="1064" w:author="PR Preview" w:date="2026-01-01T00:00:00Z">
        <w:r>
          <w:t xml:space="preserve"> </w:t>
        </w:r>
      </w:ins>
      <w:hyperlink r:id="rId49">
        <w:ins w:id="1065" w:author="PR Preview" w:date="2026-01-01T00:00:00Z">
          <w:r>
            <w:rPr>
              <w:rStyle w:val="Hyperlink"/>
            </w:rPr>
            <w:t xml:space="preserve">https://en.wikipedia.org/wiki/Recurrence_relation</w:t>
          </w:r>
        </w:ins>
      </w:hyperlink>
      <w:ins w:id="1066" w:author="PR Preview" w:date="2026-01-01T00:00:00Z">
        <w:r>
          <w:t xml:space="preserve">.</w:t>
        </w:r>
      </w:ins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2026-10-23T23:52:51Z</dcterms:created>
  <dcterms:modified xsi:type="dcterms:W3CDTF">2026-10-23T23:52:51Z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16:48:23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