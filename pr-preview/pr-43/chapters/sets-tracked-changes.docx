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</w:t>
      </w:r>
    </w:p>
    <w:p>
      <w:pPr>
        <w:pStyle w:val="Subtitle"/>
      </w:pPr>
      <w:r>
        <w:t xml:space="preserve">Elements, subsets, products and operations</w:t>
      </w:r>
    </w:p>
    <w:p>
      <w:pPr>
        <w:pStyle w:val="Date"/>
      </w:pPr>
      <w:del w:id="1" w:author="PR Preview" w:date="2026-01-01T00:00:00Z">
        <w:r>
          <w:delText xml:space="preserve">Last modified: 2026-10-29 15:05:21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17:25:54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“Sets 0”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“Sets 3”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roster notation, and that order and repetition do not matter in a set;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table of sets of numbers;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set-builder notation with a test and with an expression;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cardinality, and the pattern of the example of a set whose elements are sets;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countably infinite sets, and the diagonal argument that the real numbers are not countable;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subsets, strict subsets and power sets;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tuples and Cartesian products, including products of three sets;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union, intersection, difference, complement and the universal set (with its example of the even integers), with their other notations;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Venn diagrams.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exercises are new.</w:t>
            </w:r>
          </w:p>
        </w:tc>
      </w:tr>
    </w:tbl>
    <w:bookmarkStart w:id="29" w:name="sec-sets"/>
    <w:p>
      <w:pPr>
        <w:pStyle w:val="Heading1"/>
      </w:pPr>
      <w:r>
        <w:t xml:space="preserve">1. Sets and their elements</w:t>
      </w:r>
    </w:p>
    <w:bookmarkStart w:id="12" w:name="exr-weekdays"/>
    <w:p>
      <w:pPr>
        <w:pStyle w:val="FirstParagraph"/>
      </w:pPr>
      <w:r>
        <w:rPr>
          <w:b/>
          <w:bCs/>
        </w:rPr>
        <w:t xml:space="preserve">Exercise 1 (Days that begin with T)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set of days of the week whose English names begin with the letter T.</w:t>
      </w:r>
      <w:r>
        <w:t xml:space="preserve"> </w:t>
      </w:r>
      <w:r>
        <w:t xml:space="preserve">List the elements of</w:t>
      </w:r>
      <w:r>
        <w:t xml:space="preserve"> </w:t>
      </w:r>
      <m:oMath>
        <m:r>
          <m:t>W</m:t>
        </m:r>
      </m:oMath>
      <w:r>
        <w:t xml:space="preserve">.</w:t>
      </w:r>
    </w:p>
    <w:bookmarkEnd w:id="12"/>
    <w:bookmarkStart w:id="13" w:name="sol-weekday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m:oMath>
        <m:r>
          <m:t>W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Tuesday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Thursday</m:t>
            </m:r>
          </m:e>
        </m:d>
        <m:r>
          <m:t>​</m:t>
        </m:r>
      </m:oMath>
      <w:r>
        <w:t xml:space="preserve">.</w:t>
      </w:r>
    </w:p>
    <w:bookmarkEnd w:id="13"/>
    <w:bookmarkStart w:id="14" w:name="def-set"/>
    <w:p>
      <w:pPr>
        <w:pStyle w:val="BodyText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(Wikipedia contributors 2026n)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14"/>
    <w:bookmarkStart w:id="15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(Wikipedia contributors 2026n)</w:t>
      </w:r>
      <w:r>
        <w:t xml:space="preserve">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5"/>
    <w:bookmarkStart w:id="16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6"/>
    <w:bookmarkStart w:id="17" w:name="def-roster-notation"/>
    <w:p>
      <w:pPr>
        <w:pStyle w:val="BodyText"/>
      </w:pPr>
      <w:r>
        <w:rPr>
          <w:b/>
          <w:bCs/>
        </w:rPr>
        <w:t xml:space="preserve">Definition 2 (Roster notation)</w:t>
      </w:r>
      <w:r>
        <w:t xml:space="preserve"> </w:t>
      </w:r>
      <w:r>
        <w:t xml:space="preserve">Writing a set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 by listing its elements between braces,</w:t>
      </w:r>
      <w:r>
        <w:t xml:space="preserve"> </w:t>
      </w:r>
      <w:r>
        <w:t xml:space="preserve">as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roster notation</w:t>
      </w:r>
      <w:r>
        <w:t xml:space="preserve"> </w:t>
      </w:r>
      <w:r>
        <w:t xml:space="preserve">(Wikipedia contributors 2026n)</w:t>
      </w:r>
      <w:r>
        <w:t xml:space="preserve">.</w:t>
      </w:r>
      <w:r>
        <w:t xml:space="preserve"> </w:t>
      </w:r>
      <w:r>
        <w:t xml:space="preserve">An ellipsis,</w:t>
      </w:r>
      <w:r>
        <w:t xml:space="preserve"> </w:t>
      </w:r>
      <w:r>
        <w:t xml:space="preserve">“</w:t>
      </w:r>
      <m:oMath>
        <m:r>
          <m:rPr>
            <m:sty m:val="p"/>
          </m:rPr>
          <m:t>…</m:t>
        </m:r>
      </m:oMath>
      <w:r>
        <w:t xml:space="preserve">”</w:t>
      </w:r>
      <w:r>
        <w:t xml:space="preserve">, can stand for elements that follow a clear pattern,</w:t>
      </w:r>
      <w:r>
        <w:t xml:space="preserve"> </w:t>
      </w:r>
      <w:r>
        <w:t xml:space="preserve">as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10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,</m:t>
            </m:r>
            <m:r>
              <m:t>30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90</m:t>
            </m:r>
          </m:e>
        </m:d>
        <m:r>
          <m:t>​</m:t>
        </m:r>
      </m:oMath>
      <w:r>
        <w:t xml:space="preserve">.</w:t>
      </w:r>
    </w:p>
    <w:bookmarkEnd w:id="17"/>
    <w:bookmarkStart w:id="18" w:name="exm-roster-notation"/>
    <w:p>
      <w:pPr>
        <w:pStyle w:val="BodyText"/>
      </w:pPr>
      <w:r>
        <w:rPr>
          <w:b/>
          <w:bCs/>
        </w:rPr>
        <w:t xml:space="preserve">Example 2 (Order and repetition do not matter)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each has exactly the elements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A roster can list any objects, not only numbers: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red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green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blue</m:t>
            </m:r>
          </m:e>
        </m:d>
        <m:r>
          <m:t>​</m:t>
        </m:r>
      </m:oMath>
      <w:r>
        <w:t xml:space="preserve"> </w:t>
      </w:r>
      <w:r>
        <w:t xml:space="preserve">is a set with three elements.</w:t>
      </w:r>
    </w:p>
    <w:bookmarkEnd w:id="18"/>
    <w:bookmarkStart w:id="20" w:name="def-natural-numbers"/>
    <w:p>
      <w:pPr>
        <w:pStyle w:val="BodyText"/>
      </w:pPr>
      <w:r>
        <w:rPr>
          <w:b/>
          <w:bCs/>
        </w:rPr>
        <w:t xml:space="preserve">Definition 3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(Wikipedia contributors 2026j)</w:t>
      </w:r>
      <w:r>
        <w:t xml:space="preserve"> </w:t>
      </w:r>
      <w:r>
        <w:t xml:space="preserve">are the positive integers (</w:t>
      </w:r>
      <w:hyperlink r:id="rId19">
        <w:r>
          <w:rPr>
            <w:rStyle w:val="Hyperlink"/>
          </w:rPr>
          <w:t xml:space="preserve">Definition: Positive integers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Start w:id="24" w:name="def-real-numbers"/>
    <w:p>
      <w:pPr>
        <w:pStyle w:val="BodyText"/>
      </w:pPr>
      <w:r>
        <w:rPr>
          <w:b/>
          <w:bCs/>
        </w:rPr>
        <w:t xml:space="preserve">Definition 4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(Wikipedia contributors 2026m)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4"/>
    <w:bookmarkStart w:id="25" w:name="rem-real-numbers-working-definition"/>
    <w:p>
      <w:pPr>
        <w:pStyle w:val="BodyText"/>
      </w:pPr>
      <w:r>
        <w:rPr>
          <w:i/>
          <w:iCs/>
        </w:rPr>
        <w:t xml:space="preserve">Remark 2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25"/>
    <w:bookmarkStart w:id="28" w:name="rem-number-sets"/>
    <w:p>
      <w:pPr>
        <w:pStyle w:val="BodyText"/>
      </w:pPr>
      <w:r>
        <w:rPr>
          <w:i/>
          <w:iCs/>
        </w:rPr>
        <w:t xml:space="preserve">Remark 3</w:t>
      </w:r>
      <w:r>
        <w:t xml:space="preserve"> (Sets of numbers). </w:t>
      </w:r>
      <w:r>
        <w:t xml:space="preserve">These notes use these sets of numbers: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Elements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natural numbers (</w:t>
            </w:r>
            <w:hyperlink w:anchor="def-natural-numbers">
              <w:r>
                <w:rPr>
                  <w:rStyle w:val="Hyperlink"/>
                </w:rPr>
                <w:t xml:space="preserve">Definition 3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cr m:val="double-struck"/>
                  <m:sty m:val="p"/>
                </m:rPr>
                <m:t>Z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integers (</w:t>
            </w:r>
            <w:hyperlink r:id="rId26">
              <w:r>
                <w:rPr>
                  <w:rStyle w:val="Hyperlink"/>
                </w:rPr>
                <w:t xml:space="preserve">Definition: Integers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cr m:val="double-struck"/>
                  <m:sty m:val="p"/>
                </m:rP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 numbers (</w:t>
            </w:r>
            <w:hyperlink r:id="rId27">
              <w:r>
                <w:rPr>
                  <w:rStyle w:val="Hyperlink"/>
                </w:rPr>
                <w:t xml:space="preserve">Definition: Rational numbers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fractions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oMath>
            <w:r>
              <w:t xml:space="preserve"> </w:t>
            </w:r>
            <w:r>
              <w:t xml:space="preserve">of integers with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numbers (</w:t>
            </w:r>
            <w:hyperlink w:anchor="def-real-number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 expansions</w:t>
            </w:r>
          </w:p>
        </w:tc>
      </w:tr>
    </w:tbl>
    <w:bookmarkEnd w:id="28"/>
    <w:bookmarkEnd w:id="29"/>
    <w:bookmarkStart w:id="42" w:name="sec-set-builder"/>
    <w:p>
      <w:pPr>
        <w:pStyle w:val="Heading1"/>
      </w:pPr>
      <w:r>
        <w:t xml:space="preserve">2. Set-builder notation</w:t>
      </w:r>
    </w:p>
    <w:bookmarkStart w:id="30" w:name="exr-small-cubes"/>
    <w:p>
      <w:pPr>
        <w:pStyle w:val="FirstParagraph"/>
      </w:pPr>
      <w:r>
        <w:rPr>
          <w:b/>
          <w:bCs/>
        </w:rPr>
        <w:t xml:space="preserve">Exercise 2 (Natural numbers with small cubes)</w:t>
      </w:r>
      <w:r>
        <w:t xml:space="preserve"> </w:t>
      </w:r>
      <w:r>
        <w:t xml:space="preserve">List the natural numbers (</w:t>
      </w:r>
      <w:hyperlink w:anchor="def-natural-numbers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&lt;</m:t>
        </m:r>
        <m:r>
          <m:t>100</m:t>
        </m:r>
      </m:oMath>
      <w:r>
        <w:t xml:space="preserve">.</w:t>
      </w:r>
    </w:p>
    <w:bookmarkEnd w:id="30"/>
    <w:bookmarkStart w:id="31" w:name="sol-small-cub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whose cubes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8</m:t>
        </m:r>
      </m:oMath>
      <w:r>
        <w:t xml:space="preserve">,</w:t>
      </w:r>
      <w:r>
        <w:t xml:space="preserve"> </w:t>
      </w:r>
      <m:oMath>
        <m:r>
          <m:t>27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64</m:t>
        </m:r>
      </m:oMath>
      <w:r>
        <w:t xml:space="preserve">.</w:t>
      </w:r>
      <w:r>
        <w:t xml:space="preserve"> </w:t>
      </w:r>
      <w:r>
        <w:t xml:space="preserve">Every other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5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≥</m:t>
        </m:r>
        <m:r>
          <m:t>125</m:t>
        </m:r>
      </m:oMath>
      <w:r>
        <w:t xml:space="preserve">, which is not less than</w:t>
      </w:r>
      <w:r>
        <w:t xml:space="preserve"> </w:t>
      </w:r>
      <m:oMath>
        <m:r>
          <m:t>100</m:t>
        </m:r>
      </m:oMath>
      <w:r>
        <w:t xml:space="preserve">.</w:t>
      </w:r>
    </w:p>
    <w:bookmarkEnd w:id="31"/>
    <w:bookmarkStart w:id="32" w:name="def-set-builder"/>
    <w:p>
      <w:pPr>
        <w:pStyle w:val="BodyText"/>
      </w:pPr>
      <w:r>
        <w:rPr>
          <w:b/>
          <w:bCs/>
        </w:rPr>
        <w:t xml:space="preserve">Definition 5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w:r>
        <w:t xml:space="preserve">(Wikipedia contributors 2026o)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32"/>
    <w:bookmarkStart w:id="35" w:name="exm-set-builder"/>
    <w:p>
      <w:pPr>
        <w:pStyle w:val="BodyText"/>
      </w:pPr>
      <w:r>
        <w:rPr>
          <w:b/>
          <w:bCs/>
        </w:rPr>
        <w:t xml:space="preserve">Example 3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33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3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35"/>
    <w:bookmarkStart w:id="36" w:name="def-empty-set"/>
    <w:p>
      <w:pPr>
        <w:pStyle w:val="BodyText"/>
      </w:pPr>
      <w:r>
        <w:rPr>
          <w:b/>
          <w:bCs/>
        </w:rPr>
        <w:t xml:space="preserve">Definition 6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 </w:t>
      </w:r>
      <w:r>
        <w:t xml:space="preserve">(Wikipedia contributors 2026f)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6"/>
    <w:bookmarkStart w:id="38" w:name="rem-empty-set-notation"/>
    <w:p>
      <w:pPr>
        <w:pStyle w:val="BodyText"/>
      </w:pPr>
      <w:r>
        <w:rPr>
          <w:i/>
          <w:iCs/>
        </w:rPr>
        <w:t xml:space="preserve">Remark 4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(Wikipedia contributors 2026f)</w:t>
      </w:r>
      <w:r>
        <w:t xml:space="preserve">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7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8"/>
    <w:bookmarkStart w:id="39" w:name="exm-empty-set"/>
    <w:p>
      <w:pPr>
        <w:pStyle w:val="BodyText"/>
      </w:pPr>
      <w:r>
        <w:rPr>
          <w:b/>
          <w:bCs/>
        </w:rPr>
        <w:t xml:space="preserve">Example 4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9"/>
    <w:bookmarkStart w:id="40" w:name="def-set-builder-expression"/>
    <w:p>
      <w:pPr>
        <w:pStyle w:val="BodyText"/>
      </w:pPr>
      <w:r>
        <w:rPr>
          <w:b/>
          <w:bCs/>
        </w:rPr>
        <w:t xml:space="preserve">Definition 7 (Set-builder notation with an expression)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an expression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that has a value 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the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denotes the set of 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(Wikipedia contributors 2026o)</w:t>
      </w:r>
      <w:r>
        <w:t xml:space="preserve">.</w:t>
      </w:r>
      <w:r>
        <w:t xml:space="preserve"> </w:t>
      </w:r>
      <w:r>
        <w:t xml:space="preserve">That is, an object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0"/>
    <w:bookmarkStart w:id="41" w:name="exm-set-builder-expression"/>
    <w:p>
      <w:pPr>
        <w:pStyle w:val="BodyText"/>
      </w:pPr>
      <w:r>
        <w:rPr>
          <w:b/>
          <w:bCs/>
        </w:rPr>
        <w:t xml:space="preserve">Example 5 (Two ways to build a set)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The numbers of</w:t>
      </w:r>
      <w:r>
        <w:t xml:space="preserve"> </w:t>
      </w:r>
      <w:hyperlink w:anchor="exr-small-cub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sSup>
              <m:e>
                <m:r>
                  <m:t>n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&lt;</m:t>
            </m:r>
            <m:r>
              <m:t>100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set-builder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Their cubes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n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27</m:t>
            </m:r>
            <m:r>
              <m:rPr>
                <m:sty m:val="p"/>
              </m:rPr>
              <m:t>,</m:t>
            </m:r>
            <m:r>
              <m:t>64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set-builder-expression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2</m:t>
                </m:r>
              </m:e>
              <m:sup>
                <m:r>
                  <m:t>k</m:t>
                </m:r>
              </m:sup>
            </m:sSup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the powers of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after</w:t>
      </w:r>
      <w:r>
        <w:t xml:space="preserve"> </w:t>
      </w:r>
      <m:oMath>
        <m:sSup>
          <m:e>
            <m:r>
              <m:t>2</m:t>
            </m:r>
          </m:e>
          <m:sup>
            <m:r>
              <m:t>0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k</m:t>
                </m:r>
              </m:sup>
            </m:sSup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many values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 the same value, and each value is one element of the set.</w:t>
      </w:r>
    </w:p>
    <w:bookmarkEnd w:id="41"/>
    <w:bookmarkEnd w:id="42"/>
    <w:bookmarkStart w:id="63" w:name="sec-cardinality"/>
    <w:p>
      <w:pPr>
        <w:pStyle w:val="Heading1"/>
      </w:pPr>
      <w:r>
        <w:t xml:space="preserve">3. Cardinality</w:t>
      </w:r>
    </w:p>
    <w:bookmarkStart w:id="43" w:name="exr-letters"/>
    <w:p>
      <w:pPr>
        <w:pStyle w:val="FirstParagraph"/>
      </w:pPr>
      <w:r>
        <w:rPr>
          <w:b/>
          <w:bCs/>
        </w:rPr>
        <w:t xml:space="preserve">Exercise 3 (Letters in a word)</w:t>
      </w:r>
      <w:r>
        <w:t xml:space="preserve"> </w:t>
      </w:r>
      <w:r>
        <w:t xml:space="preserve">How many different letters does the word MISSISSIPPI use?</w:t>
      </w:r>
    </w:p>
    <w:bookmarkEnd w:id="43"/>
    <w:bookmarkStart w:id="44" w:name="sol-letter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Four: M, I, S and P.</w:t>
      </w:r>
      <w:r>
        <w:t xml:space="preserve"> </w:t>
      </w:r>
      <w:r>
        <w:t xml:space="preserve">The set of its letters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I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S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listing a letter again, as the word does, does not add an element (</w:t>
      </w:r>
      <w:hyperlink w:anchor="exm-roster-notation">
        <w:r>
          <w:rPr>
            <w:rStyle w:val="Hyperlink"/>
          </w:rPr>
          <w:t xml:space="preserve">Example 2</w:t>
        </w:r>
      </w:hyperlink>
      <w:r>
        <w:t xml:space="preserve">).</w:t>
      </w:r>
    </w:p>
    <w:bookmarkEnd w:id="44"/>
    <w:bookmarkStart w:id="46" w:name="def-finite-set"/>
    <w:p>
      <w:pPr>
        <w:pStyle w:val="BodyText"/>
      </w:pPr>
      <w:r>
        <w:rPr>
          <w:b/>
          <w:bCs/>
        </w:rPr>
        <w:t xml:space="preserve">Definition 8 (Finite 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(Wikipedia contributors 2026g)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r:id="rId45">
        <w:r>
          <w:rPr>
            <w:rStyle w:val="Hyperlink"/>
          </w:rPr>
          <w:t xml:space="preserve">Definition: Finite sequence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</w:p>
    <w:bookmarkEnd w:id="46"/>
    <w:bookmarkStart w:id="47" w:name="def-cardinality"/>
    <w:p>
      <w:pPr>
        <w:pStyle w:val="BodyText"/>
      </w:pPr>
      <w:r>
        <w:rPr>
          <w:b/>
          <w:bCs/>
        </w:rPr>
        <w:t xml:space="preserve">Definition 9 (Cardinality)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finite-set">
        <w:r>
          <w:rPr>
            <w:rStyle w:val="Hyperlink"/>
          </w:rPr>
          <w:t xml:space="preserve">Definition 8</w:t>
        </w:r>
      </w:hyperlink>
      <w:r>
        <w:t xml:space="preserve">),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such a list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50" w:name="rem-cardinality-bars"/>
    <w:p>
      <w:pPr>
        <w:pStyle w:val="BodyText"/>
      </w:pPr>
      <w:r>
        <w:rPr>
          <w:i/>
          <w:iCs/>
        </w:rPr>
        <w:t xml:space="preserve">Remark 5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48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49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50"/>
    <w:bookmarkStart w:id="51" w:name="def-infinite-set"/>
    <w:p>
      <w:pPr>
        <w:pStyle w:val="BodyText"/>
      </w:pPr>
      <w:r>
        <w:rPr>
          <w:b/>
          <w:bCs/>
        </w:rPr>
        <w:t xml:space="preserve">Definition 10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 </w:t>
      </w:r>
      <w:r>
        <w:t xml:space="preserve">(Wikipedia contributors 2026h)</w:t>
      </w:r>
      <w:r>
        <w:t xml:space="preserve">.</w:t>
      </w:r>
    </w:p>
    <w:bookmarkEnd w:id="51"/>
    <w:bookmarkStart w:id="52" w:name="exm-finite-set"/>
    <w:p>
      <w:pPr>
        <w:pStyle w:val="BodyText"/>
      </w:pPr>
      <w:r>
        <w:rPr>
          <w:b/>
          <w:bCs/>
        </w:rPr>
        <w:t xml:space="preserve">Example 6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52"/>
    <w:bookmarkStart w:id="53" w:name="rem-sets-of-sets"/>
    <w:p>
      <w:pPr>
        <w:pStyle w:val="FirstParagraph"/>
      </w:pPr>
      <w:r>
        <w:rPr>
          <w:i/>
          <w:iCs/>
        </w:rPr>
        <w:t xml:space="preserve">Remark 6</w:t>
      </w:r>
      <w:r>
        <w:t xml:space="preserve"> (Sets can be elements of sets). </w:t>
      </w:r>
      <w:r>
        <w:t xml:space="preserve">The elements of a set can themselves be sets.</w:t>
      </w:r>
      <w:r>
        <w:t xml:space="preserve"> </w:t>
      </w:r>
      <w:r>
        <w:t xml:space="preserve">For example,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3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has three elements: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the number</w:t>
      </w:r>
      <w:r>
        <w:t xml:space="preserve"> </w:t>
      </w:r>
      <m:oMath>
        <m:r>
          <m:t>3</m:t>
        </m:r>
      </m:oMath>
      <w:r>
        <w:t xml:space="preserve">, and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∈</m:t>
        </m:r>
        <m:r>
          <m:t>S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S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an element of an element of</w:t>
      </w:r>
      <w:r>
        <w:t xml:space="preserve"> </w:t>
      </w:r>
      <m:oMath>
        <m:r>
          <m:t>S</m:t>
        </m:r>
      </m:oMath>
      <w:r>
        <w:t xml:space="preserve">, not an element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</m:oMath>
      <w:r>
        <w:t xml:space="preserve">: one is a number, and the other is a set with one element.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w:anchor="def-cardinality">
        <w:r>
          <w:rPr>
            <w:rStyle w:val="Hyperlink"/>
          </w:rPr>
          <w:t xml:space="preserve">Definition 9</w:t>
        </w:r>
      </w:hyperlink>
      <w:r>
        <w:t xml:space="preserve">).</w:t>
      </w:r>
    </w:p>
    <w:bookmarkEnd w:id="53"/>
    <w:bookmarkStart w:id="55" w:name="def-countable-set"/>
    <w:p>
      <w:pPr>
        <w:pStyle w:val="BodyText"/>
      </w:pPr>
      <w:r>
        <w:rPr>
          <w:b/>
          <w:bCs/>
        </w:rPr>
        <w:t xml:space="preserve">Definition 11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r:id="rId54">
        <w:r>
          <w:rPr>
            <w:rStyle w:val="Hyperlink"/>
          </w:rPr>
          <w:t xml:space="preserve">Definition: Sequence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55"/>
    <w:bookmarkStart w:id="56" w:name="def-countably-infinite"/>
    <w:p>
      <w:pPr>
        <w:pStyle w:val="BodyText"/>
      </w:pPr>
      <w:r>
        <w:rPr>
          <w:b/>
          <w:bCs/>
        </w:rPr>
        <w:t xml:space="preserve">Definition 12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56"/>
    <w:bookmarkStart w:id="58" w:name="exm-countable-set"/>
    <w:p>
      <w:pPr>
        <w:pStyle w:val="BodyText"/>
      </w:pPr>
      <w:r>
        <w:rPr>
          <w:b/>
          <w:bCs/>
        </w:rPr>
        <w:t xml:space="preserve">Example 7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57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58"/>
    <w:bookmarkStart w:id="59" w:name="rem-unique-expans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(Numbers with only one decimal expansion). </w:t>
      </w:r>
      <w:r>
        <w:t xml:space="preserve">These notes use one more fact about the real numbers without proving it.</w:t>
      </w:r>
      <w:r>
        <w:t xml:space="preserve"> </w:t>
      </w:r>
      <w:r>
        <w:t xml:space="preserve">A real number has two decimal expansions only if one of them ends in repeating</w:t>
      </w:r>
      <w:r>
        <w:t xml:space="preserve"> </w:t>
      </w:r>
      <m:oMath>
        <m:r>
          <m:t>9</m:t>
        </m:r>
      </m:oMath>
      <w:r>
        <w:t xml:space="preserve">s</w:t>
      </w:r>
      <w:r>
        <w:t xml:space="preserve"> </w:t>
      </w:r>
      <w:r>
        <w:t xml:space="preserve">and the other in repeating</w:t>
      </w:r>
      <w:r>
        <w:t xml:space="preserve"> </w:t>
      </w:r>
      <m:oMath>
        <m:r>
          <m:t>0</m:t>
        </m:r>
      </m:oMath>
      <w:r>
        <w:t xml:space="preserve">s,</w:t>
      </w:r>
      <w:r>
        <w:t xml:space="preserve"> </w:t>
      </w:r>
      <w:r>
        <w:t xml:space="preserve">as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do (</w:t>
      </w:r>
      <w:hyperlink w:anchor="rem-real-numbers-working-definition">
        <w:r>
          <w:rPr>
            <w:rStyle w:val="Hyperlink"/>
          </w:rPr>
          <w:t xml:space="preserve">Remark 2</w:t>
        </w:r>
      </w:hyperlink>
      <w:r>
        <w:t xml:space="preserve">).</w:t>
      </w:r>
      <w:r>
        <w:t xml:space="preserve"> </w:t>
      </w:r>
      <w:r>
        <w:t xml:space="preserve">So a number whose decimal places are all</w:t>
      </w:r>
      <w:r>
        <w:t xml:space="preserve"> </w:t>
      </w:r>
      <m:oMath>
        <m:r>
          <m:t>4</m:t>
        </m:r>
      </m:oMath>
      <w:r>
        <w:t xml:space="preserve">s and</w:t>
      </w:r>
      <w:r>
        <w:t xml:space="preserve"> </w:t>
      </w:r>
      <m:oMath>
        <m:r>
          <m:t>5</m:t>
        </m:r>
      </m:oMath>
      <w:r>
        <w:t xml:space="preserve">s,</w:t>
      </w:r>
      <w:r>
        <w:t xml:space="preserve"> </w:t>
      </w:r>
      <w:r>
        <w:t xml:space="preserve">such as</w:t>
      </w:r>
      <w:r>
        <w:t xml:space="preserve"> </w:t>
      </w:r>
      <m:oMath>
        <m:r>
          <m:t>0.545454</m:t>
        </m:r>
        <m:r>
          <m:rPr>
            <m:sty m:val="p"/>
          </m:rPr>
          <m:t>…</m:t>
        </m:r>
      </m:oMath>
      <w:r>
        <w:t xml:space="preserve">, has only one decimal expansion.</w:t>
      </w:r>
    </w:p>
    <w:bookmarkEnd w:id="59"/>
    <w:bookmarkStart w:id="60" w:name="thm-reals-uncountable"/>
    <w:p>
      <w:pPr>
        <w:pStyle w:val="BodyText"/>
      </w:pPr>
      <w:r>
        <w:rPr>
          <w:b/>
          <w:bCs/>
        </w:rPr>
        <w:t xml:space="preserve">Theorem 1 (The real numbers are not countable)</w:t>
      </w:r>
      <w:r>
        <w:t xml:space="preserve"> </w:t>
      </w:r>
      <w:r>
        <w:t xml:space="preserve">The set of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</w:t>
      </w:r>
      <w:hyperlink w:anchor="def-real-numbers">
        <w:r>
          <w:rPr>
            <w:rStyle w:val="Hyperlink"/>
          </w:rPr>
          <w:t xml:space="preserve">Definition 4</w:t>
        </w:r>
      </w:hyperlink>
      <w:r>
        <w:t xml:space="preserve">) is not countable (</w:t>
      </w:r>
      <w:hyperlink w:anchor="def-countable-se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(Wikipedia contributors 2026a)</w:t>
      </w:r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Suppose, for contradiction (</w:t>
      </w:r>
      <w:hyperlink r:id="rId61">
        <w:r>
          <w:rPr>
            <w:rStyle w:val="Hyperlink"/>
          </w:rPr>
          <w:t xml:space="preserve">Definition: Proof by contradiction</w:t>
        </w:r>
      </w:hyperlink>
      <w:r>
        <w:t xml:space="preserve">), that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countable.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 because it contains the natural numbers,</w:t>
      </w:r>
      <w:r>
        <w:t xml:space="preserve"> </w:t>
      </w:r>
      <w:r>
        <w:t xml:space="preserve">and a list of every real number would include a list of every natural number,</w:t>
      </w:r>
      <w:r>
        <w:t xml:space="preserve"> </w:t>
      </w:r>
      <w:r>
        <w:t xml:space="preserve">which cannot be finite (</w:t>
      </w:r>
      <w:hyperlink w:anchor="exm-finite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 the elements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can be listed as a sequence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real number appears.</w:t>
      </w:r>
      <w:r>
        <w:t xml:space="preserve"> </w:t>
      </w:r>
      <w:r>
        <w:t xml:space="preserve">Write each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as a decimal expansion,</w:t>
      </w:r>
      <w:r>
        <w:t xml:space="preserve"> </w:t>
      </w:r>
      <w:r>
        <w:t xml:space="preserve">choosing one if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two.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number 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whose</w:t>
      </w:r>
      <w:r>
        <w:t xml:space="preserve"> </w:t>
      </w:r>
      <m:oMath>
        <m:r>
          <m:t>n</m:t>
        </m:r>
      </m:oMath>
      <w:r>
        <w:t xml:space="preserve">th decimal place is</w:t>
      </w:r>
    </w:p>
    <w:p>
      <w:pPr>
        <w:pStyle w:val="Compact"/>
        <w:numPr>
          <w:ilvl w:val="0"/>
          <w:numId w:val="1006"/>
        </w:numPr>
      </w:pPr>
      <m:oMath>
        <m:r>
          <m:t>5</m:t>
        </m:r>
      </m:oMath>
      <w:r>
        <w:t xml:space="preserve">, if the</w:t>
      </w:r>
      <w:r>
        <w:t xml:space="preserve"> </w:t>
      </w:r>
      <m:oMath>
        <m:r>
          <m:t>n</m:t>
        </m:r>
      </m:oMath>
      <w:r>
        <w:t xml:space="preserve">th decimal place of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not</w:t>
      </w:r>
      <w:r>
        <w:t xml:space="preserve"> </w:t>
      </w:r>
      <m:oMath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r>
          <m:t>4</m:t>
        </m:r>
      </m:oMath>
      <w:r>
        <w:t xml:space="preserve">, if the</w:t>
      </w:r>
      <w:r>
        <w:t xml:space="preserve"> </w:t>
      </w:r>
      <m:oMath>
        <m:r>
          <m:t>n</m:t>
        </m:r>
      </m:oMath>
      <w:r>
        <w:t xml:space="preserve">th decimal place of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The decimal places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all</w:t>
      </w:r>
      <w:r>
        <w:t xml:space="preserve"> </w:t>
      </w:r>
      <m:oMath>
        <m:r>
          <m:t>4</m:t>
        </m:r>
      </m:oMath>
      <w:r>
        <w:t xml:space="preserve">s and</w:t>
      </w:r>
      <w:r>
        <w:t xml:space="preserve"> </w:t>
      </w:r>
      <m:oMath>
        <m:r>
          <m:t>5</m:t>
        </m:r>
      </m:oMath>
      <w:r>
        <w:t xml:space="preserve">s,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one decimal expansion (</w:t>
      </w:r>
      <w:hyperlink w:anchor="rem-unique-expansion">
        <w:r>
          <w:rPr>
            <w:rStyle w:val="Hyperlink"/>
          </w:rPr>
          <w:t xml:space="preserve">Remark 7</w:t>
        </w:r>
      </w:hyperlink>
      <w:r>
        <w:t xml:space="preserve">),</w:t>
      </w:r>
      <w:r>
        <w:t xml:space="preserve"> </w:t>
      </w:r>
      <w:r>
        <w:t xml:space="preserve">and the expansion chosen for</w:t>
      </w:r>
      <w:r>
        <w:t xml:space="preserve"> </w:t>
      </w:r>
      <m:oMath>
        <m:sSub>
          <m:e>
            <m:r>
              <m:t>r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must be that one.</w:t>
      </w:r>
      <w:r>
        <w:t xml:space="preserve"> </w:t>
      </w:r>
      <w:r>
        <w:t xml:space="preserve">But the two expansions differ in the</w:t>
      </w:r>
      <w:r>
        <w:t xml:space="preserve"> </w:t>
      </w:r>
      <m:oMath>
        <m:r>
          <m:t>m</m:t>
        </m:r>
      </m:oMath>
      <w:r>
        <w:t xml:space="preserve">th decimal place, by the choice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That is a contradiction, 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countable.</w:t>
      </w:r>
    </w:p>
    <w:bookmarkStart w:id="62" w:name="exm-reals-uncountable"/>
    <w:p>
      <w:pPr>
        <w:pStyle w:val="BodyText"/>
      </w:pPr>
      <w:r>
        <w:rPr>
          <w:b/>
          <w:bCs/>
        </w:rPr>
        <w:t xml:space="preserve">Example 8 (The diagonal number for a list)</w:t>
      </w:r>
      <w:r>
        <w:t xml:space="preserve"> </w:t>
      </w:r>
      <w:r>
        <w:t xml:space="preserve">Suppose a list of real numbers starts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rPr>
                  <m:sty m:val="b"/>
                </m:rPr>
                <m:t>7</m:t>
              </m:r>
              <m:r>
                <m:t>071</m:t>
              </m:r>
              <m:r>
                <m:rPr>
                  <m:sty m:val="p"/>
                </m:rPr>
                <m:t>…</m:t>
              </m:r>
            </m:e>
            <m:e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3.1</m:t>
              </m:r>
              <m:r>
                <m:rPr>
                  <m:sty m:val="b"/>
                </m:rPr>
                <m:t>4</m:t>
              </m:r>
              <m:r>
                <m:t>15</m:t>
              </m:r>
              <m:r>
                <m:rPr>
                  <m:sty m:val="p"/>
                </m:rPr>
                <m:t>…</m:t>
              </m:r>
            </m:e>
            <m:e>
              <m:sSub>
                <m:e>
                  <m:r>
                    <m:t>r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2.71</m:t>
              </m:r>
              <m:r>
                <m:rPr>
                  <m:sty m:val="b"/>
                </m:rPr>
                <m:t>8</m:t>
              </m:r>
              <m:r>
                <m:t>2</m:t>
              </m:r>
              <m:r>
                <m:rPr>
                  <m:sty m:val="p"/>
                </m:rPr>
                <m:t>…</m:t>
              </m:r>
            </m:e>
            <m:e>
              <m:sSub>
                <m:e>
                  <m:r>
                    <m:t>r</m:t>
                  </m:r>
                </m:e>
                <m:sub>
                  <m:r>
                    <m:t>4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0.555</m:t>
              </m:r>
              <m:r>
                <m:rPr>
                  <m:sty m:val="b"/>
                </m:rPr>
                <m:t>5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bold digits are the</w:t>
      </w:r>
      <w:r>
        <w:t xml:space="preserve"> </w:t>
      </w:r>
      <m:oMath>
        <m:r>
          <m:t>n</m:t>
        </m:r>
      </m:oMath>
      <w:r>
        <w:t xml:space="preserve">th decimal places of the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:</w:t>
      </w:r>
      <w:r>
        <w:t xml:space="preserve"> </w:t>
      </w:r>
      <m:oMath>
        <m:r>
          <m:t>7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reals-uncountabl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builds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0.5554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the first decimal place, from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 second,</w:t>
      </w:r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r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in the third, and from</w:t>
      </w:r>
      <w:r>
        <w:t xml:space="preserve"> </w:t>
      </w:r>
      <m:oMath>
        <m:sSub>
          <m:e>
            <m:r>
              <m:t>r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in the fourth.</w:t>
      </w:r>
      <w:r>
        <w:t xml:space="preserve"> </w:t>
      </w:r>
      <w:r>
        <w:t xml:space="preserve">However the list continues,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on it.</w:t>
      </w:r>
    </w:p>
    <w:bookmarkEnd w:id="62"/>
    <w:bookmarkEnd w:id="63"/>
    <w:bookmarkStart w:id="75" w:name="sec-subsets"/>
    <w:p>
      <w:pPr>
        <w:pStyle w:val="Heading1"/>
      </w:pPr>
      <w:r>
        <w:t xml:space="preserve">4. Subsets and power sets</w:t>
      </w:r>
    </w:p>
    <w:bookmarkStart w:id="64" w:name="exr-element-and-subset"/>
    <w:p>
      <w:pPr>
        <w:pStyle w:val="FirstParagraph"/>
      </w:pPr>
      <w:r>
        <w:rPr>
          <w:b/>
          <w:bCs/>
        </w:rPr>
        <w:t xml:space="preserve">Exercise 4 (An element that is also a subset)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when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Find a set that is both an element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 a subset of</w:t>
      </w:r>
      <w:r>
        <w:t xml:space="preserve"> </w:t>
      </w:r>
      <m:oMath>
        <m:r>
          <m:t>B</m:t>
        </m:r>
      </m:oMath>
      <w:r>
        <w:t xml:space="preserve">.</w:t>
      </w:r>
    </w:p>
    <w:bookmarkEnd w:id="64"/>
    <w:bookmarkStart w:id="65" w:name="sol-element-and-subset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It is listed in</w:t>
      </w:r>
      <w:r>
        <w:t xml:space="preserve"> </w:t>
      </w:r>
      <m:oMath>
        <m:r>
          <m:t>B</m:t>
        </m:r>
      </m:oMath>
      <w:r>
        <w:t xml:space="preserve">, so it is an element of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the one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 is also listed in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65"/>
    <w:bookmarkStart w:id="66" w:name="def-subset"/>
    <w:p>
      <w:pPr>
        <w:pStyle w:val="BodyText"/>
      </w:pPr>
      <w:r>
        <w:rPr>
          <w:b/>
          <w:bCs/>
        </w:rPr>
        <w:t xml:space="preserve">Definition 13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(Wikipedia contributors 2026p)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66"/>
    <w:bookmarkStart w:id="67" w:name="exm-subset"/>
    <w:p>
      <w:pPr>
        <w:pStyle w:val="BodyText"/>
      </w:pPr>
      <w:r>
        <w:rPr>
          <w:b/>
          <w:bCs/>
        </w:rPr>
        <w:t xml:space="preserve">Example 9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67"/>
    <w:bookmarkStart w:id="68" w:name="def-strict-subset"/>
    <w:p>
      <w:pPr>
        <w:pStyle w:val="BodyText"/>
      </w:pPr>
      <w:r>
        <w:rPr>
          <w:b/>
          <w:bCs/>
        </w:rPr>
        <w:t xml:space="preserve">Definition 14 (Strict subset (proper subset))</w:t>
      </w:r>
      <w:r>
        <w:t xml:space="preserve"> </w:t>
      </w:r>
      <w:r>
        <w:t xml:space="preserve">A</w:t>
      </w:r>
      <w:r>
        <w:t xml:space="preserve"> </w:t>
      </w:r>
      <w:hyperlink w:anchor="def-set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)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68"/>
    <w:bookmarkStart w:id="69" w:name="rem-subset-symbol"/>
    <w:p>
      <w:pPr>
        <w:pStyle w:val="BodyText"/>
      </w:pPr>
      <w:r>
        <w:rPr>
          <w:i/>
          <w:iCs/>
        </w:rPr>
        <w:t xml:space="preserve">Remark 8</w:t>
      </w:r>
      <w:r>
        <w:t xml:space="preserve"> (The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(Wikipedia contributors 2026p)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69"/>
    <w:bookmarkStart w:id="70" w:name="exm-strict-subset"/>
    <w:p>
      <w:pPr>
        <w:pStyle w:val="BodyText"/>
      </w:pPr>
      <w:r>
        <w:rPr>
          <w:b/>
          <w:bCs/>
        </w:rPr>
        <w:t xml:space="preserve">Example 10 (Strict subsets)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⊊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in the second set but not the first.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⊊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because every natural number is an integer,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an integer that is not a natural number.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</m:oMath>
      <w:r>
        <w:t xml:space="preserve">, because every integer is an integer,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is not a strict subset of itself.</w:t>
      </w:r>
    </w:p>
    <w:bookmarkEnd w:id="70"/>
    <w:bookmarkStart w:id="71" w:name="thm-empty-subset"/>
    <w:p>
      <w:pPr>
        <w:pStyle w:val="FirstParagraph"/>
      </w:pPr>
      <w:r>
        <w:rPr>
          <w:b/>
          <w:bCs/>
        </w:rPr>
        <w:t xml:space="preserve">Theorem 2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72" w:name="thm-subset-reflexive"/>
    <w:p>
      <w:pPr>
        <w:pStyle w:val="BodyText"/>
      </w:pPr>
      <w:r>
        <w:rPr>
          <w:b/>
          <w:bCs/>
        </w:rPr>
        <w:t xml:space="preserve">Theorem 3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73" w:name="def-power-set"/>
    <w:p>
      <w:pPr>
        <w:pStyle w:val="BodyText"/>
      </w:pPr>
      <w:r>
        <w:rPr>
          <w:b/>
          <w:bCs/>
        </w:rPr>
        <w:t xml:space="preserve">Definition 15 (Power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 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all subsets (</w:t>
      </w:r>
      <w:hyperlink w:anchor="def-subset">
        <w:r>
          <w:rPr>
            <w:rStyle w:val="Hyperlink"/>
          </w:rPr>
          <w:t xml:space="preserve">Definition 13</w:t>
        </w:r>
      </w:hyperlink>
      <w:r>
        <w:t xml:space="preserve">)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(Wikipedia contributors 2026l)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P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:</m:t>
              </m:r>
              <m:r>
                <m:t>S</m:t>
              </m:r>
              <m:r>
                <m:rPr>
                  <m:sty m:val="p"/>
                </m:rPr>
                <m:t>⊆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73"/>
    <w:bookmarkStart w:id="74" w:name="exm-power-set"/>
    <w:p>
      <w:pPr>
        <w:pStyle w:val="FirstParagraph"/>
      </w:pPr>
      <w:r>
        <w:rPr>
          <w:b/>
          <w:bCs/>
        </w:rPr>
        <w:t xml:space="preserve">Example 11 (The subsets of a three-element set)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P</m:t>
          </m:r>
          <m:r>
            <m:rPr>
              <m:sty m:val="p"/>
            </m:rPr>
            <m:t>(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element of</w:t>
      </w:r>
      <w:r>
        <w:t xml:space="preserve"> </w:t>
      </w:r>
      <m:oMath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list includes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2</w:t>
        </w:r>
      </w:hyperlink>
      <w:r>
        <w:t xml:space="preserve">)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itself (</w:t>
      </w:r>
      <w:hyperlink w:anchor="thm-subset-reflexive">
        <w:r>
          <w:rPr>
            <w:rStyle w:val="Hyperlink"/>
          </w:rPr>
          <w:t xml:space="preserve">Theorem 3</w:t>
        </w:r>
      </w:hyperlink>
      <w:r>
        <w:t xml:space="preserve">).</w:t>
      </w:r>
    </w:p>
    <w:bookmarkEnd w:id="74"/>
    <w:bookmarkEnd w:id="75"/>
    <w:bookmarkStart w:id="84" w:name="sec-cartesian-products"/>
    <w:p>
      <w:pPr>
        <w:pStyle w:val="Heading1"/>
      </w:pPr>
      <w:r>
        <w:t xml:space="preserve">5. Ordered pairs and Cartesian products</w:t>
      </w:r>
    </w:p>
    <w:bookmarkStart w:id="76" w:name="exr-menu"/>
    <w:p>
      <w:pPr>
        <w:pStyle w:val="FirstParagraph"/>
      </w:pPr>
      <w:r>
        <w:rPr>
          <w:b/>
          <w:bCs/>
        </w:rPr>
        <w:t xml:space="preserve">Exercise 5 (Sandwich orders)</w:t>
      </w:r>
      <w:r>
        <w:t xml:space="preserve"> </w:t>
      </w:r>
      <w:r>
        <w:t xml:space="preserve">A sandwich shop makes sandwiches on rye or wheat bread,</w:t>
      </w:r>
      <w:r>
        <w:t xml:space="preserve"> </w:t>
      </w:r>
      <w:r>
        <w:t xml:space="preserve">with a filling of ham, cheese or tomato.</w:t>
      </w:r>
      <w:r>
        <w:t xml:space="preserve"> </w:t>
      </w:r>
      <w:r>
        <w:t xml:space="preserve">List every choice of one bread and one filling,</w:t>
      </w:r>
      <w:r>
        <w:t xml:space="preserve"> </w:t>
      </w:r>
      <w:r>
        <w:t xml:space="preserve">writing each choice as (bread, filling).</w:t>
      </w:r>
    </w:p>
    <w:bookmarkEnd w:id="76"/>
    <w:bookmarkStart w:id="77" w:name="sol-menu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(rye, ham), (rye, cheese), (rye, tomato),</w:t>
      </w:r>
      <w:r>
        <w:t xml:space="preserve"> </w:t>
      </w:r>
      <w:r>
        <w:t xml:space="preserve">(wheat, ham), (wheat, cheese) and (wheat, tomato).</w:t>
      </w:r>
    </w:p>
    <w:bookmarkEnd w:id="77"/>
    <w:bookmarkStart w:id="78" w:name="def-ordered-pair"/>
    <w:p>
      <w:pPr>
        <w:pStyle w:val="BodyText"/>
      </w:pPr>
      <w:r>
        <w:rPr>
          <w:b/>
          <w:bCs/>
        </w:rPr>
        <w:t xml:space="preserve">Definition 16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w:r>
        <w:t xml:space="preserve">(Wikipedia contributors 2026k)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78"/>
    <w:bookmarkStart w:id="79" w:name="def-tuple"/>
    <w:p>
      <w:pPr>
        <w:pStyle w:val="BodyText"/>
      </w:pPr>
      <w:r>
        <w:rPr>
          <w:b/>
          <w:bCs/>
        </w:rPr>
        <w:t xml:space="preserve">Definition 17 (Tuple)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n</m:t>
        </m:r>
      </m:oMath>
      <w:r>
        <w:t xml:space="preserve">, an</w:t>
      </w:r>
      <w:r>
        <w:t xml:space="preserve"> </w:t>
      </w:r>
      <m:oMath>
        <m:r>
          <m:t>n</m:t>
        </m:r>
      </m:oMath>
      <w:r>
        <w:rPr>
          <w:b/>
          <w:bCs/>
        </w:rPr>
        <w:t xml:space="preserve">-tuple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list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objects in order</w:t>
      </w:r>
      <w:r>
        <w:t xml:space="preserve"> </w:t>
      </w:r>
      <w:r>
        <w:t xml:space="preserve">(Wikipedia contributors 2026q)</w:t>
      </w:r>
      <w:r>
        <w:t xml:space="preserve">.</w:t>
      </w:r>
      <w:r>
        <w:t xml:space="preserve"> </w:t>
      </w:r>
      <w:r>
        <w:t xml:space="preserve">Two</w:t>
      </w:r>
      <w:r>
        <w:t xml:space="preserve"> </w:t>
      </w:r>
      <m:oMath>
        <m:r>
          <m:t>n</m:t>
        </m:r>
      </m:oMath>
      <w:r>
        <w:t xml:space="preserve">-tuples are equal when their entries are equal in each position.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</m:oMath>
      <w:r>
        <w:t xml:space="preserve">-tuple is an ordered pair (</w:t>
      </w:r>
      <w:hyperlink w:anchor="def-ordered-pair">
        <w:r>
          <w:rPr>
            <w:rStyle w:val="Hyperlink"/>
          </w:rPr>
          <w:t xml:space="preserve">Definition 16</w:t>
        </w:r>
      </w:hyperlink>
      <w:r>
        <w:t xml:space="preserve">).</w:t>
      </w:r>
    </w:p>
    <w:bookmarkEnd w:id="79"/>
    <w:bookmarkStart w:id="80" w:name="exm-tuple"/>
    <w:p>
      <w:pPr>
        <w:pStyle w:val="BodyText"/>
      </w:pPr>
      <w:r>
        <w:rPr>
          <w:b/>
          <w:bCs/>
        </w:rPr>
        <w:t xml:space="preserve">Example 12 (Tuples are not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because their first entries differ,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because order does not matter in a set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</m:oMath>
      <w:r>
        <w:t xml:space="preserve">-tuple whose first two entries are equal,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two elements.</w:t>
      </w:r>
    </w:p>
    <w:bookmarkEnd w:id="80"/>
    <w:bookmarkStart w:id="81" w:name="def-cartesian-product"/>
    <w:p>
      <w:pPr>
        <w:pStyle w:val="FirstParagraph"/>
      </w:pPr>
      <w:r>
        <w:rPr>
          <w:b/>
          <w:bCs/>
        </w:rPr>
        <w:t xml:space="preserve">Definition 18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81"/>
    <w:bookmarkStart w:id="82" w:name="def-cartesian-product-many"/>
    <w:p>
      <w:pPr>
        <w:pStyle w:val="FirstParagraph"/>
      </w:pPr>
      <w:r>
        <w:rPr>
          <w:b/>
          <w:bCs/>
        </w:rPr>
        <w:t xml:space="preserve">Definition 19 (Cartesian product of several sets)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set of</w:t>
      </w:r>
      <w:r>
        <w:t xml:space="preserve"> </w:t>
      </w:r>
      <m:oMath>
        <m:r>
          <m:t>n</m:t>
        </m:r>
      </m:oMath>
      <w:r>
        <w:t xml:space="preserve">-tuples (</w:t>
      </w:r>
      <w:hyperlink w:anchor="def-tuple">
        <w:r>
          <w:rPr>
            <w:rStyle w:val="Hyperlink"/>
          </w:rPr>
          <w:t xml:space="preserve">Definition 17</w:t>
        </w:r>
      </w:hyperlink>
      <w:r>
        <w:t xml:space="preserve">) whose</w:t>
      </w:r>
      <w:r>
        <w:t xml:space="preserve"> </w:t>
      </w:r>
      <m:oMath>
        <m:r>
          <m:t>i</m:t>
        </m:r>
      </m:oMath>
      <w:r>
        <w:t xml:space="preserve">th entry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(Wikipedia contributors 2026c)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>⋯</m:t>
          </m:r>
          <m:r>
            <m:rPr>
              <m:sty m:val="p"/>
            </m:rPr>
            <m:t>×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each </m:t>
              </m:r>
              <m:r>
                <m:t>i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is</w:t>
      </w:r>
      <w:r>
        <w:t xml:space="preserve"> </w:t>
      </w:r>
      <w:hyperlink w:anchor="def-cartesian-product">
        <w:r>
          <w:rPr>
            <w:rStyle w:val="Hyperlink"/>
          </w:rPr>
          <w:t xml:space="preserve">Definition 18</w:t>
        </w:r>
      </w:hyperlink>
      <w:r>
        <w:t xml:space="preserve">.</w:t>
      </w:r>
    </w:p>
    <w:bookmarkEnd w:id="82"/>
    <w:bookmarkStart w:id="83" w:name="exm-cartesian-product-menu"/>
    <w:p>
      <w:pPr>
        <w:pStyle w:val="BodyText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The choices in</w:t>
      </w:r>
      <w:r>
        <w:t xml:space="preserve"> </w:t>
      </w:r>
      <w:hyperlink w:anchor="exr-menu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are the Cartesian product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rye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wheat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ham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cheese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tomato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cartesian-product">
        <w:r>
          <w:rPr>
            <w:rStyle w:val="Hyperlink"/>
          </w:rPr>
          <w:t xml:space="preserve">Definition 18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ham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cheese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tomato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rye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wheat</m:t>
            </m:r>
          </m:e>
        </m:d>
        <m:r>
          <m:t>​</m:t>
        </m:r>
      </m:oMath>
      <w:r>
        <w:t xml:space="preserve"> </w:t>
      </w:r>
      <w:r>
        <w:t xml:space="preserve">is a different set: it holds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ham</m:t>
        </m:r>
        <m:r>
          <m:rPr>
            <m:sty m:val="p"/>
          </m:rPr>
          <m:t>,</m:t>
        </m:r>
        <m:r>
          <m:rPr>
            <m:nor/>
            <m:sty m:val="p"/>
          </m:rPr>
          <m:t>rye</m:t>
        </m:r>
        <m:r>
          <m:rPr>
            <m:sty m:val="p"/>
          </m:rPr>
          <m:t>)</m:t>
        </m:r>
      </m:oMath>
      <w:r>
        <w:t xml:space="preserve">, which is not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rye</m:t>
        </m:r>
        <m:r>
          <m:rPr>
            <m:sty m:val="p"/>
          </m:rPr>
          <m:t>,</m:t>
        </m:r>
        <m:r>
          <m:rPr>
            <m:nor/>
            <m:sty m:val="p"/>
          </m:rPr>
          <m:t>ham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tuple">
        <w:r>
          <w:rPr>
            <w:rStyle w:val="Hyperlink"/>
          </w:rPr>
          <w:t xml:space="preserve">Example 12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double-struck"/>
            <m:sty m:val="p"/>
          </m:rPr>
          <m:t>R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plane.</w:t>
      </w:r>
    </w:p>
    <w:p>
      <w:pPr>
        <w:pStyle w:val="Compact"/>
        <w:numPr>
          <w:ilvl w:val="0"/>
          <w:numId w:val="1009"/>
        </w:numPr>
      </w:pPr>
      <w:r>
        <w:t xml:space="preserve">Adding a choice of drink gives</w:t>
      </w:r>
      <w:r>
        <w:t xml:space="preserve"> </w:t>
      </w:r>
      <m:oMath>
        <m:r>
          <m:t>3</m:t>
        </m:r>
      </m:oMath>
      <w:r>
        <w:t xml:space="preserve">-tuples (</w:t>
      </w:r>
      <w:hyperlink w:anchor="def-cartesian-product-many">
        <w:r>
          <w:rPr>
            <w:rStyle w:val="Hyperlink"/>
          </w:rPr>
          <w:t xml:space="preserve">Definition 19</w:t>
        </w:r>
      </w:hyperlink>
      <w:r>
        <w:t xml:space="preserve">), such as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rye</m:t>
        </m:r>
        <m:r>
          <m:rPr>
            <m:sty m:val="p"/>
          </m:rPr>
          <m:t>,</m:t>
        </m:r>
        <m:r>
          <m:rPr>
            <m:nor/>
            <m:sty m:val="p"/>
          </m:rPr>
          <m:t>ham</m:t>
        </m:r>
        <m:r>
          <m:rPr>
            <m:sty m:val="p"/>
          </m:rPr>
          <m:t>,</m:t>
        </m:r>
        <m:r>
          <m:rPr>
            <m:nor/>
            <m:sty m:val="p"/>
          </m:rPr>
          <m:t>tea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rye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wheat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ham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cheese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tomato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tea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juice</m:t>
            </m:r>
          </m:e>
        </m:d>
        <m:r>
          <m:t>​</m:t>
        </m:r>
      </m:oMath>
      <w:r>
        <w:t xml:space="preserve">.</w:t>
      </w:r>
    </w:p>
    <w:bookmarkEnd w:id="83"/>
    <w:bookmarkEnd w:id="84"/>
    <w:bookmarkStart w:id="101" w:name="sec-set-operations"/>
    <w:p>
      <w:pPr>
        <w:pStyle w:val="Heading1"/>
      </w:pPr>
      <w:r>
        <w:t xml:space="preserve">6. Set operations</w:t>
      </w:r>
    </w:p>
    <w:bookmarkStart w:id="85" w:name="exr-build-sets"/>
    <w:p>
      <w:pPr>
        <w:pStyle w:val="FirstParagraph"/>
      </w:pPr>
      <w:r>
        <w:rPr>
          <w:b/>
          <w:bCs/>
        </w:rPr>
        <w:t xml:space="preserve">Exercise 6 (Two sets from their overlap)</w:t>
      </w:r>
      <w:r>
        <w:t xml:space="preserve"> </w:t>
      </w:r>
      <w:r>
        <w:t xml:space="preserve">Find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common elements are exactly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and whose elements together are exactly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</w:p>
    <w:bookmarkEnd w:id="85"/>
    <w:bookmarkStart w:id="86" w:name="sol-build-set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work:</w:t>
      </w:r>
      <w:r>
        <w:t xml:space="preserve"> </w:t>
      </w:r>
      <w:r>
        <w:t xml:space="preserve">the elements in both are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and the elements in one or the other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So do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86"/>
    <w:bookmarkStart w:id="87" w:name="def-union"/>
    <w:p>
      <w:pPr>
        <w:pStyle w:val="BodyText"/>
      </w:pPr>
      <w:r>
        <w:rPr>
          <w:b/>
          <w:bCs/>
        </w:rPr>
        <w:t xml:space="preserve">Definition 20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(Wikipedia contributors 2026r)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87"/>
    <w:bookmarkStart w:id="88" w:name="def-intersection"/>
    <w:p>
      <w:pPr>
        <w:pStyle w:val="FirstParagraph"/>
      </w:pPr>
      <w:r>
        <w:rPr>
          <w:b/>
          <w:bCs/>
        </w:rPr>
        <w:t xml:space="preserve">Definition 21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88"/>
    <w:bookmarkStart w:id="89" w:name="def-set-difference"/>
    <w:p>
      <w:pPr>
        <w:pStyle w:val="FirstParagraph"/>
      </w:pPr>
      <w:r>
        <w:rPr>
          <w:b/>
          <w:bCs/>
        </w:rPr>
        <w:t xml:space="preserve">Definition 22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89"/>
    <w:bookmarkStart w:id="90" w:name="rem-difference-notation"/>
    <w:p>
      <w:pPr>
        <w:pStyle w:val="FirstParagraph"/>
      </w:pPr>
      <w:r>
        <w:rPr>
          <w:i/>
          <w:iCs/>
        </w:rPr>
        <w:t xml:space="preserve">Remark 9</w:t>
      </w:r>
      <w:r>
        <w:t xml:space="preserve"> (Other notation for the set difference). </w:t>
      </w:r>
      <w:r>
        <w:t xml:space="preserve">Some sources write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 </w:t>
      </w:r>
      <w:r>
        <w:t xml:space="preserve">(Wikipedia contributors 2026d)</w:t>
      </w:r>
      <w:r>
        <w:t xml:space="preserve">.</w:t>
      </w:r>
    </w:p>
    <w:bookmarkEnd w:id="90"/>
    <w:bookmarkStart w:id="91" w:name="exm-set-operations"/>
    <w:p>
      <w:pPr>
        <w:pStyle w:val="BodyText"/>
      </w:pPr>
      <w:r>
        <w:rPr>
          <w:b/>
          <w:bCs/>
        </w:rPr>
        <w:t xml:space="preserve">Example 14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10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91"/>
    <w:bookmarkStart w:id="92" w:name="def-complement"/>
    <w:p>
      <w:pPr>
        <w:pStyle w:val="FirstParagraph"/>
      </w:pPr>
      <w:r>
        <w:rPr>
          <w:b/>
          <w:bCs/>
        </w:rPr>
        <w:t xml:space="preserve">Definition 23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92"/>
    <w:bookmarkStart w:id="93" w:name="rem-complement-notation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universal set, and other notation for the complement). </w:t>
      </w:r>
      <w:r>
        <w:t xml:space="preserve">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def-compleme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 sometimes called the</w:t>
      </w:r>
      <w:r>
        <w:t xml:space="preserve"> </w:t>
      </w:r>
      <w:r>
        <w:rPr>
          <w:i/>
          <w:iCs/>
        </w:rPr>
        <w:t xml:space="preserve">universal set</w:t>
      </w:r>
      <w:r>
        <w:t xml:space="preserve">.</w:t>
      </w:r>
      <w:r>
        <w:t xml:space="preserve"> </w:t>
      </w:r>
      <w:r>
        <w:t xml:space="preserve">Which universal set to use depends on the context:</w:t>
      </w:r>
      <w:r>
        <w:t xml:space="preserve"> </w:t>
      </w:r>
      <w:r>
        <w:t xml:space="preserve">for a set of even integers it might be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 for a set of letters it might be the 26 letters of the alphabet.</w:t>
      </w:r>
      <w:r>
        <w:t xml:space="preserve"> </w:t>
      </w:r>
      <w:r>
        <w:t xml:space="preserve">Some sources write</w:t>
      </w:r>
      <w:r>
        <w:t xml:space="preserve"> </w:t>
      </w:r>
      <m:oMath>
        <m:bar>
          <m:barPr>
            <m:pos m:val="top"/>
          </m:barPr>
          <m:e>
            <m:r>
              <m:t>A</m:t>
            </m:r>
          </m:e>
        </m:ba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(Wikipedia contributors 2026d)</w:t>
      </w:r>
      <w:r>
        <w:t xml:space="preserve">.</w:t>
      </w:r>
    </w:p>
    <w:bookmarkEnd w:id="93"/>
    <w:bookmarkStart w:id="94" w:name="exm-complement"/>
    <w:p>
      <w:pPr>
        <w:pStyle w:val="BodyText"/>
      </w:pPr>
      <w:r>
        <w:rPr>
          <w:b/>
          <w:bCs/>
        </w:rPr>
        <w:t xml:space="preserve">Example 15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11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11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94"/>
    <w:bookmarkStart w:id="95" w:name="def-venn-diagram"/>
    <w:p>
      <w:pPr>
        <w:pStyle w:val="BodyText"/>
      </w:pPr>
      <w:r>
        <w:rPr>
          <w:b/>
          <w:bCs/>
        </w:rPr>
        <w:t xml:space="preserve">Definition 24 (Venn diagram)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Venn diagram</w:t>
      </w:r>
      <w:r>
        <w:t xml:space="preserve"> </w:t>
      </w:r>
      <w:r>
        <w:t xml:space="preserve">draws sets as overlapping circles inside a rectangle,</w:t>
      </w:r>
      <w:r>
        <w:t xml:space="preserve"> </w:t>
      </w:r>
      <w:r>
        <w:t xml:space="preserve">which stands for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the sets are subsets of, as in</w:t>
      </w:r>
      <w:r>
        <w:t xml:space="preserve"> </w:t>
      </w:r>
      <w:hyperlink w:anchor="def-complement">
        <w:r>
          <w:rPr>
            <w:rStyle w:val="Hyperlink"/>
          </w:rPr>
          <w:t xml:space="preserve">Definition 23</w:t>
        </w:r>
      </w:hyperlink>
      <w:r>
        <w:t xml:space="preserve">.</w:t>
      </w:r>
      <w:r>
        <w:t xml:space="preserve"> </w:t>
      </w:r>
      <w:r>
        <w:t xml:space="preserve">Each region of the picture stands for the elements</w:t>
      </w:r>
      <w:r>
        <w:t xml:space="preserve"> </w:t>
      </w:r>
      <w:r>
        <w:t xml:space="preserve">that are in some of the sets and not in the others.</w:t>
      </w:r>
    </w:p>
    <w:bookmarkEnd w:id="95"/>
    <w:bookmarkStart w:id="100" w:name="exm-venn-diagram"/>
    <w:p>
      <w:pPr>
        <w:pStyle w:val="BodyText"/>
      </w:pPr>
      <w:r>
        <w:rPr>
          <w:b/>
          <w:bCs/>
        </w:rPr>
        <w:t xml:space="preserve">Example 16 (Letters of two words)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the set of letters in the word LOGIC,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set of letters in the word MAGIC,</w:t>
      </w:r>
      <w:r>
        <w:t xml:space="preserve"> </w:t>
      </w:r>
      <w:r>
        <w:t xml:space="preserve">inside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 the 26 letters of the alphabet.</w:t>
      </w:r>
      <w:r>
        <w:t xml:space="preserve"> </w:t>
      </w:r>
      <w:hyperlink w:anchor="fig-venn-letter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draws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venn-letters"/>
          <w:p>
            <w:pPr>
              <w:pStyle w:val="Compact"/>
              <w:jc w:val="center"/>
            </w:pPr>
            <w:r>
              <w:drawing>
                <wp:inline>
                  <wp:extent cx="3200400" cy="1788264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../images/venn-letters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7882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letters of LOGIC (</w:t>
            </w:r>
            <m:oMath>
              <m:r>
                <m:t>L</m:t>
              </m:r>
            </m:oMath>
            <w:r>
              <w:t xml:space="preserve">) and of MAGIC (</w:t>
            </w:r>
            <m:oMath>
              <m:r>
                <m:t>M</m:t>
              </m:r>
            </m:oMath>
            <w:r>
              <w:t xml:space="preserve">),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∩</m:t>
              </m:r>
              <m:r>
                <m:t>M</m:t>
              </m:r>
            </m:oMath>
            <w:r>
              <w:t xml:space="preserve"> </w:t>
            </w:r>
            <w:r>
              <w:t xml:space="preserve">shaded.</w:t>
            </w:r>
          </w:p>
          <w:bookmarkEnd w:id="99"/>
        </w:tc>
      </w:tr>
    </w:tbl>
    <w:p>
      <w:pPr>
        <w:pStyle w:val="Compact"/>
        <w:numPr>
          <w:ilvl w:val="0"/>
          <w:numId w:val="1012"/>
        </w:numPr>
      </w:pPr>
      <w:r>
        <w:t xml:space="preserve">The shaded region, inside both circles, is</w:t>
      </w:r>
      <w:r>
        <w:t xml:space="preserve"> </w:t>
      </w:r>
      <m:oMath>
        <m:r>
          <m:t>L</m:t>
        </m:r>
        <m:r>
          <m:rPr>
            <m:sty m:val="p"/>
          </m:rPr>
          <m:t>∩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G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I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part of circle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outside circle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  <m:r>
          <m:rPr>
            <m:sty m:val="p"/>
          </m:rPr>
          <m:t>\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L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O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Everything inside either circle is</w:t>
      </w:r>
      <w:r>
        <w:t xml:space="preserve"> </w:t>
      </w:r>
      <m:oMath>
        <m:r>
          <m:t>L</m:t>
        </m:r>
        <m:r>
          <m:rPr>
            <m:sty m:val="p"/>
          </m:rPr>
          <m:t>∪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L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O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G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I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A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Everything in the rectangle outside circle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L</m:t>
            </m:r>
          </m:e>
          <m:sup>
            <m:r>
              <m:t>c</m:t>
            </m:r>
          </m:sup>
        </m:sSup>
      </m:oMath>
      <w:r>
        <w:t xml:space="preserve">, the 21 letters not in LOGIC.</w:t>
      </w:r>
    </w:p>
    <w:bookmarkEnd w:id="100"/>
    <w:bookmarkEnd w:id="101"/>
    <w:bookmarkStart w:id="140" w:name="references"/>
    <w:p>
      <w:pPr>
        <w:pStyle w:val="Heading1"/>
      </w:pPr>
      <w:r>
        <w:t xml:space="preserve">References</w:t>
      </w:r>
    </w:p>
    <w:bookmarkStart w:id="139" w:name="refs"/>
    <w:bookmarkStart w:id="10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02"/>
    <w:bookmarkStart w:id="104" w:name="ref-wikipedia_cantors_diagonal_argument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Cantor’s Diagonal Argument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3">
        <w:r>
          <w:rPr>
            <w:rStyle w:val="Hyperlink"/>
          </w:rPr>
          <w:t xml:space="preserve">https://en.wikipedia.org/wiki/Cantor%27s_diagonal_argument</w:t>
        </w:r>
      </w:hyperlink>
      <w:r>
        <w:t xml:space="preserve">.</w:t>
      </w:r>
    </w:p>
    <w:bookmarkEnd w:id="104"/>
    <w:bookmarkStart w:id="106" w:name="ref-wikipedia_cardinality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Cardinality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https://en.wikipedia.org/wiki/Cardinality</w:t>
        </w:r>
      </w:hyperlink>
      <w:r>
        <w:t xml:space="preserve">.</w:t>
      </w:r>
    </w:p>
    <w:bookmarkEnd w:id="106"/>
    <w:bookmarkStart w:id="108" w:name="ref-wikipedia_cartesian_product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Cartesian Product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https://en.wikipedia.org/wiki/Cartesian_product</w:t>
        </w:r>
      </w:hyperlink>
      <w:r>
        <w:t xml:space="preserve">.</w:t>
      </w:r>
    </w:p>
    <w:bookmarkEnd w:id="108"/>
    <w:bookmarkStart w:id="110" w:name="ref-wikipedia_complement_set_theory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Complement (Set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https://en.wikipedia.org/wiki/Complement_(set_theory)</w:t>
        </w:r>
      </w:hyperlink>
      <w:r>
        <w:t xml:space="preserve">.</w:t>
      </w:r>
    </w:p>
    <w:bookmarkEnd w:id="110"/>
    <w:bookmarkStart w:id="112" w:name="ref-wikipedia_countable_set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Countable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https://en.wikipedia.org/wiki/Countable_set</w:t>
        </w:r>
      </w:hyperlink>
      <w:r>
        <w:t xml:space="preserve">.</w:t>
      </w:r>
    </w:p>
    <w:bookmarkEnd w:id="112"/>
    <w:bookmarkStart w:id="114" w:name="ref-wikipedia_empty_set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Empty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https://en.wikipedia.org/wiki/Empty_set</w:t>
        </w:r>
      </w:hyperlink>
      <w:r>
        <w:t xml:space="preserve">.</w:t>
      </w:r>
    </w:p>
    <w:bookmarkEnd w:id="114"/>
    <w:bookmarkStart w:id="116" w:name="ref-wikipedia_finite_set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Finite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https://en.wikipedia.org/wiki/Finite_set</w:t>
        </w:r>
      </w:hyperlink>
      <w:r>
        <w:t xml:space="preserve">.</w:t>
      </w:r>
    </w:p>
    <w:bookmarkEnd w:id="116"/>
    <w:bookmarkStart w:id="118" w:name="ref-wikipedia_infinite_set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Infinite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https://en.wikipedia.org/wiki/Infinite_set</w:t>
        </w:r>
      </w:hyperlink>
      <w:r>
        <w:t xml:space="preserve">.</w:t>
      </w:r>
    </w:p>
    <w:bookmarkEnd w:id="118"/>
    <w:bookmarkStart w:id="120" w:name="ref-wikipedia_intersection_set_theory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Intersection (Set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https://en.wikipedia.org/wiki/Intersection_(set_theory)</w:t>
        </w:r>
      </w:hyperlink>
      <w:r>
        <w:t xml:space="preserve">.</w:t>
      </w:r>
    </w:p>
    <w:bookmarkEnd w:id="120"/>
    <w:bookmarkStart w:id="122" w:name="ref-wikipedia_natural_number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Natural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https://en.wikipedia.org/wiki/Natural_number</w:t>
        </w:r>
      </w:hyperlink>
      <w:r>
        <w:t xml:space="preserve">.</w:t>
      </w:r>
    </w:p>
    <w:bookmarkEnd w:id="122"/>
    <w:bookmarkStart w:id="124" w:name="ref-wikipedia_ordered_pair"/>
    <w:p>
      <w:pPr>
        <w:pStyle w:val="Bibliography"/>
      </w:pPr>
      <w:r>
        <w:t xml:space="preserve">Wikipedia contributors. 2026k.</w:t>
      </w:r>
      <w:r>
        <w:t xml:space="preserve"> </w:t>
      </w:r>
      <w:r>
        <w:rPr>
          <w:i/>
          <w:iCs/>
        </w:rPr>
        <w:t xml:space="preserve">Ordered Pair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https://en.wikipedia.org/wiki/Ordered_pair</w:t>
        </w:r>
      </w:hyperlink>
      <w:r>
        <w:t xml:space="preserve">.</w:t>
      </w:r>
    </w:p>
    <w:bookmarkEnd w:id="124"/>
    <w:bookmarkStart w:id="126" w:name="ref-wikipedia_power_set"/>
    <w:p>
      <w:pPr>
        <w:pStyle w:val="Bibliography"/>
      </w:pPr>
      <w:r>
        <w:t xml:space="preserve">Wikipedia contributors. 2026l.</w:t>
      </w:r>
      <w:r>
        <w:t xml:space="preserve"> </w:t>
      </w:r>
      <w:r>
        <w:rPr>
          <w:i/>
          <w:iCs/>
        </w:rPr>
        <w:t xml:space="preserve">Power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https://en.wikipedia.org/wiki/Power_set</w:t>
        </w:r>
      </w:hyperlink>
      <w:r>
        <w:t xml:space="preserve">.</w:t>
      </w:r>
    </w:p>
    <w:bookmarkEnd w:id="126"/>
    <w:bookmarkStart w:id="128" w:name="ref-wikipedia_real_number"/>
    <w:p>
      <w:pPr>
        <w:pStyle w:val="Bibliography"/>
      </w:pPr>
      <w:r>
        <w:t xml:space="preserve">Wikipedia contributors. 2026m.</w:t>
      </w:r>
      <w:r>
        <w:t xml:space="preserve"> </w:t>
      </w:r>
      <w:r>
        <w:rPr>
          <w:i/>
          <w:iCs/>
        </w:rPr>
        <w:t xml:space="preserve">Real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https://en.wikipedia.org/wiki/Real_number</w:t>
        </w:r>
      </w:hyperlink>
      <w:r>
        <w:t xml:space="preserve">.</w:t>
      </w:r>
    </w:p>
    <w:bookmarkEnd w:id="128"/>
    <w:bookmarkStart w:id="130" w:name="ref-wikipedia_set_mathematics"/>
    <w:p>
      <w:pPr>
        <w:pStyle w:val="Bibliography"/>
      </w:pPr>
      <w:r>
        <w:t xml:space="preserve">Wikipedia contributors. 2026n.</w:t>
      </w:r>
      <w:r>
        <w:t xml:space="preserve"> </w:t>
      </w:r>
      <w:r>
        <w:rPr>
          <w:i/>
          <w:iCs/>
        </w:rPr>
        <w:t xml:space="preserve">Set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https://en.wikipedia.org/wiki/Set_(mathematics)</w:t>
        </w:r>
      </w:hyperlink>
      <w:r>
        <w:t xml:space="preserve">.</w:t>
      </w:r>
    </w:p>
    <w:bookmarkEnd w:id="130"/>
    <w:bookmarkStart w:id="132" w:name="ref-wikipedia_set_builder_notation"/>
    <w:p>
      <w:pPr>
        <w:pStyle w:val="Bibliography"/>
      </w:pPr>
      <w:r>
        <w:t xml:space="preserve">Wikipedia contributors. 2026o.</w:t>
      </w:r>
      <w:r>
        <w:t xml:space="preserve"> </w:t>
      </w:r>
      <w:r>
        <w:rPr>
          <w:i/>
          <w:iCs/>
        </w:rPr>
        <w:t xml:space="preserve">Set-Builder Notation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https://en.wikipedia.org/wiki/Set-builder_notation</w:t>
        </w:r>
      </w:hyperlink>
      <w:r>
        <w:t xml:space="preserve">.</w:t>
      </w:r>
    </w:p>
    <w:bookmarkEnd w:id="132"/>
    <w:bookmarkStart w:id="134" w:name="ref-wikipedia_subset"/>
    <w:p>
      <w:pPr>
        <w:pStyle w:val="Bibliography"/>
      </w:pPr>
      <w:r>
        <w:t xml:space="preserve">Wikipedia contributors. 2026p.</w:t>
      </w:r>
      <w:r>
        <w:t xml:space="preserve"> </w:t>
      </w:r>
      <w:r>
        <w:rPr>
          <w:i/>
          <w:iCs/>
        </w:rPr>
        <w:t xml:space="preserve">Subset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https://en.wikipedia.org/wiki/Subset</w:t>
        </w:r>
      </w:hyperlink>
      <w:r>
        <w:t xml:space="preserve">.</w:t>
      </w:r>
    </w:p>
    <w:bookmarkEnd w:id="134"/>
    <w:bookmarkStart w:id="136" w:name="ref-wikipedia_tuple"/>
    <w:p>
      <w:pPr>
        <w:pStyle w:val="Bibliography"/>
      </w:pPr>
      <w:r>
        <w:t xml:space="preserve">Wikipedia contributors. 2026q.</w:t>
      </w:r>
      <w:r>
        <w:t xml:space="preserve"> </w:t>
      </w:r>
      <w:r>
        <w:rPr>
          <w:i/>
          <w:iCs/>
        </w:rPr>
        <w:t xml:space="preserve">Tuple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https://en.wikipedia.org/wiki/Tuple</w:t>
        </w:r>
      </w:hyperlink>
      <w:r>
        <w:t xml:space="preserve">.</w:t>
      </w:r>
    </w:p>
    <w:bookmarkEnd w:id="136"/>
    <w:bookmarkStart w:id="138" w:name="ref-wikipedia_union_set_theory"/>
    <w:p>
      <w:pPr>
        <w:pStyle w:val="Bibliography"/>
      </w:pPr>
      <w:r>
        <w:t xml:space="preserve">Wikipedia contributors. 2026r.</w:t>
      </w:r>
      <w:r>
        <w:t xml:space="preserve"> </w:t>
      </w:r>
      <w:r>
        <w:rPr>
          <w:i/>
          <w:iCs/>
        </w:rPr>
        <w:t xml:space="preserve">Union (Set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https://en.wikipedia.org/wiki/Union_(set_theory)</w:t>
        </w:r>
      </w:hyperlink>
      <w:r>
        <w:t xml:space="preserve">.</w:t>
      </w:r>
    </w:p>
    <w:bookmarkEnd w:id="138"/>
    <w:bookmarkEnd w:id="139"/>
    <w:bookmarkEnd w:id="1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6" Type="http://schemas.openxmlformats.org/officeDocument/2006/relationships/image" Target="media/rId96.png"/><Relationship Id="rId9" Type="http://schemas.openxmlformats.org/officeDocument/2006/relationships/image" Target="media/rId9.png"/><Relationship Id="rId23" Type="http://schemas.openxmlformats.org/officeDocument/2006/relationships/hyperlink" Target="https://en.wikipedia.org/w/index.php?title=Natural_number&amp;oldid=1375965996" TargetMode="External"/><Relationship Id="rId103" Type="http://schemas.openxmlformats.org/officeDocument/2006/relationships/hyperlink" Target="https://en.wikipedia.org/wiki/Cantor%27s_diagonal_argument" TargetMode="External"/><Relationship Id="rId105" Type="http://schemas.openxmlformats.org/officeDocument/2006/relationships/hyperlink" Target="https://en.wikipedia.org/wiki/Cardinality" TargetMode="External"/><Relationship Id="rId107" Type="http://schemas.openxmlformats.org/officeDocument/2006/relationships/hyperlink" Target="https://en.wikipedia.org/wiki/Cartesian_product" TargetMode="External"/><Relationship Id="rId109" Type="http://schemas.openxmlformats.org/officeDocument/2006/relationships/hyperlink" Target="https://en.wikipedia.org/wiki/Complement_(set_theory)" TargetMode="External"/><Relationship Id="rId111" Type="http://schemas.openxmlformats.org/officeDocument/2006/relationships/hyperlink" Target="https://en.wikipedia.org/wiki/Countable_set" TargetMode="External"/><Relationship Id="rId113" Type="http://schemas.openxmlformats.org/officeDocument/2006/relationships/hyperlink" Target="https://en.wikipedia.org/wiki/Empty_set" TargetMode="External"/><Relationship Id="rId115" Type="http://schemas.openxmlformats.org/officeDocument/2006/relationships/hyperlink" Target="https://en.wikipedia.org/wiki/Finite_set" TargetMode="External"/><Relationship Id="rId117" Type="http://schemas.openxmlformats.org/officeDocument/2006/relationships/hyperlink" Target="https://en.wikipedia.org/wiki/Infinite_set" TargetMode="External"/><Relationship Id="rId119" Type="http://schemas.openxmlformats.org/officeDocument/2006/relationships/hyperlink" Target="https://en.wikipedia.org/wiki/Intersection_(set_theory)" TargetMode="External"/><Relationship Id="rId121" Type="http://schemas.openxmlformats.org/officeDocument/2006/relationships/hyperlink" Target="https://en.wikipedia.org/wiki/Natural_number" TargetMode="External"/><Relationship Id="rId123" Type="http://schemas.openxmlformats.org/officeDocument/2006/relationships/hyperlink" Target="https://en.wikipedia.org/wiki/Ordered_pair" TargetMode="External"/><Relationship Id="rId125" Type="http://schemas.openxmlformats.org/officeDocument/2006/relationships/hyperlink" Target="https://en.wikipedia.org/wiki/Power_set" TargetMode="External"/><Relationship Id="rId127" Type="http://schemas.openxmlformats.org/officeDocument/2006/relationships/hyperlink" Target="https://en.wikipedia.org/wiki/Real_number" TargetMode="External"/><Relationship Id="rId131" Type="http://schemas.openxmlformats.org/officeDocument/2006/relationships/hyperlink" Target="https://en.wikipedia.org/wiki/Set-builder_notation" TargetMode="External"/><Relationship Id="rId129" Type="http://schemas.openxmlformats.org/officeDocument/2006/relationships/hyperlink" Target="https://en.wikipedia.org/wiki/Set_(mathematics)" TargetMode="External"/><Relationship Id="rId133" Type="http://schemas.openxmlformats.org/officeDocument/2006/relationships/hyperlink" Target="https://en.wikipedia.org/wiki/Subset" TargetMode="External"/><Relationship Id="rId135" Type="http://schemas.openxmlformats.org/officeDocument/2006/relationships/hyperlink" Target="https://en.wikipedia.org/wiki/Tuple" TargetMode="External"/><Relationship Id="rId137" Type="http://schemas.openxmlformats.org/officeDocument/2006/relationships/hyperlink" Target="https://en.wikipedia.org/wiki/Union_(set_theory)" TargetMode="External"/><Relationship Id="rId61" Type="http://schemas.openxmlformats.org/officeDocument/2006/relationships/hyperlink" Target="https://morrison-lab.github.io/mcs/chapters/contrapositive-contradiction.html#def-proof-by-contradiction" TargetMode="External"/><Relationship Id="rId27" Type="http://schemas.openxmlformats.org/officeDocument/2006/relationships/hyperlink" Target="https://morrison-lab.github.io/mcs/chapters/contrapositive-contradiction.html#def-rational-numbers" TargetMode="External"/><Relationship Id="rId33" Type="http://schemas.openxmlformats.org/officeDocument/2006/relationships/hyperlink" Target="https://morrison-lab.github.io/mcs/chapters/direct-proof.html#def-even-odd" TargetMode="External"/><Relationship Id="rId26" Type="http://schemas.openxmlformats.org/officeDocument/2006/relationships/hyperlink" Target="https://morrison-lab.github.io/mcs/chapters/direct-proof.html#def-integers" TargetMode="External"/><Relationship Id="rId19" Type="http://schemas.openxmlformats.org/officeDocument/2006/relationships/hyperlink" Target="https://morrison-lab.github.io/mcs/chapters/direct-proof.html#def-positive-integer" TargetMode="External"/><Relationship Id="rId34" Type="http://schemas.openxmlformats.org/officeDocument/2006/relationships/hyperlink" Target="https://morrison-lab.github.io/mcs/chapters/sets.html#def-real-numbers" TargetMode="External"/><Relationship Id="rId48" Type="http://schemas.openxmlformats.org/officeDocument/2006/relationships/hyperlink" Target="https://morrison-lab.github.io/mds/algebra.html#def-absolute-value" TargetMode="External"/><Relationship Id="rId49" Type="http://schemas.openxmlformats.org/officeDocument/2006/relationships/hyperlink" Target="https://morrison-lab.github.io/mds/algebra.html#def-complex-modulus" TargetMode="External"/><Relationship Id="rId45" Type="http://schemas.openxmlformats.org/officeDocument/2006/relationships/hyperlink" Target="https://morrison-lab.github.io/mds/functions.html#def-finite-sequence" TargetMode="External"/><Relationship Id="rId54" Type="http://schemas.openxmlformats.org/officeDocument/2006/relationships/hyperlink" Target="https://morrison-lab.github.io/mds/functions.html#def-sequence" TargetMode="External"/><Relationship Id="rId37" Type="http://schemas.openxmlformats.org/officeDocument/2006/relationships/hyperlink" Target="https://morrison-lab.github.io/mds/measures.html#def-measure-zero" TargetMode="External"/><Relationship Id="rId57" Type="http://schemas.openxmlformats.org/officeDocument/2006/relationships/hyperlink" Target="https://morrison-lab.github.io/mds/number-systems.html#def-nonnegative-integers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https://en.wikipedia.org/w/index.php?title=Natural_number&amp;oldid=1375965996" TargetMode="External"/><Relationship Id="rId103" Type="http://schemas.openxmlformats.org/officeDocument/2006/relationships/hyperlink" Target="https://en.wikipedia.org/wiki/Cantor%27s_diagonal_argument" TargetMode="External"/><Relationship Id="rId105" Type="http://schemas.openxmlformats.org/officeDocument/2006/relationships/hyperlink" Target="https://en.wikipedia.org/wiki/Cardinality" TargetMode="External"/><Relationship Id="rId107" Type="http://schemas.openxmlformats.org/officeDocument/2006/relationships/hyperlink" Target="https://en.wikipedia.org/wiki/Cartesian_product" TargetMode="External"/><Relationship Id="rId109" Type="http://schemas.openxmlformats.org/officeDocument/2006/relationships/hyperlink" Target="https://en.wikipedia.org/wiki/Complement_(set_theory)" TargetMode="External"/><Relationship Id="rId111" Type="http://schemas.openxmlformats.org/officeDocument/2006/relationships/hyperlink" Target="https://en.wikipedia.org/wiki/Countable_set" TargetMode="External"/><Relationship Id="rId113" Type="http://schemas.openxmlformats.org/officeDocument/2006/relationships/hyperlink" Target="https://en.wikipedia.org/wiki/Empty_set" TargetMode="External"/><Relationship Id="rId115" Type="http://schemas.openxmlformats.org/officeDocument/2006/relationships/hyperlink" Target="https://en.wikipedia.org/wiki/Finite_set" TargetMode="External"/><Relationship Id="rId117" Type="http://schemas.openxmlformats.org/officeDocument/2006/relationships/hyperlink" Target="https://en.wikipedia.org/wiki/Infinite_set" TargetMode="External"/><Relationship Id="rId119" Type="http://schemas.openxmlformats.org/officeDocument/2006/relationships/hyperlink" Target="https://en.wikipedia.org/wiki/Intersection_(set_theory)" TargetMode="External"/><Relationship Id="rId121" Type="http://schemas.openxmlformats.org/officeDocument/2006/relationships/hyperlink" Target="https://en.wikipedia.org/wiki/Natural_number" TargetMode="External"/><Relationship Id="rId123" Type="http://schemas.openxmlformats.org/officeDocument/2006/relationships/hyperlink" Target="https://en.wikipedia.org/wiki/Ordered_pair" TargetMode="External"/><Relationship Id="rId125" Type="http://schemas.openxmlformats.org/officeDocument/2006/relationships/hyperlink" Target="https://en.wikipedia.org/wiki/Power_set" TargetMode="External"/><Relationship Id="rId127" Type="http://schemas.openxmlformats.org/officeDocument/2006/relationships/hyperlink" Target="https://en.wikipedia.org/wiki/Real_number" TargetMode="External"/><Relationship Id="rId131" Type="http://schemas.openxmlformats.org/officeDocument/2006/relationships/hyperlink" Target="https://en.wikipedia.org/wiki/Set-builder_notation" TargetMode="External"/><Relationship Id="rId129" Type="http://schemas.openxmlformats.org/officeDocument/2006/relationships/hyperlink" Target="https://en.wikipedia.org/wiki/Set_(mathematics)" TargetMode="External"/><Relationship Id="rId133" Type="http://schemas.openxmlformats.org/officeDocument/2006/relationships/hyperlink" Target="https://en.wikipedia.org/wiki/Subset" TargetMode="External"/><Relationship Id="rId135" Type="http://schemas.openxmlformats.org/officeDocument/2006/relationships/hyperlink" Target="https://en.wikipedia.org/wiki/Tuple" TargetMode="External"/><Relationship Id="rId137" Type="http://schemas.openxmlformats.org/officeDocument/2006/relationships/hyperlink" Target="https://en.wikipedia.org/wiki/Union_(set_theory)" TargetMode="External"/><Relationship Id="rId61" Type="http://schemas.openxmlformats.org/officeDocument/2006/relationships/hyperlink" Target="https://morrison-lab.github.io/mcs/chapters/contrapositive-contradiction.html#def-proof-by-contradiction" TargetMode="External"/><Relationship Id="rId27" Type="http://schemas.openxmlformats.org/officeDocument/2006/relationships/hyperlink" Target="https://morrison-lab.github.io/mcs/chapters/contrapositive-contradiction.html#def-rational-numbers" TargetMode="External"/><Relationship Id="rId33" Type="http://schemas.openxmlformats.org/officeDocument/2006/relationships/hyperlink" Target="https://morrison-lab.github.io/mcs/chapters/direct-proof.html#def-even-odd" TargetMode="External"/><Relationship Id="rId26" Type="http://schemas.openxmlformats.org/officeDocument/2006/relationships/hyperlink" Target="https://morrison-lab.github.io/mcs/chapters/direct-proof.html#def-integers" TargetMode="External"/><Relationship Id="rId19" Type="http://schemas.openxmlformats.org/officeDocument/2006/relationships/hyperlink" Target="https://morrison-lab.github.io/mcs/chapters/direct-proof.html#def-positive-integer" TargetMode="External"/><Relationship Id="rId34" Type="http://schemas.openxmlformats.org/officeDocument/2006/relationships/hyperlink" Target="https://morrison-lab.github.io/mcs/chapters/sets.html#def-real-numbers" TargetMode="External"/><Relationship Id="rId48" Type="http://schemas.openxmlformats.org/officeDocument/2006/relationships/hyperlink" Target="https://morrison-lab.github.io/mds/algebra.html#def-absolute-value" TargetMode="External"/><Relationship Id="rId49" Type="http://schemas.openxmlformats.org/officeDocument/2006/relationships/hyperlink" Target="https://morrison-lab.github.io/mds/algebra.html#def-complex-modulus" TargetMode="External"/><Relationship Id="rId45" Type="http://schemas.openxmlformats.org/officeDocument/2006/relationships/hyperlink" Target="https://morrison-lab.github.io/mds/functions.html#def-finite-sequence" TargetMode="External"/><Relationship Id="rId54" Type="http://schemas.openxmlformats.org/officeDocument/2006/relationships/hyperlink" Target="https://morrison-lab.github.io/mds/functions.html#def-sequence" TargetMode="External"/><Relationship Id="rId37" Type="http://schemas.openxmlformats.org/officeDocument/2006/relationships/hyperlink" Target="https://morrison-lab.github.io/mds/measures.html#def-measure-zero" TargetMode="External"/><Relationship Id="rId57" Type="http://schemas.openxmlformats.org/officeDocument/2006/relationships/hyperlink" Target="https://morrison-lab.github.io/mds/number-systems.html#def-nonnegative-integ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</dc:title>
  <dc:creator/>
  <cp:keywords/>
  <dcterms:created xsi:type="dcterms:W3CDTF">2026-10-30T00:35:32Z</dcterms:created>
  <dcterms:modified xsi:type="dcterms:W3CDTF">2026-10-30T00:35:32Z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17:25:54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Elements, subsets, products and operations</vt:lpwstr>
  </property>
  <property fmtid="{D5CDD505-2E9C-101B-9397-08002B2CF9AE}" pid="17" name="toc-title">
    <vt:lpwstr>Table of contents</vt:lpwstr>
  </property>
</Properties>
</file>