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and Direct Proof</w:t>
      </w:r>
    </w:p>
    <w:p>
      <w:pPr>
        <w:pStyle w:val="Subtitle"/>
      </w:pPr>
      <w:r>
        <w:t xml:space="preserve">What follows from what, and how to write it down</w:t>
      </w:r>
    </w:p>
    <w:p>
      <w:pPr>
        <w:pStyle w:val="Date"/>
      </w:pPr>
      <w:del w:id="1" w:author="PR Preview" w:date="2026-01-01T00:00:00Z">
        <w:r>
          <w:delText xml:space="preserve">Last modified: 2026-10-23 14:42:37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14:44:33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4, Proofs Intro, Direct Proof”</w:t>
            </w:r>
            <w:r>
              <w:t xml:space="preserve">,</w:t>
            </w:r>
            <w:r>
              <w:t xml:space="preserve"> </w:t>
            </w:r>
            <w:r>
              <w:t xml:space="preserve">which he typeset from Scott Wehrwein’s Spring 2025 handwritten lecture notes.</w:t>
            </w:r>
            <w:r>
              <w:t xml:space="preserve"> </w:t>
            </w:r>
            <w:r>
              <w:t xml:space="preserve">The rules of inference, the definition of</w:t>
            </w:r>
            <w:r>
              <w:t xml:space="preserve"> </w:t>
            </w:r>
            <w:r>
              <w:t xml:space="preserve">“divides”</w:t>
            </w:r>
            <w:r>
              <w:t xml:space="preserve">,</w:t>
            </w:r>
            <w:r>
              <w:t xml:space="preserve"> </w:t>
            </w:r>
            <w:r>
              <w:t xml:space="preserve">the observation that a definition’s</w:t>
            </w:r>
            <w:r>
              <w:t xml:space="preserve"> </w:t>
            </w:r>
            <w:r>
              <w:t xml:space="preserve">“if”</w:t>
            </w:r>
            <w:r>
              <w:t xml:space="preserve"> </w:t>
            </w:r>
            <w:r>
              <w:t xml:space="preserve">means</w:t>
            </w:r>
            <w:r>
              <w:t xml:space="preserve"> </w:t>
            </w:r>
            <w:r>
              <w:t xml:space="preserve">“if and only if”</w:t>
            </w:r>
            <w:r>
              <w:t xml:space="preserve">,</w:t>
            </w:r>
            <w:r>
              <w:t xml:space="preserve"> </w:t>
            </w:r>
            <w:r>
              <w:t xml:space="preserve">the template for a direct proof,</w:t>
            </w:r>
            <w:r>
              <w:t xml:space="preserve"> </w:t>
            </w:r>
            <w:r>
              <w:t xml:space="preserve">and the ideas of proof by cases and</w:t>
            </w:r>
            <w:r>
              <w:t xml:space="preserve"> </w:t>
            </w:r>
            <w:r>
              <w:t xml:space="preserve">“without loss of generality”</w:t>
            </w:r>
            <w:r>
              <w:t xml:space="preserve"> </w:t>
            </w:r>
            <w:r>
              <w:t xml:space="preserve">come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logical entailment, the integers, even and odd integers,</w:t>
            </w:r>
            <w:r>
              <w:t xml:space="preserve"> </w:t>
            </w:r>
            <w:r>
              <w:t xml:space="preserve">and proof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31" w:name="sec-inference"/>
    <w:p>
      <w:pPr>
        <w:pStyle w:val="Heading1"/>
      </w:pPr>
      <w:r>
        <w:t xml:space="preserve">1. Rules of inference</w:t>
      </w:r>
    </w:p>
    <w:bookmarkStart w:id="13" w:name="exr-valid-arguments"/>
    <w:p>
      <w:pPr>
        <w:pStyle w:val="FirstParagraph"/>
      </w:pPr>
      <w:r>
        <w:rPr>
          <w:b/>
          <w:bCs/>
        </w:rPr>
        <w:t xml:space="preserve">Exercise 1 (Which conclusions are safe?)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rolled back”</w:t>
      </w:r>
      <w:r>
        <w:t xml:space="preserve">.</w:t>
      </w:r>
      <w:r>
        <w:t xml:space="preserve"> </w:t>
      </w:r>
      <w:r>
        <w:t xml:space="preserve">Each argument below lists some propositions, then</w:t>
      </w:r>
      <w:r>
        <w:t xml:space="preserve"> </w:t>
      </w:r>
      <w:r>
        <w:t xml:space="preserve">“so”</w:t>
      </w:r>
      <w:r>
        <w:t xml:space="preserve">, then one more proposition.</w:t>
      </w:r>
      <w:r>
        <w:t xml:space="preserve"> </w:t>
      </w:r>
      <w:r>
        <w:t xml:space="preserve">For each argument, decide whether the proposition after</w:t>
      </w:r>
      <w:r>
        <w:t xml:space="preserve"> </w:t>
      </w:r>
      <w:r>
        <w:t xml:space="preserve">“so”</w:t>
      </w:r>
      <w:r>
        <w:t xml:space="preserve"> </w:t>
      </w:r>
      <w:r>
        <w:t xml:space="preserve">must be true</w:t>
      </w:r>
      <w:r>
        <w:t xml:space="preserve"> </w:t>
      </w:r>
      <w:r>
        <w:t xml:space="preserve">whenever all of the propositions before it are true.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bookmarkEnd w:id="13"/>
    <w:bookmarkStart w:id="17" w:name="sol-valid-argument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),</w:t>
      </w:r>
      <w:r>
        <w:t xml:space="preserve"> </w:t>
      </w:r>
      <w:r>
        <w:t xml:space="preserve">so if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both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If the tests fail but someone deploys the build by hand,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7"/>
    <w:bookmarkStart w:id="19" w:name="def-argument"/>
    <w:p>
      <w:pPr>
        <w:pStyle w:val="FirstParagraph"/>
      </w:pPr>
      <w:r>
        <w:rPr>
          <w:b/>
          <w:bCs/>
        </w:rPr>
        <w:t xml:space="preserve">Definition 1 (Argument)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is a list of propositions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),</w:t>
      </w:r>
      <w:r>
        <w:t xml:space="preserve"> </w:t>
      </w:r>
      <w:r>
        <w:t xml:space="preserve">called its premises,</w:t>
      </w:r>
      <w:r>
        <w:t xml:space="preserve"> </w:t>
      </w:r>
      <w:r>
        <w:t xml:space="preserve">together with one more proposition, called its conclusion.</w:t>
      </w:r>
      <w:r>
        <w:t xml:space="preserve"> </w:t>
      </w:r>
      <w:r>
        <w:t xml:space="preserve">An argument is written with</w:t>
      </w:r>
      <w:r>
        <w:t xml:space="preserve"> </w:t>
      </w:r>
      <w:r>
        <w:t xml:space="preserve">“so”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∴</m:t>
        </m:r>
      </m:oMath>
      <w:r>
        <w:t xml:space="preserve"> </w:t>
      </w:r>
      <w:r>
        <w:t xml:space="preserve">before its conclusion.</w:t>
      </w:r>
    </w:p>
    <w:bookmarkEnd w:id="19"/>
    <w:bookmarkStart w:id="21" w:name="rem-argument-premises"/>
    <w:p>
      <w:pPr>
        <w:pStyle w:val="BodyText"/>
      </w:pPr>
      <w:r>
        <w:rPr>
          <w:i/>
          <w:iCs/>
        </w:rPr>
        <w:t xml:space="preserve">Remark 1</w:t>
      </w:r>
      <w:r>
        <w:t xml:space="preserve"> (Two uses of</w:t>
      </w:r>
      <w:r>
        <w:t xml:space="preserve"> </w:t>
      </w:r>
      <w:r>
        <w:t xml:space="preserve">“premise”</w:t>
      </w:r>
      <w:r>
        <w:t xml:space="preserve"> </w:t>
      </w:r>
      <w:r>
        <w:t xml:space="preserve">and</w:t>
      </w:r>
      <w:r>
        <w:t xml:space="preserve"> </w:t>
      </w:r>
      <w:r>
        <w:t xml:space="preserve">“conclusion”</w:t>
      </w:r>
      <w:r>
        <w:t xml:space="preserve">). </w:t>
      </w:r>
      <w:r>
        <w:t xml:space="preserve">The premise and conclusion 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</w:t>
      </w:r>
      <w:r>
        <w:t xml:space="preserve"> </w:t>
      </w:r>
      <w:r>
        <w:t xml:space="preserve">are its parts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premises and conclusion of an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 are whole propositions:</w:t>
      </w:r>
      <w:r>
        <w:t xml:space="preserve"> </w:t>
      </w:r>
      <w:r>
        <w:t xml:space="preserve">in 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are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and the conclusion is</w:t>
      </w:r>
      <w:r>
        <w:t xml:space="preserve"> </w:t>
      </w:r>
      <m:oMath>
        <m:r>
          <m:t>Q</m:t>
        </m:r>
      </m:oMath>
      <w:r>
        <w:t xml:space="preserve">.</w:t>
      </w:r>
    </w:p>
    <w:bookmarkEnd w:id="21"/>
    <w:bookmarkStart w:id="23" w:name="def-logical-entailment"/>
    <w:p>
      <w:pPr>
        <w:pStyle w:val="BodyText"/>
      </w:pPr>
      <w:r>
        <w:rPr>
          <w:b/>
          <w:bCs/>
        </w:rPr>
        <w:t xml:space="preserve">Definition 2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3"/>
    <w:bookmarkStart w:id="24" w:name="exm-logical-entailment-arguments"/>
    <w:p>
      <w:pPr>
        <w:pStyle w:val="BodyText"/>
      </w:pPr>
      <w:r>
        <w:rPr>
          <w:b/>
          <w:bCs/>
        </w:rPr>
        <w:t xml:space="preserve">Example 1 (Entailment in the deployment arguments)</w:t>
      </w:r>
      <w:r>
        <w:t xml:space="preserve"> </w:t>
      </w:r>
      <w:r>
        <w:t xml:space="preserve">In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of arguments 1, 3 and 4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logically entail their conclusions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premises of argument 2 do not:</w:t>
      </w:r>
      <w:r>
        <w:t xml:space="preserve"> </w:t>
      </w:r>
      <w:r>
        <w:t xml:space="preserve">the values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both premises true and the conclusion false.</w:t>
      </w:r>
    </w:p>
    <w:bookmarkEnd w:id="24"/>
    <w:bookmarkStart w:id="25" w:name="def-rule-of-inference"/>
    <w:p>
      <w:pPr>
        <w:pStyle w:val="BodyText"/>
      </w:pPr>
      <w:r>
        <w:rPr>
          <w:b/>
          <w:bCs/>
        </w:rPr>
        <w:t xml:space="preserve">Definition 3 (Rule of inference)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rule of inference</w:t>
      </w:r>
      <w:r>
        <w:t xml:space="preserve"> </w:t>
      </w:r>
      <w:r>
        <w:t xml:space="preserve">is a pattern of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written in terms of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whose premises logically entail its conclusion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whatever propositions are put in place of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It is written with its premises above a line and its conclusion below: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Q</m:t>
              </m:r>
            </m:den>
          </m:f>
          <m:r>
            <m:rPr>
              <m:sty m:val="p"/>
            </m:rPr>
            <m:t>.</m:t>
          </m:r>
        </m:oMath>
      </m:oMathPara>
    </w:p>
    <w:bookmarkEnd w:id="25"/>
    <w:bookmarkStart w:id="26" w:name="exm-rule-of-inference"/>
    <w:p>
      <w:pPr>
        <w:pStyle w:val="FirstParagraph"/>
      </w:pPr>
      <w:r>
        <w:rPr>
          <w:b/>
          <w:bCs/>
        </w:rPr>
        <w:t xml:space="preserve">Example 2 (Modus ponens)</w:t>
      </w:r>
      <w:r>
        <w:t xml:space="preserve"> </w:t>
      </w:r>
      <w:r>
        <w:t xml:space="preserve">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follows the pattern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called modus ponens.</w:t>
      </w:r>
      <w:r>
        <w:t xml:space="preserve"> </w:t>
      </w:r>
      <w:r>
        <w:t xml:space="preserve">It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</w:t>
      </w:r>
      <w:r>
        <w:t xml:space="preserve"> </w:t>
      </w:r>
      <w:hyperlink w:anchor="sol-valid-arguments">
        <w:r>
          <w:rPr>
            <w:rStyle w:val="Hyperlink"/>
          </w:rPr>
          <w:t xml:space="preserve">Solution 1</w:t>
        </w:r>
      </w:hyperlink>
      <w:r>
        <w:t xml:space="preserve">, its premises entail its conclusion</w:t>
      </w:r>
      <w:r>
        <w:t xml:space="preserve"> </w:t>
      </w:r>
      <w:r>
        <w:t xml:space="preserve">for any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not only for tests and builds.</w:t>
      </w:r>
    </w:p>
    <w:bookmarkEnd w:id="26"/>
    <w:bookmarkStart w:id="27" w:name="thm-inference-rules"/>
    <w:p>
      <w:pPr>
        <w:pStyle w:val="BodyText"/>
      </w:pPr>
      <w:r>
        <w:rPr>
          <w:b/>
          <w:bCs/>
        </w:rPr>
        <w:t xml:space="preserve">Theorem 1 (Common rules of inference)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each of the following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w:r>
        <w:t xml:space="preserve">modus ponens: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modus tollens: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Q</m:t>
              </m:r>
            </m:num>
            <m:den>
              <m:r>
                <m:rPr>
                  <m:sty m:val="p"/>
                </m:rPr>
                <m:t>¬</m:t>
              </m:r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disjunctive syllogism: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simplification: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num>
            <m:den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conjunction: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addition: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</m:num>
            <m:den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den>
          </m:f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 rule, suppose every premise is true, and show that the conclusion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not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if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so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).</w:t>
      </w:r>
    </w:p>
    <w:bookmarkStart w:id="29" w:name="exm-inference-rules"/>
    <w:p>
      <w:pPr>
        <w:pStyle w:val="FirstParagraph"/>
      </w:pPr>
      <w:r>
        <w:rPr>
          <w:b/>
          <w:bCs/>
        </w:rPr>
        <w:t xml:space="preserve">Example 3 (Modus tollens on a slow page)</w:t>
      </w:r>
      <w:r>
        <w:t xml:space="preserve"> </w:t>
      </w:r>
      <w:r>
        <w:t xml:space="preserve">“If the cache is warm, then the page loads in under a second”</w:t>
      </w:r>
      <w:r>
        <w:t xml:space="preserve"> </w:t>
      </w:r>
      <w:r>
        <w:t xml:space="preserve">and</w:t>
      </w:r>
      <w:r>
        <w:t xml:space="preserve"> </w:t>
      </w:r>
      <w:r>
        <w:t xml:space="preserve">“the page did not load in under a second”</w:t>
      </w:r>
      <w:r>
        <w:t xml:space="preserve"> </w:t>
      </w:r>
      <w:r>
        <w:t xml:space="preserve">together give</w:t>
      </w:r>
      <w:r>
        <w:t xml:space="preserve"> </w:t>
      </w:r>
      <w:r>
        <w:t xml:space="preserve">“the cache is not warm”</w:t>
      </w:r>
      <w:r>
        <w:t xml:space="preserve">,</w:t>
      </w:r>
      <w:r>
        <w:t xml:space="preserve"> </w:t>
      </w:r>
      <w:r>
        <w:t xml:space="preserve">by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9"/>
    <w:bookmarkStart w:id="30" w:name="rem-fallacies"/>
    <w:p>
      <w:pPr>
        <w:pStyle w:val="BodyText"/>
      </w:pPr>
      <w:r>
        <w:rPr>
          <w:i/>
          <w:iCs/>
        </w:rPr>
        <w:t xml:space="preserve">Remark 2</w:t>
      </w:r>
      <w:r>
        <w:t xml:space="preserve"> (Two arguments that are not rules of inference). </w:t>
      </w:r>
      <w:r>
        <w:t xml:space="preserve">Argument 2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affirming the consequent,</w:t>
      </w:r>
      <w:r>
        <w:t xml:space="preserve"> </w:t>
      </w:r>
      <w:r>
        <w:t xml:space="preserve">since it concludes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from the consequent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).</w:t>
      </w:r>
      <w:r>
        <w:t xml:space="preserve"> </w:t>
      </w:r>
      <w:r>
        <w:t xml:space="preserve">It is not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its premises true and its conclusion false.</w:t>
      </w:r>
    </w:p>
    <w:p>
      <w:pPr>
        <w:pStyle w:val="BodyText"/>
      </w:pPr>
      <w:r>
        <w:t xml:space="preserve">Denying the antecedent,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rPr>
                  <m:sty m:val="p"/>
                </m:rPr>
                <m:t>¬</m:t>
              </m:r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fails for the same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Both read like modus ponens or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which is why they are common mistakes.</w:t>
      </w:r>
    </w:p>
    <w:bookmarkEnd w:id="30"/>
    <w:bookmarkEnd w:id="31"/>
    <w:bookmarkStart w:id="47" w:name="sec-even-odd-divides"/>
    <w:p>
      <w:pPr>
        <w:pStyle w:val="Heading1"/>
      </w:pPr>
      <w:r>
        <w:t xml:space="preserve">2. Even, odd and divisible</w:t>
      </w:r>
    </w:p>
    <w:bookmarkStart w:id="32" w:name="exr-two-k"/>
    <w:p>
      <w:pPr>
        <w:pStyle w:val="FirstParagraph"/>
      </w:pPr>
      <w:r>
        <w:rPr>
          <w:b/>
          <w:bCs/>
        </w:rPr>
        <w:t xml:space="preserve">Exercise 2 (Two times something, plus maybe one)</w:t>
      </w:r>
      <w:r>
        <w:t xml:space="preserve"> </w:t>
      </w:r>
      <w:r>
        <w:t xml:space="preserve">Write each of</w:t>
      </w:r>
      <w:r>
        <w:t xml:space="preserve"> </w:t>
      </w:r>
      <m:oMath>
        <m:r>
          <m:t>14</m:t>
        </m:r>
      </m:oMath>
      <w:r>
        <w:t xml:space="preserve">,</w:t>
      </w:r>
      <w:r>
        <w:t xml:space="preserve"> </w:t>
      </w:r>
      <m:oMath>
        <m:r>
          <m:t>15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or as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 for an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2"/>
    <w:bookmarkStart w:id="33" w:name="sol-two-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m:oMath>
        <m:r>
          <m:t>14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15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33"/>
    <w:bookmarkStart w:id="34" w:name="def-integers"/>
    <w:p>
      <w:pPr>
        <w:pStyle w:val="FirstParagraph"/>
      </w:pPr>
      <w:r>
        <w:rPr>
          <w:b/>
          <w:bCs/>
        </w:rPr>
        <w:t xml:space="preserve">Definition 4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34"/>
    <w:bookmarkStart w:id="35" w:name="def-positive-integer"/>
    <w:p>
      <w:pPr>
        <w:pStyle w:val="BodyText"/>
      </w:pPr>
      <w:r>
        <w:rPr>
          <w:b/>
          <w:bCs/>
        </w:rPr>
        <w:t xml:space="preserve">Definition 5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35"/>
    <w:bookmarkStart w:id="36" w:name="def-negative-integer"/>
    <w:p>
      <w:pPr>
        <w:pStyle w:val="BodyText"/>
      </w:pPr>
      <w:r>
        <w:rPr>
          <w:b/>
          <w:bCs/>
        </w:rPr>
        <w:t xml:space="preserve">Definition 6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36"/>
    <w:bookmarkStart w:id="37" w:name="exm-integers"/>
    <w:p>
      <w:pPr>
        <w:pStyle w:val="BodyText"/>
      </w:pPr>
      <w:r>
        <w:rPr>
          <w:b/>
          <w:bCs/>
        </w:rPr>
        <w:t xml:space="preserve">Example 4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7"/>
    <w:bookmarkStart w:id="38" w:name="def-even-odd"/>
    <w:p>
      <w:pPr>
        <w:pStyle w:val="FirstParagraph"/>
      </w:pPr>
      <w:r>
        <w:rPr>
          <w:b/>
          <w:bCs/>
        </w:rPr>
        <w:t xml:space="preserve">Definition 7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8"/>
    <w:bookmarkStart w:id="39" w:name="def-odd"/>
    <w:p>
      <w:pPr>
        <w:pStyle w:val="BodyText"/>
      </w:pPr>
      <w:r>
        <w:rPr>
          <w:b/>
          <w:bCs/>
        </w:rPr>
        <w:t xml:space="preserve">Definition 8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9"/>
    <w:bookmarkStart w:id="40" w:name="exm-even-odd"/>
    <w:p>
      <w:pPr>
        <w:pStyle w:val="BodyText"/>
      </w:pPr>
      <w:r>
        <w:rPr>
          <w:b/>
          <w:bCs/>
        </w:rPr>
        <w:t xml:space="preserve">Example 5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40"/>
    <w:bookmarkStart w:id="41" w:name="rem-integer-closure"/>
    <w:p>
      <w:pPr>
        <w:pStyle w:val="FirstParagraph"/>
      </w:pPr>
      <w:r>
        <w:rPr>
          <w:i/>
          <w:iCs/>
        </w:rPr>
        <w:t xml:space="preserve">Remark 3</w:t>
      </w:r>
      <w:r>
        <w:t xml:space="preserve"> (Facts about integers used without proof). </w:t>
      </w:r>
      <w:r>
        <w:t xml:space="preserve">These notes use two facts about 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without proving them:</w:t>
      </w:r>
    </w:p>
    <w:p>
      <w:pPr>
        <w:pStyle w:val="Compact"/>
        <w:numPr>
          <w:ilvl w:val="0"/>
          <w:numId w:val="1008"/>
        </w:numPr>
      </w:pPr>
      <w:r>
        <w:t xml:space="preserve">the sum, difference and product of two integers are integers;</w:t>
      </w:r>
    </w:p>
    <w:p>
      <w:pPr>
        <w:pStyle w:val="Compact"/>
        <w:numPr>
          <w:ilvl w:val="0"/>
          <w:numId w:val="1008"/>
        </w:numPr>
      </w:pPr>
      <w:r>
        <w:t xml:space="preserve">every integer is even or odd (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), and none is both.</w:t>
      </w:r>
    </w:p>
    <w:bookmarkEnd w:id="41"/>
    <w:bookmarkStart w:id="43" w:name="rem-definitions-iff"/>
    <w:p>
      <w:pPr>
        <w:pStyle w:val="FirstParagraph"/>
      </w:pPr>
      <w:r>
        <w:rPr>
          <w:i/>
          <w:iCs/>
        </w:rPr>
        <w:t xml:space="preserve">Remark 4</w:t>
      </w:r>
      <w:r>
        <w:t xml:space="preserve"> (A definition’s</w:t>
      </w:r>
      <w:r>
        <w:t xml:space="preserve"> </w:t>
      </w:r>
      <w:r>
        <w:t xml:space="preserve">“if”</w:t>
      </w:r>
      <w:r>
        <w:t xml:space="preserve"> </w:t>
      </w:r>
      <w:r>
        <w:t xml:space="preserve">means</w:t>
      </w:r>
      <w:r>
        <w:t xml:space="preserve"> </w:t>
      </w:r>
      <w:r>
        <w:t xml:space="preserve">“if and only if”</w:t>
      </w:r>
      <w:r>
        <w:t xml:space="preserve">).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</w:t>
      </w:r>
      <w:r>
        <w:t xml:space="preserve"> </w:t>
      </w:r>
      <w:r>
        <w:t xml:space="preserve">“if”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it means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Definition: If and only if</w:t>
        </w:r>
      </w:hyperlink>
      <w:r>
        <w:t xml:space="preserve">):</w:t>
      </w:r>
      <w:r>
        <w:t xml:space="preserve"> </w:t>
      </w:r>
      <w:r>
        <w:t xml:space="preserve">an integer is even exactly when it can be written as</w:t>
      </w:r>
      <w:r>
        <w:t xml:space="preserve"> </w:t>
      </w:r>
      <m:oMath>
        <m:r>
          <m:t>2</m:t>
        </m:r>
        <m:r>
          <m:t>k</m:t>
        </m:r>
      </m:oMath>
      <w:r>
        <w:t xml:space="preserve">.</w:t>
      </w:r>
      <w:r>
        <w:t xml:space="preserve"> </w:t>
      </w:r>
      <w:r>
        <w:t xml:space="preserve">So a proof can use a definition in both directions:</w:t>
      </w:r>
      <w:r>
        <w:t xml:space="preserve"> </w:t>
      </w:r>
      <w:r>
        <w:t xml:space="preserve">to show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write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;</w:t>
      </w:r>
      <w:r>
        <w:t xml:space="preserve"> </w:t>
      </w:r>
      <w:r>
        <w:t xml:space="preserve">and from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, conclude that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43"/>
    <w:bookmarkStart w:id="44" w:name="def-divides"/>
    <w:p>
      <w:pPr>
        <w:pStyle w:val="BodyText"/>
      </w:pPr>
      <w:r>
        <w:rPr>
          <w:b/>
          <w:bCs/>
        </w:rPr>
        <w:t xml:space="preserve">Definition 9 (Divides)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divides</w:t>
      </w:r>
      <w:r>
        <w:t xml:space="preserve"> </w:t>
      </w:r>
      <m:oMath>
        <m:r>
          <m:t>b</m:t>
        </m:r>
      </m:oMath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divide</w:t>
      </w:r>
      <w:r>
        <w:t xml:space="preserve"> </w:t>
      </w:r>
      <m:oMath>
        <m:r>
          <m:t>b</m:t>
        </m:r>
      </m:oMath>
      <w:r>
        <w:t xml:space="preserve">, we write</w:t>
      </w:r>
      <w:r>
        <w:t xml:space="preserve"> </w:t>
      </w:r>
      <m:oMath>
        <m:r>
          <m:t>a</m:t>
        </m:r>
        <m:r>
          <m:rPr>
            <m:sty m:val="p"/>
          </m:rPr>
          <m:t>∤</m:t>
        </m:r>
        <m:r>
          <m:t>b</m:t>
        </m:r>
      </m:oMath>
      <w:r>
        <w:t xml:space="preserve">.</w:t>
      </w:r>
    </w:p>
    <w:bookmarkEnd w:id="44"/>
    <w:bookmarkStart w:id="45" w:name="exm-divides"/>
    <w:p>
      <w:pPr>
        <w:pStyle w:val="BodyText"/>
      </w:pPr>
      <w:r>
        <w:rPr>
          <w:b/>
          <w:bCs/>
        </w:rPr>
        <w:t xml:space="preserve">Example 6 (Divisors)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∣</m:t>
        </m:r>
        <m:r>
          <m:t>12</m:t>
        </m:r>
      </m:oMath>
      <w:r>
        <w:t xml:space="preserve">, because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∣</m:t>
        </m:r>
        <m:r>
          <m:t>6</m:t>
        </m:r>
      </m:oMath>
      <w:r>
        <w:t xml:space="preserve">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∤</m:t>
        </m:r>
        <m:r>
          <m:t>13</m:t>
        </m:r>
      </m:oMath>
      <w:r>
        <w:t xml:space="preserve">:</w:t>
      </w:r>
      <w:r>
        <w:t xml:space="preserve"> </w:t>
      </w:r>
      <m:oMath>
        <m:r>
          <m:t>3</m:t>
        </m:r>
        <m:r>
          <m:t>c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</m:oMath>
      <w:r>
        <w:t xml:space="preserve">,</w:t>
      </w:r>
      <w:r>
        <w:t xml:space="preserve"> </w:t>
      </w:r>
      <w:r>
        <w:t xml:space="preserve">and there is no integer between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Every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divides only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c</m:t>
        </m:r>
      </m:oMath>
      <w:r>
        <w:t xml:space="preserve">.</w:t>
      </w:r>
    </w:p>
    <w:bookmarkEnd w:id="45"/>
    <w:bookmarkStart w:id="46" w:name="rem-racket-divides"/>
    <w:p>
      <w:pPr>
        <w:pStyle w:val="FirstParagraph"/>
      </w:pPr>
      <w:r>
        <w:rPr>
          <w:i/>
          <w:iCs/>
        </w:rPr>
        <w:t xml:space="preserve">Remark 5</w:t>
      </w:r>
      <w:r>
        <w:t xml:space="preserve"> (Divisibility in Racket). </w:t>
      </w:r>
      <w:r>
        <w:t xml:space="preserve">For a nonzero integer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Racket’s</w:t>
      </w:r>
      <w:r>
        <w:t xml:space="preserve"> </w:t>
      </w:r>
      <w:r>
        <w:rPr>
          <w:rStyle w:val="VerbatimChar"/>
        </w:rPr>
        <w:t xml:space="preserve">(remainder b 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(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(zero? (remainder b a))</w:t>
      </w:r>
      <w:r>
        <w:t xml:space="preserve"> </w:t>
      </w:r>
      <w:r>
        <w:t xml:space="preserve">tests divisibility.</w:t>
      </w:r>
      <w:r>
        <w:t xml:space="preserve"> </w:t>
      </w:r>
      <w:r>
        <w:rPr>
          <w:rStyle w:val="VerbatimChar"/>
        </w:rPr>
        <w:t xml:space="preserve">(zero? (remainder 12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(zero? (remainder 13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divide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(remainder 12 0)</w:t>
      </w:r>
      <w:r>
        <w:t xml:space="preserve"> </w:t>
      </w:r>
      <w:r>
        <w:t xml:space="preserve">raises an error,</w:t>
      </w:r>
      <w:r>
        <w:t xml:space="preserve"> </w:t>
      </w:r>
      <w:r>
        <w:t xml:space="preserve">so a Racket test of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has to handle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 its own.</w:t>
      </w:r>
    </w:p>
    <w:bookmarkEnd w:id="46"/>
    <w:bookmarkEnd w:id="47"/>
    <w:bookmarkStart w:id="61" w:name="sec-direct-proof"/>
    <w:p>
      <w:pPr>
        <w:pStyle w:val="Heading1"/>
      </w:pPr>
      <w:r>
        <w:t xml:space="preserve">3. Direct proof</w:t>
      </w:r>
    </w:p>
    <w:bookmarkStart w:id="51" w:name="exr-odd-linear"/>
    <w:p>
      <w:pPr>
        <w:pStyle w:val="FirstParagraph"/>
      </w:pPr>
      <w:r>
        <w:rPr>
          <w:b/>
          <w:bCs/>
        </w:rPr>
        <w:t xml:space="preserve">Exercise 3 (An odd input)</w:t>
      </w:r>
      <w:r>
        <w:t xml:space="preserve"> </w:t>
      </w:r>
      <w:r>
        <w:t xml:space="preserve">Show that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does</w:t>
            </w:r>
            <w:r>
              <w:t xml:space="preserve"> </w:t>
            </w:r>
            <w:hyperlink w:anchor="def-odd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let you write in place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?</w:t>
            </w:r>
          </w:p>
          <w:p/>
        </w:tc>
      </w:tr>
    </w:tbl>
    <w:bookmarkEnd w:id="51"/>
    <w:bookmarkStart w:id="52" w:name="sol-odd-line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3</m:t>
          </m:r>
          <m:r>
            <m:t>n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52"/>
    <w:bookmarkStart w:id="53" w:name="def-proof"/>
    <w:p>
      <w:pPr>
        <w:pStyle w:val="BodyText"/>
      </w:pPr>
      <w:r>
        <w:rPr>
          <w:b/>
          <w:bCs/>
        </w:rPr>
        <w:t xml:space="preserve">Definition 10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a proposition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0"/>
        </w:numPr>
      </w:pPr>
      <w:r>
        <w:t xml:space="preserve">an assumption,</w:t>
      </w:r>
    </w:p>
    <w:p>
      <w:pPr>
        <w:pStyle w:val="Compact"/>
        <w:numPr>
          <w:ilvl w:val="0"/>
          <w:numId w:val="1010"/>
        </w:numPr>
      </w:pPr>
      <w:r>
        <w:t xml:space="preserve">a definition,</w:t>
      </w:r>
    </w:p>
    <w:p>
      <w:pPr>
        <w:pStyle w:val="Compact"/>
        <w:numPr>
          <w:ilvl w:val="0"/>
          <w:numId w:val="1010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0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53"/>
    <w:bookmarkStart w:id="54" w:name="exm-proof-odd-linear"/>
    <w:p>
      <w:pPr>
        <w:pStyle w:val="FirstParagraph"/>
      </w:pPr>
      <w:r>
        <w:rPr>
          <w:b/>
          <w:bCs/>
        </w:rPr>
        <w:t xml:space="preserve">Example 7 (A proof, statement by statement)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in which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 </w:t>
      </w:r>
      <w:r>
        <w:t xml:space="preserve">is an assumption.</w:t>
      </w:r>
      <w:r>
        <w:t xml:space="preserve"> </w:t>
      </w:r>
      <w:r>
        <w:t xml:space="preserve">Its statements are:</w:t>
      </w:r>
    </w:p>
    <w:p>
      <w:pPr>
        <w:pStyle w:val="Compact"/>
        <w:numPr>
          <w:ilvl w:val="0"/>
          <w:numId w:val="1011"/>
        </w:numPr>
      </w:pPr>
      <w:r>
        <w:t xml:space="preserve">the assumption: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consequences by algebra: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6</m:t>
        </m:r>
        <m:r>
          <m:t>k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 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integer.</w:t>
      </w:r>
    </w:p>
    <w:bookmarkEnd w:id="54"/>
    <w:bookmarkStart w:id="55" w:name="def-direct-proof"/>
    <w:p>
      <w:pPr>
        <w:pStyle w:val="FirstParagraph"/>
      </w:pPr>
      <w:r>
        <w:rPr>
          <w:b/>
          <w:bCs/>
        </w:rPr>
        <w:t xml:space="preserve">Definition 11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in which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assumption.</w:t>
      </w:r>
    </w:p>
    <w:bookmarkEnd w:id="55"/>
    <w:bookmarkStart w:id="56" w:name="exm-direct-proof"/>
    <w:p>
      <w:pPr>
        <w:pStyle w:val="BodyText"/>
      </w:pPr>
      <w:r>
        <w:rPr>
          <w:b/>
          <w:bCs/>
        </w:rPr>
        <w:t xml:space="preserve">Example 8 (A direct proof)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:</w:t>
      </w:r>
      <w:r>
        <w:t xml:space="preserve"> </w:t>
      </w:r>
      <w:r>
        <w:t xml:space="preserve">it assumes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,</w:t>
      </w:r>
      <w:r>
        <w:t xml:space="preserve"> </w:t>
      </w:r>
      <w:r>
        <w:t xml:space="preserve">and ends with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.</w:t>
      </w:r>
    </w:p>
    <w:bookmarkEnd w:id="56"/>
    <w:bookmarkStart w:id="58" w:name="rem-direct-proof-template"/>
    <w:p>
      <w:pPr>
        <w:pStyle w:val="BodyText"/>
      </w:pPr>
      <w:r>
        <w:rPr>
          <w:i/>
          <w:iCs/>
        </w:rPr>
        <w:t xml:space="preserve">Remark 6</w:t>
      </w:r>
      <w:r>
        <w:t xml:space="preserve"> (The shape of a direct proof). </w:t>
      </w:r>
      <w:r>
        <w:t xml:space="preserve">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FirstParagraph"/>
      </w:pPr>
      <w:r>
        <w:t xml:space="preserve">Write the first and last lines first,</w:t>
      </w:r>
      <w:r>
        <w:t xml:space="preserve"> </w:t>
      </w:r>
      <w:r>
        <w:t xml:space="preserve">then fill in the middle,</w:t>
      </w:r>
      <w:r>
        <w:t xml:space="preserve"> </w:t>
      </w:r>
      <w:r>
        <w:t xml:space="preserve">usually by replacing each defined term with its definition (</w:t>
      </w:r>
      <w:hyperlink w:anchor="rem-definitions-iff">
        <w:r>
          <w:rPr>
            <w:rStyle w:val="Hyperlink"/>
          </w:rPr>
          <w:t xml:space="preserve">Remark 4</w:t>
        </w:r>
      </w:hyperlink>
      <w:r>
        <w:t xml:space="preserve">).</w:t>
      </w:r>
    </w:p>
    <w:p>
      <w:pPr>
        <w:pStyle w:val="BodyText"/>
      </w:pPr>
      <w:r>
        <w:t xml:space="preserve">A direct proof proves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 the proof shows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anyway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</w:p>
    <w:p>
      <w:pPr>
        <w:pStyle w:val="BodyText"/>
      </w:pPr>
      <w:r>
        <w:t xml:space="preserve">When the statement is about every element of a set,</w:t>
      </w:r>
      <w:r>
        <w:t xml:space="preserve"> </w:t>
      </w:r>
      <w:r>
        <w:t xml:space="preserve">as in</w:t>
      </w:r>
      <w:r>
        <w:t xml:space="preserve"> </w:t>
      </w:r>
      <w:r>
        <w:t xml:space="preserve">“for every odd integer</w:t>
      </w:r>
      <w:r>
        <w:t xml:space="preserve"> </w:t>
      </w:r>
      <m:oMath>
        <m:r>
          <m:t>n</m:t>
        </m:r>
      </m:oMath>
      <w:r>
        <w:t xml:space="preserve">”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Definition: Universal quantifier</w:t>
        </w:r>
      </w:hyperlink>
      <w:r>
        <w:t xml:space="preserve">),</w:t>
      </w:r>
      <w:r>
        <w:t xml:space="preserve"> </w:t>
      </w:r>
      <w:r>
        <w:t xml:space="preserve">the proof starts from an arbitrary element:</w:t>
      </w:r>
      <w:r>
        <w:t xml:space="preserve"> </w:t>
      </w:r>
      <w:r>
        <w:t xml:space="preserve">“Suppose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integer.”</w:t>
      </w:r>
      <w:r>
        <w:t xml:space="preserve"> </w:t>
      </w:r>
      <w:r>
        <w:t xml:space="preserve">Since the proof uses nothing about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except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 same steps work for every odd integer.</w:t>
      </w:r>
    </w:p>
    <w:bookmarkEnd w:id="58"/>
    <w:bookmarkStart w:id="59" w:name="exr-divides-transitive"/>
    <w:p>
      <w:pPr>
        <w:pStyle w:val="BodyText"/>
      </w:pPr>
      <w:r>
        <w:rPr>
          <w:b/>
          <w:bCs/>
        </w:rPr>
        <w:t xml:space="preserve">Exercise 4 (Divisors of divisors)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 that if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</w:p>
    <w:bookmarkEnd w:id="59"/>
    <w:bookmarkStart w:id="60" w:name="sol-divides-transitiv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b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b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j</m:t>
          </m:r>
          <m:r>
            <m:rPr>
              <m:sty m:val="p"/>
            </m:rPr>
            <m:t>)</m:t>
          </m:r>
          <m:r>
            <m:t>k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(</m:t>
          </m:r>
          <m:r>
            <m:t>j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j</m:t>
        </m:r>
        <m:r>
          <m:t>k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, 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0"/>
    <w:bookmarkEnd w:id="61"/>
    <w:bookmarkStart w:id="71" w:name="sec-proof-by-cases"/>
    <w:p>
      <w:pPr>
        <w:pStyle w:val="Heading1"/>
      </w:pPr>
      <w:r>
        <w:t xml:space="preserve">4. Proof by cases</w:t>
      </w:r>
    </w:p>
    <w:bookmarkStart w:id="64" w:name="exr-consecutive-product"/>
    <w:p>
      <w:pPr>
        <w:pStyle w:val="FirstParagraph"/>
      </w:pPr>
      <w:r>
        <w:rPr>
          <w:b/>
          <w:bCs/>
        </w:rPr>
        <w:t xml:space="preserve">Exercise 5 (Even for every integer)</w:t>
      </w:r>
      <w:r>
        <w:t xml:space="preserve"> </w:t>
      </w:r>
      <w:r>
        <w:t xml:space="preserve">Prove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 for every integer</w:t>
      </w:r>
      <w:r>
        <w:t xml:space="preserve"> </w:t>
      </w:r>
      <m:oMath>
        <m:r>
          <m:t>n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integer is even or odd (</w:t>
            </w:r>
            <w:hyperlink w:anchor="rem-integer-closure">
              <w:r>
                <w:rPr>
                  <w:rStyle w:val="Hyperlink"/>
                </w:rPr>
                <w:t xml:space="preserve">Remark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Handle the two kinds separately.</w:t>
            </w:r>
          </w:p>
          <w:p/>
        </w:tc>
      </w:tr>
    </w:tbl>
    <w:bookmarkEnd w:id="64"/>
    <w:bookmarkStart w:id="65" w:name="sol-consecutive-produc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one of these cases holds.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even.</w:t>
      </w:r>
      <w:r>
        <w:t xml:space="preserve"> </w:t>
      </w:r>
      <w:r>
        <w:t xml:space="preserve">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odd.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4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each case,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65"/>
    <w:bookmarkStart w:id="66" w:name="def-proof-by-cases"/>
    <w:p>
      <w:pPr>
        <w:pStyle w:val="BodyText"/>
      </w:pPr>
      <w:r>
        <w:rPr>
          <w:b/>
          <w:bCs/>
        </w:rPr>
        <w:t xml:space="preserve">Definition 12 (Proof by cases)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cases</w:t>
      </w:r>
      <w:r>
        <w:t xml:space="preserve"> </w:t>
      </w:r>
      <w:r>
        <w:t xml:space="preserve">splits the situation into cases</w:t>
      </w:r>
      <w:r>
        <w:t xml:space="preserve"> </w:t>
      </w:r>
      <w:r>
        <w:t xml:space="preserve">that together cover every possibility,</w:t>
      </w:r>
      <w:r>
        <w:t xml:space="preserve"> </w:t>
      </w:r>
      <w:r>
        <w:t xml:space="preserve">and proves the conclusion separately in each case.</w:t>
      </w:r>
    </w:p>
    <w:bookmarkEnd w:id="66"/>
    <w:bookmarkStart w:id="67" w:name="exm-proof-by-cases"/>
    <w:p>
      <w:pPr>
        <w:pStyle w:val="BodyText"/>
      </w:pPr>
      <w:r>
        <w:rPr>
          <w:b/>
          <w:bCs/>
        </w:rPr>
        <w:t xml:space="preserve">Example 9 (Two cases)</w:t>
      </w:r>
      <w:r>
        <w:t xml:space="preserve"> </w:t>
      </w:r>
      <w:hyperlink w:anchor="sol-consecutive-product">
        <w:r>
          <w:rPr>
            <w:rStyle w:val="Hyperlink"/>
          </w:rPr>
          <w:t xml:space="preserve">Solution 5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):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its two cases cover every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67"/>
    <w:bookmarkStart w:id="68" w:name="exr-max-min"/>
    <w:p>
      <w:pPr>
        <w:pStyle w:val="BodyText"/>
      </w:pPr>
      <w:r>
        <w:rPr>
          <w:b/>
          <w:bCs/>
        </w:rPr>
        <w:t xml:space="preserve">Exercise 6 (Larger plus smaller)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larger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smaller</w:t>
      </w:r>
      <w:r>
        <w:t xml:space="preserve"> </w:t>
      </w:r>
      <w:r>
        <w:t xml:space="preserve">(both equal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).</w:t>
      </w:r>
      <w:r>
        <w:t xml:space="preserve"> </w:t>
      </w:r>
      <w:r>
        <w:t xml:space="preserve">Prove that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</w:p>
    <w:bookmarkEnd w:id="68"/>
    <w:bookmarkStart w:id="69" w:name="sol-max-mi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real numbers.</w:t>
      </w:r>
      <w:r>
        <w:t xml:space="preserve"> </w:t>
      </w:r>
      <w:r>
        <w:t xml:space="preserve">Either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Both sides of the equation stay the same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swapped,</w:t>
      </w:r>
      <w:r>
        <w:t xml:space="preserve"> </w:t>
      </w:r>
      <w:r>
        <w:t xml:space="preserve">so 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69"/>
    <w:bookmarkStart w:id="70" w:name="rem-wlog"/>
    <w:p>
      <w:pPr>
        <w:pStyle w:val="FirstParagraph"/>
      </w:pPr>
      <w:r>
        <w:rPr>
          <w:i/>
          <w:iCs/>
        </w:rPr>
        <w:t xml:space="preserve">Remark 7</w:t>
      </w:r>
      <w:r>
        <w:t xml:space="preserve"> (Without loss of generality). </w:t>
      </w:r>
      <w:hyperlink w:anchor="sol-max-min">
        <w:r>
          <w:rPr>
            <w:rStyle w:val="Hyperlink"/>
          </w:rPr>
          <w:t xml:space="preserve">Solution 6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two cases,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proof of the second case is the proof of the first</w:t>
      </w:r>
      <w:r>
        <w:t xml:space="preserve"> </w:t>
      </w:r>
      <w:r>
        <w:t xml:space="preserve">with the names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which changes neither side of the equation.</w:t>
      </w:r>
      <w:r>
        <w:t xml:space="preserve"> </w:t>
      </w:r>
      <w:r>
        <w:t xml:space="preserve">“Without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”</w:t>
      </w:r>
      <w:r>
        <w:t xml:space="preserve"> </w:t>
      </w:r>
      <w:r>
        <w:t xml:space="preserve">says this, and writes out only the first case.</w:t>
      </w:r>
      <w:r>
        <w:t xml:space="preserve"> </w:t>
      </w:r>
      <w:r>
        <w:t xml:space="preserve">Use it only when the other cases really are the same proof with names changed.</w:t>
      </w:r>
    </w:p>
    <w:bookmarkEnd w:id="70"/>
    <w:bookmarkEnd w:id="71"/>
    <w:bookmarkStart w:id="81" w:name="references"/>
    <w:p>
      <w:pPr>
        <w:pStyle w:val="Heading1"/>
      </w:pPr>
      <w:r>
        <w:t xml:space="preserve">References</w:t>
      </w:r>
    </w:p>
    <w:bookmarkStart w:id="80" w:name="refs"/>
    <w:bookmarkStart w:id="73" w:name="ref-wikipedia_integer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Integer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https://en.wikipedia.org/wiki/Integer</w:t>
        </w:r>
      </w:hyperlink>
      <w:r>
        <w:t xml:space="preserve">.</w:t>
      </w:r>
    </w:p>
    <w:bookmarkEnd w:id="73"/>
    <w:bookmarkStart w:id="75" w:name="ref-wikipedia_logical_consequenc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Logical Consequence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https://en.wikipedia.org/wiki/Logical_consequence</w:t>
        </w:r>
      </w:hyperlink>
      <w:r>
        <w:t xml:space="preserve">.</w:t>
      </w:r>
    </w:p>
    <w:bookmarkEnd w:id="75"/>
    <w:bookmarkStart w:id="77" w:name="ref-wikipedia_mathematical_proof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Mathematical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https://en.wikipedia.org/wiki/Mathematical_proof</w:t>
        </w:r>
      </w:hyperlink>
      <w:r>
        <w:t xml:space="preserve">.</w:t>
      </w:r>
    </w:p>
    <w:bookmarkEnd w:id="77"/>
    <w:bookmarkStart w:id="79" w:name="ref-wikipedia_parity_mathematics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Parity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https://en.wikipedia.org/wiki/Parity_(mathematics)</w:t>
        </w:r>
      </w:hyperlink>
      <w:r>
        <w:t xml:space="preserve">.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8" Type="http://schemas.openxmlformats.org/officeDocument/2006/relationships/image" Target="media/rId48.png"/><Relationship Id="rId72" Type="http://schemas.openxmlformats.org/officeDocument/2006/relationships/hyperlink" Target="https://en.wikipedia.org/wiki/Integer" TargetMode="External"/><Relationship Id="rId74" Type="http://schemas.openxmlformats.org/officeDocument/2006/relationships/hyperlink" Target="https://en.wikipedia.org/wiki/Logical_consequence" TargetMode="External"/><Relationship Id="rId76" Type="http://schemas.openxmlformats.org/officeDocument/2006/relationships/hyperlink" Target="https://en.wikipedia.org/wiki/Mathematical_proof" TargetMode="External"/><Relationship Id="rId78" Type="http://schemas.openxmlformats.org/officeDocument/2006/relationships/hyperlink" Target="https://en.wikipedia.org/wiki/Parity_(mathematics)" TargetMode="External"/><Relationship Id="rId57" Type="http://schemas.openxmlformats.org/officeDocument/2006/relationships/hyperlink" Target="https://morrison-lab.github.io/mcs/chapters/predicates-quantifiers.html#def-universal-quantifier" TargetMode="External"/><Relationship Id="rId28" Type="http://schemas.openxmlformats.org/officeDocument/2006/relationships/hyperlink" Target="https://morrison-lab.github.io/mcs/chapters/propositional-logic.html#def-and" TargetMode="External"/><Relationship Id="rId42" Type="http://schemas.openxmlformats.org/officeDocument/2006/relationships/hyperlink" Target="https://morrison-lab.github.io/mcs/chapters/propositional-logic.html#def-iff" TargetMode="External"/><Relationship Id="rId14" Type="http://schemas.openxmlformats.org/officeDocument/2006/relationships/hyperlink" Target="https://morrison-lab.github.io/mcs/chapters/propositional-logic.html#def-implies" TargetMode="External"/><Relationship Id="rId15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or" TargetMode="External"/><Relationship Id="rId22" Type="http://schemas.openxmlformats.org/officeDocument/2006/relationships/hyperlink" Target="https://morrison-lab.github.io/mcs/chapters/propositional-logic.html#def-predicate" TargetMode="External"/><Relationship Id="rId18" Type="http://schemas.openxmlformats.org/officeDocument/2006/relationships/hyperlink" Target="https://morrison-lab.github.io/mcs/chapters/propositional-logic.html#def-proposition" TargetMode="External"/><Relationship Id="rId20" Type="http://schemas.openxmlformats.org/officeDocument/2006/relationships/hyperlink" Target="https://morrison-lab.github.io/mcs/chapters/propositional-logic.html#rem-implies-terms" TargetMode="External"/><Relationship Id="rId12" Type="http://schemas.openxmlformats.org/officeDocument/2006/relationships/hyperlink" Target="https://morrison-lab.github.io/mds/" TargetMode="External"/></Relationships>
</file>

<file path=word/_rels/footnotes.xml.rels><?xml version='1.0' encoding='UTF-8' standalone='yes'?>
<Relationships xmlns="http://schemas.openxmlformats.org/package/2006/relationships"><Relationship Id="rId72" Type="http://schemas.openxmlformats.org/officeDocument/2006/relationships/hyperlink" Target="https://en.wikipedia.org/wiki/Integer" TargetMode="External"/><Relationship Id="rId74" Type="http://schemas.openxmlformats.org/officeDocument/2006/relationships/hyperlink" Target="https://en.wikipedia.org/wiki/Logical_consequence" TargetMode="External"/><Relationship Id="rId76" Type="http://schemas.openxmlformats.org/officeDocument/2006/relationships/hyperlink" Target="https://en.wikipedia.org/wiki/Mathematical_proof" TargetMode="External"/><Relationship Id="rId78" Type="http://schemas.openxmlformats.org/officeDocument/2006/relationships/hyperlink" Target="https://en.wikipedia.org/wiki/Parity_(mathematics)" TargetMode="External"/><Relationship Id="rId57" Type="http://schemas.openxmlformats.org/officeDocument/2006/relationships/hyperlink" Target="https://morrison-lab.github.io/mcs/chapters/predicates-quantifiers.html#def-universal-quantifier" TargetMode="External"/><Relationship Id="rId28" Type="http://schemas.openxmlformats.org/officeDocument/2006/relationships/hyperlink" Target="https://morrison-lab.github.io/mcs/chapters/propositional-logic.html#def-and" TargetMode="External"/><Relationship Id="rId42" Type="http://schemas.openxmlformats.org/officeDocument/2006/relationships/hyperlink" Target="https://morrison-lab.github.io/mcs/chapters/propositional-logic.html#def-iff" TargetMode="External"/><Relationship Id="rId14" Type="http://schemas.openxmlformats.org/officeDocument/2006/relationships/hyperlink" Target="https://morrison-lab.github.io/mcs/chapters/propositional-logic.html#def-implies" TargetMode="External"/><Relationship Id="rId15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or" TargetMode="External"/><Relationship Id="rId22" Type="http://schemas.openxmlformats.org/officeDocument/2006/relationships/hyperlink" Target="https://morrison-lab.github.io/mcs/chapters/propositional-logic.html#def-predicate" TargetMode="External"/><Relationship Id="rId18" Type="http://schemas.openxmlformats.org/officeDocument/2006/relationships/hyperlink" Target="https://morrison-lab.github.io/mcs/chapters/propositional-logic.html#def-proposition" TargetMode="External"/><Relationship Id="rId20" Type="http://schemas.openxmlformats.org/officeDocument/2006/relationships/hyperlink" Target="https://morrison-lab.github.io/mcs/chapters/propositional-logic.html#rem-implies-terms" TargetMode="External"/><Relationship Id="rId12" Type="http://schemas.openxmlformats.org/officeDocument/2006/relationships/hyperlink" Target="https://morrison-lab.github.io/m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and Direct Proof</dc:title>
  <dc:creator/>
  <cp:keywords/>
  <dcterms:created xsi:type="dcterms:W3CDTF">2026-10-23T21:48:52Z</dcterms:created>
  <dcterms:modified xsi:type="dcterms:W3CDTF">2026-10-23T21:48:52Z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14:44:33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What follows from what, and how to write it down</vt:lpwstr>
  </property>
  <property fmtid="{D5CDD505-2E9C-101B-9397-08002B2CF9AE}" pid="17" name="toc-title">
    <vt:lpwstr>Table of contents</vt:lpwstr>
  </property>
</Properties>
</file>