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del w:id="1" w:author="PR Preview" w:date="2026-01-01T00:00:00Z">
        <w:r>
          <w:delText xml:space="preserve">Last modified: 2026-10-23 14:42:37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14:44:33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0" w:name="schedule"/>
    <w:p>
      <w:pPr>
        <w:pStyle w:val="Heading2"/>
      </w:pPr>
      <w:r>
        <w:t xml:space="preserve">Schedule</w:t>
      </w:r>
    </w:p>
    <w:p>
      <w:pPr>
        <w:pStyle w:val="FirstParagraph"/>
      </w:pPr>
      <w:del w:id="3" w:author="PR Preview" w:date="2026-01-01T00:00:00Z">
        <w:r>
          <w:delText xml:space="preserve">The topics and dates of future lectures may change.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Readings are sections of Epp’s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i/>
            <w:iCs/>
          </w:rPr>
          <w:delText xml:space="preserve">Discrete Mathematics with Applications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(5th ed.).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Classes begin on Tuesday, January 5,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so the first lecture is on Wednesday, January 6.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Monday, January 18 (Martin Luther King Jr. Day)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and Monday, February 15 (Presidents’ Day)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are university holidays, with no class.</w:delText>
        </w:r>
      </w:del>
    </w:p>
    <w:p>
      <w:pPr>
        <w:pStyle w:val="FirstParagraph"/>
      </w:pPr>
      <w:ins w:id="20" w:author="PR Preview" w:date="2026-01-01T00:00:00Z">
        <w:r>
          <w:t xml:space="preserve">The topics and dates of future lectures may change.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The</w:t>
        </w:r>
      </w:ins>
      <w:ins w:id="23" w:author="PR Preview" w:date="2026-01-01T00:00:00Z">
        <w:r>
          <w:t xml:space="preserve"> </w:t>
        </w:r>
      </w:ins>
      <w:hyperlink r:id="rId24">
        <w:ins w:id="24" w:author="PR Preview" w:date="2026-01-01T00:00:00Z">
          <w:r>
            <w:rPr>
              <w:rStyle w:val="Hyperlink"/>
            </w:rPr>
            <w:t xml:space="preserve">course calendar</w:t>
          </w:r>
        </w:ins>
      </w:hyperlink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gives the day-by-day agenda,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including every deadline;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the table below gives the topics and readings week by week.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Readings are sections of Epp’s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rPr>
            <w:i/>
            <w:iCs/>
          </w:rPr>
          <w:t xml:space="preserve">Discrete Mathematics with Applications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(5th ed.).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Classes begin on Tuesday, January 5,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so the first lecture is on Wednesday, January 6.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Monday, January 18 (Martin Luther King Jr. Day)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and Monday, February 15 (Presidents’ Day)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are university holidays, with no class.</w:t>
        </w:r>
      </w:ins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functional programming;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0"/>
    <w:bookmarkStart w:id="31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1"/>
    <w:bookmarkStart w:id="32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2"/>
    <w:bookmarkStart w:id="33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3"/>
    <w:bookmarkStart w:id="35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4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5"/>
    <w:bookmarkStart w:id="38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6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(PDF: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</w:p>
    <w:bookmarkEnd w:id="36"/>
    <w:bookmarkStart w:id="37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7"/>
    <w:bookmarkEnd w:id="38"/>
    <w:bookmarkStart w:id="44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39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39"/>
    <w:bookmarkStart w:id="40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0"/>
    <w:bookmarkStart w:id="42" w:name="exams"/>
    <w:p>
      <w:pPr>
        <w:pStyle w:val="Heading3"/>
      </w:pPr>
      <w:r>
        <w:t xml:space="preserve">Exams</w:t>
      </w:r>
    </w:p>
    <w:p>
      <w:pPr>
        <w:pStyle w:val="FirstParagraph"/>
      </w:pPr>
      <w:del w:id="47" w:author="PR Preview" w:date="2026-01-01T00:00:00Z">
        <w:r>
          <w:delText xml:space="preserve">The course has two in-class midterm exams,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tentatively on Wednesday, January 27 (week 4) and Wednesday, February 17 (week 7),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and a cumulative final exam during finals week (</w:delText>
        </w:r>
      </w:del>
      <w:del w:id="52" w:author="PR Preview" w:date="2026-01-01T00:00:00Z">
        <w:r>
          <w:rPr>
            <w:b/>
            <w:bCs/>
          </w:rPr>
          <w:delText xml:space="preserve">TBD</w:delText>
        </w:r>
      </w:del>
      <w:del w:id="53" w:author="PR Preview" w:date="2026-01-01T00:00:00Z">
        <w:r>
          <w:delText xml:space="preserve">),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in our classroom at the time WWU’s</w:delText>
        </w:r>
      </w:del>
      <w:del w:id="56" w:author="PR Preview" w:date="2026-01-01T00:00:00Z">
        <w:r>
          <w:delText xml:space="preserve"> </w:delText>
        </w:r>
      </w:del>
      <w:hyperlink r:id="rId41">
        <w:del w:id="57" w:author="PR Preview" w:date="2026-01-01T00:00:00Z">
          <w:r>
            <w:rPr>
              <w:rStyle w:val="Hyperlink"/>
            </w:rPr>
            <w:delText xml:space="preserve">finals schedule</w:delText>
          </w:r>
        </w:del>
      </w:hyperlink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assigns.</w:delText>
        </w:r>
      </w:del>
    </w:p>
    <w:p>
      <w:pPr>
        <w:pStyle w:val="FirstParagraph"/>
      </w:pPr>
      <w:ins w:id="60" w:author="PR Preview" w:date="2026-01-01T00:00:00Z">
        <w:r>
          <w:t xml:space="preserve">The course has two in-class midterm exams,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tentatively on Wednesday, January 27 (week 4) and Wednesday, February 17 (week 7),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and a cumulative final exam during finals week,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in our classroom at the time WWU’s</w:t>
        </w:r>
      </w:ins>
      <w:ins w:id="67" w:author="PR Preview" w:date="2026-01-01T00:00:00Z">
        <w:r>
          <w:t xml:space="preserve"> </w:t>
        </w:r>
      </w:ins>
      <w:hyperlink r:id="rId41">
        <w:ins w:id="68" w:author="PR Preview" w:date="2026-01-01T00:00:00Z">
          <w:r>
            <w:rPr>
              <w:rStyle w:val="Hyperlink"/>
            </w:rPr>
            <w:t xml:space="preserve">finals schedule</w:t>
          </w:r>
        </w:ins>
      </w:hyperlink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assigns,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which is set by the lecture time: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Tuesday, March 16 for the 11:00 sections (CRNs 13745 and 13746)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and Thursday, March 18 for the 9:00 sections (CRNs 13747 and 13748),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both 10:30am–12:30pm.</w:t>
        </w:r>
      </w:ins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2"/>
    <w:bookmarkStart w:id="43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3"/>
    <w:bookmarkEnd w:id="44"/>
    <w:bookmarkStart w:id="45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5"/>
    <w:bookmarkStart w:id="46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6"/>
    <w:bookmarkStart w:id="49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7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48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49"/>
    <w:bookmarkStart w:id="51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0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1"/>
    <w:bookmarkStart w:id="53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2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3"/>
    <w:bookmarkStart w:id="56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4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5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6"/>
    <w:bookmarkStart w:id="62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7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58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0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1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2"/>
    <w:bookmarkStart w:id="64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3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2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29" Type="http://schemas.openxmlformats.org/officeDocument/2006/relationships/hyperlink" Target="contrapositive-contradiction.qmd" TargetMode="External"/><Relationship Id="rId28" Type="http://schemas.openxmlformats.org/officeDocument/2006/relationships/hyperlink" Target="direct-proof.qmd" TargetMode="External"/><Relationship Id="rId27" Type="http://schemas.openxmlformats.org/officeDocument/2006/relationships/hyperlink" Target="equivalence-negation.qmd" TargetMode="External"/><Relationship Id="rId48" Type="http://schemas.openxmlformats.org/officeDocument/2006/relationships/hyperlink" Target="https://academichonesty.wwu.edu/" TargetMode="External"/><Relationship Id="rId47" Type="http://schemas.openxmlformats.org/officeDocument/2006/relationships/hyperlink" Target="https://catalog.wwu.edu/content.php?catoid=19&amp;navoid=5073" TargetMode="External"/><Relationship Id="rId61" Type="http://schemas.openxmlformats.org/officeDocument/2006/relationships/hyperlink" Target="https://crtc.wwu.edu/" TargetMode="External"/><Relationship Id="rId58" Type="http://schemas.openxmlformats.org/officeDocument/2006/relationships/hyperlink" Target="https://cwc.wwu.edu/" TargetMode="External"/><Relationship Id="rId55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59" Type="http://schemas.openxmlformats.org/officeDocument/2006/relationships/hyperlink" Target="https://police.wwu.edu/" TargetMode="External"/><Relationship Id="rId34" Type="http://schemas.openxmlformats.org/officeDocument/2006/relationships/hyperlink" Target="https://racket-lang.org/" TargetMode="External"/><Relationship Id="rId41" Type="http://schemas.openxmlformats.org/officeDocument/2006/relationships/hyperlink" Target="https://registrar.wwu.edu/calendars/finals" TargetMode="External"/><Relationship Id="rId57" Type="http://schemas.openxmlformats.org/officeDocument/2006/relationships/hyperlink" Target="https://studenthealth.wwu.edu/" TargetMode="External"/><Relationship Id="rId63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0" Type="http://schemas.openxmlformats.org/officeDocument/2006/relationships/hyperlink" Target="https://www.acm.org/code-of-ethics" TargetMode="External"/><Relationship Id="rId60" Type="http://schemas.openxmlformats.org/officeDocument/2006/relationships/hyperlink" Target="https://www.wwu.edu/dean-students" TargetMode="External"/><Relationship Id="rId54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6" Type="http://schemas.openxmlformats.org/officeDocument/2006/relationships/hyperlink" Target="predicates-quantifiers.qmd" TargetMode="External"/><Relationship Id="rId25" Type="http://schemas.openxmlformats.org/officeDocument/2006/relationships/hyperlink" Target="propositional-logic.qmd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29" Type="http://schemas.openxmlformats.org/officeDocument/2006/relationships/hyperlink" Target="contrapositive-contradiction.qmd" TargetMode="External"/><Relationship Id="rId28" Type="http://schemas.openxmlformats.org/officeDocument/2006/relationships/hyperlink" Target="direct-proof.qmd" TargetMode="External"/><Relationship Id="rId27" Type="http://schemas.openxmlformats.org/officeDocument/2006/relationships/hyperlink" Target="equivalence-negation.qmd" TargetMode="External"/><Relationship Id="rId48" Type="http://schemas.openxmlformats.org/officeDocument/2006/relationships/hyperlink" Target="https://academichonesty.wwu.edu/" TargetMode="External"/><Relationship Id="rId47" Type="http://schemas.openxmlformats.org/officeDocument/2006/relationships/hyperlink" Target="https://catalog.wwu.edu/content.php?catoid=19&amp;navoid=5073" TargetMode="External"/><Relationship Id="rId61" Type="http://schemas.openxmlformats.org/officeDocument/2006/relationships/hyperlink" Target="https://crtc.wwu.edu/" TargetMode="External"/><Relationship Id="rId58" Type="http://schemas.openxmlformats.org/officeDocument/2006/relationships/hyperlink" Target="https://cwc.wwu.edu/" TargetMode="External"/><Relationship Id="rId55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59" Type="http://schemas.openxmlformats.org/officeDocument/2006/relationships/hyperlink" Target="https://police.wwu.edu/" TargetMode="External"/><Relationship Id="rId34" Type="http://schemas.openxmlformats.org/officeDocument/2006/relationships/hyperlink" Target="https://racket-lang.org/" TargetMode="External"/><Relationship Id="rId41" Type="http://schemas.openxmlformats.org/officeDocument/2006/relationships/hyperlink" Target="https://registrar.wwu.edu/calendars/finals" TargetMode="External"/><Relationship Id="rId57" Type="http://schemas.openxmlformats.org/officeDocument/2006/relationships/hyperlink" Target="https://studenthealth.wwu.edu/" TargetMode="External"/><Relationship Id="rId63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0" Type="http://schemas.openxmlformats.org/officeDocument/2006/relationships/hyperlink" Target="https://www.acm.org/code-of-ethics" TargetMode="External"/><Relationship Id="rId60" Type="http://schemas.openxmlformats.org/officeDocument/2006/relationships/hyperlink" Target="https://www.wwu.edu/dean-students" TargetMode="External"/><Relationship Id="rId54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6" Type="http://schemas.openxmlformats.org/officeDocument/2006/relationships/hyperlink" Target="predicates-quantifiers.qmd" TargetMode="External"/><Relationship Id="rId25" Type="http://schemas.openxmlformats.org/officeDocument/2006/relationships/hyperlink" Target="propositional-logic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2026-10-23T21:49:49Z</dcterms:created>
  <dcterms:modified xsi:type="dcterms:W3CDTF">2026-10-23T21:49:49Z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14:44:33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