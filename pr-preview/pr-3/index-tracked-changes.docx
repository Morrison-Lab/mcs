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Computer Science</w:t>
      </w:r>
    </w:p>
    <w:p>
      <w:pPr>
        <w:pStyle w:val="Date"/>
      </w:pPr>
      <w:del w:id="1" w:author="PR Preview" w:date="2026-01-01T00:00:00Z">
        <w:r>
          <w:delText xml:space="preserve">Last modified: 2026-10-22 08:24:46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15:04:53 (PDT)</w:t>
        </w:r>
      </w:ins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are the lecture notes for CSCI 201, math for computer science (discrete mathematics), at Western Washington University.</w:t>
      </w:r>
      <w:r>
        <w:t xml:space="preserve"> </w:t>
      </w:r>
      <w:r>
        <w:t xml:space="preserve">General mathematics that several courses share, such as logic, sets and functions, is kept in the</w:t>
      </w:r>
      <w:r>
        <w:t xml:space="preserve"> </w:t>
      </w:r>
      <w:hyperlink r:id="rId9">
        <w:r>
          <w:rPr>
            <w:rStyle w:val="Hyperlink"/>
          </w:rPr>
          <w:t xml:space="preserve">mathematics prerequisites</w:t>
        </w:r>
      </w:hyperlink>
      <w:r>
        <w:t xml:space="preserve"> </w:t>
      </w:r>
      <w:r>
        <w:t xml:space="preserve">site, and these notes link to it.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2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10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</w:t>
      </w:r>
      <w:r>
        <w:t xml:space="preserve"> </w:t>
      </w:r>
      <w:r>
        <w:t xml:space="preserve">It was created from the</w:t>
      </w:r>
      <w:r>
        <w:t xml:space="preserve"> </w:t>
      </w:r>
      <w:hyperlink r:id="rId11">
        <w:r>
          <w:rPr>
            <w:rStyle w:val="Hyperlink"/>
          </w:rPr>
          <w:t xml:space="preserve">Morrison-Lab/qwt</w:t>
        </w:r>
      </w:hyperlink>
      <w:r>
        <w:t xml:space="preserve"> </w:t>
      </w:r>
      <w:r>
        <w:t xml:space="preserve">template.</w:t>
      </w:r>
    </w:p>
    <w:bookmarkEnd w:id="12"/>
    <w:bookmarkStart w:id="13" w:name="building-the-website"/>
    <w:p>
      <w:pPr>
        <w:pStyle w:val="Heading2"/>
      </w:pPr>
      <w:r>
        <w:t xml:space="preserve">0.2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GitHub Actions publishes to GitHub Pages.</w:t>
      </w:r>
    </w:p>
    <w:bookmarkEnd w:id="13"/>
    <w:bookmarkStart w:id="14" w:name="license"/>
    <w:p>
      <w:pPr>
        <w:pStyle w:val="Heading2"/>
      </w:pPr>
      <w:r>
        <w:t xml:space="preserve">0.3 License</w:t>
      </w:r>
    </w:p>
    <w:p>
      <w:pPr>
        <w:pStyle w:val="FirstParagraph"/>
      </w:pPr>
      <w:r>
        <w:t xml:space="preserve">The notes are released under the MIT License; 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github.com/Morrison-Lab/qwt" TargetMode="External"/><Relationship Id="rId9" Type="http://schemas.openxmlformats.org/officeDocument/2006/relationships/hyperlink" Target="https://morrison-lab.github.io/mds/" TargetMode="External"/><Relationship Id="rId10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github.com/Morrison-Lab/qwt" TargetMode="External"/><Relationship Id="rId9" Type="http://schemas.openxmlformats.org/officeDocument/2006/relationships/hyperlink" Target="https://morrison-lab.github.io/mds/" TargetMode="External"/><Relationship Id="rId10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Computer Science</dc:title>
  <dc:creator/>
  <cp:keywords/>
  <dcterms:created xsi:type="dcterms:W3CDTF">2026-10-22T22:08:53Z</dcterms:created>
  <dcterms:modified xsi:type="dcterms:W3CDTF">2026-10-22T22:08:53Z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15:04:53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