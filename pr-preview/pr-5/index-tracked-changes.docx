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 for Computer Science</w:t>
      </w:r>
    </w:p>
    <w:p>
      <w:pPr>
        <w:pStyle w:val="Date"/>
      </w:pPr>
      <w:del w:id="1" w:author="PR Preview" w:date="2026-01-01T00:00:00Z">
        <w:r>
          <w:delText xml:space="preserve">Last modified: 2026-10-23 02:39:16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11:18:30 (PDT)</w:t>
        </w:r>
      </w:ins>
    </w:p>
    <w:bookmarkStart w:id="13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t xml:space="preserve">These are the lecture notes for CSCI 201, math for computer science (discrete mathematics), at Western Washington University.</w:t>
      </w:r>
      <w:r>
        <w:t xml:space="preserve"> </w:t>
      </w:r>
      <w:r>
        <w:t xml:space="preserve">General mathematics that several courses share, such as logic, sets and functions, is kept in the</w:t>
      </w:r>
      <w:r>
        <w:t xml:space="preserve"> </w:t>
      </w:r>
      <w:hyperlink r:id="rId9">
        <w:r>
          <w:rPr>
            <w:rStyle w:val="Hyperlink"/>
          </w:rPr>
          <w:t xml:space="preserve">mathematics prerequisites</w:t>
        </w:r>
      </w:hyperlink>
      <w:r>
        <w:t xml:space="preserve"> </w:t>
      </w:r>
      <w:r>
        <w:t xml:space="preserve">site.</w:t>
      </w:r>
      <w:r>
        <w:t xml:space="preserve"> </w:t>
      </w:r>
      <w:r>
        <w:t xml:space="preserve">These notes include its definitions, from the</w:t>
      </w:r>
      <w:r>
        <w:t xml:space="preserve"> </w:t>
      </w:r>
      <w:r>
        <w:rPr>
          <w:rStyle w:val="VerbatimChar"/>
        </w:rPr>
        <w:t xml:space="preserve">mds</w:t>
      </w:r>
      <w:r>
        <w:t xml:space="preserve"> </w:t>
      </w:r>
      <w:r>
        <w:t xml:space="preserve">submodule, so each definition is written once and reads the same in both places.</w:t>
      </w:r>
    </w:p>
    <w:p>
      <w:pPr>
        <w:pStyle w:val="BodyText"/>
      </w:pPr>
      <w:r>
        <w:t xml:space="preserve">The notes are available in multiple formats: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 Website</w:t>
      </w:r>
      <w:r>
        <w:t xml:space="preserve">: Navigate using the navbar for easy access to all pages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 Slides</w:t>
      </w:r>
      <w:r>
        <w:t xml:space="preserve">: Each chapter can generate a presentation format with</w:t>
      </w:r>
      <w:r>
        <w:t xml:space="preserve"> </w:t>
      </w:r>
      <w:r>
        <w:rPr>
          <w:rStyle w:val="VerbatimChar"/>
        </w:rPr>
        <w:t xml:space="preserve">-slides.html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 Handouts</w:t>
      </w:r>
      <w:r>
        <w:t xml:space="preserve">: Each chapter can generate a PDF handout with</w:t>
      </w:r>
      <w:r>
        <w:t xml:space="preserve"> </w:t>
      </w:r>
      <w:r>
        <w:rPr>
          <w:rStyle w:val="VerbatimChar"/>
        </w:rPr>
        <w:t xml:space="preserve">-handout.pdf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 Documents</w:t>
      </w:r>
      <w:r>
        <w:t xml:space="preserve">: Each chapter can generate a Microsoft Word document with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extension</w:t>
      </w:r>
    </w:p>
    <w:bookmarkStart w:id="10" w:name="license"/>
    <w:p>
      <w:pPr>
        <w:pStyle w:val="Heading2"/>
      </w:pPr>
      <w:r>
        <w:t xml:space="preserve">0.1 License</w:t>
      </w:r>
    </w:p>
    <w:p>
      <w:pPr>
        <w:pStyle w:val="FirstParagraph"/>
      </w:pPr>
      <w:r>
        <w:t xml:space="preserve">The notes are released under the MIT License; see the</w:t>
      </w:r>
      <w:r>
        <w:t xml:space="preserve"> </w:t>
      </w:r>
      <w:r>
        <w:rPr>
          <w:rStyle w:val="VerbatimChar"/>
        </w:rPr>
        <w:t xml:space="preserve">LICENSE</w:t>
      </w:r>
      <w:r>
        <w:t xml:space="preserve"> </w:t>
      </w:r>
      <w:r>
        <w:t xml:space="preserve">file.</w:t>
      </w:r>
    </w:p>
    <w:bookmarkEnd w:id="10"/>
    <w:bookmarkStart w:id="12" w:name="references"/>
    <w:p>
      <w:pPr>
        <w:pStyle w:val="Heading2"/>
      </w:pPr>
      <w:r>
        <w:t xml:space="preserve">References</w:t>
      </w:r>
    </w:p>
    <w:bookmarkStart w:id="11" w:name="refs"/>
    <w:bookmarkEnd w:id="11"/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https://morrison-lab.github.io/mds/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https://morrison-lab.github.io/md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for Computer Science</dc:title>
  <dc:creator/>
  <cp:keywords/>
  <dcterms:created xsi:type="dcterms:W3CDTF">2026-10-23T18:23:21Z</dcterms:created>
  <dcterms:modified xsi:type="dcterms:W3CDTF">2026-10-23T18:23:21Z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2026-10-23 11:18:30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