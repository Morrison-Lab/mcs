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Propositional Logic</w:t>
      </w:r>
    </w:p>
    <w:p>
      <w:pPr>
        <w:pStyle w:val="Subtitle"/>
      </w:pPr>
      <w:r>
        <w:t xml:space="preserve">Propositions, connectives, and conditionals</w:t>
      </w:r>
    </w:p>
    <w:p>
      <w:pPr>
        <w:pStyle w:val="Date"/>
      </w:pPr>
      <w:del w:id="1" w:author="PR Preview" w:date="2026-01-01T00:00:00Z">
        <w:r>
          <w:delText xml:space="preserve">Last modified: 2026-10-23 02:39:16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12:01:03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1”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“Logic 2”</w:t>
            </w:r>
            <w:r>
              <w:t xml:space="preserve">,</w:t>
            </w:r>
            <w:r>
              <w:t xml:space="preserve"> </w:t>
            </w:r>
            <w:r>
              <w:t xml:space="preserve">which he typeset from Scott Wehrwein’s Spring 2025 handwritten lecture notes.</w:t>
            </w:r>
            <w:r>
              <w:t xml:space="preserve"> </w:t>
            </w:r>
            <w:r>
              <w:t xml:space="preserve">The examples of propositions, the truth tables to decode,</w:t>
            </w:r>
            <w:r>
              <w:t xml:space="preserve"> </w:t>
            </w:r>
            <w:r>
              <w:t xml:space="preserve">the list of English phrasings of a conditional,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“only if”</w:t>
            </w:r>
            <w:r>
              <w:t xml:space="preserve"> </w:t>
            </w:r>
            <w:r>
              <w:t xml:space="preserve">example come from those notes;</w:t>
            </w:r>
            <w:r>
              <w:t xml:space="preserve"> </w:t>
            </w:r>
            <w:r>
              <w:t xml:space="preserve">the other exercises are new.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definitions are included from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mathematics prerequisites</w:t>
              </w:r>
            </w:hyperlink>
            <w:r>
              <w:t xml:space="preserve"> </w:t>
            </w:r>
            <w:r>
              <w:t xml:space="preserve">notes, so they read the same in both places.</w:t>
            </w:r>
          </w:p>
        </w:tc>
      </w:tr>
    </w:tbl>
    <w:bookmarkStart w:id="19" w:name="sec-propositions"/>
    <w:p>
      <w:pPr>
        <w:pStyle w:val="Heading1"/>
      </w:pPr>
      <w:r>
        <w:t xml:space="preserve">1. Propositions</w:t>
      </w:r>
    </w:p>
    <w:bookmarkStart w:id="13" w:name="exr-proposition"/>
    <w:p>
      <w:pPr>
        <w:pStyle w:val="FirstParagraph"/>
      </w:pPr>
      <w:r>
        <w:rPr>
          <w:b/>
          <w:bCs/>
        </w:rPr>
        <w:t xml:space="preserve">Exercise 1 (True, false, or neither?)</w:t>
      </w:r>
      <w:r>
        <w:t xml:space="preserve"> </w:t>
      </w:r>
      <w:r>
        <w:t xml:space="preserve">Which of these sentences and expressions are definitely true or definitely false?</w:t>
      </w:r>
    </w:p>
    <w:p>
      <w:pPr>
        <w:pStyle w:val="Compact"/>
        <w:numPr>
          <w:ilvl w:val="0"/>
          <w:numId w:val="1001"/>
        </w:numPr>
      </w:pPr>
      <w:r>
        <w:t xml:space="preserve">Add 5 to both sides.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an integer.</w:t>
      </w:r>
    </w:p>
    <w:p>
      <w:pPr>
        <w:pStyle w:val="Compact"/>
        <w:numPr>
          <w:ilvl w:val="0"/>
          <w:numId w:val="1001"/>
        </w:numPr>
      </w:pPr>
      <w:r>
        <w:t xml:space="preserve">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t>42</m:t>
        </m:r>
      </m:oMath>
      <w:r>
        <w:t xml:space="preserve"> </w:t>
      </w:r>
      <w:r>
        <w:t xml:space="preserve">is not a number.</w:t>
      </w:r>
    </w:p>
    <w:p>
      <w:pPr>
        <w:pStyle w:val="Compact"/>
        <w:numPr>
          <w:ilvl w:val="0"/>
          <w:numId w:val="1001"/>
        </w:numPr>
      </w:pP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.</w:t>
      </w:r>
    </w:p>
    <w:bookmarkEnd w:id="13"/>
    <w:bookmarkStart w:id="14" w:name="sol-proposi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“Add 5 to both sides”</w:t>
      </w:r>
      <w:r>
        <w:t xml:space="preserve"> </w:t>
      </w:r>
      <w:r>
        <w:t xml:space="preserve">is an instruction,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”</w:t>
      </w:r>
      <w:r>
        <w:t xml:space="preserve"> </w:t>
      </w:r>
      <w:r>
        <w:t xml:space="preserve">is a number, not a sentence,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an integer”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“Adding 5 to both sides of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37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42</m:t>
        </m:r>
      </m:oMath>
      <w:r>
        <w:t xml:space="preserve">”</w:t>
      </w:r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2"/>
        </w:numPr>
      </w:pPr>
      <w:r>
        <w:t xml:space="preserve">“What is 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?”</w:t>
      </w:r>
      <w:r>
        <w:t xml:space="preserve"> </w:t>
      </w:r>
      <w:r>
        <w:t xml:space="preserve">is a question, so it is neither true nor false.</w:t>
      </w:r>
    </w:p>
    <w:p>
      <w:pPr>
        <w:pStyle w:val="Compact"/>
        <w:numPr>
          <w:ilvl w:val="0"/>
          <w:numId w:val="1002"/>
        </w:numPr>
      </w:pPr>
      <w:r>
        <w:t xml:space="preserve">“The solution of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84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41</m:t>
        </m:r>
      </m:oMath>
      <w:r>
        <w:t xml:space="preserve">”</w:t>
      </w:r>
      <w:r>
        <w:t xml:space="preserve"> </w:t>
      </w:r>
      <w:r>
        <w:t xml:space="preserve">is false, since the solution is</w:t>
      </w:r>
      <w:r>
        <w:t xml:space="preserve"> </w:t>
      </w:r>
      <m:oMath>
        <m:r>
          <m:t>42</m:t>
        </m:r>
      </m:oMath>
      <w:r>
        <w:t xml:space="preserve">.</w:t>
      </w:r>
      <w:r>
        <w:t xml:space="preserve"> </w:t>
      </w:r>
      <w:r>
        <w:t xml:space="preserve">A false sentence still has a definite truth value.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42</m:t>
        </m:r>
      </m:oMath>
      <w:r>
        <w:t xml:space="preserve"> </w:t>
      </w:r>
      <w:r>
        <w:t xml:space="preserve">is not a number”</w:t>
      </w:r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2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8</m:t>
        </m:r>
      </m:oMath>
      <w:r>
        <w:t xml:space="preserve">”</w:t>
      </w:r>
      <w:r>
        <w:t xml:space="preserve"> </w:t>
      </w:r>
      <w:r>
        <w:t xml:space="preserve">is neither until we know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FirstParagraph"/>
      </w:pPr>
      <w:r>
        <w:t xml:space="preserve">The four sentences with a definite truth value are propositions.</w:t>
      </w:r>
      <w:r>
        <w:t xml:space="preserve"> </w:t>
      </w:r>
      <w:r>
        <w:t xml:space="preserve">The last sentence, whose truth value depends on</w:t>
      </w:r>
      <w:r>
        <w:t xml:space="preserve"> </w:t>
      </w:r>
      <m:oMath>
        <m:r>
          <m:t>x</m:t>
        </m:r>
      </m:oMath>
      <w:r>
        <w:t xml:space="preserve">, is a predicate.</w:t>
      </w:r>
    </w:p>
    <w:bookmarkEnd w:id="14"/>
    <w:bookmarkStart w:id="15" w:name="def-proposition"/>
    <w:p>
      <w:pPr>
        <w:pStyle w:val="BodyText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(Wikipedia contributors 2026j)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15"/>
    <w:bookmarkStart w:id="16" w:name="def-predicate"/>
    <w:p>
      <w:pPr>
        <w:pStyle w:val="BodyText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(Wikipedia contributors 2026i)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6"/>
    <w:bookmarkStart w:id="17" w:name="rem-proposition-synonyms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names). </w:t>
      </w:r>
      <w:r>
        <w:t xml:space="preserve">Many textbooks call a proposition a</w:t>
      </w:r>
      <w:r>
        <w:t xml:space="preserve"> </w:t>
      </w:r>
      <w:r>
        <w:rPr>
          <w:i/>
          <w:iCs/>
        </w:rPr>
        <w:t xml:space="preserve">statement</w:t>
      </w:r>
      <w:r>
        <w:t xml:space="preserve">,</w:t>
      </w:r>
      <w:r>
        <w:t xml:space="preserve"> </w:t>
      </w:r>
      <w:r>
        <w:t xml:space="preserve">and call a predicate an</w:t>
      </w:r>
      <w:r>
        <w:t xml:space="preserve"> </w:t>
      </w:r>
      <w:r>
        <w:rPr>
          <w:i/>
          <w:iCs/>
        </w:rPr>
        <w:t xml:space="preserve">open sentence</w:t>
      </w:r>
      <w:r>
        <w:t xml:space="preserve"> </w:t>
      </w:r>
      <w:r>
        <w:t xml:space="preserve">or a</w:t>
      </w:r>
      <w:r>
        <w:t xml:space="preserve"> </w:t>
      </w:r>
      <w:r>
        <w:rPr>
          <w:i/>
          <w:iCs/>
        </w:rPr>
        <w:t xml:space="preserve">propositional function</w:t>
      </w:r>
      <w:r>
        <w:t xml:space="preserve">.</w:t>
      </w:r>
      <w:r>
        <w:t xml:space="preserve"> </w:t>
      </w:r>
      <w:r>
        <w:t xml:space="preserve">These notes say proposition and predicate.</w:t>
      </w:r>
    </w:p>
    <w:bookmarkEnd w:id="17"/>
    <w:bookmarkStart w:id="18" w:name="exm-collatz"/>
    <w:p>
      <w:pPr>
        <w:pStyle w:val="BodyText"/>
      </w:pPr>
      <w:r>
        <w:rPr>
          <w:b/>
          <w:bCs/>
        </w:rPr>
        <w:t xml:space="preserve">Example 1 (A proposition whose truth value nobody knows)</w:t>
      </w:r>
      <w:r>
        <w:t xml:space="preserve"> </w:t>
      </w:r>
      <w:r>
        <w:t xml:space="preserve">Start with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replace it with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replace it with</w:t>
      </w:r>
      <w:r>
        <w:t xml:space="preserve"> </w:t>
      </w:r>
      <m:oMath>
        <m:r>
          <m:t>3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Repeat.</w:t>
      </w:r>
      <w:r>
        <w:t xml:space="preserve"> </w:t>
      </w:r>
      <w:r>
        <w:t xml:space="preserve">Starting from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i/>
          <w:iCs/>
        </w:rPr>
        <w:t xml:space="preserve">Collatz conjecture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sentence</w:t>
      </w:r>
      <w:r>
        <w:t xml:space="preserve"> </w:t>
      </w:r>
      <w:r>
        <w:t xml:space="preserve">“starting from any positive integer, the process reaches 1 after finitely many steps”</w:t>
      </w:r>
      <w:r>
        <w:t xml:space="preserve">.</w:t>
      </w:r>
      <w:r>
        <w:t xml:space="preserve"> </w:t>
      </w:r>
      <w:r>
        <w:t xml:space="preserve">It is a proposition,</w:t>
      </w:r>
      <w:r>
        <w:t xml:space="preserve"> </w:t>
      </w:r>
      <w:r>
        <w:t xml:space="preserve">because it is either true or false,</w:t>
      </w:r>
      <w:r>
        <w:t xml:space="preserve"> </w:t>
      </w:r>
      <w:r>
        <w:t xml:space="preserve">but nobody has yet proved which.</w:t>
      </w:r>
      <w:r>
        <w:t xml:space="preserve"> </w:t>
      </w:r>
      <w:r>
        <w:t xml:space="preserve">A proposition needs a definite truth value, not a known one.</w:t>
      </w:r>
    </w:p>
    <w:bookmarkEnd w:id="18"/>
    <w:bookmarkEnd w:id="19"/>
    <w:bookmarkStart w:id="41" w:name="sec-connectives"/>
    <w:p>
      <w:pPr>
        <w:pStyle w:val="Heading1"/>
      </w:pPr>
      <w:r>
        <w:t xml:space="preserve">2. Logical connectives</w:t>
      </w:r>
    </w:p>
    <w:bookmarkStart w:id="20" w:name="exr-decode-connectives"/>
    <w:p>
      <w:pPr>
        <w:pStyle w:val="FirstParagraph"/>
      </w:pPr>
      <w:r>
        <w:rPr>
          <w:b/>
          <w:bCs/>
        </w:rPr>
        <w:t xml:space="preserve">Exercise 2 (What do these symbols mean?)</w:t>
      </w:r>
      <w:r>
        <w:t xml:space="preserve"> </w:t>
      </w:r>
      <w:r>
        <w:t xml:space="preserve">Each table lists every combination of truth values of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(T for true, F for false),</w:t>
      </w:r>
      <w:r>
        <w:t xml:space="preserve"> </w:t>
      </w:r>
      <w:r>
        <w:t xml:space="preserve">and the truth value of a new proposition built from them.</w:t>
      </w:r>
      <w:r>
        <w:t xml:space="preserve"> </w:t>
      </w:r>
      <w:r>
        <w:t xml:space="preserve">Describe in words when each new proposition is true.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0"/>
    <w:bookmarkStart w:id="21" w:name="sol-decode-connectiv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true only in the first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false only in the last row,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false,</w:t>
      </w:r>
      <w:r>
        <w:t xml:space="preserve"> </w:t>
      </w:r>
      <w:r>
        <w:t xml:space="preserve">so it is true when at least one of them is true.</w:t>
      </w:r>
      <w:r>
        <w:t xml:space="preserve"> </w:t>
      </w:r>
      <w:r>
        <w:t xml:space="preserve">It reads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is true in the first row too, where both are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has the opposite truth value to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It reads</w:t>
      </w:r>
      <w:r>
        <w:t xml:space="preserve"> 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21"/>
    <w:bookmarkStart w:id="22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(Wikipedia contributors 2026e)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each defined next:</w:t>
      </w:r>
      <w:r>
        <w:t xml:space="preserve"> </w:t>
      </w:r>
      <w:r>
        <w:t xml:space="preserve">not, and, or, implies, and if and only if.</w:t>
      </w:r>
      <w:r>
        <w:t xml:space="preserve"> </w:t>
      </w:r>
    </w:p>
    <w:bookmarkEnd w:id="22"/>
    <w:bookmarkStart w:id="23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23"/>
    <w:bookmarkStart w:id="24" w:name="def-and"/>
    <w:p>
      <w:pPr>
        <w:pStyle w:val="BodyText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2026d)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24"/>
    <w:bookmarkStart w:id="25" w:name="def-or"/>
    <w:p>
      <w:pPr>
        <w:pStyle w:val="BodyText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2026f)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25"/>
    <w:bookmarkStart w:id="26" w:name="rem-connectiv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(Notation, and the inclusive</w:t>
      </w:r>
      <w:r>
        <w:t xml:space="preserve"> </w:t>
      </w:r>
      <w:r>
        <w:t xml:space="preserve">“or”</w:t>
      </w:r>
      <w:r>
        <w:t xml:space="preserve">). </w:t>
      </w:r>
      <w:r>
        <w:t xml:space="preserve">Some textbooks write</w:t>
      </w:r>
      <w:r>
        <w:t xml:space="preserve"> </w:t>
      </w:r>
      <m:oMath>
        <m:r>
          <m:rPr>
            <m:sty m:val="p"/>
          </m:rPr>
          <m:t>∼</m:t>
        </m:r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.</w:t>
      </w:r>
      <w:r>
        <w:t xml:space="preserve"> </w:t>
      </w:r>
      <w:r>
        <w:t xml:space="preserve">Programming languages spell the same three connectives as words or symbols:</w:t>
      </w:r>
      <w:r>
        <w:t xml:space="preserve"> </w:t>
      </w:r>
      <w:r>
        <w:t xml:space="preserve">Racket writes</w:t>
      </w:r>
      <w:r>
        <w:t xml:space="preserve"> </w:t>
      </w:r>
      <w:r>
        <w:rPr>
          <w:rStyle w:val="VerbatimChar"/>
        </w:rPr>
        <w:t xml:space="preserve">(not p)</w:t>
      </w:r>
      <w:r>
        <w:t xml:space="preserve">,</w:t>
      </w:r>
      <w:r>
        <w:t xml:space="preserve"> </w:t>
      </w:r>
      <w:r>
        <w:rPr>
          <w:rStyle w:val="VerbatimChar"/>
        </w:rPr>
        <w:t xml:space="preserve">(and p q)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 p q)</w:t>
      </w:r>
      <w:r>
        <w:t xml:space="preserve">,</w:t>
      </w:r>
      <w:r>
        <w:t xml:space="preserve"> </w:t>
      </w:r>
      <w:r>
        <w:t xml:space="preserve">and Java and C write</w:t>
      </w:r>
      <w:r>
        <w:t xml:space="preserve"> </w:t>
      </w:r>
      <w:r>
        <w:rPr>
          <w:rStyle w:val="VerbatimChar"/>
        </w:rPr>
        <w:t xml:space="preserve">!p</w:t>
      </w:r>
      <w:r>
        <w:t xml:space="preserve">,</w:t>
      </w:r>
      <w:r>
        <w:t xml:space="preserve"> </w:t>
      </w:r>
      <w:r>
        <w:rPr>
          <w:rStyle w:val="VerbatimChar"/>
        </w:rPr>
        <w:t xml:space="preserve">p &amp;&amp; q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|| q</w:t>
      </w:r>
      <w:r>
        <w:t xml:space="preserve">.</w:t>
      </w:r>
    </w:p>
    <w:p>
      <w:pPr>
        <w:pStyle w:val="BodyText"/>
      </w:pPr>
      <w:r>
        <w:t xml:space="preserve">In everyday English,</w:t>
      </w:r>
      <w:r>
        <w:t xml:space="preserve"> </w:t>
      </w:r>
      <w:r>
        <w:t xml:space="preserve">“soup or salad”</w:t>
      </w:r>
      <w:r>
        <w:t xml:space="preserve"> </w:t>
      </w:r>
      <w:r>
        <w:t xml:space="preserve">often means one but not both.</w:t>
      </w:r>
      <w:r>
        <w:t xml:space="preserve"> </w:t>
      </w:r>
      <w:r>
        <w:t xml:space="preserve">The logical</w:t>
      </w:r>
      <w:r>
        <w:t xml:space="preserve"> </w:t>
      </w:r>
      <w:r>
        <w:t xml:space="preserve">“or”</w:t>
      </w:r>
      <w:r>
        <w:t xml:space="preserve"> </w:t>
      </w:r>
      <w:r>
        <w:t xml:space="preserve">always allows both,</w:t>
      </w:r>
      <w:r>
        <w:t xml:space="preserve"> </w:t>
      </w:r>
      <w:r>
        <w:t xml:space="preserve">as the first row of the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r-decode-connectives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shows.</w:t>
      </w:r>
    </w:p>
    <w:bookmarkEnd w:id="26"/>
    <w:bookmarkStart w:id="31" w:name="sec-evaluating"/>
    <w:p>
      <w:pPr>
        <w:pStyle w:val="Heading2"/>
      </w:pPr>
      <w:r>
        <w:t xml:space="preserve">2.1 Evaluating compound propositions</w:t>
      </w:r>
    </w:p>
    <w:bookmarkStart w:id="27" w:name="exr-evaluate-or-and"/>
    <w:p>
      <w:pPr>
        <w:pStyle w:val="FirstParagraph"/>
      </w:pPr>
      <w:r>
        <w:rPr>
          <w:b/>
          <w:bCs/>
        </w:rPr>
        <w:t xml:space="preserve">Exercise 3 (Evaluate a compound proposition)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R</m:t>
        </m:r>
      </m:oMath>
      <w:r>
        <w:t xml:space="preserve"> </w:t>
      </w:r>
      <w:r>
        <w:t xml:space="preserve">true or false?</w:t>
      </w:r>
    </w:p>
    <w:bookmarkEnd w:id="27"/>
    <w:bookmarkStart w:id="28" w:name="sol-evaluate-or-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Substitute the truth values,</w:t>
      </w:r>
      <w:r>
        <w:t xml:space="preserve"> </w:t>
      </w:r>
      <w:r>
        <w:t xml:space="preserve">then evaluate from the innermost parentheses outward: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</m:e>
          </m:eqArr>
        </m:oMath>
      </m:oMathPara>
    </w:p>
    <w:p>
      <w:pPr>
        <w:pStyle w:val="FirstParagraph"/>
      </w:pPr>
      <w:r>
        <w:t xml:space="preserve">The proposition is false.</w:t>
      </w:r>
    </w:p>
    <w:bookmarkEnd w:id="28"/>
    <w:bookmarkStart w:id="29" w:name="exr-evaluate-not-and"/>
    <w:p>
      <w:pPr>
        <w:pStyle w:val="BodyText"/>
      </w:pPr>
      <w:r>
        <w:rPr>
          <w:b/>
          <w:bCs/>
        </w:rPr>
        <w:t xml:space="preserve">Exercise 4 (Evaluate another compound proposition)</w:t>
      </w:r>
      <w:r>
        <w:t xml:space="preserve"> </w:t>
      </w:r>
      <w:r>
        <w:t xml:space="preserve">With the same truth values as</w:t>
      </w:r>
      <w:r>
        <w:t xml:space="preserve"> </w:t>
      </w:r>
      <w:hyperlink w:anchor="exr-evaluate-or-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</w:t>
      </w:r>
      <m:oMath>
        <m:r>
          <m:t>P</m:t>
        </m:r>
      </m:oMath>
      <w:r>
        <w:t xml:space="preserve"> </w:t>
      </w:r>
      <w:r>
        <w:t xml:space="preserve">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false,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false),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true or false?</w:t>
      </w:r>
    </w:p>
    <w:bookmarkEnd w:id="29"/>
    <w:bookmarkStart w:id="30" w:name="sol-evaluate-not-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F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</m:t>
              </m:r>
            </m:e>
          </m:eqArr>
        </m:oMath>
      </m:oMathPara>
    </w:p>
    <w:p>
      <w:pPr>
        <w:pStyle w:val="FirstParagraph"/>
      </w:pPr>
      <w:r>
        <w:t xml:space="preserve">The proposition is true.</w:t>
      </w:r>
    </w:p>
    <w:bookmarkEnd w:id="30"/>
    <w:bookmarkEnd w:id="31"/>
    <w:bookmarkStart w:id="40" w:name="sec-truth-tables"/>
    <w:p>
      <w:pPr>
        <w:pStyle w:val="Heading2"/>
      </w:pPr>
      <w:r>
        <w:t xml:space="preserve">2.2 Truth tables</w:t>
      </w:r>
    </w:p>
    <w:bookmarkStart w:id="32" w:name="exr-truth-table-rows"/>
    <w:p>
      <w:pPr>
        <w:pStyle w:val="FirstParagraph"/>
      </w:pPr>
      <w:r>
        <w:rPr>
          <w:b/>
          <w:bCs/>
        </w:rPr>
        <w:t xml:space="preserve">Exercise 5 (How many cases?)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 </w:t>
      </w:r>
      <w:r>
        <w:t xml:space="preserve">found the truth value of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for one choice of truth values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How many different choices are there?</w:t>
      </w:r>
    </w:p>
    <w:bookmarkEnd w:id="32"/>
    <w:bookmarkStart w:id="33" w:name="sol-truth-table-row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Each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either true or false,</w:t>
      </w:r>
      <w:r>
        <w:t xml:space="preserve"> </w:t>
      </w:r>
      <w:r>
        <w:t xml:space="preserve">independently of the other two,</w:t>
      </w:r>
      <w:r>
        <w:t xml:space="preserve"> </w:t>
      </w:r>
      <w:r>
        <w:t xml:space="preserve">so there are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choices.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propositions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3"/>
    <w:bookmarkStart w:id="34" w:name="def-truth-table"/>
    <w:p>
      <w:pPr>
        <w:pStyle w:val="BodyText"/>
      </w:pPr>
      <w:r>
        <w:rPr>
          <w:b/>
          <w:bCs/>
        </w:rPr>
        <w:t xml:space="preserve">Definition 7 (Truth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truth table</w:t>
      </w:r>
      <w:r>
        <w:t xml:space="preserve"> </w:t>
      </w:r>
      <w:r>
        <w:t xml:space="preserve">for a proposition built from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logical connectives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has one row for each 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combinations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gives the truth value of the proposition in each row.</w:t>
      </w:r>
    </w:p>
    <w:bookmarkEnd w:id="34"/>
    <w:bookmarkStart w:id="38" w:name="exr-truth-table-not-and"/>
    <w:p>
      <w:pPr>
        <w:pStyle w:val="BodyText"/>
      </w:pPr>
      <w:r>
        <w:rPr>
          <w:b/>
          <w:bCs/>
        </w:rPr>
        <w:t xml:space="preserve">Exercise 6 (A truth table with three propositions)</w:t>
      </w:r>
      <w:r>
        <w:t xml:space="preserve"> </w:t>
      </w:r>
      <w:r>
        <w:t xml:space="preserve">Make a truth table (</w:t>
      </w:r>
      <w:hyperlink w:anchor="def-truth-table">
        <w:r>
          <w:rPr>
            <w:rStyle w:val="Hyperlink"/>
          </w:rPr>
          <w:t xml:space="preserve">Definition 7</w:t>
        </w:r>
      </w:hyperlink>
      <w:r>
        <w:t xml:space="preserve">) for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R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Hint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Add columns for the pieces,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before the last column.</w:t>
            </w:r>
          </w:p>
          <w:p/>
        </w:tc>
      </w:tr>
    </w:tbl>
    <w:bookmarkEnd w:id="38"/>
    <w:bookmarkStart w:id="39" w:name="sol-truth-table-not-an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R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t>R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The proposition is false in only one row: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false.</w:t>
      </w:r>
      <w:r>
        <w:t xml:space="preserve"> </w:t>
      </w:r>
      <w:r>
        <w:t xml:space="preserve">The fourth row is the case in</w:t>
      </w:r>
      <w:r>
        <w:t xml:space="preserve"> </w:t>
      </w:r>
      <w:hyperlink w:anchor="exr-evaluate-not-an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39"/>
    <w:bookmarkEnd w:id="40"/>
    <w:bookmarkEnd w:id="41"/>
    <w:bookmarkStart w:id="58" w:name="sec-conditionals"/>
    <w:p>
      <w:pPr>
        <w:pStyle w:val="Heading1"/>
      </w:pPr>
      <w:r>
        <w:t xml:space="preserve">3. Conditionals</w:t>
      </w:r>
    </w:p>
    <w:bookmarkStart w:id="42" w:name="exr-broken-promise"/>
    <w:p>
      <w:pPr>
        <w:pStyle w:val="FirstParagraph"/>
      </w:pPr>
      <w:r>
        <w:rPr>
          <w:b/>
          <w:bCs/>
        </w:rPr>
        <w:t xml:space="preserve">Exercise 7 (When is a promise broken?)</w:t>
      </w:r>
      <w:r>
        <w:t xml:space="preserve"> </w:t>
      </w:r>
      <w:r>
        <w:t xml:space="preserve">A parent tells a child,</w:t>
      </w:r>
      <w:r>
        <w:t xml:space="preserve"> </w:t>
      </w:r>
      <w:r>
        <w:t xml:space="preserve">“If you clean your room, then you get dessert.”</w:t>
      </w:r>
      <w:r>
        <w:t xml:space="preserve"> </w:t>
      </w:r>
      <w:r>
        <w:t xml:space="preserve">In which of these four situations did the parent break the promise?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Room cleaned?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Dessert?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no</w:t>
            </w:r>
          </w:p>
        </w:tc>
      </w:tr>
    </w:tbl>
    <w:bookmarkEnd w:id="42"/>
    <w:bookmarkStart w:id="43" w:name="sol-broken-prom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Only in the second row:</w:t>
      </w:r>
      <w:r>
        <w:t xml:space="preserve"> </w:t>
      </w:r>
      <w:r>
        <w:t xml:space="preserve">the child cleaned the room and got no dessert.</w:t>
      </w:r>
    </w:p>
    <w:p>
      <w:pPr>
        <w:pStyle w:val="BodyText"/>
      </w:pPr>
      <w:r>
        <w:t xml:space="preserve">When the room was not cleaned,</w:t>
      </w:r>
      <w:r>
        <w:t xml:space="preserve"> </w:t>
      </w:r>
      <w:r>
        <w:t xml:space="preserve">the promise says nothing about dessert,</w:t>
      </w:r>
      <w:r>
        <w:t xml:space="preserve"> </w:t>
      </w:r>
      <w:r>
        <w:t xml:space="preserve">so the parent kept it whether or not dessert came.</w:t>
      </w:r>
    </w:p>
    <w:p>
      <w:pPr>
        <w:pStyle w:val="BodyText"/>
      </w:pPr>
      <w:r>
        <w:t xml:space="preserve">Writing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clean your room”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“you get dessert”</w:t>
      </w:r>
      <w:r>
        <w:t xml:space="preserve">,</w:t>
      </w:r>
      <w:r>
        <w:t xml:space="preserve"> </w:t>
      </w:r>
      <w:r>
        <w:t xml:space="preserve">the promise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false only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43"/>
    <w:bookmarkStart w:id="44" w:name="def-implies"/>
    <w:p>
      <w:pPr>
        <w:pStyle w:val="BodyText"/>
      </w:pPr>
      <w:r>
        <w:rPr>
          <w:b/>
          <w:bCs/>
        </w:rPr>
        <w:t xml:space="preserve">Definition 8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2026g)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44"/>
    <w:bookmarkStart w:id="45" w:name="rem-implies-terms"/>
    <w:p>
      <w:pPr>
        <w:pStyle w:val="BodyText"/>
      </w:pPr>
      <w:r>
        <w:rPr>
          <w:i/>
          <w:iCs/>
        </w:rPr>
        <w:t xml:space="preserve">Remark 3</w:t>
      </w:r>
      <w:r>
        <w:t xml:space="preserve"> (Names for the parts, and other notation).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premise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antecedent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conclusion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consequent</w:t>
      </w:r>
      <w:r>
        <w:t xml:space="preserve">).</w:t>
      </w:r>
      <w:r>
        <w:t xml:space="preserve"> </w:t>
      </w:r>
      <w:r>
        <w:t xml:space="preserve">A proposition of this form is also called a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or an</w:t>
      </w:r>
      <w:r>
        <w:t xml:space="preserve"> </w:t>
      </w:r>
      <w:r>
        <w:rPr>
          <w:i/>
          <w:iCs/>
        </w:rPr>
        <w:t xml:space="preserve">implication</w:t>
      </w:r>
      <w:r>
        <w:t xml:space="preserve">.</w:t>
      </w:r>
    </w:p>
    <w:p>
      <w:pPr>
        <w:pStyle w:val="BodyText"/>
      </w:pPr>
      <w:r>
        <w:t xml:space="preserve">Many textbooks write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Q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45"/>
    <w:bookmarkStart w:id="46" w:name="exm-implies"/>
    <w:p>
      <w:pPr>
        <w:pStyle w:val="BodyText"/>
      </w:pPr>
      <w:r>
        <w:rPr>
          <w:b/>
          <w:bCs/>
        </w:rPr>
        <w:t xml:space="preserve">Example 2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46"/>
    <w:bookmarkStart w:id="47" w:name="exr-false-premise"/>
    <w:p>
      <w:pPr>
        <w:pStyle w:val="FirstParagraph"/>
      </w:pPr>
      <w:r>
        <w:rPr>
          <w:b/>
          <w:bCs/>
        </w:rPr>
        <w:t xml:space="preserve">Exercise 8 (A false premise)</w:t>
      </w:r>
      <w:r>
        <w:t xml:space="preserve"> </w:t>
      </w:r>
      <w:r>
        <w:t xml:space="preserve">Is each of these propositions true or false?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odd.</w:t>
      </w:r>
    </w:p>
    <w:bookmarkEnd w:id="47"/>
    <w:bookmarkStart w:id="48" w:name="sol-false-premis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Both are true.</w:t>
      </w:r>
      <w:r>
        <w:t xml:space="preserve"> </w:t>
      </w:r>
      <w:r>
        <w:t xml:space="preserve">The premise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false,</w:t>
      </w:r>
      <w:r>
        <w:t xml:space="preserve"> </w:t>
      </w:r>
      <w:r>
        <w:t xml:space="preserve">so each implication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is true whatever its conclusion says.</w:t>
      </w:r>
      <w:r>
        <w:t xml:space="preserve"> </w:t>
      </w:r>
      <w:r>
        <w:t xml:space="preserve">The conclusion of the first is false and the conclusion of the second is true,</w:t>
      </w:r>
      <w:r>
        <w:t xml:space="preserve"> </w:t>
      </w:r>
      <w:r>
        <w:t xml:space="preserve">and neither matters.</w:t>
      </w:r>
    </w:p>
    <w:bookmarkEnd w:id="48"/>
    <w:bookmarkStart w:id="49" w:name="rem-reading-implies"/>
    <w:p>
      <w:pPr>
        <w:pStyle w:val="BodyText"/>
      </w:pPr>
      <w:r>
        <w:rPr>
          <w:i/>
          <w:iCs/>
        </w:rPr>
        <w:t xml:space="preserve">Remark 4</w:t>
      </w:r>
      <w:r>
        <w:t xml:space="preserve"> (Reading an implication). </w:t>
      </w:r>
      <w:r>
        <w:t xml:space="preserve">An implication with a false premise, as in</w:t>
      </w:r>
      <w:r>
        <w:t xml:space="preserve"> </w:t>
      </w:r>
      <w:hyperlink w:anchor="exr-false-premis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is sometimes called</w:t>
      </w:r>
      <w:r>
        <w:t xml:space="preserve"> </w:t>
      </w:r>
      <w:r>
        <w:rPr>
          <w:i/>
          <w:iCs/>
        </w:rPr>
        <w:t xml:space="preserve">vacuously true</w:t>
      </w:r>
      <w:r>
        <w:t xml:space="preserve">.</w:t>
      </w:r>
      <w:r>
        <w:t xml:space="preserve"> </w:t>
      </w:r>
      <w:r>
        <w:t xml:space="preserve">Three habits help with implications that sound strange:</w:t>
      </w:r>
    </w:p>
    <w:p>
      <w:pPr>
        <w:pStyle w:val="Compact"/>
        <w:numPr>
          <w:ilvl w:val="0"/>
          <w:numId w:val="1006"/>
        </w:numPr>
      </w:pPr>
      <w:r>
        <w:t xml:space="preserve">Apply the definition (</w:t>
      </w:r>
      <w:hyperlink w:anchor="def-implies">
        <w:r>
          <w:rPr>
            <w:rStyle w:val="Hyperlink"/>
          </w:rPr>
          <w:t xml:space="preserve">Definition 8</w:t>
        </w:r>
      </w:hyperlink>
      <w:r>
        <w:t xml:space="preserve">) rather than intuition about the sentence.</w:t>
      </w:r>
    </w:p>
    <w:p>
      <w:pPr>
        <w:pStyle w:val="Compact"/>
        <w:numPr>
          <w:ilvl w:val="0"/>
          <w:numId w:val="1006"/>
        </w:numPr>
      </w:pPr>
      <w:r>
        <w:t xml:space="preserve">Read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as a promise, as in</w:t>
      </w:r>
      <w:r>
        <w:t xml:space="preserve"> </w:t>
      </w:r>
      <w:hyperlink w:anchor="exr-broken-promi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Look at the cases where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true;</w:t>
      </w:r>
      <w:r>
        <w:t xml:space="preserve"> </w:t>
      </w:r>
      <w:r>
        <w:t xml:space="preserve">they are the only cases where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can be false.</w:t>
      </w:r>
    </w:p>
    <w:bookmarkEnd w:id="49"/>
    <w:bookmarkStart w:id="53" w:name="sec-converse"/>
    <w:p>
      <w:pPr>
        <w:pStyle w:val="Heading2"/>
      </w:pPr>
      <w:r>
        <w:t xml:space="preserve">3.1 The converse</w:t>
      </w:r>
    </w:p>
    <w:bookmarkStart w:id="50" w:name="exr-converse"/>
    <w:p>
      <w:pPr>
        <w:pStyle w:val="FirstParagraph"/>
      </w:pPr>
      <w:r>
        <w:rPr>
          <w:b/>
          <w:bCs/>
        </w:rPr>
        <w:t xml:space="preserve">Exercise 9 (Reverse an implication)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 </w:t>
      </w:r>
      <w:r>
        <w:t xml:space="preserve">is true.</w:t>
      </w:r>
      <w:r>
        <w:t xml:space="preserve"> </w:t>
      </w:r>
      <w:r>
        <w:t xml:space="preserve">Is</w:t>
      </w:r>
      <w:r>
        <w:t xml:space="preserve"> </w:t>
      </w:r>
      <w:r>
        <w:t xml:space="preserve">“if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”</w:t>
      </w:r>
      <w:r>
        <w:t xml:space="preserve"> </w:t>
      </w:r>
      <w:r>
        <w:t xml:space="preserve">also true 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?</w:t>
      </w:r>
    </w:p>
    <w:bookmarkEnd w:id="50"/>
    <w:bookmarkStart w:id="51" w:name="sol-converse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No.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so the premise is true,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 so the conclusion is false.</w:t>
      </w:r>
    </w:p>
    <w:p>
      <w:pPr>
        <w:pStyle w:val="BodyText"/>
      </w:pPr>
      <w:r>
        <w:t xml:space="preserve">Swapping the premise and the conclusion of a true implication</w:t>
      </w:r>
      <w:r>
        <w:t xml:space="preserve"> </w:t>
      </w:r>
      <w:r>
        <w:t xml:space="preserve">can give a false one.</w:t>
      </w:r>
    </w:p>
    <w:bookmarkEnd w:id="51"/>
    <w:bookmarkStart w:id="52" w:name="def-converse"/>
    <w:p>
      <w:pPr>
        <w:pStyle w:val="BodyText"/>
      </w:pPr>
      <w:r>
        <w:rPr>
          <w:b/>
          <w:bCs/>
        </w:rPr>
        <w:t xml:space="preserve">Definition 9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52"/>
    <w:bookmarkEnd w:id="53"/>
    <w:bookmarkStart w:id="57" w:name="sec-conditionals-english"/>
    <w:p>
      <w:pPr>
        <w:pStyle w:val="Heading2"/>
      </w:pPr>
      <w:r>
        <w:t xml:space="preserve">3.2 Conditionals in English</w:t>
      </w:r>
    </w:p>
    <w:bookmarkStart w:id="54" w:name="exr-only-if"/>
    <w:p>
      <w:pPr>
        <w:pStyle w:val="FirstParagraph"/>
      </w:pPr>
      <w:r>
        <w:rPr>
          <w:b/>
          <w:bCs/>
        </w:rPr>
        <w:t xml:space="preserve">Exercise 10 (</w:t>
      </w:r>
      <w:r>
        <w:rPr>
          <w:b/>
          <w:bCs/>
        </w:rPr>
        <w:t xml:space="preserve">“Only if”</w:t>
      </w:r>
      <w:r>
        <w:rPr>
          <w:b/>
          <w:bCs/>
        </w:rPr>
        <w:t xml:space="preserve">)</w:t>
      </w:r>
      <w:r>
        <w:t xml:space="preserve"> </w:t>
      </w:r>
      <w:r>
        <w:t xml:space="preserve">Rewrite</w:t>
      </w:r>
      <w:r>
        <w:t xml:space="preserve"> </w:t>
      </w:r>
      <w:r>
        <w:t xml:space="preserve">“I go to class only if I am healthy”</w:t>
      </w:r>
      <w:r>
        <w:t xml:space="preserve"> </w:t>
      </w:r>
      <w:r>
        <w:t xml:space="preserve">in the form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54"/>
    <w:bookmarkStart w:id="55" w:name="sol-only-if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“If I go to class, then I am healthy.”</w:t>
      </w:r>
    </w:p>
    <w:p>
      <w:pPr>
        <w:pStyle w:val="BodyText"/>
      </w:pPr>
      <w:r>
        <w:t xml:space="preserve">The sentence says that going to class requires being healthy,</w:t>
      </w:r>
      <w:r>
        <w:t xml:space="preserve"> </w:t>
      </w:r>
      <w:r>
        <w:t xml:space="preserve">so whenever I go to class, I am healthy.</w:t>
      </w:r>
      <w:r>
        <w:t xml:space="preserve"> </w:t>
      </w:r>
      <w:r>
        <w:t xml:space="preserve">It does not say</w:t>
      </w:r>
      <w:r>
        <w:t xml:space="preserve"> </w:t>
      </w:r>
      <w:r>
        <w:t xml:space="preserve">“if I am healthy, then I go to class”</w:t>
      </w:r>
      <w:r>
        <w:t xml:space="preserve">;</w:t>
      </w:r>
      <w:r>
        <w:t xml:space="preserve"> </w:t>
      </w:r>
      <w:r>
        <w:t xml:space="preserve">that is its converse (</w:t>
      </w:r>
      <w:hyperlink w:anchor="def-convers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a healthy person may still skip class.</w:t>
      </w:r>
    </w:p>
    <w:p>
      <w:pPr>
        <w:pStyle w:val="BodyText"/>
      </w:pPr>
      <w:r>
        <w:t xml:space="preserve">In general,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.</w:t>
      </w:r>
    </w:p>
    <w:bookmarkEnd w:id="55"/>
    <w:bookmarkStart w:id="56" w:name="rem-conditional-phrasings"/>
    <w:p>
      <w:pPr>
        <w:pStyle w:val="BodyText"/>
      </w:pPr>
      <w:r>
        <w:rPr>
          <w:i/>
          <w:iCs/>
        </w:rPr>
        <w:t xml:space="preserve">Remark 5</w:t>
      </w:r>
      <w:r>
        <w:t xml:space="preserve"> (English phrasings of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). </w:t>
      </w:r>
      <w:r>
        <w:t xml:space="preserve">Each of these sentences means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, provided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Whenever</w:t>
      </w:r>
      <w:r>
        <w:t xml:space="preserve"> </w:t>
      </w:r>
      <m:oMath>
        <m:r>
          <m:t>P</m:t>
        </m:r>
      </m:oMath>
      <w:r>
        <w:t xml:space="preserve">, then also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Q</m:t>
        </m:r>
      </m:oMath>
      <w:r>
        <w:t xml:space="preserve">, it is sufficient that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Q</m:t>
        </m:r>
      </m:oMath>
      <w:r>
        <w:t xml:space="preserve"> </w:t>
      </w:r>
      <w:r>
        <w:t xml:space="preserve">is a necessary condition for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</w:t>
      </w:r>
      <w:r>
        <w:t xml:space="preserve"> </w:t>
      </w:r>
      <m:oMath>
        <m:r>
          <m:t>P</m:t>
        </m:r>
      </m:oMath>
      <w:r>
        <w:t xml:space="preserve">, it is necessary that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.</w:t>
      </w:r>
    </w:p>
    <w:bookmarkEnd w:id="56"/>
    <w:bookmarkEnd w:id="57"/>
    <w:bookmarkEnd w:id="58"/>
    <w:bookmarkStart w:id="65" w:name="sec-biconditionals"/>
    <w:p>
      <w:pPr>
        <w:pStyle w:val="Heading1"/>
      </w:pPr>
      <w:r>
        <w:t xml:space="preserve">4. Biconditionals</w:t>
      </w:r>
    </w:p>
    <w:bookmarkStart w:id="59" w:name="exr-if-and-only-if"/>
    <w:p>
      <w:pPr>
        <w:pStyle w:val="FirstParagraph"/>
      </w:pPr>
      <w:r>
        <w:rPr>
          <w:b/>
          <w:bCs/>
        </w:rPr>
        <w:t xml:space="preserve">Exercise 11 (Split</w:t>
      </w:r>
      <w:r>
        <w:rPr>
          <w:b/>
          <w:bCs/>
        </w:rPr>
        <w:t xml:space="preserve"> 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)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combines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Write each of the two halves as an implication.</w:t>
      </w:r>
    </w:p>
    <w:bookmarkEnd w:id="59"/>
    <w:bookmarkStart w:id="60" w:name="sol-if-and-only-if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(</w:t>
      </w:r>
      <w:hyperlink w:anchor="rem-conditional-phrasings">
        <w:r>
          <w:rPr>
            <w:rStyle w:val="Hyperlink"/>
          </w:rPr>
          <w:t xml:space="preserve">Remark 5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P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hyperlink w:anchor="sol-only-if">
        <w:r>
          <w:rPr>
            <w:rStyle w:val="Hyperlink"/>
          </w:rPr>
          <w:t xml:space="preserve">Solution 10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says that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are both true.</w:t>
      </w:r>
    </w:p>
    <w:bookmarkEnd w:id="60"/>
    <w:bookmarkStart w:id="61" w:name="def-iff"/>
    <w:p>
      <w:pPr>
        <w:pStyle w:val="BodyText"/>
      </w:pPr>
      <w:r>
        <w:rPr>
          <w:b/>
          <w:bCs/>
        </w:rPr>
        <w:t xml:space="preserve">Definition 10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(Wikipedia contributors 2026c)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61"/>
    <w:bookmarkStart w:id="62" w:name="rem-iff-notation"/>
    <w:p>
      <w:pPr>
        <w:pStyle w:val="BodyText"/>
      </w:pPr>
      <w:r>
        <w:rPr>
          <w:i/>
          <w:iCs/>
        </w:rPr>
        <w:t xml:space="preserve">Remark 6</w:t>
      </w:r>
      <w:r>
        <w:t xml:space="preserve"> (Other names and notation). </w:t>
      </w:r>
      <w:r>
        <w:t xml:space="preserve">“If and only if”</w:t>
      </w:r>
      <w:r>
        <w:t xml:space="preserve"> </w:t>
      </w:r>
      <w:r>
        <w:t xml:space="preserve">is often shortened to</w:t>
      </w:r>
      <w:r>
        <w:t xml:space="preserve"> </w:t>
      </w:r>
      <w:r>
        <w:t xml:space="preserve">“iff”</w:t>
      </w:r>
      <w:r>
        <w:t xml:space="preserve">.</w:t>
      </w:r>
      <w:r>
        <w:t xml:space="preserve"> </w:t>
      </w:r>
      <w:r>
        <w:t xml:space="preserve">A proposition of the form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also called a</w:t>
      </w:r>
      <w:r>
        <w:t xml:space="preserve"> </w:t>
      </w:r>
      <w:r>
        <w:rPr>
          <w:i/>
          <w:iCs/>
        </w:rPr>
        <w:t xml:space="preserve">biconditional</w:t>
      </w:r>
      <w:r>
        <w:t xml:space="preserve">,</w:t>
      </w:r>
      <w:r>
        <w:t xml:space="preserve"> </w:t>
      </w:r>
      <w:r>
        <w:t xml:space="preserve">and many textbooks write</w:t>
      </w:r>
      <w:r>
        <w:t xml:space="preserve"> </w:t>
      </w:r>
      <m:oMath>
        <m:r>
          <m:t>P</m:t>
        </m:r>
        <m:r>
          <m:rPr>
            <m:sty m:val="p"/>
          </m:rPr>
          <m:t>↔</m:t>
        </m:r>
        <m:r>
          <m:t>Q</m:t>
        </m:r>
      </m:oMath>
      <w:r>
        <w:t xml:space="preserve">.</w:t>
      </w:r>
    </w:p>
    <w:bookmarkEnd w:id="62"/>
    <w:bookmarkStart w:id="63" w:name="exr-iff-values"/>
    <w:p>
      <w:pPr>
        <w:pStyle w:val="BodyText"/>
      </w:pPr>
      <w:r>
        <w:rPr>
          <w:b/>
          <w:bCs/>
        </w:rPr>
        <w:t xml:space="preserve">Exercise 12 (Check a biconditional)</w:t>
      </w:r>
      <w:r>
        <w:t xml:space="preserve"> </w:t>
      </w:r>
      <w:r>
        <w:t xml:space="preserve">Is</w:t>
      </w:r>
      <w:r>
        <w:t xml:space="preserve"> </w:t>
      </w:r>
      <w:r>
        <w:t xml:space="preserve">“</w:t>
      </w:r>
      <m:oMath>
        <m:r>
          <m:t>n</m:t>
        </m:r>
      </m:oMath>
      <w:r>
        <w:t xml:space="preserve"> </w:t>
      </w:r>
      <w:r>
        <w:t xml:space="preserve">is even if and only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divisible by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true or false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?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?</w:t>
      </w:r>
    </w:p>
    <w:bookmarkEnd w:id="63"/>
    <w:bookmarkStart w:id="64" w:name="sol-iff-value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even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 </w:t>
            </w:r>
            <w:r>
              <w:t xml:space="preserve">is divisible by</w:t>
            </w:r>
            <w:r>
              <w:t xml:space="preserve"> </w:t>
            </w: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biconditional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def-iff">
        <w:r>
          <w:rPr>
            <w:rStyle w:val="Hyperlink"/>
          </w:rPr>
          <w:t xml:space="preserve">Definition 10</w:t>
        </w:r>
      </w:hyperlink>
      <w:r>
        <w:t xml:space="preserve">, the biconditional is true exactly when its two sides have the same truth value.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 both sides are false, so the biconditional is true.</w:t>
      </w:r>
    </w:p>
    <w:bookmarkEnd w:id="64"/>
    <w:bookmarkEnd w:id="65"/>
    <w:bookmarkStart w:id="87" w:name="references"/>
    <w:p>
      <w:pPr>
        <w:pStyle w:val="Heading1"/>
      </w:pPr>
      <w:r>
        <w:t xml:space="preserve">References</w:t>
      </w:r>
    </w:p>
    <w:bookmarkStart w:id="86" w:name="refs"/>
    <w:bookmarkStart w:id="67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67"/>
    <w:bookmarkStart w:id="69" w:name="ref-wikipedia_converse_logic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Converse (Logic)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https://en.wikipedia.org/wiki/Converse_(logic)</w:t>
        </w:r>
      </w:hyperlink>
      <w:r>
        <w:t xml:space="preserve">.</w:t>
      </w:r>
    </w:p>
    <w:bookmarkEnd w:id="69"/>
    <w:bookmarkStart w:id="71" w:name="ref-wikipedia_logical_biconditional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Logical Biconditional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https://en.wikipedia.org/wiki/Logical_biconditional</w:t>
        </w:r>
      </w:hyperlink>
      <w:r>
        <w:t xml:space="preserve">.</w:t>
      </w:r>
    </w:p>
    <w:bookmarkEnd w:id="71"/>
    <w:bookmarkStart w:id="73" w:name="ref-wikipedia_logical_conjunction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Logical Conjunction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https://en.wikipedia.org/wiki/Logical_conjunction</w:t>
        </w:r>
      </w:hyperlink>
      <w:r>
        <w:t xml:space="preserve">.</w:t>
      </w:r>
    </w:p>
    <w:bookmarkEnd w:id="73"/>
    <w:bookmarkStart w:id="75" w:name="ref-wikipedia_logical_connective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Logical Connective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https://en.wikipedia.org/wiki/Logical_connective</w:t>
        </w:r>
      </w:hyperlink>
      <w:r>
        <w:t xml:space="preserve">.</w:t>
      </w:r>
    </w:p>
    <w:bookmarkEnd w:id="75"/>
    <w:bookmarkStart w:id="77" w:name="ref-wikipedia_logical_disjunction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Logical Disjunction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https://en.wikipedia.org/wiki/Logical_disjunction</w:t>
        </w:r>
      </w:hyperlink>
      <w:r>
        <w:t xml:space="preserve">.</w:t>
      </w:r>
    </w:p>
    <w:bookmarkEnd w:id="77"/>
    <w:bookmarkStart w:id="79" w:name="ref-wikipedia_material_conditional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Material Conditional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8">
        <w:r>
          <w:rPr>
            <w:rStyle w:val="Hyperlink"/>
          </w:rPr>
          <w:t xml:space="preserve">https://en.wikipedia.org/wiki/Material_conditional</w:t>
        </w:r>
      </w:hyperlink>
      <w:r>
        <w:t xml:space="preserve">.</w:t>
      </w:r>
    </w:p>
    <w:bookmarkEnd w:id="79"/>
    <w:bookmarkStart w:id="81" w:name="ref-wikipedia_neg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Negation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https://en.wikipedia.org/wiki/Negation</w:t>
        </w:r>
      </w:hyperlink>
      <w:r>
        <w:t xml:space="preserve">.</w:t>
      </w:r>
    </w:p>
    <w:bookmarkEnd w:id="81"/>
    <w:bookmarkStart w:id="83" w:name="X34a5235163f6dc8baf22ed8dd77eac2236d6e01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Predicate (Mathematical Logic)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2">
        <w:r>
          <w:rPr>
            <w:rStyle w:val="Hyperlink"/>
          </w:rPr>
          <w:t xml:space="preserve">https://en.wikipedia.org/wiki/Predicate_(mathematical_logic)</w:t>
        </w:r>
      </w:hyperlink>
      <w:r>
        <w:t xml:space="preserve">.</w:t>
      </w:r>
    </w:p>
    <w:bookmarkEnd w:id="83"/>
    <w:bookmarkStart w:id="85" w:name="ref-wikipedia_proposition"/>
    <w:p>
      <w:pPr>
        <w:pStyle w:val="Bibliography"/>
      </w:pPr>
      <w:r>
        <w:t xml:space="preserve">Wikipedia contributors. 2026j.</w:t>
      </w:r>
      <w:r>
        <w:t xml:space="preserve"> </w:t>
      </w:r>
      <w:r>
        <w:rPr>
          <w:i/>
          <w:iCs/>
        </w:rPr>
        <w:t xml:space="preserve">Proposition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https://en.wikipedia.org/wiki/Proposition</w:t>
        </w:r>
      </w:hyperlink>
      <w:r>
        <w:t xml:space="preserve">.</w:t>
      </w:r>
    </w:p>
    <w:bookmarkEnd w:id="85"/>
    <w:bookmarkEnd w:id="86"/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5" Type="http://schemas.openxmlformats.org/officeDocument/2006/relationships/image" Target="media/rId35.png"/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Collatz_conjecture" TargetMode="External"/><Relationship Id="rId68" Type="http://schemas.openxmlformats.org/officeDocument/2006/relationships/hyperlink" Target="https://en.wikipedia.org/wiki/Converse_(logic)" TargetMode="External"/><Relationship Id="rId70" Type="http://schemas.openxmlformats.org/officeDocument/2006/relationships/hyperlink" Target="https://en.wikipedia.org/wiki/Logical_biconditional" TargetMode="External"/><Relationship Id="rId72" Type="http://schemas.openxmlformats.org/officeDocument/2006/relationships/hyperlink" Target="https://en.wikipedia.org/wiki/Logical_conjunction" TargetMode="External"/><Relationship Id="rId74" Type="http://schemas.openxmlformats.org/officeDocument/2006/relationships/hyperlink" Target="https://en.wikipedia.org/wiki/Logical_connective" TargetMode="External"/><Relationship Id="rId76" Type="http://schemas.openxmlformats.org/officeDocument/2006/relationships/hyperlink" Target="https://en.wikipedia.org/wiki/Logical_disjunction" TargetMode="External"/><Relationship Id="rId78" Type="http://schemas.openxmlformats.org/officeDocument/2006/relationships/hyperlink" Target="https://en.wikipedia.org/wiki/Material_conditional" TargetMode="External"/><Relationship Id="rId80" Type="http://schemas.openxmlformats.org/officeDocument/2006/relationships/hyperlink" Target="https://en.wikipedia.org/wiki/Negation" TargetMode="External"/><Relationship Id="rId82" Type="http://schemas.openxmlformats.org/officeDocument/2006/relationships/hyperlink" Target="https://en.wikipedia.org/wiki/Predicate_(mathematical_logic)" TargetMode="External"/><Relationship Id="rId84" Type="http://schemas.openxmlformats.org/officeDocument/2006/relationships/hyperlink" Target="https://en.wikipedia.org/wiki/Proposition" TargetMode="External"/><Relationship Id="rId12" Type="http://schemas.openxmlformats.org/officeDocument/2006/relationships/hyperlink" Target="https://morrison-lab.github.io/mds/proof-writing.html#sec-proof-defini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Propositional Logic</dc:title>
  <dc:creator/>
  <cp:keywords/>
  <dcterms:created xsi:type="dcterms:W3CDTF">2026-10-23T19:03:10Z</dcterms:created>
  <dcterms:modified xsi:type="dcterms:W3CDTF">2026-10-23T19:03:10Z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12:01:03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Propositions, connectives, and conditionals</vt:lpwstr>
  </property>
  <property fmtid="{D5CDD505-2E9C-101B-9397-08002B2CF9AE}" pid="17" name="toc-title">
    <vt:lpwstr>Table of contents</vt:lpwstr>
  </property>
</Properties>
</file>