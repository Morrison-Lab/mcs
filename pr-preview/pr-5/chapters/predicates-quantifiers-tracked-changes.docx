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ins w:id="1" w:author="PR Preview" w:date="2026-01-01T00:00:00Z">
        <w:r>
          <w:t xml:space="preserve">Predicates and Quantifiers</w:t>
        </w:r>
      </w:ins>
    </w:p>
    <w:p>
      <w:pPr>
        <w:pStyle w:val="Subtitle"/>
      </w:pPr>
      <w:ins w:id="2" w:author="PR Preview" w:date="2026-01-01T00:00:00Z">
        <w:r>
          <w:t xml:space="preserve">For all, there exists, and the order they come in</w:t>
        </w:r>
      </w:ins>
    </w:p>
    <w:p>
      <w:pPr>
        <w:pStyle w:val="Date"/>
      </w:pPr>
      <w:ins w:id="3" w:author="PR Preview" w:date="2026-01-01T00:00:00Z">
        <w:r>
          <w:t xml:space="preserve">Last modified: 2026-10-23 12:01:03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2”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he typeset from Scott Wehrwein’s Spring 2025 handwritten lecture notes.</w:t>
            </w:r>
            <w:r>
              <w:t xml:space="preserve"> </w:t>
            </w:r>
            <w:r>
              <w:t xml:space="preserve">The convention that a conditional about a variable means</w:t>
            </w:r>
            <w:r>
              <w:t xml:space="preserve"> </w:t>
            </w:r>
            <w:r>
              <w:t xml:space="preserve">“for all”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20" w:name="sec-predicates"/>
    <w:p>
      <w:pPr>
        <w:pStyle w:val="Heading1"/>
      </w:pPr>
      <w:ins w:id="4" w:author="PR Preview" w:date="2026-01-01T00:00:00Z">
        <w:r>
          <w:t xml:space="preserve">1. Predicates</w:t>
        </w:r>
      </w:ins>
    </w:p>
    <w:bookmarkStart w:id="13" w:name="exr-predicate-values"/>
    <w:p>
      <w:pPr>
        <w:pStyle w:val="FirstParagraph"/>
      </w:pPr>
      <w:ins w:id="5" w:author="PR Preview" w:date="2026-01-01T00:00:00Z">
        <w:r>
          <w:rPr>
            <w:b/>
            <w:bCs/>
          </w:rPr>
          <w:t xml:space="preserve">Exercise 1 (Plug in a value)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Let</w:t>
        </w:r>
      </w:ins>
      <w:ins w:id="8" w:author="PR Preview" w:date="2026-01-01T00:00:00Z">
        <w:r>
          <w:t xml:space="preserve"> </w:t>
        </w:r>
      </w:ins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be the sentence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“the string</w:t>
        </w:r>
      </w:ins>
      <w:ins w:id="13" w:author="PR Preview" w:date="2026-01-01T00:00:00Z">
        <w:r>
          <w:t xml:space="preserve"> </w:t>
        </w:r>
      </w:ins>
      <m:oMath>
        <m:r>
          <m:t>s</m:t>
        </m:r>
      </m:oMath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has more than 3 characters”</w:t>
        </w:r>
      </w:ins>
      <w:ins w:id="16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1"/>
        </w:numPr>
      </w:pPr>
      <w:ins w:id="17" w:author="PR Preview" w:date="2026-01-01T00:00:00Z">
        <w:r>
          <w:t xml:space="preserve">Is</w:t>
        </w:r>
      </w:ins>
      <w:ins w:id="18" w:author="PR Preview" w:date="2026-01-01T00:00:00Z">
        <w:r>
          <w:t xml:space="preserve"> </w:t>
        </w:r>
      </w:ins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true or false?</w:t>
        </w:r>
      </w:ins>
    </w:p>
    <w:p>
      <w:pPr>
        <w:pStyle w:val="Compact"/>
        <w:numPr>
          <w:ilvl w:val="0"/>
          <w:numId w:val="1001"/>
        </w:numPr>
      </w:pPr>
      <w:ins w:id="21" w:author="PR Preview" w:date="2026-01-01T00:00:00Z">
        <w:r>
          <w:t xml:space="preserve">What are the truth values of</w:t>
        </w:r>
      </w:ins>
      <w:ins w:id="22" w:author="PR Preview" w:date="2026-01-01T00:00:00Z">
        <w:r>
          <w:t xml:space="preserve"> </w:t>
        </w:r>
      </w:ins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ins w:id="23" w:author="PR Preview" w:date="2026-01-01T00:00:00Z">
        <w:r>
          <w:t xml:space="preserve">,</w:t>
        </w:r>
      </w:ins>
      <w:ins w:id="24" w:author="PR Preview" w:date="2026-01-01T00:00:00Z">
        <w:r>
          <w:t xml:space="preserve"> </w:t>
        </w:r>
      </w:ins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and</w:t>
        </w:r>
      </w:ins>
      <w:ins w:id="27" w:author="PR Preview" w:date="2026-01-01T00:00:00Z">
        <w:r>
          <w:t xml:space="preserve"> </w:t>
        </w:r>
      </w:ins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ins w:id="28" w:author="PR Preview" w:date="2026-01-01T00:00:00Z">
        <w:r>
          <w:t xml:space="preserve">?</w:t>
        </w:r>
      </w:ins>
    </w:p>
    <w:bookmarkEnd w:id="13"/>
    <w:bookmarkStart w:id="16" w:name="sol-predicate-values"/>
    <w:p>
      <w:pPr>
        <w:pStyle w:val="FirstParagraph"/>
      </w:pPr>
      <w:ins w:id="29" w:author="PR Preview" w:date="2026-01-01T00:00:00Z">
        <w:r>
          <w:rPr>
            <w:i/>
            <w:iCs/>
          </w:rPr>
          <w:t xml:space="preserve">Solution 1</w:t>
        </w:r>
      </w:ins>
      <w:ins w:id="30" w:author="PR Preview" w:date="2026-01-01T00:00:00Z">
        <w:r>
          <w:t xml:space="preserve">. </w:t>
        </w:r>
      </w:ins>
    </w:p>
    <w:p>
      <w:pPr>
        <w:numPr>
          <w:ilvl w:val="0"/>
          <w:numId w:val="1002"/>
        </w:numPr>
      </w:pPr>
      <w:ins w:id="31" w:author="PR Preview" w:date="2026-01-01T00:00:00Z">
        <w:r>
          <w:t xml:space="preserve">Neither:</w:t>
        </w:r>
      </w:ins>
      <w:ins w:id="32" w:author="PR Preview" w:date="2026-01-01T00:00:00Z">
        <w:r>
          <w:t xml:space="preserve"> </w:t>
        </w:r>
      </w:ins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has no truth value until we know which string</w:t>
        </w:r>
      </w:ins>
      <w:ins w:id="35" w:author="PR Preview" w:date="2026-01-01T00:00:00Z">
        <w:r>
          <w:t xml:space="preserve"> </w:t>
        </w:r>
      </w:ins>
      <m:oMath>
        <m:r>
          <m:t>s</m:t>
        </m:r>
      </m:oMath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is.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It is a predicate (</w:t>
        </w:r>
      </w:ins>
      <w:hyperlink r:id="rId14">
        <w:ins w:id="40" w:author="PR Preview" w:date="2026-01-01T00:00:00Z">
          <w:r>
            <w:rPr>
              <w:rStyle w:val="Hyperlink"/>
            </w:rPr>
            <w:t xml:space="preserve">Definition: Predicate</w:t>
          </w:r>
        </w:ins>
      </w:hyperlink>
      <w:ins w:id="41" w:author="PR Preview" w:date="2026-01-01T00:00:00Z">
        <w:r>
          <w:t xml:space="preserve">), not a proposition (</w:t>
        </w:r>
      </w:ins>
      <w:hyperlink r:id="rId15">
        <w:ins w:id="42" w:author="PR Preview" w:date="2026-01-01T00:00:00Z">
          <w:r>
            <w:rPr>
              <w:rStyle w:val="Hyperlink"/>
            </w:rPr>
            <w:t xml:space="preserve">Definition: Proposition (statement)</w:t>
          </w:r>
        </w:ins>
      </w:hyperlink>
      <w:ins w:id="43" w:author="PR Preview" w:date="2026-01-01T00:00:00Z">
        <w:r>
          <w:t xml:space="preserve">).</w:t>
        </w:r>
      </w:ins>
    </w:p>
    <w:p>
      <w:pPr>
        <w:numPr>
          <w:ilvl w:val="0"/>
          <w:numId w:val="1002"/>
        </w:numPr>
      </w:pPr>
      <w:ins w:id="44" w:author="PR Preview" w:date="2026-01-01T00:00:00Z">
        <w:r>
          <w:t xml:space="preserve">Each value of</w:t>
        </w:r>
      </w:ins>
      <w:ins w:id="45" w:author="PR Preview" w:date="2026-01-01T00:00:00Z">
        <w:r>
          <w:t xml:space="preserve"> </w:t>
        </w:r>
      </w:ins>
      <m:oMath>
        <m:r>
          <m:t>s</m:t>
        </m:r>
      </m:oMath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turns</w:t>
        </w:r>
      </w:ins>
      <w:ins w:id="48" w:author="PR Preview" w:date="2026-01-01T00:00:00Z">
        <w:r>
          <w:t xml:space="preserve"> </w:t>
        </w:r>
      </w:ins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into a proposition:</w:t>
        </w:r>
      </w:ins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is false, since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rPr>
            <w:rStyle w:val="VerbatimChar"/>
          </w:rPr>
          <w:t xml:space="preserve">"cat"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has 3 characters.</w:t>
        </w:r>
      </w:ins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is true, since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rPr>
            <w:rStyle w:val="VerbatimChar"/>
          </w:rPr>
          <w:t xml:space="preserve">"logic"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has 5 characters.</w:t>
        </w:r>
      </w:ins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is false, since the empty string has 0 characters.</w:t>
        </w:r>
      </w:ins>
    </w:p>
    <w:bookmarkEnd w:id="16"/>
    <w:bookmarkStart w:id="17" w:name="def-domain"/>
    <w:p>
      <w:pPr>
        <w:pStyle w:val="FirstParagraph"/>
      </w:pPr>
      <w:ins w:id="65" w:author="PR Preview" w:date="2026-01-01T00:00:00Z">
        <w:r>
          <w:rPr>
            <w:b/>
            <w:bCs/>
          </w:rPr>
          <w:t xml:space="preserve">Definition 1 (Domain (domain of discourse, universe of discourse))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The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rPr>
            <w:b/>
            <w:bCs/>
          </w:rPr>
          <w:t xml:space="preserve">domain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of a predicate (</w:t>
        </w:r>
      </w:ins>
      <w:hyperlink r:id="rId14">
        <w:ins w:id="72" w:author="PR Preview" w:date="2026-01-01T00:00:00Z">
          <w:r>
            <w:rPr>
              <w:rStyle w:val="Hyperlink"/>
            </w:rPr>
            <w:t xml:space="preserve">Definition: Predicate</w:t>
          </w:r>
        </w:ins>
      </w:hyperlink>
      <w:ins w:id="73" w:author="PR Preview" w:date="2026-01-01T00:00:00Z">
        <w:r>
          <w:t xml:space="preserve">),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also called its</w:t>
        </w:r>
      </w:ins>
      <w:ins w:id="76" w:author="PR Preview" w:date="2026-01-01T00:00:00Z">
        <w:r>
          <w:t xml:space="preserve"> </w:t>
        </w:r>
      </w:ins>
      <w:ins w:id="77" w:author="PR Preview" w:date="2026-01-01T00:00:00Z">
        <w:r>
          <w:rPr>
            <w:b/>
            <w:bCs/>
          </w:rPr>
          <w:t xml:space="preserve">domain of discourse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or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rPr>
            <w:b/>
            <w:bCs/>
          </w:rPr>
          <w:t xml:space="preserve">universe of discourse</w:t>
        </w:r>
      </w:ins>
      <w:ins w:id="82" w:author="PR Preview" w:date="2026-01-01T00:00:00Z">
        <w:r>
          <w:t xml:space="preserve">,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is the set of values its variable may take.</w:t>
        </w:r>
      </w:ins>
    </w:p>
    <w:bookmarkEnd w:id="17"/>
    <w:bookmarkStart w:id="18" w:name="rem-domain"/>
    <w:p>
      <w:pPr>
        <w:pStyle w:val="BodyText"/>
      </w:pPr>
      <w:ins w:id="85" w:author="PR Preview" w:date="2026-01-01T00:00:00Z">
        <w:r>
          <w:rPr>
            <w:i/>
            <w:iCs/>
          </w:rPr>
          <w:t xml:space="preserve">Remark 1</w:t>
        </w:r>
      </w:ins>
      <w:ins w:id="86" w:author="PR Preview" w:date="2026-01-01T00:00:00Z">
        <w:r>
          <w:t xml:space="preserve"> (Predicates with more than one variable). </w:t>
        </w:r>
      </w:ins>
      <w:ins w:id="87" w:author="PR Preview" w:date="2026-01-01T00:00:00Z">
        <w:r>
          <w:t xml:space="preserve">A predicate can have more than one variable:</w:t>
        </w:r>
      </w:ins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“</w:t>
        </w:r>
      </w:ins>
      <m:oMath>
        <m:r>
          <m:t>x</m:t>
        </m:r>
        <m:r>
          <m:rPr>
            <m:sty m:val="p"/>
          </m:rPr>
          <m:t>&lt;</m:t>
        </m:r>
        <m:r>
          <m:t>y</m:t>
        </m:r>
      </m:oMath>
      <w:ins w:id="90" w:author="PR Preview" w:date="2026-01-01T00:00:00Z">
        <w:r>
          <w:t xml:space="preserve">”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is a predicate</w:t>
        </w:r>
      </w:ins>
      <w:ins w:id="9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in the two variables</w:t>
        </w:r>
      </w:ins>
      <w:ins w:id="96" w:author="PR Preview" w:date="2026-01-01T00:00:00Z">
        <w:r>
          <w:t xml:space="preserve"> </w:t>
        </w:r>
      </w:ins>
      <m:oMath>
        <m:r>
          <m:t>x</m:t>
        </m:r>
      </m:oMath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and</w:t>
        </w:r>
      </w:ins>
      <w:ins w:id="99" w:author="PR Preview" w:date="2026-01-01T00:00:00Z">
        <w:r>
          <w:t xml:space="preserve"> </w:t>
        </w:r>
      </w:ins>
      <m:oMath>
        <m:r>
          <m:t>y</m:t>
        </m:r>
      </m:oMath>
      <w:ins w:id="100" w:author="PR Preview" w:date="2026-01-01T00:00:00Z">
        <w:r>
          <w:t xml:space="preserve">.</w:t>
        </w:r>
      </w:ins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Its domain (</w:t>
        </w:r>
      </w:ins>
      <w:hyperlink w:anchor="def-domain">
        <w:ins w:id="103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04" w:author="PR Preview" w:date="2026-01-01T00:00:00Z">
        <w:r>
          <w:t xml:space="preserve">) is a set of pairs,</w:t>
        </w:r>
      </w:ins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such as the pairs</w:t>
        </w:r>
      </w:ins>
      <w:ins w:id="10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of real numbers.</w:t>
        </w:r>
      </w:ins>
    </w:p>
    <w:bookmarkEnd w:id="18"/>
    <w:bookmarkStart w:id="19" w:name="rem-racket-predicates"/>
    <w:p>
      <w:pPr>
        <w:pStyle w:val="BodyText"/>
      </w:pPr>
      <w:ins w:id="110" w:author="PR Preview" w:date="2026-01-01T00:00:00Z">
        <w:r>
          <w:rPr>
            <w:i/>
            <w:iCs/>
          </w:rPr>
          <w:t xml:space="preserve">Remark 2</w:t>
        </w:r>
      </w:ins>
      <w:ins w:id="111" w:author="PR Preview" w:date="2026-01-01T00:00:00Z">
        <w:r>
          <w:t xml:space="preserve"> (Predicates in Racket). </w:t>
        </w:r>
      </w:ins>
      <w:ins w:id="112" w:author="PR Preview" w:date="2026-01-01T00:00:00Z">
        <w:r>
          <w:t xml:space="preserve">A Racket procedure that returns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rPr>
            <w:rStyle w:val="VerbatimChar"/>
          </w:rPr>
          <w:t xml:space="preserve">#t</w:t>
        </w:r>
      </w:ins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or</w:t>
        </w:r>
      </w:ins>
      <w:ins w:id="117" w:author="PR Preview" w:date="2026-01-01T00:00:00Z">
        <w:r>
          <w:t xml:space="preserve"> </w:t>
        </w:r>
      </w:ins>
      <w:ins w:id="118" w:author="PR Preview" w:date="2026-01-01T00:00:00Z">
        <w:r>
          <w:rPr>
            <w:rStyle w:val="VerbatimChar"/>
          </w:rPr>
          <w:t xml:space="preserve">#f</w:t>
        </w:r>
      </w:ins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is also called a predicate,</w:t>
        </w:r>
      </w:ins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and by convention its name ends in</w:t>
        </w:r>
      </w:ins>
      <w:ins w:id="123" w:author="PR Preview" w:date="2026-01-01T00:00:00Z">
        <w:r>
          <w:t xml:space="preserve"> </w:t>
        </w:r>
      </w:ins>
      <w:ins w:id="124" w:author="PR Preview" w:date="2026-01-01T00:00:00Z">
        <w:r>
          <w:rPr>
            <w:rStyle w:val="VerbatimChar"/>
          </w:rPr>
          <w:t xml:space="preserve">?</w:t>
        </w:r>
      </w:ins>
      <w:ins w:id="125" w:author="PR Preview" w:date="2026-01-01T00:00:00Z">
        <w:r>
          <w:t xml:space="preserve">, as in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rPr>
            <w:rStyle w:val="VerbatimChar"/>
          </w:rPr>
          <w:t xml:space="preserve">even?</w:t>
        </w:r>
      </w:ins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and</w:t>
        </w:r>
      </w:ins>
      <w:ins w:id="130" w:author="PR Preview" w:date="2026-01-01T00:00:00Z">
        <w:r>
          <w:t xml:space="preserve"> </w:t>
        </w:r>
      </w:ins>
      <w:ins w:id="131" w:author="PR Preview" w:date="2026-01-01T00:00:00Z">
        <w:r>
          <w:rPr>
            <w:rStyle w:val="VerbatimChar"/>
          </w:rPr>
          <w:t xml:space="preserve">string?</w:t>
        </w:r>
      </w:ins>
      <w:ins w:id="132" w:author="PR Preview" w:date="2026-01-01T00:00:00Z">
        <w:r>
          <w:t xml:space="preserve">.</w:t>
        </w:r>
      </w:ins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The predicate</w:t>
        </w:r>
      </w:ins>
      <w:ins w:id="135" w:author="PR Preview" w:date="2026-01-01T00:00:00Z">
        <w:r>
          <w:t xml:space="preserve"> </w:t>
        </w:r>
      </w:ins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from</w:t>
        </w:r>
      </w:ins>
      <w:ins w:id="138" w:author="PR Preview" w:date="2026-01-01T00:00:00Z">
        <w:r>
          <w:t xml:space="preserve"> </w:t>
        </w:r>
      </w:ins>
      <w:hyperlink w:anchor="exr-predicate-values">
        <w:ins w:id="139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is</w:t>
        </w:r>
      </w:ins>
    </w:p>
    <w:p>
      <w:pPr>
        <w:pStyle w:val="SourceCode"/>
      </w:pPr>
      <w:ins w:id="142" w:author="PR Preview" w:date="2026-01-01T00:00:00Z">
        <w:r>
          <w:rPr>
            <w:rStyle w:val="OperatorTok"/>
          </w:rPr>
          <w:t xml:space="preserve">(</w:t>
        </w:r>
      </w:ins>
      <w:ins w:id="143" w:author="PR Preview" w:date="2026-01-01T00:00:00Z">
        <w:r>
          <w:rPr>
            <w:rStyle w:val="ExtensionTok"/>
          </w:rPr>
          <w:t xml:space="preserve">define</w:t>
        </w:r>
      </w:ins>
      <w:ins w:id="144" w:author="PR Preview" w:date="2026-01-01T00:00:00Z">
        <w:r>
          <w:rPr>
            <w:rStyle w:val="FunctionTok"/>
          </w:rPr>
          <w:t xml:space="preserve"> </w:t>
        </w:r>
      </w:ins>
      <w:ins w:id="145" w:author="PR Preview" w:date="2026-01-01T00:00:00Z">
        <w:r>
          <w:rPr>
            <w:rStyle w:val="OperatorTok"/>
          </w:rPr>
          <w:t xml:space="preserve">(</w:t>
        </w:r>
      </w:ins>
      <w:ins w:id="146" w:author="PR Preview" w:date="2026-01-01T00:00:00Z">
        <w:r>
          <w:rPr>
            <w:rStyle w:val="NormalTok"/>
          </w:rPr>
          <w:t xml:space="preserve">long? s</w:t>
        </w:r>
      </w:ins>
      <w:ins w:id="147" w:author="PR Preview" w:date="2026-01-01T00:00:00Z">
        <w:r>
          <w:rPr>
            <w:rStyle w:val="OperatorTok"/>
          </w:rPr>
          <w:t xml:space="preserve">)</w:t>
        </w:r>
      </w:ins>
      <w:ins w:id="148" w:author="PR Preview" w:date="2026-01-01T00:00:00Z">
        <w:r>
          <w:br/>
        </w:r>
      </w:ins>
      <w:ins w:id="149" w:author="PR Preview" w:date="2026-01-01T00:00:00Z">
        <w:r>
          <w:rPr>
            <w:rStyle w:val="NormalTok"/>
          </w:rPr>
          <w:t xml:space="preserve">  </w:t>
        </w:r>
      </w:ins>
      <w:ins w:id="150" w:author="PR Preview" w:date="2026-01-01T00:00:00Z">
        <w:r>
          <w:rPr>
            <w:rStyle w:val="OperatorTok"/>
          </w:rPr>
          <w:t xml:space="preserve">(&gt;</w:t>
        </w:r>
      </w:ins>
      <w:ins w:id="151" w:author="PR Preview" w:date="2026-01-01T00:00:00Z">
        <w:r>
          <w:rPr>
            <w:rStyle w:val="NormalTok"/>
          </w:rPr>
          <w:t xml:space="preserve"> </w:t>
        </w:r>
      </w:ins>
      <w:ins w:id="152" w:author="PR Preview" w:date="2026-01-01T00:00:00Z">
        <w:r>
          <w:rPr>
            <w:rStyle w:val="OperatorTok"/>
          </w:rPr>
          <w:t xml:space="preserve">(</w:t>
        </w:r>
      </w:ins>
      <w:ins w:id="153" w:author="PR Preview" w:date="2026-01-01T00:00:00Z">
        <w:r>
          <w:rPr>
            <w:rStyle w:val="KeywordTok"/>
          </w:rPr>
          <w:t xml:space="preserve">string-length</w:t>
        </w:r>
      </w:ins>
      <w:ins w:id="154" w:author="PR Preview" w:date="2026-01-01T00:00:00Z">
        <w:r>
          <w:rPr>
            <w:rStyle w:val="NormalTok"/>
          </w:rPr>
          <w:t xml:space="preserve"> s</w:t>
        </w:r>
      </w:ins>
      <w:ins w:id="155" w:author="PR Preview" w:date="2026-01-01T00:00:00Z">
        <w:r>
          <w:rPr>
            <w:rStyle w:val="OperatorTok"/>
          </w:rPr>
          <w:t xml:space="preserve">)</w:t>
        </w:r>
      </w:ins>
      <w:ins w:id="156" w:author="PR Preview" w:date="2026-01-01T00:00:00Z">
        <w:r>
          <w:rPr>
            <w:rStyle w:val="NormalTok"/>
          </w:rPr>
          <w:t xml:space="preserve"> </w:t>
        </w:r>
      </w:ins>
      <w:ins w:id="157" w:author="PR Preview" w:date="2026-01-01T00:00:00Z">
        <w:r>
          <w:rPr>
            <w:rStyle w:val="DecValTok"/>
          </w:rPr>
          <w:t xml:space="preserve">3</w:t>
        </w:r>
      </w:ins>
      <w:ins w:id="158" w:author="PR Preview" w:date="2026-01-01T00:00:00Z">
        <w:r>
          <w:rPr>
            <w:rStyle w:val="OperatorTok"/>
          </w:rPr>
          <w:t xml:space="preserve">))</w:t>
        </w:r>
      </w:ins>
    </w:p>
    <w:p>
      <w:pPr>
        <w:pStyle w:val="FirstParagraph"/>
      </w:pPr>
      <w:ins w:id="159" w:author="PR Preview" w:date="2026-01-01T00:00:00Z">
        <w:r>
          <w:t xml:space="preserve">and</w:t>
        </w:r>
      </w:ins>
      <w:ins w:id="160" w:author="PR Preview" w:date="2026-01-01T00:00:00Z">
        <w:r>
          <w:t xml:space="preserve"> </w:t>
        </w:r>
      </w:ins>
      <w:ins w:id="161" w:author="PR Preview" w:date="2026-01-01T00:00:00Z">
        <w:r>
          <w:rPr>
            <w:rStyle w:val="VerbatimChar"/>
          </w:rPr>
          <w:t xml:space="preserve">(long? "logic")</w:t>
        </w:r>
      </w:ins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returns</w:t>
        </w:r>
      </w:ins>
      <w:ins w:id="164" w:author="PR Preview" w:date="2026-01-01T00:00:00Z">
        <w:r>
          <w:t xml:space="preserve"> </w:t>
        </w:r>
      </w:ins>
      <w:ins w:id="165" w:author="PR Preview" w:date="2026-01-01T00:00:00Z">
        <w:r>
          <w:rPr>
            <w:rStyle w:val="VerbatimChar"/>
          </w:rPr>
          <w:t xml:space="preserve">#t</w:t>
        </w:r>
      </w:ins>
      <w:ins w:id="166" w:author="PR Preview" w:date="2026-01-01T00:00:00Z">
        <w:r>
          <w:t xml:space="preserve">.</w:t>
        </w:r>
      </w:ins>
    </w:p>
    <w:bookmarkEnd w:id="19"/>
    <w:bookmarkEnd w:id="20"/>
    <w:bookmarkStart w:id="34" w:name="sec-quantifiers"/>
    <w:p>
      <w:pPr>
        <w:pStyle w:val="Heading1"/>
      </w:pPr>
      <w:ins w:id="167" w:author="PR Preview" w:date="2026-01-01T00:00:00Z">
        <w:r>
          <w:t xml:space="preserve">2. Quantifiers</w:t>
        </w:r>
      </w:ins>
    </w:p>
    <w:bookmarkStart w:id="21" w:name="exr-finite-quantifiers"/>
    <w:p>
      <w:pPr>
        <w:pStyle w:val="FirstParagraph"/>
      </w:pPr>
      <w:ins w:id="168" w:author="PR Preview" w:date="2026-01-01T00:00:00Z">
        <w:r>
          <w:rPr>
            <w:b/>
            <w:bCs/>
          </w:rPr>
          <w:t xml:space="preserve">Exercise 2 (All or some)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Let</w:t>
        </w:r>
      </w:ins>
      <w:ins w:id="171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}</m:t>
        </m:r>
      </m:oMath>
      <w:ins w:id="172" w:author="PR Preview" w:date="2026-01-01T00:00:00Z">
        <w:r>
          <w:t xml:space="preserve">.</w:t>
        </w:r>
      </w:ins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Which of these four sentences are true?</w:t>
        </w:r>
      </w:ins>
    </w:p>
    <w:p>
      <w:pPr>
        <w:pStyle w:val="Compact"/>
        <w:numPr>
          <w:ilvl w:val="0"/>
          <w:numId w:val="1004"/>
        </w:numPr>
      </w:pPr>
      <w:ins w:id="175" w:author="PR Preview" w:date="2026-01-01T00:00:00Z">
        <w:r>
          <w:t xml:space="preserve">Every element of</w:t>
        </w:r>
      </w:ins>
      <w:ins w:id="176" w:author="PR Preview" w:date="2026-01-01T00:00:00Z">
        <w:r>
          <w:t xml:space="preserve"> </w:t>
        </w:r>
      </w:ins>
      <m:oMath>
        <m:r>
          <m:t>S</m:t>
        </m:r>
      </m:oMath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is prime.</w:t>
        </w:r>
      </w:ins>
    </w:p>
    <w:p>
      <w:pPr>
        <w:pStyle w:val="Compact"/>
        <w:numPr>
          <w:ilvl w:val="0"/>
          <w:numId w:val="1004"/>
        </w:numPr>
      </w:pPr>
      <w:ins w:id="179" w:author="PR Preview" w:date="2026-01-01T00:00:00Z">
        <w:r>
          <w:t xml:space="preserve">Every element of</w:t>
        </w:r>
      </w:ins>
      <w:ins w:id="180" w:author="PR Preview" w:date="2026-01-01T00:00:00Z">
        <w:r>
          <w:t xml:space="preserve"> </w:t>
        </w:r>
      </w:ins>
      <m:oMath>
        <m:r>
          <m:t>S</m:t>
        </m:r>
      </m:oMath>
      <w:ins w:id="181" w:author="PR Preview" w:date="2026-01-01T00:00:00Z">
        <w:r>
          <w:t xml:space="preserve"> </w:t>
        </w:r>
      </w:ins>
      <w:ins w:id="182" w:author="PR Preview" w:date="2026-01-01T00:00:00Z">
        <w:r>
          <w:t xml:space="preserve">is odd.</w:t>
        </w:r>
      </w:ins>
    </w:p>
    <w:p>
      <w:pPr>
        <w:pStyle w:val="Compact"/>
        <w:numPr>
          <w:ilvl w:val="0"/>
          <w:numId w:val="1004"/>
        </w:numPr>
      </w:pPr>
      <w:ins w:id="183" w:author="PR Preview" w:date="2026-01-01T00:00:00Z">
        <w:r>
          <w:t xml:space="preserve">Some element of</w:t>
        </w:r>
      </w:ins>
      <w:ins w:id="184" w:author="PR Preview" w:date="2026-01-01T00:00:00Z">
        <w:r>
          <w:t xml:space="preserve"> </w:t>
        </w:r>
      </w:ins>
      <m:oMath>
        <m:r>
          <m:t>S</m:t>
        </m:r>
      </m:oMath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is even.</w:t>
        </w:r>
      </w:ins>
    </w:p>
    <w:p>
      <w:pPr>
        <w:pStyle w:val="Compact"/>
        <w:numPr>
          <w:ilvl w:val="0"/>
          <w:numId w:val="1004"/>
        </w:numPr>
      </w:pPr>
      <w:ins w:id="187" w:author="PR Preview" w:date="2026-01-01T00:00:00Z">
        <w:r>
          <w:t xml:space="preserve">Some element of</w:t>
        </w:r>
      </w:ins>
      <w:ins w:id="188" w:author="PR Preview" w:date="2026-01-01T00:00:00Z">
        <w:r>
          <w:t xml:space="preserve"> </w:t>
        </w:r>
      </w:ins>
      <m:oMath>
        <m:r>
          <m:t>S</m:t>
        </m:r>
      </m:oMath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is greater than 10.</w:t>
        </w:r>
      </w:ins>
    </w:p>
    <w:bookmarkEnd w:id="21"/>
    <w:bookmarkStart w:id="22" w:name="sol-finite-quantifiers"/>
    <w:p>
      <w:pPr>
        <w:pStyle w:val="FirstParagraph"/>
      </w:pPr>
      <w:ins w:id="191" w:author="PR Preview" w:date="2026-01-01T00:00:00Z">
        <w:r>
          <w:rPr>
            <w:i/>
            <w:iCs/>
          </w:rPr>
          <w:t xml:space="preserve">Solution 2</w:t>
        </w:r>
      </w:ins>
      <w:ins w:id="192" w:author="PR Preview" w:date="2026-01-01T00:00:00Z">
        <w:r>
          <w:t xml:space="preserve">. </w:t>
        </w:r>
      </w:ins>
    </w:p>
    <w:p>
      <w:pPr>
        <w:pStyle w:val="Compact"/>
        <w:numPr>
          <w:ilvl w:val="0"/>
          <w:numId w:val="1005"/>
        </w:numPr>
      </w:pPr>
      <w:ins w:id="193" w:author="PR Preview" w:date="2026-01-01T00:00:00Z">
        <w:r>
          <w:t xml:space="preserve">True:</w:t>
        </w:r>
      </w:ins>
      <w:ins w:id="194" w:author="PR Preview" w:date="2026-01-01T00:00:00Z">
        <w:r>
          <w:t xml:space="preserve"> </w:t>
        </w:r>
      </w:ins>
      <m:oMath>
        <m:r>
          <m:t>2</m:t>
        </m:r>
      </m:oMath>
      <w:ins w:id="195" w:author="PR Preview" w:date="2026-01-01T00:00:00Z">
        <w:r>
          <w:t xml:space="preserve">,</w:t>
        </w:r>
      </w:ins>
      <w:ins w:id="196" w:author="PR Preview" w:date="2026-01-01T00:00:00Z">
        <w:r>
          <w:t xml:space="preserve"> </w:t>
        </w:r>
      </w:ins>
      <m:oMath>
        <m:r>
          <m:t>3</m:t>
        </m:r>
      </m:oMath>
      <w:ins w:id="197" w:author="PR Preview" w:date="2026-01-01T00:00:00Z">
        <w:r>
          <w:t xml:space="preserve">,</w:t>
        </w:r>
      </w:ins>
      <w:ins w:id="198" w:author="PR Preview" w:date="2026-01-01T00:00:00Z">
        <w:r>
          <w:t xml:space="preserve"> </w:t>
        </w:r>
      </w:ins>
      <m:oMath>
        <m:r>
          <m:t>5</m:t>
        </m:r>
      </m:oMath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and</w:t>
        </w:r>
      </w:ins>
      <w:ins w:id="201" w:author="PR Preview" w:date="2026-01-01T00:00:00Z">
        <w:r>
          <w:t xml:space="preserve"> </w:t>
        </w:r>
      </w:ins>
      <m:oMath>
        <m:r>
          <m:t>7</m:t>
        </m:r>
      </m:oMath>
      <w:ins w:id="202" w:author="PR Preview" w:date="2026-01-01T00:00:00Z">
        <w:r>
          <w:t xml:space="preserve"> </w:t>
        </w:r>
      </w:ins>
      <w:ins w:id="203" w:author="PR Preview" w:date="2026-01-01T00:00:00Z">
        <w:r>
          <w:t xml:space="preserve">are all prime.</w:t>
        </w:r>
      </w:ins>
    </w:p>
    <w:p>
      <w:pPr>
        <w:pStyle w:val="Compact"/>
        <w:numPr>
          <w:ilvl w:val="0"/>
          <w:numId w:val="1005"/>
        </w:numPr>
      </w:pPr>
      <w:ins w:id="204" w:author="PR Preview" w:date="2026-01-01T00:00:00Z">
        <w:r>
          <w:t xml:space="preserve">False:</w:t>
        </w:r>
      </w:ins>
      <w:ins w:id="205" w:author="PR Preview" w:date="2026-01-01T00:00:00Z">
        <w:r>
          <w:t xml:space="preserve"> </w:t>
        </w:r>
      </w:ins>
      <m:oMath>
        <m:r>
          <m:t>2</m:t>
        </m:r>
      </m:oMath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is not odd.</w:t>
        </w:r>
      </w:ins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One element that fails is enough.</w:t>
        </w:r>
      </w:ins>
    </w:p>
    <w:p>
      <w:pPr>
        <w:pStyle w:val="Compact"/>
        <w:numPr>
          <w:ilvl w:val="0"/>
          <w:numId w:val="1005"/>
        </w:numPr>
      </w:pPr>
      <w:ins w:id="210" w:author="PR Preview" w:date="2026-01-01T00:00:00Z">
        <w:r>
          <w:t xml:space="preserve">True:</w:t>
        </w:r>
      </w:ins>
      <w:ins w:id="211" w:author="PR Preview" w:date="2026-01-01T00:00:00Z">
        <w:r>
          <w:t xml:space="preserve"> </w:t>
        </w:r>
      </w:ins>
      <m:oMath>
        <m:r>
          <m:t>2</m:t>
        </m:r>
      </m:oMath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is even.</w:t>
        </w:r>
      </w:ins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One element that works is enough.</w:t>
        </w:r>
      </w:ins>
    </w:p>
    <w:p>
      <w:pPr>
        <w:pStyle w:val="Compact"/>
        <w:numPr>
          <w:ilvl w:val="0"/>
          <w:numId w:val="1005"/>
        </w:numPr>
      </w:pPr>
      <w:ins w:id="216" w:author="PR Preview" w:date="2026-01-01T00:00:00Z">
        <w:r>
          <w:t xml:space="preserve">False: none of</w:t>
        </w:r>
      </w:ins>
      <w:ins w:id="217" w:author="PR Preview" w:date="2026-01-01T00:00:00Z">
        <w:r>
          <w:t xml:space="preserve"> </w:t>
        </w:r>
      </w:ins>
      <m:oMath>
        <m:r>
          <m:t>2</m:t>
        </m:r>
      </m:oMath>
      <w:ins w:id="218" w:author="PR Preview" w:date="2026-01-01T00:00:00Z">
        <w:r>
          <w:t xml:space="preserve">,</w:t>
        </w:r>
      </w:ins>
      <w:ins w:id="219" w:author="PR Preview" w:date="2026-01-01T00:00:00Z">
        <w:r>
          <w:t xml:space="preserve"> </w:t>
        </w:r>
      </w:ins>
      <m:oMath>
        <m:r>
          <m:t>3</m:t>
        </m:r>
      </m:oMath>
      <w:ins w:id="220" w:author="PR Preview" w:date="2026-01-01T00:00:00Z">
        <w:r>
          <w:t xml:space="preserve">,</w:t>
        </w:r>
      </w:ins>
      <w:ins w:id="221" w:author="PR Preview" w:date="2026-01-01T00:00:00Z">
        <w:r>
          <w:t xml:space="preserve"> </w:t>
        </w:r>
      </w:ins>
      <m:oMath>
        <m:r>
          <m:t>5</m:t>
        </m:r>
      </m:oMath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and</w:t>
        </w:r>
      </w:ins>
      <w:ins w:id="224" w:author="PR Preview" w:date="2026-01-01T00:00:00Z">
        <w:r>
          <w:t xml:space="preserve"> </w:t>
        </w:r>
      </w:ins>
      <m:oMath>
        <m:r>
          <m:t>7</m:t>
        </m:r>
      </m:oMath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is greater than</w:t>
        </w:r>
      </w:ins>
      <w:ins w:id="227" w:author="PR Preview" w:date="2026-01-01T00:00:00Z">
        <w:r>
          <w:t xml:space="preserve"> </w:t>
        </w:r>
      </w:ins>
      <m:oMath>
        <m:r>
          <m:t>10</m:t>
        </m:r>
      </m:oMath>
      <w:ins w:id="228" w:author="PR Preview" w:date="2026-01-01T00:00:00Z">
        <w:r>
          <w:t xml:space="preserve">.</w:t>
        </w:r>
      </w:ins>
    </w:p>
    <w:bookmarkEnd w:id="22"/>
    <w:bookmarkStart w:id="23" w:name="def-quantifier"/>
    <w:p>
      <w:pPr>
        <w:pStyle w:val="FirstParagraph"/>
      </w:pPr>
      <w:ins w:id="229" w:author="PR Preview" w:date="2026-01-01T00:00:00Z">
        <w:r>
          <w:rPr>
            <w:b/>
            <w:bCs/>
          </w:rPr>
          <w:t xml:space="preserve">Definition 2 (Quantifier)</w:t>
        </w:r>
      </w:ins>
      <w:ins w:id="230" w:author="PR Preview" w:date="2026-01-01T00:00:00Z">
        <w:r>
          <w:t xml:space="preserve"> </w:t>
        </w:r>
      </w:ins>
      <w:ins w:id="231" w:author="PR Preview" w:date="2026-01-01T00:00:00Z">
        <w:r>
          <w:t xml:space="preserve">A</w:t>
        </w:r>
      </w:ins>
      <w:ins w:id="232" w:author="PR Preview" w:date="2026-01-01T00:00:00Z">
        <w:r>
          <w:t xml:space="preserve"> </w:t>
        </w:r>
      </w:ins>
      <w:ins w:id="233" w:author="PR Preview" w:date="2026-01-01T00:00:00Z">
        <w:r>
          <w:rPr>
            <w:b/>
            <w:bCs/>
          </w:rPr>
          <w:t xml:space="preserve">quantifier</w:t>
        </w:r>
      </w:ins>
      <w:ins w:id="234" w:author="PR Preview" w:date="2026-01-01T00:00:00Z">
        <w:r>
          <w:t xml:space="preserve"> </w:t>
        </w:r>
      </w:ins>
      <w:ins w:id="235" w:author="PR Preview" w:date="2026-01-01T00:00:00Z">
        <w:r>
          <w:t xml:space="preserve">(Wikipedia contributors 2026c)</w:t>
        </w:r>
      </w:ins>
      <w:ins w:id="236" w:author="PR Preview" w:date="2026-01-01T00:00:00Z">
        <w:r>
          <w:t xml:space="preserve"> </w:t>
        </w:r>
      </w:ins>
      <w:ins w:id="237" w:author="PR Preview" w:date="2026-01-01T00:00:00Z">
        <w:r>
          <w:t xml:space="preserve">turns a predicate</w:t>
        </w:r>
      </w:ins>
      <w:ins w:id="23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39" w:author="PR Preview" w:date="2026-01-01T00:00:00Z">
        <w:r>
          <w:t xml:space="preserve"> </w:t>
        </w:r>
      </w:ins>
      <w:ins w:id="240" w:author="PR Preview" w:date="2026-01-01T00:00:00Z">
        <w:r>
          <w:t xml:space="preserve">(</w:t>
        </w:r>
      </w:ins>
      <w:hyperlink r:id="rId14">
        <w:ins w:id="241" w:author="PR Preview" w:date="2026-01-01T00:00:00Z">
          <w:r>
            <w:rPr>
              <w:rStyle w:val="Hyperlink"/>
            </w:rPr>
            <w:t xml:space="preserve">Definition: Predicate</w:t>
          </w:r>
        </w:ins>
      </w:hyperlink>
      <w:ins w:id="242" w:author="PR Preview" w:date="2026-01-01T00:00:00Z">
        <w:r>
          <w:t xml:space="preserve">)</w:t>
        </w:r>
      </w:ins>
      <w:ins w:id="243" w:author="PR Preview" w:date="2026-01-01T00:00:00Z">
        <w:r>
          <w:t xml:space="preserve"> </w:t>
        </w:r>
      </w:ins>
      <w:ins w:id="244" w:author="PR Preview" w:date="2026-01-01T00:00:00Z">
        <w:r>
          <w:t xml:space="preserve">about the elements</w:t>
        </w:r>
      </w:ins>
      <w:ins w:id="245" w:author="PR Preview" w:date="2026-01-01T00:00:00Z">
        <w:r>
          <w:t xml:space="preserve"> </w:t>
        </w:r>
      </w:ins>
      <m:oMath>
        <m:r>
          <m:t>x</m:t>
        </m:r>
      </m:oMath>
      <w:ins w:id="246" w:author="PR Preview" w:date="2026-01-01T00:00:00Z">
        <w:r>
          <w:t xml:space="preserve"> </w:t>
        </w:r>
      </w:ins>
      <w:ins w:id="247" w:author="PR Preview" w:date="2026-01-01T00:00:00Z">
        <w:r>
          <w:t xml:space="preserve">of a set</w:t>
        </w:r>
      </w:ins>
      <w:ins w:id="248" w:author="PR Preview" w:date="2026-01-01T00:00:00Z">
        <w:r>
          <w:t xml:space="preserve"> </w:t>
        </w:r>
      </w:ins>
      <m:oMath>
        <m:r>
          <m:t>S</m:t>
        </m:r>
      </m:oMath>
      <w:ins w:id="249" w:author="PR Preview" w:date="2026-01-01T00:00:00Z">
        <w:r>
          <w:t xml:space="preserve"> </w:t>
        </w:r>
      </w:ins>
      <w:ins w:id="250" w:author="PR Preview" w:date="2026-01-01T00:00:00Z">
        <w:r>
          <w:t xml:space="preserve">into a proposition (</w:t>
        </w:r>
      </w:ins>
      <w:hyperlink r:id="rId15">
        <w:ins w:id="251" w:author="PR Preview" w:date="2026-01-01T00:00:00Z">
          <w:r>
            <w:rPr>
              <w:rStyle w:val="Hyperlink"/>
            </w:rPr>
            <w:t xml:space="preserve">Definition: Proposition (statement)</w:t>
          </w:r>
        </w:ins>
      </w:hyperlink>
      <w:ins w:id="252" w:author="PR Preview" w:date="2026-01-01T00:00:00Z">
        <w:r>
          <w:t xml:space="preserve">).</w:t>
        </w:r>
      </w:ins>
      <w:ins w:id="253" w:author="PR Preview" w:date="2026-01-01T00:00:00Z">
        <w:r>
          <w:t xml:space="preserve"> </w:t>
        </w:r>
      </w:ins>
      <w:ins w:id="254" w:author="PR Preview" w:date="2026-01-01T00:00:00Z">
        <w:r>
          <w:t xml:space="preserve">There are two, each defined next:</w:t>
        </w:r>
      </w:ins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the universal quantifier and the existential quantifier.</w:t>
        </w:r>
      </w:ins>
      <w:ins w:id="257" w:author="PR Preview" w:date="2026-01-01T00:00:00Z">
        <w:r>
          <w:t xml:space="preserve"> </w:t>
        </w:r>
      </w:ins>
    </w:p>
    <w:bookmarkEnd w:id="23"/>
    <w:bookmarkStart w:id="24" w:name="def-universal-quantifier"/>
    <w:p>
      <w:pPr>
        <w:pStyle w:val="BodyText"/>
      </w:pPr>
      <w:ins w:id="258" w:author="PR Preview" w:date="2026-01-01T00:00:00Z">
        <w:r>
          <w:rPr>
            <w:b/>
            <w:bCs/>
          </w:rPr>
          <w:t xml:space="preserve">Definition 3 (Universal quantifier)</w:t>
        </w:r>
      </w:ins>
      <w:ins w:id="259" w:author="PR Preview" w:date="2026-01-01T00:00:00Z">
        <w:r>
          <w:t xml:space="preserve"> </w:t>
        </w:r>
      </w:ins>
      <w:ins w:id="260" w:author="PR Preview" w:date="2026-01-01T00:00:00Z">
        <w:r>
          <w:t xml:space="preserve">The</w:t>
        </w:r>
      </w:ins>
      <w:ins w:id="261" w:author="PR Preview" w:date="2026-01-01T00:00:00Z">
        <w:r>
          <w:t xml:space="preserve"> </w:t>
        </w:r>
      </w:ins>
      <w:ins w:id="262" w:author="PR Preview" w:date="2026-01-01T00:00:00Z">
        <w:r>
          <w:rPr>
            <w:b/>
            <w:bCs/>
          </w:rPr>
          <w:t xml:space="preserve">universal quantifier</w:t>
        </w:r>
      </w:ins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(Wikipedia contributors 2026d)</w:t>
        </w:r>
      </w:ins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“for all”</w:t>
        </w:r>
      </w:ins>
      <w:ins w:id="267" w:author="PR Preview" w:date="2026-01-01T00:00:00Z">
        <w:r>
          <w:t xml:space="preserve"> </w:t>
        </w:r>
      </w:ins>
      <w:ins w:id="268" w:author="PR Preview" w:date="2026-01-01T00:00:00Z">
        <w:r>
          <w:t xml:space="preserve">is a quantifier (</w:t>
        </w:r>
      </w:ins>
      <w:hyperlink w:anchor="def-quantifier">
        <w:ins w:id="269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270" w:author="PR Preview" w:date="2026-01-01T00:00:00Z">
        <w:r>
          <w:t xml:space="preserve">):</w:t>
        </w:r>
      </w:ins>
      <w:ins w:id="271" w:author="PR Preview" w:date="2026-01-01T00:00:00Z">
        <w:r>
          <w:t xml:space="preserve"> </w:t>
        </w:r>
      </w:ins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72" w:author="PR Preview" w:date="2026-01-01T00:00:00Z">
        <w:r>
          <w:t xml:space="preserve"> </w:t>
        </w:r>
      </w:ins>
      <w:ins w:id="273" w:author="PR Preview" w:date="2026-01-01T00:00:00Z">
        <w:r>
          <w:t xml:space="preserve">(</w:t>
        </w:r>
      </w:ins>
      <w:ins w:id="274" w:author="PR Preview" w:date="2026-01-01T00:00:00Z">
        <w:r>
          <w:t xml:space="preserve">“for every</w:t>
        </w:r>
      </w:ins>
      <w:ins w:id="275" w:author="PR Preview" w:date="2026-01-01T00:00:00Z">
        <w:r>
          <w:t xml:space="preserve"> </w:t>
        </w:r>
      </w:ins>
      <m:oMath>
        <m:r>
          <m:t>x</m:t>
        </m:r>
      </m:oMath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in</w:t>
        </w:r>
      </w:ins>
      <w:ins w:id="278" w:author="PR Preview" w:date="2026-01-01T00:00:00Z">
        <w:r>
          <w:t xml:space="preserve"> </w:t>
        </w:r>
      </w:ins>
      <m:oMath>
        <m:r>
          <m:t>S</m:t>
        </m:r>
      </m:oMath>
      <w:ins w:id="279" w:author="PR Preview" w:date="2026-01-01T00:00:00Z">
        <w:r>
          <w:t xml:space="preserve">,</w:t>
        </w:r>
      </w:ins>
      <w:ins w:id="28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81" w:author="PR Preview" w:date="2026-01-01T00:00:00Z">
        <w:r>
          <w:t xml:space="preserve">”</w:t>
        </w:r>
      </w:ins>
      <w:ins w:id="282" w:author="PR Preview" w:date="2026-01-01T00:00:00Z">
        <w:r>
          <w:t xml:space="preserve">)</w:t>
        </w:r>
      </w:ins>
      <w:ins w:id="283" w:author="PR Preview" w:date="2026-01-01T00:00:00Z">
        <w:r>
          <w:t xml:space="preserve"> </w:t>
        </w:r>
      </w:ins>
      <w:ins w:id="284" w:author="PR Preview" w:date="2026-01-01T00:00:00Z">
        <w:r>
          <w:t xml:space="preserve">is true when</w:t>
        </w:r>
      </w:ins>
      <w:ins w:id="28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86" w:author="PR Preview" w:date="2026-01-01T00:00:00Z">
        <w:r>
          <w:t xml:space="preserve"> </w:t>
        </w:r>
      </w:ins>
      <w:ins w:id="287" w:author="PR Preview" w:date="2026-01-01T00:00:00Z">
        <w:r>
          <w:t xml:space="preserve">is true for every element</w:t>
        </w:r>
      </w:ins>
      <w:ins w:id="288" w:author="PR Preview" w:date="2026-01-01T00:00:00Z">
        <w:r>
          <w:t xml:space="preserve"> </w:t>
        </w:r>
      </w:ins>
      <m:oMath>
        <m:r>
          <m:t>x</m:t>
        </m:r>
      </m:oMath>
      <w:ins w:id="289" w:author="PR Preview" w:date="2026-01-01T00:00:00Z">
        <w:r>
          <w:t xml:space="preserve"> </w:t>
        </w:r>
      </w:ins>
      <w:ins w:id="290" w:author="PR Preview" w:date="2026-01-01T00:00:00Z">
        <w:r>
          <w:t xml:space="preserve">of</w:t>
        </w:r>
      </w:ins>
      <w:ins w:id="291" w:author="PR Preview" w:date="2026-01-01T00:00:00Z">
        <w:r>
          <w:t xml:space="preserve"> </w:t>
        </w:r>
      </w:ins>
      <m:oMath>
        <m:r>
          <m:t>S</m:t>
        </m:r>
      </m:oMath>
      <w:ins w:id="292" w:author="PR Preview" w:date="2026-01-01T00:00:00Z">
        <w:r>
          <w:t xml:space="preserve">,</w:t>
        </w:r>
      </w:ins>
      <w:ins w:id="293" w:author="PR Preview" w:date="2026-01-01T00:00:00Z">
        <w:r>
          <w:t xml:space="preserve"> </w:t>
        </w:r>
      </w:ins>
      <w:ins w:id="294" w:author="PR Preview" w:date="2026-01-01T00:00:00Z">
        <w:r>
          <w:t xml:space="preserve">and false otherwise.</w:t>
        </w:r>
      </w:ins>
    </w:p>
    <w:bookmarkEnd w:id="24"/>
    <w:bookmarkStart w:id="25" w:name="def-existential-quantifier"/>
    <w:p>
      <w:pPr>
        <w:pStyle w:val="BodyText"/>
      </w:pPr>
      <w:ins w:id="295" w:author="PR Preview" w:date="2026-01-01T00:00:00Z">
        <w:r>
          <w:rPr>
            <w:b/>
            <w:bCs/>
          </w:rPr>
          <w:t xml:space="preserve">Definition 4 (Existential quantifier)</w:t>
        </w:r>
      </w:ins>
      <w:ins w:id="296" w:author="PR Preview" w:date="2026-01-01T00:00:00Z">
        <w:r>
          <w:t xml:space="preserve"> </w:t>
        </w:r>
      </w:ins>
      <w:ins w:id="297" w:author="PR Preview" w:date="2026-01-01T00:00:00Z">
        <w:r>
          <w:t xml:space="preserve">The</w:t>
        </w:r>
      </w:ins>
      <w:ins w:id="298" w:author="PR Preview" w:date="2026-01-01T00:00:00Z">
        <w:r>
          <w:t xml:space="preserve"> </w:t>
        </w:r>
      </w:ins>
      <w:ins w:id="299" w:author="PR Preview" w:date="2026-01-01T00:00:00Z">
        <w:r>
          <w:rPr>
            <w:b/>
            <w:bCs/>
          </w:rPr>
          <w:t xml:space="preserve">existential quantifier</w:t>
        </w:r>
      </w:ins>
      <w:ins w:id="300" w:author="PR Preview" w:date="2026-01-01T00:00:00Z">
        <w:r>
          <w:t xml:space="preserve"> </w:t>
        </w:r>
      </w:ins>
      <w:ins w:id="301" w:author="PR Preview" w:date="2026-01-01T00:00:00Z">
        <w:r>
          <w:t xml:space="preserve">(Wikipedia contributors 2026b)</w:t>
        </w:r>
      </w:ins>
      <w:ins w:id="302" w:author="PR Preview" w:date="2026-01-01T00:00:00Z">
        <w:r>
          <w:t xml:space="preserve"> </w:t>
        </w:r>
      </w:ins>
      <w:ins w:id="303" w:author="PR Preview" w:date="2026-01-01T00:00:00Z">
        <w:r>
          <w:t xml:space="preserve">“there exists”</w:t>
        </w:r>
      </w:ins>
      <w:ins w:id="304" w:author="PR Preview" w:date="2026-01-01T00:00:00Z">
        <w:r>
          <w:t xml:space="preserve"> </w:t>
        </w:r>
      </w:ins>
      <w:ins w:id="305" w:author="PR Preview" w:date="2026-01-01T00:00:00Z">
        <w:r>
          <w:t xml:space="preserve">is a quantifier (</w:t>
        </w:r>
      </w:ins>
      <w:hyperlink w:anchor="def-quantifier">
        <w:ins w:id="306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307" w:author="PR Preview" w:date="2026-01-01T00:00:00Z">
        <w:r>
          <w:t xml:space="preserve">):</w:t>
        </w:r>
      </w:ins>
      <w:ins w:id="308" w:author="PR Preview" w:date="2026-01-01T00:00:00Z">
        <w:r>
          <w:t xml:space="preserve"> </w:t>
        </w:r>
      </w:ins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309" w:author="PR Preview" w:date="2026-01-01T00:00:00Z">
        <w:r>
          <w:t xml:space="preserve"> </w:t>
        </w:r>
      </w:ins>
      <w:ins w:id="310" w:author="PR Preview" w:date="2026-01-01T00:00:00Z">
        <w:r>
          <w:t xml:space="preserve">(</w:t>
        </w:r>
      </w:ins>
      <w:ins w:id="311" w:author="PR Preview" w:date="2026-01-01T00:00:00Z">
        <w:r>
          <w:t xml:space="preserve">“there is an</w:t>
        </w:r>
      </w:ins>
      <w:ins w:id="312" w:author="PR Preview" w:date="2026-01-01T00:00:00Z">
        <w:r>
          <w:t xml:space="preserve"> </w:t>
        </w:r>
      </w:ins>
      <m:oMath>
        <m:r>
          <m:t>x</m:t>
        </m:r>
      </m:oMath>
      <w:ins w:id="313" w:author="PR Preview" w:date="2026-01-01T00:00:00Z">
        <w:r>
          <w:t xml:space="preserve"> </w:t>
        </w:r>
      </w:ins>
      <w:ins w:id="314" w:author="PR Preview" w:date="2026-01-01T00:00:00Z">
        <w:r>
          <w:t xml:space="preserve">in</w:t>
        </w:r>
      </w:ins>
      <w:ins w:id="315" w:author="PR Preview" w:date="2026-01-01T00:00:00Z">
        <w:r>
          <w:t xml:space="preserve"> </w:t>
        </w:r>
      </w:ins>
      <m:oMath>
        <m:r>
          <m:t>S</m:t>
        </m:r>
      </m:oMath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such that</w:t>
        </w:r>
      </w:ins>
      <w:ins w:id="31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319" w:author="PR Preview" w:date="2026-01-01T00:00:00Z">
        <w:r>
          <w:t xml:space="preserve">”</w:t>
        </w:r>
      </w:ins>
      <w:ins w:id="320" w:author="PR Preview" w:date="2026-01-01T00:00:00Z">
        <w:r>
          <w:t xml:space="preserve">)</w:t>
        </w:r>
      </w:ins>
      <w:ins w:id="321" w:author="PR Preview" w:date="2026-01-01T00:00:00Z">
        <w:r>
          <w:t xml:space="preserve"> </w:t>
        </w:r>
      </w:ins>
      <w:ins w:id="322" w:author="PR Preview" w:date="2026-01-01T00:00:00Z">
        <w:r>
          <w:t xml:space="preserve">is true when</w:t>
        </w:r>
      </w:ins>
      <w:ins w:id="32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324" w:author="PR Preview" w:date="2026-01-01T00:00:00Z">
        <w:r>
          <w:t xml:space="preserve"> </w:t>
        </w:r>
      </w:ins>
      <w:ins w:id="325" w:author="PR Preview" w:date="2026-01-01T00:00:00Z">
        <w:r>
          <w:t xml:space="preserve">is true for at least one element</w:t>
        </w:r>
      </w:ins>
      <w:ins w:id="326" w:author="PR Preview" w:date="2026-01-01T00:00:00Z">
        <w:r>
          <w:t xml:space="preserve"> </w:t>
        </w:r>
      </w:ins>
      <m:oMath>
        <m:r>
          <m:t>x</m:t>
        </m:r>
      </m:oMath>
      <w:ins w:id="327" w:author="PR Preview" w:date="2026-01-01T00:00:00Z">
        <w:r>
          <w:t xml:space="preserve"> </w:t>
        </w:r>
      </w:ins>
      <w:ins w:id="328" w:author="PR Preview" w:date="2026-01-01T00:00:00Z">
        <w:r>
          <w:t xml:space="preserve">of</w:t>
        </w:r>
      </w:ins>
      <w:ins w:id="329" w:author="PR Preview" w:date="2026-01-01T00:00:00Z">
        <w:r>
          <w:t xml:space="preserve"> </w:t>
        </w:r>
      </w:ins>
      <m:oMath>
        <m:r>
          <m:t>S</m:t>
        </m:r>
      </m:oMath>
      <w:ins w:id="330" w:author="PR Preview" w:date="2026-01-01T00:00:00Z">
        <w:r>
          <w:t xml:space="preserve">,</w:t>
        </w:r>
      </w:ins>
      <w:ins w:id="331" w:author="PR Preview" w:date="2026-01-01T00:00:00Z">
        <w:r>
          <w:t xml:space="preserve"> </w:t>
        </w:r>
      </w:ins>
      <w:ins w:id="332" w:author="PR Preview" w:date="2026-01-01T00:00:00Z">
        <w:r>
          <w:t xml:space="preserve">and false otherwise.</w:t>
        </w:r>
      </w:ins>
    </w:p>
    <w:bookmarkEnd w:id="25"/>
    <w:bookmarkStart w:id="26" w:name="rem-quantifier-notation"/>
    <w:p>
      <w:pPr>
        <w:pStyle w:val="BodyText"/>
      </w:pPr>
      <w:ins w:id="333" w:author="PR Preview" w:date="2026-01-01T00:00:00Z">
        <w:r>
          <w:rPr>
            <w:i/>
            <w:iCs/>
          </w:rPr>
          <w:t xml:space="preserve">Remark 3</w:t>
        </w:r>
      </w:ins>
      <w:ins w:id="334" w:author="PR Preview" w:date="2026-01-01T00:00:00Z">
        <w:r>
          <w:t xml:space="preserve"> (Reading and writing quantifiers). </w:t>
        </w:r>
      </w:ins>
      <w:ins w:id="335" w:author="PR Preview" w:date="2026-01-01T00:00:00Z">
        <w:r>
          <w:t xml:space="preserve">English has many phrasings of each quantifier:</w:t>
        </w:r>
      </w:ins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∀</m:t>
        </m:r>
      </m:oMath>
      <w:ins w:id="336" w:author="PR Preview" w:date="2026-01-01T00:00:00Z">
        <w:r>
          <w:t xml:space="preserve">:</w:t>
        </w:r>
      </w:ins>
      <w:ins w:id="337" w:author="PR Preview" w:date="2026-01-01T00:00:00Z">
        <w:r>
          <w:t xml:space="preserve"> </w:t>
        </w:r>
      </w:ins>
      <w:ins w:id="338" w:author="PR Preview" w:date="2026-01-01T00:00:00Z">
        <w:r>
          <w:t xml:space="preserve">“for all”</w:t>
        </w:r>
      </w:ins>
      <w:ins w:id="339" w:author="PR Preview" w:date="2026-01-01T00:00:00Z">
        <w:r>
          <w:t xml:space="preserve">,</w:t>
        </w:r>
      </w:ins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“for every”</w:t>
        </w:r>
      </w:ins>
      <w:ins w:id="342" w:author="PR Preview" w:date="2026-01-01T00:00:00Z">
        <w:r>
          <w:t xml:space="preserve">,</w:t>
        </w:r>
      </w:ins>
      <w:ins w:id="343" w:author="PR Preview" w:date="2026-01-01T00:00:00Z">
        <w:r>
          <w:t xml:space="preserve"> </w:t>
        </w:r>
      </w:ins>
      <w:ins w:id="344" w:author="PR Preview" w:date="2026-01-01T00:00:00Z">
        <w:r>
          <w:t xml:space="preserve">“for each”</w:t>
        </w:r>
      </w:ins>
      <w:ins w:id="345" w:author="PR Preview" w:date="2026-01-01T00:00:00Z">
        <w:r>
          <w:t xml:space="preserve">,</w:t>
        </w:r>
      </w:ins>
      <w:ins w:id="346" w:author="PR Preview" w:date="2026-01-01T00:00:00Z">
        <w:r>
          <w:t xml:space="preserve"> </w:t>
        </w:r>
      </w:ins>
      <w:ins w:id="347" w:author="PR Preview" w:date="2026-01-01T00:00:00Z">
        <w:r>
          <w:t xml:space="preserve">“for any”</w:t>
        </w:r>
      </w:ins>
      <w:ins w:id="348" w:author="PR Preview" w:date="2026-01-01T00:00:00Z">
        <w:r>
          <w:t xml:space="preserve">,</w:t>
        </w:r>
      </w:ins>
      <w:ins w:id="349" w:author="PR Preview" w:date="2026-01-01T00:00:00Z">
        <w:r>
          <w:t xml:space="preserve"> </w:t>
        </w:r>
      </w:ins>
      <w:ins w:id="350" w:author="PR Preview" w:date="2026-01-01T00:00:00Z">
        <w:r>
          <w:t xml:space="preserve">“every”</w:t>
        </w:r>
      </w:ins>
      <w:ins w:id="351" w:author="PR Preview" w:date="2026-01-01T00:00:00Z">
        <w:r>
          <w:t xml:space="preserve">,</w:t>
        </w:r>
      </w:ins>
      <w:ins w:id="352" w:author="PR Preview" w:date="2026-01-01T00:00:00Z">
        <w:r>
          <w:t xml:space="preserve"> </w:t>
        </w:r>
      </w:ins>
      <w:ins w:id="353" w:author="PR Preview" w:date="2026-01-01T00:00:00Z">
        <w:r>
          <w:t xml:space="preserve">“all”</w:t>
        </w:r>
      </w:ins>
      <w:ins w:id="354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∃</m:t>
        </m:r>
      </m:oMath>
      <w:ins w:id="355" w:author="PR Preview" w:date="2026-01-01T00:00:00Z">
        <w:r>
          <w:t xml:space="preserve">:</w:t>
        </w:r>
      </w:ins>
      <w:ins w:id="356" w:author="PR Preview" w:date="2026-01-01T00:00:00Z">
        <w:r>
          <w:t xml:space="preserve"> </w:t>
        </w:r>
      </w:ins>
      <w:ins w:id="357" w:author="PR Preview" w:date="2026-01-01T00:00:00Z">
        <w:r>
          <w:t xml:space="preserve">“there exists”</w:t>
        </w:r>
      </w:ins>
      <w:ins w:id="358" w:author="PR Preview" w:date="2026-01-01T00:00:00Z">
        <w:r>
          <w:t xml:space="preserve">,</w:t>
        </w:r>
      </w:ins>
      <w:ins w:id="359" w:author="PR Preview" w:date="2026-01-01T00:00:00Z">
        <w:r>
          <w:t xml:space="preserve"> </w:t>
        </w:r>
      </w:ins>
      <w:ins w:id="360" w:author="PR Preview" w:date="2026-01-01T00:00:00Z">
        <w:r>
          <w:t xml:space="preserve">“there is”</w:t>
        </w:r>
      </w:ins>
      <w:ins w:id="361" w:author="PR Preview" w:date="2026-01-01T00:00:00Z">
        <w:r>
          <w:t xml:space="preserve">,</w:t>
        </w:r>
      </w:ins>
      <w:ins w:id="362" w:author="PR Preview" w:date="2026-01-01T00:00:00Z">
        <w:r>
          <w:t xml:space="preserve"> </w:t>
        </w:r>
      </w:ins>
      <w:ins w:id="363" w:author="PR Preview" w:date="2026-01-01T00:00:00Z">
        <w:r>
          <w:t xml:space="preserve">“for some”</w:t>
        </w:r>
      </w:ins>
      <w:ins w:id="364" w:author="PR Preview" w:date="2026-01-01T00:00:00Z">
        <w:r>
          <w:t xml:space="preserve">,</w:t>
        </w:r>
      </w:ins>
      <w:ins w:id="365" w:author="PR Preview" w:date="2026-01-01T00:00:00Z">
        <w:r>
          <w:t xml:space="preserve"> </w:t>
        </w:r>
      </w:ins>
      <w:ins w:id="366" w:author="PR Preview" w:date="2026-01-01T00:00:00Z">
        <w:r>
          <w:t xml:space="preserve">“some”</w:t>
        </w:r>
      </w:ins>
      <w:ins w:id="367" w:author="PR Preview" w:date="2026-01-01T00:00:00Z">
        <w:r>
          <w:t xml:space="preserve">,</w:t>
        </w:r>
      </w:ins>
      <w:ins w:id="368" w:author="PR Preview" w:date="2026-01-01T00:00:00Z">
        <w:r>
          <w:t xml:space="preserve"> </w:t>
        </w:r>
      </w:ins>
      <w:ins w:id="369" w:author="PR Preview" w:date="2026-01-01T00:00:00Z">
        <w:r>
          <w:t xml:space="preserve">“at least one”</w:t>
        </w:r>
      </w:ins>
      <w:ins w:id="370" w:author="PR Preview" w:date="2026-01-01T00:00:00Z">
        <w:r>
          <w:t xml:space="preserve">.</w:t>
        </w:r>
      </w:ins>
    </w:p>
    <w:p>
      <w:pPr>
        <w:pStyle w:val="FirstParagraph"/>
      </w:pPr>
      <w:ins w:id="371" w:author="PR Preview" w:date="2026-01-01T00:00:00Z">
        <w:r>
          <w:t xml:space="preserve">Books also differ in punctuation:</w:t>
        </w:r>
      </w:ins>
      <w:ins w:id="372" w:author="PR Preview" w:date="2026-01-01T00:00:00Z">
        <w:r>
          <w:t xml:space="preserve"> </w:t>
        </w:r>
      </w:ins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373" w:author="PR Preview" w:date="2026-01-01T00:00:00Z">
        <w:r>
          <w:t xml:space="preserve"> </w:t>
        </w:r>
      </w:ins>
      <w:ins w:id="374" w:author="PR Preview" w:date="2026-01-01T00:00:00Z">
        <w:r>
          <w:t xml:space="preserve">is also written</w:t>
        </w:r>
      </w:ins>
      <w:ins w:id="375" w:author="PR Preview" w:date="2026-01-01T00:00:00Z">
        <w:r>
          <w:t xml:space="preserve"> </w:t>
        </w:r>
      </w:ins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: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376" w:author="PR Preview" w:date="2026-01-01T00:00:00Z">
        <w:r>
          <w:t xml:space="preserve">,</w:t>
        </w:r>
      </w:ins>
      <w:ins w:id="37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378" w:author="PR Preview" w:date="2026-01-01T00:00:00Z">
        <w:r>
          <w:t xml:space="preserve">, or</w:t>
        </w:r>
      </w:ins>
      <w:ins w:id="379" w:author="PR Preview" w:date="2026-01-01T00:00:00Z">
        <w:r>
          <w:t xml:space="preserve"> </w:t>
        </w:r>
      </w:ins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.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380" w:author="PR Preview" w:date="2026-01-01T00:00:00Z">
        <w:r>
          <w:t xml:space="preserve">.</w:t>
        </w:r>
      </w:ins>
      <w:ins w:id="381" w:author="PR Preview" w:date="2026-01-01T00:00:00Z">
        <w:r>
          <w:t xml:space="preserve"> </w:t>
        </w:r>
      </w:ins>
      <w:ins w:id="382" w:author="PR Preview" w:date="2026-01-01T00:00:00Z">
        <w:r>
          <w:t xml:space="preserve">When the domain is clear, it is often left out, as in</w:t>
        </w:r>
      </w:ins>
      <w:ins w:id="383" w:author="PR Preview" w:date="2026-01-01T00:00:00Z">
        <w:r>
          <w:t xml:space="preserve"> </w:t>
        </w:r>
      </w:ins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384" w:author="PR Preview" w:date="2026-01-01T00:00:00Z">
        <w:r>
          <w:t xml:space="preserve">.</w:t>
        </w:r>
      </w:ins>
    </w:p>
    <w:bookmarkEnd w:id="26"/>
    <w:bookmarkStart w:id="27" w:name="rem-racket-quantifiers"/>
    <w:p>
      <w:pPr>
        <w:pStyle w:val="BodyText"/>
      </w:pPr>
      <w:ins w:id="385" w:author="PR Preview" w:date="2026-01-01T00:00:00Z">
        <w:r>
          <w:rPr>
            <w:i/>
            <w:iCs/>
          </w:rPr>
          <w:t xml:space="preserve">Remark 4</w:t>
        </w:r>
      </w:ins>
      <w:ins w:id="386" w:author="PR Preview" w:date="2026-01-01T00:00:00Z">
        <w:r>
          <w:t xml:space="preserve"> (Quantifiers in Racket). </w:t>
        </w:r>
      </w:ins>
      <w:ins w:id="387" w:author="PR Preview" w:date="2026-01-01T00:00:00Z">
        <w:r>
          <w:t xml:space="preserve">On a finite list, Racket computes the two quantifiers with</w:t>
        </w:r>
      </w:ins>
      <w:ins w:id="388" w:author="PR Preview" w:date="2026-01-01T00:00:00Z">
        <w:r>
          <w:t xml:space="preserve"> </w:t>
        </w:r>
      </w:ins>
      <w:ins w:id="389" w:author="PR Preview" w:date="2026-01-01T00:00:00Z">
        <w:r>
          <w:rPr>
            <w:rStyle w:val="VerbatimChar"/>
          </w:rPr>
          <w:t xml:space="preserve">andmap</w:t>
        </w:r>
      </w:ins>
      <w:ins w:id="390" w:author="PR Preview" w:date="2026-01-01T00:00:00Z">
        <w:r>
          <w:t xml:space="preserve"> </w:t>
        </w:r>
      </w:ins>
      <w:ins w:id="391" w:author="PR Preview" w:date="2026-01-01T00:00:00Z">
        <w:r>
          <w:t xml:space="preserve">and</w:t>
        </w:r>
      </w:ins>
      <w:ins w:id="392" w:author="PR Preview" w:date="2026-01-01T00:00:00Z">
        <w:r>
          <w:t xml:space="preserve"> </w:t>
        </w:r>
      </w:ins>
      <w:ins w:id="393" w:author="PR Preview" w:date="2026-01-01T00:00:00Z">
        <w:r>
          <w:rPr>
            <w:rStyle w:val="VerbatimChar"/>
          </w:rPr>
          <w:t xml:space="preserve">ormap</w:t>
        </w:r>
      </w:ins>
      <w:ins w:id="394" w:author="PR Preview" w:date="2026-01-01T00:00:00Z">
        <w:r>
          <w:t xml:space="preserve">.</w:t>
        </w:r>
      </w:ins>
      <w:ins w:id="395" w:author="PR Preview" w:date="2026-01-01T00:00:00Z">
        <w:r>
          <w:t xml:space="preserve"> </w:t>
        </w:r>
      </w:ins>
      <w:ins w:id="396" w:author="PR Preview" w:date="2026-01-01T00:00:00Z">
        <w:r>
          <w:rPr>
            <w:rStyle w:val="VerbatimChar"/>
          </w:rPr>
          <w:t xml:space="preserve">(andmap odd? (list 2 3 5 7))</w:t>
        </w:r>
      </w:ins>
      <w:ins w:id="397" w:author="PR Preview" w:date="2026-01-01T00:00:00Z">
        <w:r>
          <w:t xml:space="preserve"> </w:t>
        </w:r>
      </w:ins>
      <w:ins w:id="398" w:author="PR Preview" w:date="2026-01-01T00:00:00Z">
        <w:r>
          <w:t xml:space="preserve">returns</w:t>
        </w:r>
      </w:ins>
      <w:ins w:id="399" w:author="PR Preview" w:date="2026-01-01T00:00:00Z">
        <w:r>
          <w:t xml:space="preserve"> </w:t>
        </w:r>
      </w:ins>
      <w:ins w:id="400" w:author="PR Preview" w:date="2026-01-01T00:00:00Z">
        <w:r>
          <w:rPr>
            <w:rStyle w:val="VerbatimChar"/>
          </w:rPr>
          <w:t xml:space="preserve">#f</w:t>
        </w:r>
      </w:ins>
      <w:ins w:id="401" w:author="PR Preview" w:date="2026-01-01T00:00:00Z">
        <w:r>
          <w:t xml:space="preserve">,</w:t>
        </w:r>
      </w:ins>
      <w:ins w:id="402" w:author="PR Preview" w:date="2026-01-01T00:00:00Z">
        <w:r>
          <w:t xml:space="preserve"> </w:t>
        </w:r>
      </w:ins>
      <w:ins w:id="403" w:author="PR Preview" w:date="2026-01-01T00:00:00Z">
        <w:r>
          <w:t xml:space="preserve">as in part 2 of</w:t>
        </w:r>
      </w:ins>
      <w:ins w:id="404" w:author="PR Preview" w:date="2026-01-01T00:00:00Z">
        <w:r>
          <w:t xml:space="preserve"> </w:t>
        </w:r>
      </w:ins>
      <w:hyperlink w:anchor="exr-finite-quantifiers">
        <w:ins w:id="405" w:author="PR Preview" w:date="2026-01-01T00:00:00Z">
          <w:r>
            <w:rPr>
              <w:rStyle w:val="Hyperlink"/>
            </w:rPr>
            <w:t xml:space="preserve">Exercise 2</w:t>
          </w:r>
        </w:ins>
      </w:hyperlink>
      <w:ins w:id="406" w:author="PR Preview" w:date="2026-01-01T00:00:00Z">
        <w:r>
          <w:t xml:space="preserve">,</w:t>
        </w:r>
      </w:ins>
      <w:ins w:id="407" w:author="PR Preview" w:date="2026-01-01T00:00:00Z">
        <w:r>
          <w:t xml:space="preserve"> </w:t>
        </w:r>
      </w:ins>
      <w:ins w:id="408" w:author="PR Preview" w:date="2026-01-01T00:00:00Z">
        <w:r>
          <w:t xml:space="preserve">and</w:t>
        </w:r>
      </w:ins>
      <w:ins w:id="409" w:author="PR Preview" w:date="2026-01-01T00:00:00Z">
        <w:r>
          <w:t xml:space="preserve"> </w:t>
        </w:r>
      </w:ins>
      <w:ins w:id="410" w:author="PR Preview" w:date="2026-01-01T00:00:00Z">
        <w:r>
          <w:rPr>
            <w:rStyle w:val="VerbatimChar"/>
          </w:rPr>
          <w:t xml:space="preserve">(ormap even? (list 2 3 5 7))</w:t>
        </w:r>
      </w:ins>
      <w:ins w:id="411" w:author="PR Preview" w:date="2026-01-01T00:00:00Z">
        <w:r>
          <w:t xml:space="preserve"> </w:t>
        </w:r>
      </w:ins>
      <w:ins w:id="412" w:author="PR Preview" w:date="2026-01-01T00:00:00Z">
        <w:r>
          <w:t xml:space="preserve">returns</w:t>
        </w:r>
      </w:ins>
      <w:ins w:id="413" w:author="PR Preview" w:date="2026-01-01T00:00:00Z">
        <w:r>
          <w:t xml:space="preserve"> </w:t>
        </w:r>
      </w:ins>
      <w:ins w:id="414" w:author="PR Preview" w:date="2026-01-01T00:00:00Z">
        <w:r>
          <w:rPr>
            <w:rStyle w:val="VerbatimChar"/>
          </w:rPr>
          <w:t xml:space="preserve">#t</w:t>
        </w:r>
      </w:ins>
      <w:ins w:id="415" w:author="PR Preview" w:date="2026-01-01T00:00:00Z">
        <w:r>
          <w:t xml:space="preserve">,</w:t>
        </w:r>
      </w:ins>
      <w:ins w:id="416" w:author="PR Preview" w:date="2026-01-01T00:00:00Z">
        <w:r>
          <w:t xml:space="preserve"> </w:t>
        </w:r>
      </w:ins>
      <w:ins w:id="417" w:author="PR Preview" w:date="2026-01-01T00:00:00Z">
        <w:r>
          <w:t xml:space="preserve">as in part 3.</w:t>
        </w:r>
      </w:ins>
    </w:p>
    <w:bookmarkEnd w:id="27"/>
    <w:bookmarkStart w:id="31" w:name="exr-empty-domain"/>
    <w:p>
      <w:pPr>
        <w:pStyle w:val="BodyText"/>
      </w:pPr>
      <w:ins w:id="418" w:author="PR Preview" w:date="2026-01-01T00:00:00Z">
        <w:r>
          <w:rPr>
            <w:b/>
            <w:bCs/>
          </w:rPr>
          <w:t xml:space="preserve">Exercise 3 (Nothing to check)</w:t>
        </w:r>
      </w:ins>
      <w:ins w:id="419" w:author="PR Preview" w:date="2026-01-01T00:00:00Z">
        <w:r>
          <w:t xml:space="preserve"> </w:t>
        </w:r>
      </w:ins>
      <w:ins w:id="420" w:author="PR Preview" w:date="2026-01-01T00:00:00Z">
        <w:r>
          <w:t xml:space="preserve">Let</w:t>
        </w:r>
      </w:ins>
      <w:ins w:id="421" w:author="PR Preview" w:date="2026-01-01T00:00:00Z">
        <w:r>
          <w:t xml:space="preserve"> </w:t>
        </w:r>
      </w:ins>
      <m:oMath>
        <m:r>
          <m:rPr>
            <m:sty m:val="p"/>
          </m:rPr>
          <m:t>∅</m:t>
        </m:r>
      </m:oMath>
      <w:ins w:id="422" w:author="PR Preview" w:date="2026-01-01T00:00:00Z">
        <w:r>
          <w:t xml:space="preserve"> </w:t>
        </w:r>
      </w:ins>
      <w:ins w:id="423" w:author="PR Preview" w:date="2026-01-01T00:00:00Z">
        <w:r>
          <w:t xml:space="preserve">be the empty set, the set with no elements.</w:t>
        </w:r>
      </w:ins>
      <w:ins w:id="424" w:author="PR Preview" w:date="2026-01-01T00:00:00Z">
        <w:r>
          <w:t xml:space="preserve"> </w:t>
        </w:r>
      </w:ins>
      <w:ins w:id="425" w:author="PR Preview" w:date="2026-01-01T00:00:00Z">
        <w:r>
          <w:t xml:space="preserve">What are the truth values of</w:t>
        </w:r>
      </w:ins>
      <w:ins w:id="426" w:author="PR Preview" w:date="2026-01-01T00:00:00Z">
        <w:r>
          <w:t xml:space="preserve"> </w:t>
        </w:r>
      </w:ins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ins w:id="427" w:author="PR Preview" w:date="2026-01-01T00:00:00Z">
        <w:r>
          <w:t xml:space="preserve"> </w:t>
        </w:r>
      </w:ins>
      <w:ins w:id="428" w:author="PR Preview" w:date="2026-01-01T00:00:00Z">
        <w:r>
          <w:t xml:space="preserve">and</w:t>
        </w:r>
      </w:ins>
      <w:ins w:id="429" w:author="PR Preview" w:date="2026-01-01T00:00:00Z">
        <w:r>
          <w:t xml:space="preserve"> </w:t>
        </w:r>
      </w:ins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ins w:id="430" w:author="PR Preview" w:date="2026-01-01T00:00:00Z">
        <w:r>
          <w:t xml:space="preserve">?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would make each one false?</w:t>
            </w:r>
          </w:p>
          <w:p/>
        </w:tc>
      </w:tr>
    </w:tbl>
    <w:bookmarkEnd w:id="31"/>
    <w:bookmarkStart w:id="32" w:name="sol-empty-domain"/>
    <w:p>
      <w:pPr>
        <w:pStyle w:val="BodyText"/>
      </w:pPr>
      <w:ins w:id="431" w:author="PR Preview" w:date="2026-01-01T00:00:00Z">
        <w:r>
          <w:rPr>
            <w:i/>
            <w:iCs/>
          </w:rPr>
          <w:t xml:space="preserve">Solution 3</w:t>
        </w:r>
      </w:ins>
      <w:ins w:id="432" w:author="PR Preview" w:date="2026-01-01T00:00:00Z">
        <w:r>
          <w:t xml:space="preserve">. </w:t>
        </w:r>
      </w:ins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ins w:id="433" w:author="PR Preview" w:date="2026-01-01T00:00:00Z">
        <w:r>
          <w:t xml:space="preserve"> </w:t>
        </w:r>
      </w:ins>
      <w:ins w:id="434" w:author="PR Preview" w:date="2026-01-01T00:00:00Z">
        <w:r>
          <w:t xml:space="preserve">is true.</w:t>
        </w:r>
      </w:ins>
      <w:ins w:id="435" w:author="PR Preview" w:date="2026-01-01T00:00:00Z">
        <w:r>
          <w:t xml:space="preserve"> </w:t>
        </w:r>
      </w:ins>
      <w:ins w:id="436" w:author="PR Preview" w:date="2026-01-01T00:00:00Z">
        <w:r>
          <w:t xml:space="preserve">It would be false only if some element of</w:t>
        </w:r>
      </w:ins>
      <w:ins w:id="437" w:author="PR Preview" w:date="2026-01-01T00:00:00Z">
        <w:r>
          <w:t xml:space="preserve"> </w:t>
        </w:r>
      </w:ins>
      <m:oMath>
        <m:r>
          <m:rPr>
            <m:sty m:val="p"/>
          </m:rPr>
          <m:t>∅</m:t>
        </m:r>
      </m:oMath>
      <w:ins w:id="438" w:author="PR Preview" w:date="2026-01-01T00:00:00Z">
        <w:r>
          <w:t xml:space="preserve"> </w:t>
        </w:r>
      </w:ins>
      <w:ins w:id="439" w:author="PR Preview" w:date="2026-01-01T00:00:00Z">
        <w:r>
          <w:t xml:space="preserve">were not greater than</w:t>
        </w:r>
      </w:ins>
      <w:ins w:id="440" w:author="PR Preview" w:date="2026-01-01T00:00:00Z">
        <w:r>
          <w:t xml:space="preserve"> </w:t>
        </w:r>
      </w:ins>
      <m:oMath>
        <m:r>
          <m:t>5</m:t>
        </m:r>
      </m:oMath>
      <w:ins w:id="441" w:author="PR Preview" w:date="2026-01-01T00:00:00Z">
        <w:r>
          <w:t xml:space="preserve">,</w:t>
        </w:r>
      </w:ins>
      <w:ins w:id="442" w:author="PR Preview" w:date="2026-01-01T00:00:00Z">
        <w:r>
          <w:t xml:space="preserve"> </w:t>
        </w:r>
      </w:ins>
      <w:ins w:id="443" w:author="PR Preview" w:date="2026-01-01T00:00:00Z">
        <w:r>
          <w:t xml:space="preserve">and</w:t>
        </w:r>
      </w:ins>
      <w:ins w:id="444" w:author="PR Preview" w:date="2026-01-01T00:00:00Z">
        <w:r>
          <w:t xml:space="preserve"> </w:t>
        </w:r>
      </w:ins>
      <m:oMath>
        <m:r>
          <m:rPr>
            <m:sty m:val="p"/>
          </m:rPr>
          <m:t>∅</m:t>
        </m:r>
      </m:oMath>
      <w:ins w:id="445" w:author="PR Preview" w:date="2026-01-01T00:00:00Z">
        <w:r>
          <w:t xml:space="preserve"> </w:t>
        </w:r>
      </w:ins>
      <w:ins w:id="446" w:author="PR Preview" w:date="2026-01-01T00:00:00Z">
        <w:r>
          <w:t xml:space="preserve">has no elements.</w:t>
        </w:r>
      </w:ins>
    </w:p>
    <w:p>
      <w:pPr>
        <w:pStyle w:val="BodyText"/>
      </w:pP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ins w:id="447" w:author="PR Preview" w:date="2026-01-01T00:00:00Z">
        <w:r>
          <w:t xml:space="preserve"> </w:t>
        </w:r>
      </w:ins>
      <w:ins w:id="448" w:author="PR Preview" w:date="2026-01-01T00:00:00Z">
        <w:r>
          <w:t xml:space="preserve">is false,</w:t>
        </w:r>
      </w:ins>
      <w:ins w:id="449" w:author="PR Preview" w:date="2026-01-01T00:00:00Z">
        <w:r>
          <w:t xml:space="preserve"> </w:t>
        </w:r>
      </w:ins>
      <w:ins w:id="450" w:author="PR Preview" w:date="2026-01-01T00:00:00Z">
        <w:r>
          <w:t xml:space="preserve">since</w:t>
        </w:r>
      </w:ins>
      <w:ins w:id="451" w:author="PR Preview" w:date="2026-01-01T00:00:00Z">
        <w:r>
          <w:t xml:space="preserve"> </w:t>
        </w:r>
      </w:ins>
      <m:oMath>
        <m:r>
          <m:rPr>
            <m:sty m:val="p"/>
          </m:rPr>
          <m:t>∅</m:t>
        </m:r>
      </m:oMath>
      <w:ins w:id="452" w:author="PR Preview" w:date="2026-01-01T00:00:00Z">
        <w:r>
          <w:t xml:space="preserve"> </w:t>
        </w:r>
      </w:ins>
      <w:ins w:id="453" w:author="PR Preview" w:date="2026-01-01T00:00:00Z">
        <w:r>
          <w:t xml:space="preserve">has no element at all, let alone one greater than</w:t>
        </w:r>
      </w:ins>
      <w:ins w:id="454" w:author="PR Preview" w:date="2026-01-01T00:00:00Z">
        <w:r>
          <w:t xml:space="preserve"> </w:t>
        </w:r>
      </w:ins>
      <m:oMath>
        <m:r>
          <m:t>5</m:t>
        </m:r>
      </m:oMath>
      <w:ins w:id="455" w:author="PR Preview" w:date="2026-01-01T00:00:00Z">
        <w:r>
          <w:t xml:space="preserve">.</w:t>
        </w:r>
      </w:ins>
    </w:p>
    <w:p>
      <w:pPr>
        <w:pStyle w:val="BodyText"/>
      </w:pPr>
      <w:ins w:id="456" w:author="PR Preview" w:date="2026-01-01T00:00:00Z">
        <w:r>
          <w:t xml:space="preserve">Racket agrees:</w:t>
        </w:r>
      </w:ins>
      <w:ins w:id="457" w:author="PR Preview" w:date="2026-01-01T00:00:00Z">
        <w:r>
          <w:t xml:space="preserve"> </w:t>
        </w:r>
      </w:ins>
      <w:ins w:id="458" w:author="PR Preview" w:date="2026-01-01T00:00:00Z">
        <w:r>
          <w:rPr>
            <w:rStyle w:val="VerbatimChar"/>
          </w:rPr>
          <w:t xml:space="preserve">(andmap positive? '())</w:t>
        </w:r>
      </w:ins>
      <w:ins w:id="459" w:author="PR Preview" w:date="2026-01-01T00:00:00Z">
        <w:r>
          <w:t xml:space="preserve"> </w:t>
        </w:r>
      </w:ins>
      <w:ins w:id="460" w:author="PR Preview" w:date="2026-01-01T00:00:00Z">
        <w:r>
          <w:t xml:space="preserve">returns</w:t>
        </w:r>
      </w:ins>
      <w:ins w:id="461" w:author="PR Preview" w:date="2026-01-01T00:00:00Z">
        <w:r>
          <w:t xml:space="preserve"> </w:t>
        </w:r>
      </w:ins>
      <w:ins w:id="462" w:author="PR Preview" w:date="2026-01-01T00:00:00Z">
        <w:r>
          <w:rPr>
            <w:rStyle w:val="VerbatimChar"/>
          </w:rPr>
          <w:t xml:space="preserve">#t</w:t>
        </w:r>
      </w:ins>
      <w:ins w:id="463" w:author="PR Preview" w:date="2026-01-01T00:00:00Z">
        <w:r>
          <w:t xml:space="preserve">,</w:t>
        </w:r>
      </w:ins>
      <w:ins w:id="464" w:author="PR Preview" w:date="2026-01-01T00:00:00Z">
        <w:r>
          <w:t xml:space="preserve"> </w:t>
        </w:r>
      </w:ins>
      <w:ins w:id="465" w:author="PR Preview" w:date="2026-01-01T00:00:00Z">
        <w:r>
          <w:t xml:space="preserve">and</w:t>
        </w:r>
      </w:ins>
      <w:ins w:id="466" w:author="PR Preview" w:date="2026-01-01T00:00:00Z">
        <w:r>
          <w:t xml:space="preserve"> </w:t>
        </w:r>
      </w:ins>
      <w:ins w:id="467" w:author="PR Preview" w:date="2026-01-01T00:00:00Z">
        <w:r>
          <w:rPr>
            <w:rStyle w:val="VerbatimChar"/>
          </w:rPr>
          <w:t xml:space="preserve">(ormap positive? '())</w:t>
        </w:r>
      </w:ins>
      <w:ins w:id="468" w:author="PR Preview" w:date="2026-01-01T00:00:00Z">
        <w:r>
          <w:t xml:space="preserve"> </w:t>
        </w:r>
      </w:ins>
      <w:ins w:id="469" w:author="PR Preview" w:date="2026-01-01T00:00:00Z">
        <w:r>
          <w:t xml:space="preserve">returns</w:t>
        </w:r>
      </w:ins>
      <w:ins w:id="470" w:author="PR Preview" w:date="2026-01-01T00:00:00Z">
        <w:r>
          <w:t xml:space="preserve"> </w:t>
        </w:r>
      </w:ins>
      <w:ins w:id="471" w:author="PR Preview" w:date="2026-01-01T00:00:00Z">
        <w:r>
          <w:rPr>
            <w:rStyle w:val="VerbatimChar"/>
          </w:rPr>
          <w:t xml:space="preserve">#f</w:t>
        </w:r>
      </w:ins>
      <w:ins w:id="472" w:author="PR Preview" w:date="2026-01-01T00:00:00Z">
        <w:r>
          <w:t xml:space="preserve">.</w:t>
        </w:r>
      </w:ins>
    </w:p>
    <w:bookmarkEnd w:id="32"/>
    <w:bookmarkStart w:id="33" w:name="def-vacuous-truth"/>
    <w:p>
      <w:pPr>
        <w:pStyle w:val="BodyText"/>
      </w:pPr>
      <w:ins w:id="473" w:author="PR Preview" w:date="2026-01-01T00:00:00Z">
        <w:r>
          <w:rPr>
            <w:b/>
            <w:bCs/>
          </w:rPr>
          <w:t xml:space="preserve">Definition 5 (Vacuous truth)</w:t>
        </w:r>
      </w:ins>
      <w:ins w:id="474" w:author="PR Preview" w:date="2026-01-01T00:00:00Z">
        <w:r>
          <w:t xml:space="preserve"> </w:t>
        </w:r>
      </w:ins>
      <w:ins w:id="475" w:author="PR Preview" w:date="2026-01-01T00:00:00Z">
        <w:r>
          <w:t xml:space="preserve">A universally quantified proposition</w:t>
        </w:r>
      </w:ins>
      <w:ins w:id="476" w:author="PR Preview" w:date="2026-01-01T00:00:00Z">
        <w:r>
          <w:t xml:space="preserve"> </w:t>
        </w:r>
      </w:ins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477" w:author="PR Preview" w:date="2026-01-01T00:00:00Z">
        <w:r>
          <w:t xml:space="preserve"> </w:t>
        </w:r>
      </w:ins>
      <w:ins w:id="478" w:author="PR Preview" w:date="2026-01-01T00:00:00Z">
        <w:r>
          <w:t xml:space="preserve">whose domain</w:t>
        </w:r>
      </w:ins>
      <w:ins w:id="479" w:author="PR Preview" w:date="2026-01-01T00:00:00Z">
        <w:r>
          <w:t xml:space="preserve"> </w:t>
        </w:r>
      </w:ins>
      <m:oMath>
        <m:r>
          <m:t>S</m:t>
        </m:r>
      </m:oMath>
      <w:ins w:id="480" w:author="PR Preview" w:date="2026-01-01T00:00:00Z">
        <w:r>
          <w:t xml:space="preserve"> </w:t>
        </w:r>
      </w:ins>
      <w:ins w:id="481" w:author="PR Preview" w:date="2026-01-01T00:00:00Z">
        <w:r>
          <w:t xml:space="preserve">is empty is</w:t>
        </w:r>
      </w:ins>
      <w:ins w:id="482" w:author="PR Preview" w:date="2026-01-01T00:00:00Z">
        <w:r>
          <w:t xml:space="preserve"> </w:t>
        </w:r>
      </w:ins>
      <w:ins w:id="483" w:author="PR Preview" w:date="2026-01-01T00:00:00Z">
        <w:r>
          <w:rPr>
            <w:b/>
            <w:bCs/>
          </w:rPr>
          <w:t xml:space="preserve">vacuously true</w:t>
        </w:r>
      </w:ins>
      <w:ins w:id="484" w:author="PR Preview" w:date="2026-01-01T00:00:00Z">
        <w:r>
          <w:t xml:space="preserve">:</w:t>
        </w:r>
      </w:ins>
      <w:ins w:id="485" w:author="PR Preview" w:date="2026-01-01T00:00:00Z">
        <w:r>
          <w:t xml:space="preserve"> </w:t>
        </w:r>
      </w:ins>
      <w:ins w:id="486" w:author="PR Preview" w:date="2026-01-01T00:00:00Z">
        <w:r>
          <w:t xml:space="preserve">it is true, because</w:t>
        </w:r>
      </w:ins>
      <w:ins w:id="487" w:author="PR Preview" w:date="2026-01-01T00:00:00Z">
        <w:r>
          <w:t xml:space="preserve"> </w:t>
        </w:r>
      </w:ins>
      <m:oMath>
        <m:r>
          <m:t>S</m:t>
        </m:r>
      </m:oMath>
      <w:ins w:id="488" w:author="PR Preview" w:date="2026-01-01T00:00:00Z">
        <w:r>
          <w:t xml:space="preserve"> </w:t>
        </w:r>
      </w:ins>
      <w:ins w:id="489" w:author="PR Preview" w:date="2026-01-01T00:00:00Z">
        <w:r>
          <w:t xml:space="preserve">has no element</w:t>
        </w:r>
      </w:ins>
      <w:ins w:id="490" w:author="PR Preview" w:date="2026-01-01T00:00:00Z">
        <w:r>
          <w:t xml:space="preserve"> </w:t>
        </w:r>
      </w:ins>
      <m:oMath>
        <m:r>
          <m:t>x</m:t>
        </m:r>
      </m:oMath>
      <w:ins w:id="491" w:author="PR Preview" w:date="2026-01-01T00:00:00Z">
        <w:r>
          <w:t xml:space="preserve"> </w:t>
        </w:r>
      </w:ins>
      <w:ins w:id="492" w:author="PR Preview" w:date="2026-01-01T00:00:00Z">
        <w:r>
          <w:t xml:space="preserve">for which</w:t>
        </w:r>
      </w:ins>
      <w:ins w:id="49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494" w:author="PR Preview" w:date="2026-01-01T00:00:00Z">
        <w:r>
          <w:t xml:space="preserve"> </w:t>
        </w:r>
      </w:ins>
      <w:ins w:id="495" w:author="PR Preview" w:date="2026-01-01T00:00:00Z">
        <w:r>
          <w:t xml:space="preserve">could be false.</w:t>
        </w:r>
      </w:ins>
    </w:p>
    <w:bookmarkEnd w:id="33"/>
    <w:bookmarkEnd w:id="34"/>
    <w:bookmarkStart w:id="41" w:name="sec-counterexamples"/>
    <w:p>
      <w:pPr>
        <w:pStyle w:val="Heading1"/>
      </w:pPr>
      <w:ins w:id="496" w:author="PR Preview" w:date="2026-01-01T00:00:00Z">
        <w:r>
          <w:t xml:space="preserve">3. Counterexamples</w:t>
        </w:r>
      </w:ins>
    </w:p>
    <w:bookmarkStart w:id="37" w:name="exr-euler-polynomial"/>
    <w:p>
      <w:pPr>
        <w:pStyle w:val="FirstParagraph"/>
      </w:pPr>
      <w:ins w:id="497" w:author="PR Preview" w:date="2026-01-01T00:00:00Z">
        <w:r>
          <w:rPr>
            <w:b/>
            <w:bCs/>
          </w:rPr>
          <w:t xml:space="preserve">Exercise 4 (A pattern that breaks)</w:t>
        </w:r>
      </w:ins>
      <w:ins w:id="498" w:author="PR Preview" w:date="2026-01-01T00:00:00Z">
        <w:r>
          <w:t xml:space="preserve"> </w:t>
        </w:r>
      </w:ins>
      <w:ins w:id="499" w:author="PR Preview" w:date="2026-01-01T00:00:00Z">
        <w:r>
          <w:t xml:space="preserve">Consider the claim</w:t>
        </w:r>
      </w:ins>
      <w:ins w:id="500" w:author="PR Preview" w:date="2026-01-01T00:00:00Z">
        <w:r>
          <w:t xml:space="preserve"> </w:t>
        </w:r>
      </w:ins>
      <w:ins w:id="501" w:author="PR Preview" w:date="2026-01-01T00:00:00Z">
        <w:r>
          <w:t xml:space="preserve">“for every integer</w:t>
        </w:r>
      </w:ins>
      <w:ins w:id="50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0</m:t>
        </m:r>
      </m:oMath>
      <w:ins w:id="503" w:author="PR Preview" w:date="2026-01-01T00:00:00Z">
        <w:r>
          <w:t xml:space="preserve">,</w:t>
        </w:r>
      </w:ins>
      <w:ins w:id="504" w:author="PR Preview" w:date="2026-01-01T00:00:00Z">
        <w:r>
          <w:t xml:space="preserve"> </w:t>
        </w:r>
      </w:ins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t>41</m:t>
        </m:r>
      </m:oMath>
      <w:ins w:id="505" w:author="PR Preview" w:date="2026-01-01T00:00:00Z">
        <w:r>
          <w:t xml:space="preserve"> </w:t>
        </w:r>
      </w:ins>
      <w:ins w:id="506" w:author="PR Preview" w:date="2026-01-01T00:00:00Z">
        <w:r>
          <w:t xml:space="preserve">is prime”</w:t>
        </w:r>
      </w:ins>
      <w:ins w:id="507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7"/>
        </w:numPr>
      </w:pPr>
      <w:ins w:id="508" w:author="PR Preview" w:date="2026-01-01T00:00:00Z">
        <w:r>
          <w:t xml:space="preserve">Check the claim for</w:t>
        </w:r>
      </w:ins>
      <w:ins w:id="509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ins w:id="510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7"/>
        </w:numPr>
      </w:pPr>
      <w:ins w:id="511" w:author="PR Preview" w:date="2026-01-01T00:00:00Z">
        <w:r>
          <w:t xml:space="preserve">Find an integer</w:t>
        </w:r>
      </w:ins>
      <w:ins w:id="51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0</m:t>
        </m:r>
      </m:oMath>
      <w:ins w:id="513" w:author="PR Preview" w:date="2026-01-01T00:00:00Z">
        <w:r>
          <w:t xml:space="preserve"> </w:t>
        </w:r>
      </w:ins>
      <w:ins w:id="514" w:author="PR Preview" w:date="2026-01-01T00:00:00Z">
        <w:r>
          <w:t xml:space="preserve">for which the claim fails.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Look for an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that makes every term of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41</m:t>
              </m:r>
            </m:oMath>
            <w:r>
              <w:t xml:space="preserve"> </w:t>
            </w:r>
            <w:r>
              <w:t xml:space="preserve">a multiple of</w:t>
            </w:r>
            <w:r>
              <w:t xml:space="preserve"> </w:t>
            </w:r>
            <m:oMath>
              <m:r>
                <m:t>41</m:t>
              </m:r>
            </m:oMath>
            <w:r>
              <w:t xml:space="preserve">.</w:t>
            </w:r>
          </w:p>
          <w:p/>
        </w:tc>
      </w:tr>
    </w:tbl>
    <w:bookmarkEnd w:id="37"/>
    <w:bookmarkStart w:id="38" w:name="sol-euler-polynomial"/>
    <w:p>
      <w:pPr>
        <w:pStyle w:val="BodyText"/>
      </w:pPr>
      <w:ins w:id="515" w:author="PR Preview" w:date="2026-01-01T00:00:00Z">
        <w:r>
          <w:rPr>
            <w:i/>
            <w:iCs/>
          </w:rPr>
          <w:t xml:space="preserve">Solution 4</w:t>
        </w:r>
      </w:ins>
      <w:ins w:id="516" w:author="PR Preview" w:date="2026-01-01T00:00:00Z">
        <w:r>
          <w:t xml:space="preserve">. </w:t>
        </w:r>
      </w:ins>
    </w:p>
    <w:p>
      <w:pPr>
        <w:pStyle w:val="Compact"/>
        <w:numPr>
          <w:ilvl w:val="0"/>
          <w:numId w:val="1008"/>
        </w:numPr>
      </w:pPr>
      <w:ins w:id="517" w:author="PR Preview" w:date="2026-01-01T00:00:00Z">
        <w:r>
          <w:t xml:space="preserve">The values are</w:t>
        </w:r>
      </w:ins>
      <w:ins w:id="518" w:author="PR Preview" w:date="2026-01-01T00:00:00Z">
        <w:r>
          <w:t xml:space="preserve"> </w:t>
        </w:r>
      </w:ins>
      <m:oMath>
        <m:r>
          <m:t>41</m:t>
        </m:r>
      </m:oMath>
      <w:ins w:id="519" w:author="PR Preview" w:date="2026-01-01T00:00:00Z">
        <w:r>
          <w:t xml:space="preserve">,</w:t>
        </w:r>
      </w:ins>
      <w:ins w:id="520" w:author="PR Preview" w:date="2026-01-01T00:00:00Z">
        <w:r>
          <w:t xml:space="preserve"> </w:t>
        </w:r>
      </w:ins>
      <m:oMath>
        <m:r>
          <m:t>43</m:t>
        </m:r>
      </m:oMath>
      <w:ins w:id="521" w:author="PR Preview" w:date="2026-01-01T00:00:00Z">
        <w:r>
          <w:t xml:space="preserve">,</w:t>
        </w:r>
      </w:ins>
      <w:ins w:id="522" w:author="PR Preview" w:date="2026-01-01T00:00:00Z">
        <w:r>
          <w:t xml:space="preserve"> </w:t>
        </w:r>
      </w:ins>
      <m:oMath>
        <m:r>
          <m:t>47</m:t>
        </m:r>
      </m:oMath>
      <w:ins w:id="523" w:author="PR Preview" w:date="2026-01-01T00:00:00Z">
        <w:r>
          <w:t xml:space="preserve"> </w:t>
        </w:r>
      </w:ins>
      <w:ins w:id="524" w:author="PR Preview" w:date="2026-01-01T00:00:00Z">
        <w:r>
          <w:t xml:space="preserve">and</w:t>
        </w:r>
      </w:ins>
      <w:ins w:id="525" w:author="PR Preview" w:date="2026-01-01T00:00:00Z">
        <w:r>
          <w:t xml:space="preserve"> </w:t>
        </w:r>
      </w:ins>
      <m:oMath>
        <m:r>
          <m:t>53</m:t>
        </m:r>
      </m:oMath>
      <w:ins w:id="526" w:author="PR Preview" w:date="2026-01-01T00:00:00Z">
        <w:r>
          <w:t xml:space="preserve">, which are all prime.</w:t>
        </w:r>
      </w:ins>
    </w:p>
    <w:p>
      <w:pPr>
        <w:pStyle w:val="Compact"/>
        <w:numPr>
          <w:ilvl w:val="0"/>
          <w:numId w:val="1008"/>
        </w:numPr>
      </w:pPr>
      <w:ins w:id="527" w:author="PR Preview" w:date="2026-01-01T00:00:00Z">
        <w:r>
          <w:t xml:space="preserve">Take</w:t>
        </w:r>
      </w:ins>
      <w:ins w:id="52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41</m:t>
        </m:r>
      </m:oMath>
      <w:ins w:id="529" w:author="PR Preview" w:date="2026-01-01T00:00:00Z">
        <w:r>
          <w:t xml:space="preserve">:</w:t>
        </w:r>
      </w:ins>
      <w:ins w:id="530" w:author="PR Preview" w:date="2026-01-01T00:00:00Z">
        <w:r>
          <w:t xml:space="preserve"> </w:t>
        </w:r>
      </w:ins>
      <m:oMath>
        <m:sSup>
          <m:e>
            <m:r>
              <m:t>41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41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41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t>43</m:t>
        </m:r>
      </m:oMath>
      <w:ins w:id="531" w:author="PR Preview" w:date="2026-01-01T00:00:00Z">
        <w:r>
          <w:t xml:space="preserve">,</w:t>
        </w:r>
      </w:ins>
      <w:ins w:id="532" w:author="PR Preview" w:date="2026-01-01T00:00:00Z">
        <w:r>
          <w:t xml:space="preserve"> </w:t>
        </w:r>
      </w:ins>
      <w:ins w:id="533" w:author="PR Preview" w:date="2026-01-01T00:00:00Z">
        <w:r>
          <w:t xml:space="preserve">which is not prime.</w:t>
        </w:r>
      </w:ins>
      <w:ins w:id="534" w:author="PR Preview" w:date="2026-01-01T00:00:00Z">
        <w:r>
          <w:t xml:space="preserve"> </w:t>
        </w:r>
      </w:ins>
      <w:ins w:id="535" w:author="PR Preview" w:date="2026-01-01T00:00:00Z">
        <w:r>
          <w:t xml:space="preserve">The value</w:t>
        </w:r>
      </w:ins>
      <w:ins w:id="53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40</m:t>
        </m:r>
      </m:oMath>
      <w:ins w:id="537" w:author="PR Preview" w:date="2026-01-01T00:00:00Z">
        <w:r>
          <w:t xml:space="preserve"> </w:t>
        </w:r>
      </w:ins>
      <w:ins w:id="538" w:author="PR Preview" w:date="2026-01-01T00:00:00Z">
        <w:r>
          <w:t xml:space="preserve">also fails:</w:t>
        </w:r>
      </w:ins>
      <w:ins w:id="539" w:author="PR Preview" w:date="2026-01-01T00:00:00Z">
        <w:r>
          <w:t xml:space="preserve"> </w:t>
        </w:r>
      </w:ins>
      <m:oMath>
        <m:sSup>
          <m:e>
            <m:r>
              <m:t>40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1681</m:t>
        </m:r>
        <m:r>
          <m:rPr>
            <m:sty m:val="p"/>
          </m:rPr>
          <m:t>=</m:t>
        </m:r>
        <m:sSup>
          <m:e>
            <m:r>
              <m:t>41</m:t>
            </m:r>
          </m:e>
          <m:sup>
            <m:r>
              <m:t>2</m:t>
            </m:r>
          </m:sup>
        </m:sSup>
      </m:oMath>
      <w:ins w:id="540" w:author="PR Preview" w:date="2026-01-01T00:00:00Z">
        <w:r>
          <w:t xml:space="preserve">.</w:t>
        </w:r>
      </w:ins>
    </w:p>
    <w:p>
      <w:pPr>
        <w:pStyle w:val="FirstParagraph"/>
      </w:pPr>
      <w:ins w:id="541" w:author="PR Preview" w:date="2026-01-01T00:00:00Z">
        <w:r>
          <w:t xml:space="preserve">The claim held for every value we checked in part 1,</w:t>
        </w:r>
      </w:ins>
      <w:ins w:id="542" w:author="PR Preview" w:date="2026-01-01T00:00:00Z">
        <w:r>
          <w:t xml:space="preserve"> </w:t>
        </w:r>
      </w:ins>
      <w:ins w:id="543" w:author="PR Preview" w:date="2026-01-01T00:00:00Z">
        <w:r>
          <w:t xml:space="preserve">and it is still false:</w:t>
        </w:r>
      </w:ins>
      <w:ins w:id="544" w:author="PR Preview" w:date="2026-01-01T00:00:00Z">
        <w:r>
          <w:t xml:space="preserve"> </w:t>
        </w:r>
      </w:ins>
      <w:ins w:id="545" w:author="PR Preview" w:date="2026-01-01T00:00:00Z">
        <w:r>
          <w:t xml:space="preserve">checking some cases cannot prove a universal claim.</w:t>
        </w:r>
      </w:ins>
    </w:p>
    <w:bookmarkEnd w:id="38"/>
    <w:bookmarkStart w:id="39" w:name="def-counterexample"/>
    <w:p>
      <w:pPr>
        <w:pStyle w:val="BodyText"/>
      </w:pPr>
      <w:ins w:id="546" w:author="PR Preview" w:date="2026-01-01T00:00:00Z">
        <w:r>
          <w:rPr>
            <w:b/>
            <w:bCs/>
          </w:rPr>
          <w:t xml:space="preserve">Definition 6 (Counterexample)</w:t>
        </w:r>
      </w:ins>
      <w:ins w:id="547" w:author="PR Preview" w:date="2026-01-01T00:00:00Z">
        <w:r>
          <w:t xml:space="preserve"> </w:t>
        </w:r>
      </w:ins>
      <w:ins w:id="548" w:author="PR Preview" w:date="2026-01-01T00:00:00Z">
        <w:r>
          <w:t xml:space="preserve">A</w:t>
        </w:r>
      </w:ins>
      <w:ins w:id="549" w:author="PR Preview" w:date="2026-01-01T00:00:00Z">
        <w:r>
          <w:t xml:space="preserve"> </w:t>
        </w:r>
      </w:ins>
      <w:ins w:id="550" w:author="PR Preview" w:date="2026-01-01T00:00:00Z">
        <w:r>
          <w:rPr>
            <w:b/>
            <w:bCs/>
          </w:rPr>
          <w:t xml:space="preserve">counterexample</w:t>
        </w:r>
      </w:ins>
      <w:ins w:id="551" w:author="PR Preview" w:date="2026-01-01T00:00:00Z">
        <w:r>
          <w:t xml:space="preserve"> </w:t>
        </w:r>
      </w:ins>
      <w:ins w:id="552" w:author="PR Preview" w:date="2026-01-01T00:00:00Z">
        <w:r>
          <w:t xml:space="preserve">(Wikipedia contributors 2026a)</w:t>
        </w:r>
      </w:ins>
      <w:ins w:id="553" w:author="PR Preview" w:date="2026-01-01T00:00:00Z">
        <w:r>
          <w:t xml:space="preserve"> </w:t>
        </w:r>
      </w:ins>
      <w:ins w:id="554" w:author="PR Preview" w:date="2026-01-01T00:00:00Z">
        <w:r>
          <w:t xml:space="preserve">to a proposition of the form</w:t>
        </w:r>
      </w:ins>
      <w:ins w:id="555" w:author="PR Preview" w:date="2026-01-01T00:00:00Z">
        <w:r>
          <w:t xml:space="preserve"> </w:t>
        </w:r>
      </w:ins>
      <w:ins w:id="556" w:author="PR Preview" w:date="2026-01-01T00:00:00Z">
        <w:r>
          <w:t xml:space="preserve">“for every</w:t>
        </w:r>
      </w:ins>
      <w:ins w:id="557" w:author="PR Preview" w:date="2026-01-01T00:00:00Z">
        <w:r>
          <w:t xml:space="preserve"> </w:t>
        </w:r>
      </w:ins>
      <m:oMath>
        <m:r>
          <m:t>x</m:t>
        </m:r>
      </m:oMath>
      <w:ins w:id="558" w:author="PR Preview" w:date="2026-01-01T00:00:00Z">
        <w:r>
          <w:t xml:space="preserve"> </w:t>
        </w:r>
      </w:ins>
      <w:ins w:id="559" w:author="PR Preview" w:date="2026-01-01T00:00:00Z">
        <w:r>
          <w:t xml:space="preserve">in</w:t>
        </w:r>
      </w:ins>
      <w:ins w:id="560" w:author="PR Preview" w:date="2026-01-01T00:00:00Z">
        <w:r>
          <w:t xml:space="preserve"> </w:t>
        </w:r>
      </w:ins>
      <m:oMath>
        <m:r>
          <m:t>A</m:t>
        </m:r>
      </m:oMath>
      <w:ins w:id="561" w:author="PR Preview" w:date="2026-01-01T00:00:00Z">
        <w:r>
          <w:t xml:space="preserve">,</w:t>
        </w:r>
      </w:ins>
      <w:ins w:id="56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563" w:author="PR Preview" w:date="2026-01-01T00:00:00Z">
        <w:r>
          <w:t xml:space="preserve">”</w:t>
        </w:r>
      </w:ins>
      <w:ins w:id="564" w:author="PR Preview" w:date="2026-01-01T00:00:00Z">
        <w:r>
          <w:t xml:space="preserve">,</w:t>
        </w:r>
      </w:ins>
      <w:ins w:id="565" w:author="PR Preview" w:date="2026-01-01T00:00:00Z">
        <w:r>
          <w:t xml:space="preserve"> </w:t>
        </w:r>
      </w:ins>
      <w:ins w:id="566" w:author="PR Preview" w:date="2026-01-01T00:00:00Z">
        <w:r>
          <w:t xml:space="preserve">where</w:t>
        </w:r>
      </w:ins>
      <w:ins w:id="56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568" w:author="PR Preview" w:date="2026-01-01T00:00:00Z">
        <w:r>
          <w:t xml:space="preserve"> </w:t>
        </w:r>
      </w:ins>
      <w:ins w:id="569" w:author="PR Preview" w:date="2026-01-01T00:00:00Z">
        <w:r>
          <w:t xml:space="preserve">is a predicate (</w:t>
        </w:r>
      </w:ins>
      <w:hyperlink r:id="rId14">
        <w:ins w:id="570" w:author="PR Preview" w:date="2026-01-01T00:00:00Z">
          <w:r>
            <w:rPr>
              <w:rStyle w:val="Hyperlink"/>
            </w:rPr>
            <w:t xml:space="preserve">Definition: Predicate</w:t>
          </w:r>
        </w:ins>
      </w:hyperlink>
      <w:ins w:id="571" w:author="PR Preview" w:date="2026-01-01T00:00:00Z">
        <w:r>
          <w:t xml:space="preserve">),</w:t>
        </w:r>
      </w:ins>
      <w:ins w:id="572" w:author="PR Preview" w:date="2026-01-01T00:00:00Z">
        <w:r>
          <w:t xml:space="preserve"> </w:t>
        </w:r>
      </w:ins>
      <w:ins w:id="573" w:author="PR Preview" w:date="2026-01-01T00:00:00Z">
        <w:r>
          <w:t xml:space="preserve">is an element</w:t>
        </w:r>
      </w:ins>
      <w:ins w:id="574" w:author="PR Preview" w:date="2026-01-01T00:00:00Z">
        <w:r>
          <w:t xml:space="preserve"> </w:t>
        </w:r>
      </w:ins>
      <m:oMath>
        <m:r>
          <m:t>x</m:t>
        </m:r>
      </m:oMath>
      <w:ins w:id="575" w:author="PR Preview" w:date="2026-01-01T00:00:00Z">
        <w:r>
          <w:t xml:space="preserve"> </w:t>
        </w:r>
      </w:ins>
      <w:ins w:id="576" w:author="PR Preview" w:date="2026-01-01T00:00:00Z">
        <w:r>
          <w:t xml:space="preserve">of</w:t>
        </w:r>
      </w:ins>
      <w:ins w:id="577" w:author="PR Preview" w:date="2026-01-01T00:00:00Z">
        <w:r>
          <w:t xml:space="preserve"> </w:t>
        </w:r>
      </w:ins>
      <m:oMath>
        <m:r>
          <m:t>A</m:t>
        </m:r>
      </m:oMath>
      <w:ins w:id="578" w:author="PR Preview" w:date="2026-01-01T00:00:00Z">
        <w:r>
          <w:t xml:space="preserve"> </w:t>
        </w:r>
      </w:ins>
      <w:ins w:id="579" w:author="PR Preview" w:date="2026-01-01T00:00:00Z">
        <w:r>
          <w:t xml:space="preserve">for which</w:t>
        </w:r>
      </w:ins>
      <w:ins w:id="58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581" w:author="PR Preview" w:date="2026-01-01T00:00:00Z">
        <w:r>
          <w:t xml:space="preserve"> </w:t>
        </w:r>
      </w:ins>
      <w:ins w:id="582" w:author="PR Preview" w:date="2026-01-01T00:00:00Z">
        <w:r>
          <w:t xml:space="preserve">is false.</w:t>
        </w:r>
      </w:ins>
      <w:ins w:id="583" w:author="PR Preview" w:date="2026-01-01T00:00:00Z">
        <w:r>
          <w:t xml:space="preserve"> </w:t>
        </w:r>
      </w:ins>
      <w:ins w:id="584" w:author="PR Preview" w:date="2026-01-01T00:00:00Z">
        <w:r>
          <w:t xml:space="preserve">A single counterexample shows that the proposition is false.</w:t>
        </w:r>
      </w:ins>
    </w:p>
    <w:bookmarkEnd w:id="39"/>
    <w:bookmarkStart w:id="40" w:name="rem-one-or-all"/>
    <w:p>
      <w:pPr>
        <w:pStyle w:val="BodyText"/>
      </w:pPr>
      <w:ins w:id="585" w:author="PR Preview" w:date="2026-01-01T00:00:00Z">
        <w:r>
          <w:rPr>
            <w:i/>
            <w:iCs/>
          </w:rPr>
          <w:t xml:space="preserve">Remark 5</w:t>
        </w:r>
      </w:ins>
      <w:ins w:id="586" w:author="PR Preview" w:date="2026-01-01T00:00:00Z">
        <w:r>
          <w:t xml:space="preserve"> (One example, or every element). </w:t>
        </w:r>
      </w:ins>
      <w:ins w:id="587" w:author="PR Preview" w:date="2026-01-01T00:00:00Z">
        <w:r>
          <w:t xml:space="preserve">Settling a quantified proposition takes one element in two cases,</w:t>
        </w:r>
      </w:ins>
      <w:ins w:id="588" w:author="PR Preview" w:date="2026-01-01T00:00:00Z">
        <w:r>
          <w:t xml:space="preserve"> </w:t>
        </w:r>
      </w:ins>
      <w:ins w:id="589" w:author="PR Preview" w:date="2026-01-01T00:00:00Z">
        <w:r>
          <w:t xml:space="preserve">and every element of the domain in the other two:</w:t>
        </w:r>
      </w:ins>
    </w:p>
    <w:p>
      <w:pPr>
        <w:pStyle w:val="Compact"/>
        <w:numPr>
          <w:ilvl w:val="0"/>
          <w:numId w:val="1009"/>
        </w:numPr>
      </w:pPr>
      <w:ins w:id="590" w:author="PR Preview" w:date="2026-01-01T00:00:00Z">
        <w:r>
          <w:t xml:space="preserve">To show that</w:t>
        </w:r>
      </w:ins>
      <w:ins w:id="591" w:author="PR Preview" w:date="2026-01-01T00:00:00Z">
        <w:r>
          <w:t xml:space="preserve"> </w:t>
        </w:r>
      </w:ins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592" w:author="PR Preview" w:date="2026-01-01T00:00:00Z">
        <w:r>
          <w:t xml:space="preserve"> </w:t>
        </w:r>
      </w:ins>
      <w:ins w:id="593" w:author="PR Preview" w:date="2026-01-01T00:00:00Z">
        <w:r>
          <w:t xml:space="preserve">is true,</w:t>
        </w:r>
      </w:ins>
      <w:ins w:id="594" w:author="PR Preview" w:date="2026-01-01T00:00:00Z">
        <w:r>
          <w:t xml:space="preserve"> </w:t>
        </w:r>
      </w:ins>
      <w:ins w:id="595" w:author="PR Preview" w:date="2026-01-01T00:00:00Z">
        <w:r>
          <w:t xml:space="preserve">it is enough to find one</w:t>
        </w:r>
      </w:ins>
      <w:ins w:id="596" w:author="PR Preview" w:date="2026-01-01T00:00:00Z">
        <w:r>
          <w:t xml:space="preserve"> </w:t>
        </w:r>
      </w:ins>
      <m:oMath>
        <m:r>
          <m:t>x</m:t>
        </m:r>
      </m:oMath>
      <w:ins w:id="597" w:author="PR Preview" w:date="2026-01-01T00:00:00Z">
        <w:r>
          <w:t xml:space="preserve"> </w:t>
        </w:r>
      </w:ins>
      <w:ins w:id="598" w:author="PR Preview" w:date="2026-01-01T00:00:00Z">
        <w:r>
          <w:t xml:space="preserve">in</w:t>
        </w:r>
      </w:ins>
      <w:ins w:id="599" w:author="PR Preview" w:date="2026-01-01T00:00:00Z">
        <w:r>
          <w:t xml:space="preserve"> </w:t>
        </w:r>
      </w:ins>
      <m:oMath>
        <m:r>
          <m:t>S</m:t>
        </m:r>
      </m:oMath>
      <w:ins w:id="600" w:author="PR Preview" w:date="2026-01-01T00:00:00Z">
        <w:r>
          <w:t xml:space="preserve"> </w:t>
        </w:r>
      </w:ins>
      <w:ins w:id="601" w:author="PR Preview" w:date="2026-01-01T00:00:00Z">
        <w:r>
          <w:t xml:space="preserve">with</w:t>
        </w:r>
      </w:ins>
      <w:ins w:id="60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603" w:author="PR Preview" w:date="2026-01-01T00:00:00Z">
        <w:r>
          <w:t xml:space="preserve"> </w:t>
        </w:r>
      </w:ins>
      <w:ins w:id="604" w:author="PR Preview" w:date="2026-01-01T00:00:00Z">
        <w:r>
          <w:t xml:space="preserve">true.</w:t>
        </w:r>
      </w:ins>
    </w:p>
    <w:p>
      <w:pPr>
        <w:pStyle w:val="Compact"/>
        <w:numPr>
          <w:ilvl w:val="0"/>
          <w:numId w:val="1009"/>
        </w:numPr>
      </w:pPr>
      <w:ins w:id="605" w:author="PR Preview" w:date="2026-01-01T00:00:00Z">
        <w:r>
          <w:t xml:space="preserve">To show that</w:t>
        </w:r>
      </w:ins>
      <w:ins w:id="606" w:author="PR Preview" w:date="2026-01-01T00:00:00Z">
        <w:r>
          <w:t xml:space="preserve"> </w:t>
        </w:r>
      </w:ins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607" w:author="PR Preview" w:date="2026-01-01T00:00:00Z">
        <w:r>
          <w:t xml:space="preserve"> </w:t>
        </w:r>
      </w:ins>
      <w:ins w:id="608" w:author="PR Preview" w:date="2026-01-01T00:00:00Z">
        <w:r>
          <w:t xml:space="preserve">is false,</w:t>
        </w:r>
      </w:ins>
      <w:ins w:id="609" w:author="PR Preview" w:date="2026-01-01T00:00:00Z">
        <w:r>
          <w:t xml:space="preserve"> </w:t>
        </w:r>
      </w:ins>
      <w:ins w:id="610" w:author="PR Preview" w:date="2026-01-01T00:00:00Z">
        <w:r>
          <w:t xml:space="preserve">it is enough to find one</w:t>
        </w:r>
      </w:ins>
      <w:ins w:id="611" w:author="PR Preview" w:date="2026-01-01T00:00:00Z">
        <w:r>
          <w:t xml:space="preserve"> </w:t>
        </w:r>
      </w:ins>
      <m:oMath>
        <m:r>
          <m:t>x</m:t>
        </m:r>
      </m:oMath>
      <w:ins w:id="612" w:author="PR Preview" w:date="2026-01-01T00:00:00Z">
        <w:r>
          <w:t xml:space="preserve"> </w:t>
        </w:r>
      </w:ins>
      <w:ins w:id="613" w:author="PR Preview" w:date="2026-01-01T00:00:00Z">
        <w:r>
          <w:t xml:space="preserve">in</w:t>
        </w:r>
      </w:ins>
      <w:ins w:id="614" w:author="PR Preview" w:date="2026-01-01T00:00:00Z">
        <w:r>
          <w:t xml:space="preserve"> </w:t>
        </w:r>
      </w:ins>
      <m:oMath>
        <m:r>
          <m:t>S</m:t>
        </m:r>
      </m:oMath>
      <w:ins w:id="615" w:author="PR Preview" w:date="2026-01-01T00:00:00Z">
        <w:r>
          <w:t xml:space="preserve"> </w:t>
        </w:r>
      </w:ins>
      <w:ins w:id="616" w:author="PR Preview" w:date="2026-01-01T00:00:00Z">
        <w:r>
          <w:t xml:space="preserve">with</w:t>
        </w:r>
      </w:ins>
      <w:ins w:id="61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618" w:author="PR Preview" w:date="2026-01-01T00:00:00Z">
        <w:r>
          <w:t xml:space="preserve"> </w:t>
        </w:r>
      </w:ins>
      <w:ins w:id="619" w:author="PR Preview" w:date="2026-01-01T00:00:00Z">
        <w:r>
          <w:t xml:space="preserve">false.</w:t>
        </w:r>
      </w:ins>
    </w:p>
    <w:p>
      <w:pPr>
        <w:pStyle w:val="Compact"/>
        <w:numPr>
          <w:ilvl w:val="0"/>
          <w:numId w:val="1009"/>
        </w:numPr>
      </w:pPr>
      <w:ins w:id="620" w:author="PR Preview" w:date="2026-01-01T00:00:00Z">
        <w:r>
          <w:t xml:space="preserve">To show that</w:t>
        </w:r>
      </w:ins>
      <w:ins w:id="621" w:author="PR Preview" w:date="2026-01-01T00:00:00Z">
        <w:r>
          <w:t xml:space="preserve"> </w:t>
        </w:r>
      </w:ins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622" w:author="PR Preview" w:date="2026-01-01T00:00:00Z">
        <w:r>
          <w:t xml:space="preserve"> </w:t>
        </w:r>
      </w:ins>
      <w:ins w:id="623" w:author="PR Preview" w:date="2026-01-01T00:00:00Z">
        <w:r>
          <w:t xml:space="preserve">is true,</w:t>
        </w:r>
      </w:ins>
      <w:ins w:id="624" w:author="PR Preview" w:date="2026-01-01T00:00:00Z">
        <w:r>
          <w:t xml:space="preserve"> </w:t>
        </w:r>
      </w:ins>
      <w:ins w:id="625" w:author="PR Preview" w:date="2026-01-01T00:00:00Z">
        <w:r>
          <w:t xml:space="preserve">show</w:t>
        </w:r>
      </w:ins>
      <w:ins w:id="62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627" w:author="PR Preview" w:date="2026-01-01T00:00:00Z">
        <w:r>
          <w:t xml:space="preserve"> </w:t>
        </w:r>
      </w:ins>
      <w:ins w:id="628" w:author="PR Preview" w:date="2026-01-01T00:00:00Z">
        <w:r>
          <w:t xml:space="preserve">for every</w:t>
        </w:r>
      </w:ins>
      <w:ins w:id="629" w:author="PR Preview" w:date="2026-01-01T00:00:00Z">
        <w:r>
          <w:t xml:space="preserve"> </w:t>
        </w:r>
      </w:ins>
      <m:oMath>
        <m:r>
          <m:t>x</m:t>
        </m:r>
      </m:oMath>
      <w:ins w:id="630" w:author="PR Preview" w:date="2026-01-01T00:00:00Z">
        <w:r>
          <w:t xml:space="preserve"> </w:t>
        </w:r>
      </w:ins>
      <w:ins w:id="631" w:author="PR Preview" w:date="2026-01-01T00:00:00Z">
        <w:r>
          <w:t xml:space="preserve">in</w:t>
        </w:r>
      </w:ins>
      <w:ins w:id="632" w:author="PR Preview" w:date="2026-01-01T00:00:00Z">
        <w:r>
          <w:t xml:space="preserve"> </w:t>
        </w:r>
      </w:ins>
      <m:oMath>
        <m:r>
          <m:t>S</m:t>
        </m:r>
      </m:oMath>
      <w:ins w:id="633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9"/>
        </w:numPr>
      </w:pPr>
      <w:ins w:id="634" w:author="PR Preview" w:date="2026-01-01T00:00:00Z">
        <w:r>
          <w:t xml:space="preserve">To show that</w:t>
        </w:r>
      </w:ins>
      <w:ins w:id="635" w:author="PR Preview" w:date="2026-01-01T00:00:00Z">
        <w:r>
          <w:t xml:space="preserve"> </w:t>
        </w:r>
      </w:ins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636" w:author="PR Preview" w:date="2026-01-01T00:00:00Z">
        <w:r>
          <w:t xml:space="preserve"> </w:t>
        </w:r>
      </w:ins>
      <w:ins w:id="637" w:author="PR Preview" w:date="2026-01-01T00:00:00Z">
        <w:r>
          <w:t xml:space="preserve">is false,</w:t>
        </w:r>
      </w:ins>
      <w:ins w:id="638" w:author="PR Preview" w:date="2026-01-01T00:00:00Z">
        <w:r>
          <w:t xml:space="preserve"> </w:t>
        </w:r>
      </w:ins>
      <w:ins w:id="639" w:author="PR Preview" w:date="2026-01-01T00:00:00Z">
        <w:r>
          <w:t xml:space="preserve">show that</w:t>
        </w:r>
      </w:ins>
      <w:ins w:id="64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641" w:author="PR Preview" w:date="2026-01-01T00:00:00Z">
        <w:r>
          <w:t xml:space="preserve"> </w:t>
        </w:r>
      </w:ins>
      <w:ins w:id="642" w:author="PR Preview" w:date="2026-01-01T00:00:00Z">
        <w:r>
          <w:t xml:space="preserve">is false for every</w:t>
        </w:r>
      </w:ins>
      <w:ins w:id="643" w:author="PR Preview" w:date="2026-01-01T00:00:00Z">
        <w:r>
          <w:t xml:space="preserve"> </w:t>
        </w:r>
      </w:ins>
      <m:oMath>
        <m:r>
          <m:t>x</m:t>
        </m:r>
      </m:oMath>
      <w:ins w:id="644" w:author="PR Preview" w:date="2026-01-01T00:00:00Z">
        <w:r>
          <w:t xml:space="preserve"> </w:t>
        </w:r>
      </w:ins>
      <w:ins w:id="645" w:author="PR Preview" w:date="2026-01-01T00:00:00Z">
        <w:r>
          <w:t xml:space="preserve">in</w:t>
        </w:r>
      </w:ins>
      <w:ins w:id="646" w:author="PR Preview" w:date="2026-01-01T00:00:00Z">
        <w:r>
          <w:t xml:space="preserve"> </w:t>
        </w:r>
      </w:ins>
      <m:oMath>
        <m:r>
          <m:t>S</m:t>
        </m:r>
      </m:oMath>
      <w:ins w:id="647" w:author="PR Preview" w:date="2026-01-01T00:00:00Z">
        <w:r>
          <w:t xml:space="preserve">.</w:t>
        </w:r>
      </w:ins>
    </w:p>
    <w:p>
      <w:pPr>
        <w:pStyle w:val="FirstParagraph"/>
      </w:pPr>
      <w:ins w:id="648" w:author="PR Preview" w:date="2026-01-01T00:00:00Z">
        <w:r>
          <w:t xml:space="preserve">When</w:t>
        </w:r>
      </w:ins>
      <w:ins w:id="649" w:author="PR Preview" w:date="2026-01-01T00:00:00Z">
        <w:r>
          <w:t xml:space="preserve"> </w:t>
        </w:r>
      </w:ins>
      <m:oMath>
        <m:r>
          <m:t>S</m:t>
        </m:r>
      </m:oMath>
      <w:ins w:id="650" w:author="PR Preview" w:date="2026-01-01T00:00:00Z">
        <w:r>
          <w:t xml:space="preserve"> </w:t>
        </w:r>
      </w:ins>
      <w:ins w:id="651" w:author="PR Preview" w:date="2026-01-01T00:00:00Z">
        <w:r>
          <w:t xml:space="preserve">is infinite, the last two need a proof rather than a check of each element.</w:t>
        </w:r>
      </w:ins>
    </w:p>
    <w:bookmarkEnd w:id="40"/>
    <w:bookmarkEnd w:id="41"/>
    <w:bookmarkStart w:id="46" w:name="sec-quantified-conditionals"/>
    <w:p>
      <w:pPr>
        <w:pStyle w:val="Heading1"/>
      </w:pPr>
      <w:ins w:id="652" w:author="PR Preview" w:date="2026-01-01T00:00:00Z">
        <w:r>
          <w:t xml:space="preserve">4. Quantified conditionals</w:t>
        </w:r>
      </w:ins>
    </w:p>
    <w:bookmarkStart w:id="43" w:name="exr-implied-for-all"/>
    <w:p>
      <w:pPr>
        <w:pStyle w:val="FirstParagraph"/>
      </w:pPr>
      <w:ins w:id="653" w:author="PR Preview" w:date="2026-01-01T00:00:00Z">
        <w:r>
          <w:rPr>
            <w:b/>
            <w:bCs/>
          </w:rPr>
          <w:t xml:space="preserve">Exercise 5 (A hidden</w:t>
        </w:r>
      </w:ins>
      <w:ins w:id="654" w:author="PR Preview" w:date="2026-01-01T00:00:00Z">
        <w:r>
          <w:rPr>
            <w:b/>
            <w:bCs/>
          </w:rPr>
          <w:t xml:space="preserve"> </w:t>
        </w:r>
      </w:ins>
      <w:ins w:id="655" w:author="PR Preview" w:date="2026-01-01T00:00:00Z">
        <w:r>
          <w:rPr>
            <w:b/>
            <w:bCs/>
          </w:rPr>
          <w:t xml:space="preserve">“for all”</w:t>
        </w:r>
      </w:ins>
      <w:ins w:id="656" w:author="PR Preview" w:date="2026-01-01T00:00:00Z">
        <w:r>
          <w:rPr>
            <w:b/>
            <w:bCs/>
          </w:rPr>
          <w:t xml:space="preserve">)</w:t>
        </w:r>
      </w:ins>
      <w:ins w:id="657" w:author="PR Preview" w:date="2026-01-01T00:00:00Z">
        <w:r>
          <w:t xml:space="preserve"> </w:t>
        </w:r>
      </w:ins>
      <w:ins w:id="658" w:author="PR Preview" w:date="2026-01-01T00:00:00Z">
        <w:r>
          <w:t xml:space="preserve">Consider the sentence</w:t>
        </w:r>
      </w:ins>
      <w:ins w:id="659" w:author="PR Preview" w:date="2026-01-01T00:00:00Z">
        <w:r>
          <w:t xml:space="preserve"> </w:t>
        </w:r>
      </w:ins>
      <w:ins w:id="660" w:author="PR Preview" w:date="2026-01-01T00:00:00Z">
        <w:r>
          <w:t xml:space="preserve">“if a string has more than 3 characters, then it is not empty”</w:t>
        </w:r>
      </w:ins>
      <w:ins w:id="661" w:author="PR Preview" w:date="2026-01-01T00:00:00Z">
        <w:r>
          <w:t xml:space="preserve">.</w:t>
        </w:r>
      </w:ins>
      <w:ins w:id="662" w:author="PR Preview" w:date="2026-01-01T00:00:00Z">
        <w:r>
          <w:t xml:space="preserve"> </w:t>
        </w:r>
      </w:ins>
      <w:ins w:id="663" w:author="PR Preview" w:date="2026-01-01T00:00:00Z">
        <w:r>
          <w:t xml:space="preserve">Let</w:t>
        </w:r>
      </w:ins>
      <w:ins w:id="664" w:author="PR Preview" w:date="2026-01-01T00:00:00Z">
        <w:r>
          <w:t xml:space="preserve"> </w:t>
        </w:r>
      </w:ins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ins w:id="665" w:author="PR Preview" w:date="2026-01-01T00:00:00Z">
        <w:r>
          <w:t xml:space="preserve"> </w:t>
        </w:r>
      </w:ins>
      <w:ins w:id="666" w:author="PR Preview" w:date="2026-01-01T00:00:00Z">
        <w:r>
          <w:t xml:space="preserve">be</w:t>
        </w:r>
      </w:ins>
      <w:ins w:id="667" w:author="PR Preview" w:date="2026-01-01T00:00:00Z">
        <w:r>
          <w:t xml:space="preserve"> </w:t>
        </w:r>
      </w:ins>
      <w:ins w:id="668" w:author="PR Preview" w:date="2026-01-01T00:00:00Z">
        <w:r>
          <w:t xml:space="preserve">“</w:t>
        </w:r>
      </w:ins>
      <m:oMath>
        <m:r>
          <m:t>s</m:t>
        </m:r>
      </m:oMath>
      <w:ins w:id="669" w:author="PR Preview" w:date="2026-01-01T00:00:00Z">
        <w:r>
          <w:t xml:space="preserve"> </w:t>
        </w:r>
      </w:ins>
      <w:ins w:id="670" w:author="PR Preview" w:date="2026-01-01T00:00:00Z">
        <w:r>
          <w:t xml:space="preserve">has more than 3 characters”</w:t>
        </w:r>
      </w:ins>
      <w:ins w:id="671" w:author="PR Preview" w:date="2026-01-01T00:00:00Z">
        <w:r>
          <w:t xml:space="preserve"> </w:t>
        </w:r>
      </w:ins>
      <w:ins w:id="672" w:author="PR Preview" w:date="2026-01-01T00:00:00Z">
        <w:r>
          <w:t xml:space="preserve">and</w:t>
        </w:r>
      </w:ins>
      <w:ins w:id="67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ins w:id="674" w:author="PR Preview" w:date="2026-01-01T00:00:00Z">
        <w:r>
          <w:t xml:space="preserve"> </w:t>
        </w:r>
      </w:ins>
      <w:ins w:id="675" w:author="PR Preview" w:date="2026-01-01T00:00:00Z">
        <w:r>
          <w:t xml:space="preserve">be</w:t>
        </w:r>
      </w:ins>
      <w:ins w:id="676" w:author="PR Preview" w:date="2026-01-01T00:00:00Z">
        <w:r>
          <w:t xml:space="preserve"> </w:t>
        </w:r>
      </w:ins>
      <w:ins w:id="677" w:author="PR Preview" w:date="2026-01-01T00:00:00Z">
        <w:r>
          <w:t xml:space="preserve">“</w:t>
        </w:r>
      </w:ins>
      <m:oMath>
        <m:r>
          <m:t>s</m:t>
        </m:r>
      </m:oMath>
      <w:ins w:id="678" w:author="PR Preview" w:date="2026-01-01T00:00:00Z">
        <w:r>
          <w:t xml:space="preserve"> </w:t>
        </w:r>
      </w:ins>
      <w:ins w:id="679" w:author="PR Preview" w:date="2026-01-01T00:00:00Z">
        <w:r>
          <w:t xml:space="preserve">is not empty”</w:t>
        </w:r>
      </w:ins>
      <w:ins w:id="680" w:author="PR Preview" w:date="2026-01-01T00:00:00Z">
        <w:r>
          <w:t xml:space="preserve">,</w:t>
        </w:r>
      </w:ins>
      <w:ins w:id="681" w:author="PR Preview" w:date="2026-01-01T00:00:00Z">
        <w:r>
          <w:t xml:space="preserve"> </w:t>
        </w:r>
      </w:ins>
      <w:ins w:id="682" w:author="PR Preview" w:date="2026-01-01T00:00:00Z">
        <w:r>
          <w:t xml:space="preserve">for strings</w:t>
        </w:r>
      </w:ins>
      <w:ins w:id="683" w:author="PR Preview" w:date="2026-01-01T00:00:00Z">
        <w:r>
          <w:t xml:space="preserve"> </w:t>
        </w:r>
      </w:ins>
      <m:oMath>
        <m:r>
          <m:t>s</m:t>
        </m:r>
      </m:oMath>
      <w:ins w:id="684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0"/>
        </w:numPr>
      </w:pPr>
      <w:ins w:id="685" w:author="PR Preview" w:date="2026-01-01T00:00:00Z">
        <w:r>
          <w:t xml:space="preserve">Write the sentence in symbols, with its quantifier.</w:t>
        </w:r>
      </w:ins>
    </w:p>
    <w:p>
      <w:pPr>
        <w:pStyle w:val="Compact"/>
        <w:numPr>
          <w:ilvl w:val="0"/>
          <w:numId w:val="1010"/>
        </w:numPr>
      </w:pPr>
      <w:ins w:id="686" w:author="PR Preview" w:date="2026-01-01T00:00:00Z">
        <w:r>
          <w:t xml:space="preserve">Is it true?</w:t>
        </w:r>
      </w:ins>
    </w:p>
    <w:p>
      <w:pPr>
        <w:pStyle w:val="Compact"/>
        <w:numPr>
          <w:ilvl w:val="0"/>
          <w:numId w:val="1010"/>
        </w:numPr>
      </w:pPr>
      <w:ins w:id="687" w:author="PR Preview" w:date="2026-01-01T00:00:00Z">
        <w:r>
          <w:t xml:space="preserve">Is its converse (</w:t>
        </w:r>
      </w:ins>
      <w:hyperlink r:id="rId42">
        <w:ins w:id="688" w:author="PR Preview" w:date="2026-01-01T00:00:00Z">
          <w:r>
            <w:rPr>
              <w:rStyle w:val="Hyperlink"/>
            </w:rPr>
            <w:t xml:space="preserve">Definition: Converse</w:t>
          </w:r>
        </w:ins>
      </w:hyperlink>
      <w:ins w:id="689" w:author="PR Preview" w:date="2026-01-01T00:00:00Z">
        <w:r>
          <w:t xml:space="preserve">) true?</w:t>
        </w:r>
      </w:ins>
    </w:p>
    <w:bookmarkEnd w:id="43"/>
    <w:bookmarkStart w:id="44" w:name="sol-implied-for-all"/>
    <w:p>
      <w:pPr>
        <w:pStyle w:val="FirstParagraph"/>
      </w:pPr>
      <w:ins w:id="690" w:author="PR Preview" w:date="2026-01-01T00:00:00Z">
        <w:r>
          <w:rPr>
            <w:i/>
            <w:iCs/>
          </w:rPr>
          <w:t xml:space="preserve">Solution 5</w:t>
        </w:r>
      </w:ins>
      <w:ins w:id="691" w:author="PR Preview" w:date="2026-01-01T00:00:00Z">
        <w:r>
          <w:t xml:space="preserve">. </w:t>
        </w:r>
      </w:ins>
    </w:p>
    <w:p>
      <w:pPr>
        <w:pStyle w:val="Compact"/>
        <w:numPr>
          <w:ilvl w:val="0"/>
          <w:numId w:val="1011"/>
        </w:numPr>
      </w:pPr>
      <w:ins w:id="692" w:author="PR Preview" w:date="2026-01-01T00:00:00Z">
        <w:r>
          <w:t xml:space="preserve">The sentence is about every string, so it is</w:t>
        </w:r>
      </w:ins>
      <w:ins w:id="693" w:author="PR Preview" w:date="2026-01-01T00:00:00Z">
        <w:r>
          <w:t xml:space="preserve"> </w:t>
        </w:r>
      </w:ins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ins w:id="694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1"/>
        </w:numPr>
      </w:pPr>
      <w:ins w:id="695" w:author="PR Preview" w:date="2026-01-01T00:00:00Z">
        <w:r>
          <w:t xml:space="preserve">True: a string with more than 3 characters has at least 1 character, so it is not empty.</w:t>
        </w:r>
      </w:ins>
    </w:p>
    <w:p>
      <w:pPr>
        <w:pStyle w:val="Compact"/>
        <w:numPr>
          <w:ilvl w:val="0"/>
          <w:numId w:val="1011"/>
        </w:numPr>
      </w:pPr>
      <w:ins w:id="696" w:author="PR Preview" w:date="2026-01-01T00:00:00Z">
        <w:r>
          <w:t xml:space="preserve">The converse is</w:t>
        </w:r>
      </w:ins>
      <w:ins w:id="697" w:author="PR Preview" w:date="2026-01-01T00:00:00Z">
        <w:r>
          <w:t xml:space="preserve"> </w:t>
        </w:r>
      </w:ins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ins w:id="698" w:author="PR Preview" w:date="2026-01-01T00:00:00Z">
        <w:r>
          <w:t xml:space="preserve">:</w:t>
        </w:r>
      </w:ins>
      <w:ins w:id="699" w:author="PR Preview" w:date="2026-01-01T00:00:00Z">
        <w:r>
          <w:t xml:space="preserve"> </w:t>
        </w:r>
      </w:ins>
      <w:ins w:id="700" w:author="PR Preview" w:date="2026-01-01T00:00:00Z">
        <w:r>
          <w:t xml:space="preserve">“if a string is not empty, then it has more than 3 characters”</w:t>
        </w:r>
      </w:ins>
      <w:ins w:id="701" w:author="PR Preview" w:date="2026-01-01T00:00:00Z">
        <w:r>
          <w:t xml:space="preserve">.</w:t>
        </w:r>
      </w:ins>
      <w:ins w:id="702" w:author="PR Preview" w:date="2026-01-01T00:00:00Z">
        <w:r>
          <w:t xml:space="preserve"> </w:t>
        </w:r>
      </w:ins>
      <w:ins w:id="703" w:author="PR Preview" w:date="2026-01-01T00:00:00Z">
        <w:r>
          <w:t xml:space="preserve">It is false.</w:t>
        </w:r>
      </w:ins>
      <w:ins w:id="704" w:author="PR Preview" w:date="2026-01-01T00:00:00Z">
        <w:r>
          <w:t xml:space="preserve"> </w:t>
        </w:r>
      </w:ins>
      <w:ins w:id="705" w:author="PR Preview" w:date="2026-01-01T00:00:00Z">
        <w:r>
          <w:t xml:space="preserve">The string</w:t>
        </w:r>
      </w:ins>
      <w:ins w:id="706" w:author="PR Preview" w:date="2026-01-01T00:00:00Z">
        <w:r>
          <w:t xml:space="preserve"> </w:t>
        </w:r>
      </w:ins>
      <w:ins w:id="707" w:author="PR Preview" w:date="2026-01-01T00:00:00Z">
        <w:r>
          <w:rPr>
            <w:rStyle w:val="VerbatimChar"/>
          </w:rPr>
          <w:t xml:space="preserve">"ab"</w:t>
        </w:r>
      </w:ins>
      <w:ins w:id="708" w:author="PR Preview" w:date="2026-01-01T00:00:00Z">
        <w:r>
          <w:t xml:space="preserve"> </w:t>
        </w:r>
      </w:ins>
      <w:ins w:id="709" w:author="PR Preview" w:date="2026-01-01T00:00:00Z">
        <w:r>
          <w:t xml:space="preserve">is a counterexample:</w:t>
        </w:r>
      </w:ins>
      <w:ins w:id="710" w:author="PR Preview" w:date="2026-01-01T00:00:00Z">
        <w:r>
          <w:t xml:space="preserve"> </w:t>
        </w:r>
      </w:ins>
      <w:ins w:id="711" w:author="PR Preview" w:date="2026-01-01T00:00:00Z">
        <w:r>
          <w:t xml:space="preserve">it is not empty, but it has only 2 characters.</w:t>
        </w:r>
      </w:ins>
    </w:p>
    <w:bookmarkEnd w:id="44"/>
    <w:bookmarkStart w:id="45" w:name="rem-implied-for-all"/>
    <w:p>
      <w:pPr>
        <w:pStyle w:val="FirstParagraph"/>
      </w:pPr>
      <w:ins w:id="712" w:author="PR Preview" w:date="2026-01-01T00:00:00Z">
        <w:r>
          <w:rPr>
            <w:i/>
            <w:iCs/>
          </w:rPr>
          <w:t xml:space="preserve">Remark 6</w:t>
        </w:r>
      </w:ins>
      <w:ins w:id="713" w:author="PR Preview" w:date="2026-01-01T00:00:00Z">
        <w:r>
          <w:t xml:space="preserve"> (A conditional about a variable means</w:t>
        </w:r>
      </w:ins>
      <w:ins w:id="714" w:author="PR Preview" w:date="2026-01-01T00:00:00Z">
        <w:r>
          <w:t xml:space="preserve"> </w:t>
        </w:r>
      </w:ins>
      <w:ins w:id="715" w:author="PR Preview" w:date="2026-01-01T00:00:00Z">
        <w:r>
          <w:t xml:space="preserve">“for all”</w:t>
        </w:r>
      </w:ins>
      <w:ins w:id="716" w:author="PR Preview" w:date="2026-01-01T00:00:00Z">
        <w:r>
          <w:t xml:space="preserve">). </w:t>
        </w:r>
      </w:ins>
      <w:ins w:id="717" w:author="PR Preview" w:date="2026-01-01T00:00:00Z">
        <w:r>
          <w:t xml:space="preserve">By convention, a conditional whose parts are predicates,</w:t>
        </w:r>
      </w:ins>
      <w:ins w:id="718" w:author="PR Preview" w:date="2026-01-01T00:00:00Z">
        <w:r>
          <w:t xml:space="preserve"> </w:t>
        </w:r>
      </w:ins>
      <w:ins w:id="719" w:author="PR Preview" w:date="2026-01-01T00:00:00Z">
        <w:r>
          <w:t xml:space="preserve">such as</w:t>
        </w:r>
      </w:ins>
      <w:ins w:id="720" w:author="PR Preview" w:date="2026-01-01T00:00:00Z">
        <w:r>
          <w:t xml:space="preserve"> </w:t>
        </w:r>
      </w:ins>
      <w:ins w:id="721" w:author="PR Preview" w:date="2026-01-01T00:00:00Z">
        <w:r>
          <w:t xml:space="preserve">“if</w:t>
        </w:r>
      </w:ins>
      <w:ins w:id="72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&gt;</m:t>
        </m:r>
        <m:r>
          <m:t>3</m:t>
        </m:r>
      </m:oMath>
      <w:ins w:id="723" w:author="PR Preview" w:date="2026-01-01T00:00:00Z">
        <w:r>
          <w:t xml:space="preserve">, then</w:t>
        </w:r>
      </w:ins>
      <w:ins w:id="72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&gt;</m:t>
        </m:r>
        <m:r>
          <m:t>1</m:t>
        </m:r>
      </m:oMath>
      <w:ins w:id="725" w:author="PR Preview" w:date="2026-01-01T00:00:00Z">
        <w:r>
          <w:t xml:space="preserve">”</w:t>
        </w:r>
      </w:ins>
      <w:ins w:id="726" w:author="PR Preview" w:date="2026-01-01T00:00:00Z">
        <w:r>
          <w:t xml:space="preserve">,</w:t>
        </w:r>
      </w:ins>
      <w:ins w:id="727" w:author="PR Preview" w:date="2026-01-01T00:00:00Z">
        <w:r>
          <w:t xml:space="preserve"> </w:t>
        </w:r>
      </w:ins>
      <w:ins w:id="728" w:author="PR Preview" w:date="2026-01-01T00:00:00Z">
        <w:r>
          <w:t xml:space="preserve">means the universal statement</w:t>
        </w:r>
      </w:ins>
      <w:ins w:id="729" w:author="PR Preview" w:date="2026-01-01T00:00:00Z">
        <w:r>
          <w:t xml:space="preserve"> </w:t>
        </w:r>
      </w:ins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)</m:t>
        </m:r>
      </m:oMath>
      <w:ins w:id="730" w:author="PR Preview" w:date="2026-01-01T00:00:00Z">
        <w:r>
          <w:t xml:space="preserve">,</w:t>
        </w:r>
      </w:ins>
      <w:ins w:id="731" w:author="PR Preview" w:date="2026-01-01T00:00:00Z">
        <w:r>
          <w:t xml:space="preserve"> </w:t>
        </w:r>
      </w:ins>
      <w:ins w:id="732" w:author="PR Preview" w:date="2026-01-01T00:00:00Z">
        <w:r>
          <w:t xml:space="preserve">even though no quantifier is written.</w:t>
        </w:r>
      </w:ins>
      <w:ins w:id="733" w:author="PR Preview" w:date="2026-01-01T00:00:00Z">
        <w:r>
          <w:t xml:space="preserve"> </w:t>
        </w:r>
      </w:ins>
      <w:ins w:id="734" w:author="PR Preview" w:date="2026-01-01T00:00:00Z">
        <w:r>
          <w:t xml:space="preserve">Mathematical statements leave out</w:t>
        </w:r>
      </w:ins>
      <w:ins w:id="735" w:author="PR Preview" w:date="2026-01-01T00:00:00Z">
        <w:r>
          <w:t xml:space="preserve"> </w:t>
        </w:r>
      </w:ins>
      <w:ins w:id="736" w:author="PR Preview" w:date="2026-01-01T00:00:00Z">
        <w:r>
          <w:t xml:space="preserve">“for all”</w:t>
        </w:r>
      </w:ins>
      <w:ins w:id="737" w:author="PR Preview" w:date="2026-01-01T00:00:00Z">
        <w:r>
          <w:t xml:space="preserve"> </w:t>
        </w:r>
      </w:ins>
      <w:ins w:id="738" w:author="PR Preview" w:date="2026-01-01T00:00:00Z">
        <w:r>
          <w:t xml:space="preserve">in this way all the time,</w:t>
        </w:r>
      </w:ins>
      <w:ins w:id="739" w:author="PR Preview" w:date="2026-01-01T00:00:00Z">
        <w:r>
          <w:t xml:space="preserve"> </w:t>
        </w:r>
      </w:ins>
      <w:ins w:id="740" w:author="PR Preview" w:date="2026-01-01T00:00:00Z">
        <w:r>
          <w:t xml:space="preserve">so put it back before deciding whether the statement is true.</w:t>
        </w:r>
      </w:ins>
    </w:p>
    <w:bookmarkEnd w:id="45"/>
    <w:bookmarkEnd w:id="46"/>
    <w:bookmarkStart w:id="52" w:name="sec-nested-quantifiers"/>
    <w:p>
      <w:pPr>
        <w:pStyle w:val="Heading1"/>
      </w:pPr>
      <w:ins w:id="741" w:author="PR Preview" w:date="2026-01-01T00:00:00Z">
        <w:r>
          <w:t xml:space="preserve">5. Nested quantifiers</w:t>
        </w:r>
      </w:ins>
    </w:p>
    <w:bookmarkStart w:id="47" w:name="exr-enrollment"/>
    <w:p>
      <w:pPr>
        <w:pStyle w:val="FirstParagraph"/>
      </w:pPr>
      <w:ins w:id="742" w:author="PR Preview" w:date="2026-01-01T00:00:00Z">
        <w:r>
          <w:rPr>
            <w:b/>
            <w:bCs/>
          </w:rPr>
          <w:t xml:space="preserve">Exercise 6 (Who takes what)</w:t>
        </w:r>
      </w:ins>
      <w:ins w:id="743" w:author="PR Preview" w:date="2026-01-01T00:00:00Z">
        <w:r>
          <w:t xml:space="preserve"> </w:t>
        </w:r>
      </w:ins>
      <w:ins w:id="744" w:author="PR Preview" w:date="2026-01-01T00:00:00Z">
        <w:r>
          <w:t xml:space="preserve">Three students take courses as follows.</w:t>
        </w:r>
      </w:ins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Courses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</w:t>
            </w:r>
          </w:p>
        </w:tc>
        <w:tc>
          <w:tcPr/>
          <w:p>
            <w:pPr>
              <w:pStyle w:val="Compact"/>
            </w:pPr>
            <w:r>
              <w:t xml:space="preserve">201, 241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</w:t>
            </w:r>
          </w:p>
        </w:tc>
        <w:tc>
          <w:tcPr/>
          <w:p>
            <w:pPr>
              <w:pStyle w:val="Compact"/>
            </w:pPr>
            <w:r>
              <w:t xml:space="preserve">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</w:t>
            </w:r>
          </w:p>
        </w:tc>
        <w:tc>
          <w:tcPr/>
          <w:p>
            <w:pPr>
              <w:pStyle w:val="Compact"/>
            </w:pPr>
            <w:r>
              <w:t xml:space="preserve">201, 247</w:t>
            </w:r>
          </w:p>
        </w:tc>
      </w:tr>
    </w:tbl>
    <w:p>
      <w:pPr>
        <w:pStyle w:val="BodyText"/>
      </w:pPr>
      <w:ins w:id="745" w:author="PR Preview" w:date="2026-01-01T00:00:00Z">
        <w:r>
          <w:t xml:space="preserve">Let</w:t>
        </w:r>
      </w:ins>
      <w:ins w:id="746" w:author="PR Preview" w:date="2026-01-01T00:00:00Z">
        <w:r>
          <w:t xml:space="preserve"> </w:t>
        </w:r>
      </w:ins>
      <m:oMath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ins w:id="747" w:author="PR Preview" w:date="2026-01-01T00:00:00Z">
        <w:r>
          <w:t xml:space="preserve"> </w:t>
        </w:r>
      </w:ins>
      <w:ins w:id="748" w:author="PR Preview" w:date="2026-01-01T00:00:00Z">
        <w:r>
          <w:t xml:space="preserve">be</w:t>
        </w:r>
      </w:ins>
      <w:ins w:id="749" w:author="PR Preview" w:date="2026-01-01T00:00:00Z">
        <w:r>
          <w:t xml:space="preserve"> </w:t>
        </w:r>
      </w:ins>
      <w:ins w:id="750" w:author="PR Preview" w:date="2026-01-01T00:00:00Z">
        <w:r>
          <w:t xml:space="preserve">“student</w:t>
        </w:r>
      </w:ins>
      <w:ins w:id="751" w:author="PR Preview" w:date="2026-01-01T00:00:00Z">
        <w:r>
          <w:t xml:space="preserve"> </w:t>
        </w:r>
      </w:ins>
      <m:oMath>
        <m:r>
          <m:t>s</m:t>
        </m:r>
      </m:oMath>
      <w:ins w:id="752" w:author="PR Preview" w:date="2026-01-01T00:00:00Z">
        <w:r>
          <w:t xml:space="preserve"> </w:t>
        </w:r>
      </w:ins>
      <w:ins w:id="753" w:author="PR Preview" w:date="2026-01-01T00:00:00Z">
        <w:r>
          <w:t xml:space="preserve">takes course</w:t>
        </w:r>
      </w:ins>
      <w:ins w:id="754" w:author="PR Preview" w:date="2026-01-01T00:00:00Z">
        <w:r>
          <w:t xml:space="preserve"> </w:t>
        </w:r>
      </w:ins>
      <m:oMath>
        <m:r>
          <m:t>c</m:t>
        </m:r>
      </m:oMath>
      <w:ins w:id="755" w:author="PR Preview" w:date="2026-01-01T00:00:00Z">
        <w:r>
          <w:t xml:space="preserve">”</w:t>
        </w:r>
      </w:ins>
      <w:ins w:id="756" w:author="PR Preview" w:date="2026-01-01T00:00:00Z">
        <w:r>
          <w:t xml:space="preserve">,</w:t>
        </w:r>
      </w:ins>
      <w:ins w:id="757" w:author="PR Preview" w:date="2026-01-01T00:00:00Z">
        <w:r>
          <w:t xml:space="preserve"> </w:t>
        </w:r>
      </w:ins>
      <w:ins w:id="758" w:author="PR Preview" w:date="2026-01-01T00:00:00Z">
        <w:r>
          <w:t xml:space="preserve">where</w:t>
        </w:r>
      </w:ins>
      <w:ins w:id="759" w:author="PR Preview" w:date="2026-01-01T00:00:00Z">
        <w:r>
          <w:t xml:space="preserve"> </w:t>
        </w:r>
      </w:ins>
      <m:oMath>
        <m:r>
          <m:t>s</m:t>
        </m:r>
      </m:oMath>
      <w:ins w:id="760" w:author="PR Preview" w:date="2026-01-01T00:00:00Z">
        <w:r>
          <w:t xml:space="preserve"> </w:t>
        </w:r>
      </w:ins>
      <w:ins w:id="761" w:author="PR Preview" w:date="2026-01-01T00:00:00Z">
        <w:r>
          <w:t xml:space="preserve">ranges over the students</w:t>
        </w:r>
      </w:ins>
      <w:ins w:id="762" w:author="PR Preview" w:date="2026-01-01T00:00:00Z">
        <w:r>
          <w:t xml:space="preserve"> </w:t>
        </w:r>
      </w:ins>
      <w:ins w:id="763" w:author="PR Preview" w:date="2026-01-01T00:00:00Z">
        <w:r>
          <w:t xml:space="preserve">and</w:t>
        </w:r>
      </w:ins>
      <w:ins w:id="764" w:author="PR Preview" w:date="2026-01-01T00:00:00Z">
        <w:r>
          <w:t xml:space="preserve"> </w:t>
        </w:r>
      </w:ins>
      <m:oMath>
        <m:r>
          <m:t>c</m:t>
        </m:r>
      </m:oMath>
      <w:ins w:id="765" w:author="PR Preview" w:date="2026-01-01T00:00:00Z">
        <w:r>
          <w:t xml:space="preserve"> </w:t>
        </w:r>
      </w:ins>
      <w:ins w:id="766" w:author="PR Preview" w:date="2026-01-01T00:00:00Z">
        <w:r>
          <w:t xml:space="preserve">over the courses 201, 241 and 247.</w:t>
        </w:r>
      </w:ins>
      <w:ins w:id="767" w:author="PR Preview" w:date="2026-01-01T00:00:00Z">
        <w:r>
          <w:t xml:space="preserve"> </w:t>
        </w:r>
      </w:ins>
      <w:ins w:id="768" w:author="PR Preview" w:date="2026-01-01T00:00:00Z">
        <w:r>
          <w:t xml:space="preserve">Which of these are true?</w:t>
        </w:r>
      </w:ins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ins w:id="769" w:author="PR Preview" w:date="2026-01-01T00:00:00Z">
        <w:r>
          <w:t xml:space="preserve">​</w:t>
        </w:r>
      </w:ins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ins w:id="770" w:author="PR Preview" w:date="2026-01-01T00:00:00Z">
        <w:r>
          <w:t xml:space="preserve">​</w:t>
        </w:r>
      </w:ins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ins w:id="771" w:author="PR Preview" w:date="2026-01-01T00:00:00Z">
        <w:r>
          <w:t xml:space="preserve">​</w:t>
        </w:r>
      </w:ins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ins w:id="772" w:author="PR Preview" w:date="2026-01-01T00:00:00Z">
        <w:r>
          <w:t xml:space="preserve">​</w:t>
        </w:r>
      </w:ins>
    </w:p>
    <w:bookmarkEnd w:id="47"/>
    <w:bookmarkStart w:id="48" w:name="sol-enrollment"/>
    <w:p>
      <w:pPr>
        <w:pStyle w:val="FirstParagraph"/>
      </w:pPr>
      <w:ins w:id="773" w:author="PR Preview" w:date="2026-01-01T00:00:00Z">
        <w:r>
          <w:rPr>
            <w:i/>
            <w:iCs/>
          </w:rPr>
          <w:t xml:space="preserve">Solution 6</w:t>
        </w:r>
      </w:ins>
      <w:ins w:id="774" w:author="PR Preview" w:date="2026-01-01T00:00:00Z">
        <w:r>
          <w:t xml:space="preserve">. </w:t>
        </w:r>
      </w:ins>
    </w:p>
    <w:p>
      <w:pPr>
        <w:pStyle w:val="Compact"/>
        <w:numPr>
          <w:ilvl w:val="0"/>
          <w:numId w:val="1013"/>
        </w:numPr>
      </w:pPr>
      <w:ins w:id="775" w:author="PR Preview" w:date="2026-01-01T00:00:00Z">
        <w:r>
          <w:t xml:space="preserve">True:</w:t>
        </w:r>
      </w:ins>
      <w:ins w:id="776" w:author="PR Preview" w:date="2026-01-01T00:00:00Z">
        <w:r>
          <w:t xml:space="preserve"> </w:t>
        </w:r>
      </w:ins>
      <w:ins w:id="777" w:author="PR Preview" w:date="2026-01-01T00:00:00Z">
        <w:r>
          <w:t xml:space="preserve">“every student takes some course”</w:t>
        </w:r>
      </w:ins>
      <w:ins w:id="778" w:author="PR Preview" w:date="2026-01-01T00:00:00Z">
        <w:r>
          <w:t xml:space="preserve">.</w:t>
        </w:r>
      </w:ins>
      <w:ins w:id="779" w:author="PR Preview" w:date="2026-01-01T00:00:00Z">
        <w:r>
          <w:t xml:space="preserve"> </w:t>
        </w:r>
      </w:ins>
      <w:ins w:id="780" w:author="PR Preview" w:date="2026-01-01T00:00:00Z">
        <w:r>
          <w:t xml:space="preserve">Ana takes 201, Ben takes 241, and Cy takes 201.</w:t>
        </w:r>
      </w:ins>
    </w:p>
    <w:p>
      <w:pPr>
        <w:pStyle w:val="Compact"/>
        <w:numPr>
          <w:ilvl w:val="0"/>
          <w:numId w:val="1013"/>
        </w:numPr>
      </w:pPr>
      <w:ins w:id="781" w:author="PR Preview" w:date="2026-01-01T00:00:00Z">
        <w:r>
          <w:t xml:space="preserve">False:</w:t>
        </w:r>
      </w:ins>
      <w:ins w:id="782" w:author="PR Preview" w:date="2026-01-01T00:00:00Z">
        <w:r>
          <w:t xml:space="preserve"> </w:t>
        </w:r>
      </w:ins>
      <w:ins w:id="783" w:author="PR Preview" w:date="2026-01-01T00:00:00Z">
        <w:r>
          <w:t xml:space="preserve">“some course is taken by every student”</w:t>
        </w:r>
      </w:ins>
      <w:ins w:id="784" w:author="PR Preview" w:date="2026-01-01T00:00:00Z">
        <w:r>
          <w:t xml:space="preserve">.</w:t>
        </w:r>
      </w:ins>
      <w:ins w:id="785" w:author="PR Preview" w:date="2026-01-01T00:00:00Z">
        <w:r>
          <w:t xml:space="preserve"> </w:t>
        </w:r>
      </w:ins>
      <w:ins w:id="786" w:author="PR Preview" w:date="2026-01-01T00:00:00Z">
        <w:r>
          <w:t xml:space="preserve">Ben does not take 201, Cy does not take 241, and Ana does not take 247.</w:t>
        </w:r>
      </w:ins>
    </w:p>
    <w:p>
      <w:pPr>
        <w:pStyle w:val="Compact"/>
        <w:numPr>
          <w:ilvl w:val="0"/>
          <w:numId w:val="1013"/>
        </w:numPr>
      </w:pPr>
      <w:ins w:id="787" w:author="PR Preview" w:date="2026-01-01T00:00:00Z">
        <w:r>
          <w:t xml:space="preserve">True:</w:t>
        </w:r>
      </w:ins>
      <w:ins w:id="788" w:author="PR Preview" w:date="2026-01-01T00:00:00Z">
        <w:r>
          <w:t xml:space="preserve"> </w:t>
        </w:r>
      </w:ins>
      <w:ins w:id="789" w:author="PR Preview" w:date="2026-01-01T00:00:00Z">
        <w:r>
          <w:t xml:space="preserve">“every course has some student”</w:t>
        </w:r>
      </w:ins>
      <w:ins w:id="790" w:author="PR Preview" w:date="2026-01-01T00:00:00Z">
        <w:r>
          <w:t xml:space="preserve">.</w:t>
        </w:r>
      </w:ins>
      <w:ins w:id="791" w:author="PR Preview" w:date="2026-01-01T00:00:00Z">
        <w:r>
          <w:t xml:space="preserve"> </w:t>
        </w:r>
      </w:ins>
      <w:ins w:id="792" w:author="PR Preview" w:date="2026-01-01T00:00:00Z">
        <w:r>
          <w:t xml:space="preserve">Ana takes 201 and 241, and Cy takes 247.</w:t>
        </w:r>
      </w:ins>
    </w:p>
    <w:p>
      <w:pPr>
        <w:pStyle w:val="Compact"/>
        <w:numPr>
          <w:ilvl w:val="0"/>
          <w:numId w:val="1013"/>
        </w:numPr>
      </w:pPr>
      <w:ins w:id="793" w:author="PR Preview" w:date="2026-01-01T00:00:00Z">
        <w:r>
          <w:t xml:space="preserve">False:</w:t>
        </w:r>
      </w:ins>
      <w:ins w:id="794" w:author="PR Preview" w:date="2026-01-01T00:00:00Z">
        <w:r>
          <w:t xml:space="preserve"> </w:t>
        </w:r>
      </w:ins>
      <w:ins w:id="795" w:author="PR Preview" w:date="2026-01-01T00:00:00Z">
        <w:r>
          <w:t xml:space="preserve">“some student takes every course”</w:t>
        </w:r>
      </w:ins>
      <w:ins w:id="796" w:author="PR Preview" w:date="2026-01-01T00:00:00Z">
        <w:r>
          <w:t xml:space="preserve">.</w:t>
        </w:r>
      </w:ins>
      <w:ins w:id="797" w:author="PR Preview" w:date="2026-01-01T00:00:00Z">
        <w:r>
          <w:t xml:space="preserve"> </w:t>
        </w:r>
      </w:ins>
      <w:ins w:id="798" w:author="PR Preview" w:date="2026-01-01T00:00:00Z">
        <w:r>
          <w:t xml:space="preserve">Ana does not take 247, Ben does not take 201, and Cy does not take 241.</w:t>
        </w:r>
      </w:ins>
    </w:p>
    <w:p>
      <w:pPr>
        <w:pStyle w:val="FirstParagraph"/>
      </w:pPr>
      <w:ins w:id="799" w:author="PR Preview" w:date="2026-01-01T00:00:00Z">
        <w:r>
          <w:t xml:space="preserve">Parts 1 and 2 use the same quantifiers and the same predicate in a different order,</w:t>
        </w:r>
      </w:ins>
      <w:ins w:id="800" w:author="PR Preview" w:date="2026-01-01T00:00:00Z">
        <w:r>
          <w:t xml:space="preserve"> </w:t>
        </w:r>
      </w:ins>
      <w:ins w:id="801" w:author="PR Preview" w:date="2026-01-01T00:00:00Z">
        <w:r>
          <w:t xml:space="preserve">and they have different truth values.</w:t>
        </w:r>
      </w:ins>
    </w:p>
    <w:bookmarkEnd w:id="48"/>
    <w:bookmarkStart w:id="49" w:name="rem-quantifier-order"/>
    <w:p>
      <w:pPr>
        <w:pStyle w:val="BodyText"/>
      </w:pPr>
      <w:ins w:id="802" w:author="PR Preview" w:date="2026-01-01T00:00:00Z">
        <w:r>
          <w:rPr>
            <w:i/>
            <w:iCs/>
          </w:rPr>
          <w:t xml:space="preserve">Remark 7</w:t>
        </w:r>
      </w:ins>
      <w:ins w:id="803" w:author="PR Preview" w:date="2026-01-01T00:00:00Z">
        <w:r>
          <w:t xml:space="preserve"> (Order of quantifiers). </w:t>
        </w:r>
      </w:ins>
      <w:ins w:id="804" w:author="PR Preview" w:date="2026-01-01T00:00:00Z">
        <w:r>
          <w:t xml:space="preserve">Read nested quantifiers from left to right.</w:t>
        </w:r>
      </w:ins>
      <w:ins w:id="805" w:author="PR Preview" w:date="2026-01-01T00:00:00Z">
        <w:r>
          <w:t xml:space="preserve"> </w:t>
        </w:r>
      </w:ins>
      <w:ins w:id="806" w:author="PR Preview" w:date="2026-01-01T00:00:00Z">
        <w:r>
          <w:t xml:space="preserve">In</w:t>
        </w:r>
      </w:ins>
      <w:ins w:id="807" w:author="PR Preview" w:date="2026-01-01T00:00:00Z">
        <w:r>
          <w:t xml:space="preserve"> </w:t>
        </w:r>
      </w:ins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ins w:id="808" w:author="PR Preview" w:date="2026-01-01T00:00:00Z">
        <w:r>
          <w:t xml:space="preserve">,</w:t>
        </w:r>
      </w:ins>
      <w:ins w:id="809" w:author="PR Preview" w:date="2026-01-01T00:00:00Z">
        <w:r>
          <w:t xml:space="preserve"> </w:t>
        </w:r>
      </w:ins>
      <w:ins w:id="810" w:author="PR Preview" w:date="2026-01-01T00:00:00Z">
        <w:r>
          <w:t xml:space="preserve">the course</w:t>
        </w:r>
      </w:ins>
      <w:ins w:id="811" w:author="PR Preview" w:date="2026-01-01T00:00:00Z">
        <w:r>
          <w:t xml:space="preserve"> </w:t>
        </w:r>
      </w:ins>
      <m:oMath>
        <m:r>
          <m:t>c</m:t>
        </m:r>
      </m:oMath>
      <w:ins w:id="812" w:author="PR Preview" w:date="2026-01-01T00:00:00Z">
        <w:r>
          <w:t xml:space="preserve"> </w:t>
        </w:r>
      </w:ins>
      <w:ins w:id="813" w:author="PR Preview" w:date="2026-01-01T00:00:00Z">
        <w:r>
          <w:t xml:space="preserve">is chosen after the student</w:t>
        </w:r>
      </w:ins>
      <w:ins w:id="814" w:author="PR Preview" w:date="2026-01-01T00:00:00Z">
        <w:r>
          <w:t xml:space="preserve"> </w:t>
        </w:r>
      </w:ins>
      <m:oMath>
        <m:r>
          <m:t>s</m:t>
        </m:r>
      </m:oMath>
      <w:ins w:id="815" w:author="PR Preview" w:date="2026-01-01T00:00:00Z">
        <w:r>
          <w:t xml:space="preserve">, so it may depend on</w:t>
        </w:r>
      </w:ins>
      <w:ins w:id="816" w:author="PR Preview" w:date="2026-01-01T00:00:00Z">
        <w:r>
          <w:t xml:space="preserve"> </w:t>
        </w:r>
      </w:ins>
      <m:oMath>
        <m:r>
          <m:t>s</m:t>
        </m:r>
      </m:oMath>
      <w:ins w:id="817" w:author="PR Preview" w:date="2026-01-01T00:00:00Z">
        <w:r>
          <w:t xml:space="preserve">.</w:t>
        </w:r>
      </w:ins>
      <w:ins w:id="818" w:author="PR Preview" w:date="2026-01-01T00:00:00Z">
        <w:r>
          <w:t xml:space="preserve"> </w:t>
        </w:r>
      </w:ins>
      <w:ins w:id="819" w:author="PR Preview" w:date="2026-01-01T00:00:00Z">
        <w:r>
          <w:t xml:space="preserve">In</w:t>
        </w:r>
      </w:ins>
      <w:ins w:id="820" w:author="PR Preview" w:date="2026-01-01T00:00:00Z">
        <w:r>
          <w:t xml:space="preserve"> </w:t>
        </w:r>
      </w:ins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ins w:id="821" w:author="PR Preview" w:date="2026-01-01T00:00:00Z">
        <w:r>
          <w:t xml:space="preserve">,</w:t>
        </w:r>
      </w:ins>
      <w:ins w:id="822" w:author="PR Preview" w:date="2026-01-01T00:00:00Z">
        <w:r>
          <w:t xml:space="preserve"> </w:t>
        </w:r>
      </w:ins>
      <w:ins w:id="823" w:author="PR Preview" w:date="2026-01-01T00:00:00Z">
        <w:r>
          <w:t xml:space="preserve">one course</w:t>
        </w:r>
      </w:ins>
      <w:ins w:id="824" w:author="PR Preview" w:date="2026-01-01T00:00:00Z">
        <w:r>
          <w:t xml:space="preserve"> </w:t>
        </w:r>
      </w:ins>
      <m:oMath>
        <m:r>
          <m:t>c</m:t>
        </m:r>
      </m:oMath>
      <w:ins w:id="825" w:author="PR Preview" w:date="2026-01-01T00:00:00Z">
        <w:r>
          <w:t xml:space="preserve"> </w:t>
        </w:r>
      </w:ins>
      <w:ins w:id="826" w:author="PR Preview" w:date="2026-01-01T00:00:00Z">
        <w:r>
          <w:t xml:space="preserve">must work for every student.</w:t>
        </w:r>
      </w:ins>
    </w:p>
    <w:p>
      <w:pPr>
        <w:pStyle w:val="BodyText"/>
      </w:pPr>
      <w:ins w:id="827" w:author="PR Preview" w:date="2026-01-01T00:00:00Z">
        <w:r>
          <w:t xml:space="preserve">Swapping two quantifiers of the same kind does not change the meaning:</w:t>
        </w:r>
      </w:ins>
      <w:ins w:id="828" w:author="PR Preview" w:date="2026-01-01T00:00:00Z">
        <w:r>
          <w:t xml:space="preserve"> </w:t>
        </w:r>
      </w:ins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ins w:id="829" w:author="PR Preview" w:date="2026-01-01T00:00:00Z">
        <w:r>
          <w:t xml:space="preserve"> </w:t>
        </w:r>
      </w:ins>
      <w:ins w:id="830" w:author="PR Preview" w:date="2026-01-01T00:00:00Z">
        <w:r>
          <w:t xml:space="preserve">means the same as</w:t>
        </w:r>
      </w:ins>
      <w:ins w:id="831" w:author="PR Preview" w:date="2026-01-01T00:00:00Z">
        <w:r>
          <w:t xml:space="preserve"> </w:t>
        </w:r>
      </w:ins>
      <m:oMath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ins w:id="832" w:author="PR Preview" w:date="2026-01-01T00:00:00Z">
        <w:r>
          <w:t xml:space="preserve">,</w:t>
        </w:r>
      </w:ins>
      <w:ins w:id="833" w:author="PR Preview" w:date="2026-01-01T00:00:00Z">
        <w:r>
          <w:t xml:space="preserve"> </w:t>
        </w:r>
      </w:ins>
      <w:ins w:id="834" w:author="PR Preview" w:date="2026-01-01T00:00:00Z">
        <w:r>
          <w:t xml:space="preserve">and likewise for</w:t>
        </w:r>
      </w:ins>
      <w:ins w:id="835" w:author="PR Preview" w:date="2026-01-01T00:00:00Z">
        <w:r>
          <w:t xml:space="preserve"> </w:t>
        </w:r>
      </w:ins>
      <m:oMath>
        <m:r>
          <m:rPr>
            <m:sty m:val="p"/>
          </m:rPr>
          <m:t>∃</m:t>
        </m:r>
      </m:oMath>
      <w:ins w:id="836" w:author="PR Preview" w:date="2026-01-01T00:00:00Z">
        <w:r>
          <w:t xml:space="preserve">.</w:t>
        </w:r>
      </w:ins>
      <w:ins w:id="837" w:author="PR Preview" w:date="2026-01-01T00:00:00Z">
        <w:r>
          <w:t xml:space="preserve"> </w:t>
        </w:r>
      </w:ins>
      <w:ins w:id="838" w:author="PR Preview" w:date="2026-01-01T00:00:00Z">
        <w:r>
          <w:t xml:space="preserve">Swapping a</w:t>
        </w:r>
      </w:ins>
      <w:ins w:id="839" w:author="PR Preview" w:date="2026-01-01T00:00:00Z">
        <w:r>
          <w:t xml:space="preserve"> </w:t>
        </w:r>
      </w:ins>
      <m:oMath>
        <m:r>
          <m:rPr>
            <m:sty m:val="p"/>
          </m:rPr>
          <m:t>∀</m:t>
        </m:r>
      </m:oMath>
      <w:ins w:id="840" w:author="PR Preview" w:date="2026-01-01T00:00:00Z">
        <w:r>
          <w:t xml:space="preserve"> </w:t>
        </w:r>
      </w:ins>
      <w:ins w:id="841" w:author="PR Preview" w:date="2026-01-01T00:00:00Z">
        <w:r>
          <w:t xml:space="preserve">and an</w:t>
        </w:r>
      </w:ins>
      <w:ins w:id="842" w:author="PR Preview" w:date="2026-01-01T00:00:00Z">
        <w:r>
          <w:t xml:space="preserve"> </w:t>
        </w:r>
      </w:ins>
      <m:oMath>
        <m:r>
          <m:rPr>
            <m:sty m:val="p"/>
          </m:rPr>
          <m:t>∃</m:t>
        </m:r>
      </m:oMath>
      <w:ins w:id="843" w:author="PR Preview" w:date="2026-01-01T00:00:00Z">
        <w:r>
          <w:t xml:space="preserve"> </w:t>
        </w:r>
      </w:ins>
      <w:ins w:id="844" w:author="PR Preview" w:date="2026-01-01T00:00:00Z">
        <w:r>
          <w:t xml:space="preserve">can change it,</w:t>
        </w:r>
      </w:ins>
      <w:ins w:id="845" w:author="PR Preview" w:date="2026-01-01T00:00:00Z">
        <w:r>
          <w:t xml:space="preserve"> </w:t>
        </w:r>
      </w:ins>
      <w:ins w:id="846" w:author="PR Preview" w:date="2026-01-01T00:00:00Z">
        <w:r>
          <w:t xml:space="preserve">as parts 1 and 2 of</w:t>
        </w:r>
      </w:ins>
      <w:ins w:id="847" w:author="PR Preview" w:date="2026-01-01T00:00:00Z">
        <w:r>
          <w:t xml:space="preserve"> </w:t>
        </w:r>
      </w:ins>
      <w:hyperlink w:anchor="exr-enrollment">
        <w:ins w:id="848" w:author="PR Preview" w:date="2026-01-01T00:00:00Z">
          <w:r>
            <w:rPr>
              <w:rStyle w:val="Hyperlink"/>
            </w:rPr>
            <w:t xml:space="preserve">Exercise 6</w:t>
          </w:r>
        </w:ins>
      </w:hyperlink>
      <w:ins w:id="849" w:author="PR Preview" w:date="2026-01-01T00:00:00Z">
        <w:r>
          <w:t xml:space="preserve"> </w:t>
        </w:r>
      </w:ins>
      <w:ins w:id="850" w:author="PR Preview" w:date="2026-01-01T00:00:00Z">
        <w:r>
          <w:t xml:space="preserve">show.</w:t>
        </w:r>
      </w:ins>
    </w:p>
    <w:bookmarkEnd w:id="49"/>
    <w:bookmarkStart w:id="50" w:name="exr-translate"/>
    <w:p>
      <w:pPr>
        <w:pStyle w:val="BodyText"/>
      </w:pPr>
      <w:ins w:id="851" w:author="PR Preview" w:date="2026-01-01T00:00:00Z">
        <w:r>
          <w:rPr>
            <w:b/>
            <w:bCs/>
          </w:rPr>
          <w:t xml:space="preserve">Exercise 7 (English to symbols)</w:t>
        </w:r>
      </w:ins>
      <w:ins w:id="852" w:author="PR Preview" w:date="2026-01-01T00:00:00Z">
        <w:r>
          <w:t xml:space="preserve"> </w:t>
        </w:r>
      </w:ins>
      <w:ins w:id="853" w:author="PR Preview" w:date="2026-01-01T00:00:00Z">
        <w:r>
          <w:t xml:space="preserve">Write each sentence in symbols, and say whether it is true.</w:t>
        </w:r>
      </w:ins>
    </w:p>
    <w:p>
      <w:pPr>
        <w:pStyle w:val="Compact"/>
        <w:numPr>
          <w:ilvl w:val="0"/>
          <w:numId w:val="1014"/>
        </w:numPr>
      </w:pPr>
      <w:ins w:id="854" w:author="PR Preview" w:date="2026-01-01T00:00:00Z">
        <w:r>
          <w:t xml:space="preserve">Some integer</w:t>
        </w:r>
      </w:ins>
      <w:ins w:id="855" w:author="PR Preview" w:date="2026-01-01T00:00:00Z">
        <w:r>
          <w:t xml:space="preserve"> </w:t>
        </w:r>
      </w:ins>
      <m:oMath>
        <m:r>
          <m:t>n</m:t>
        </m:r>
      </m:oMath>
      <w:ins w:id="856" w:author="PR Preview" w:date="2026-01-01T00:00:00Z">
        <w:r>
          <w:t xml:space="preserve"> </w:t>
        </w:r>
      </w:ins>
      <w:ins w:id="857" w:author="PR Preview" w:date="2026-01-01T00:00:00Z">
        <w:r>
          <w:t xml:space="preserve">satisfies</w:t>
        </w:r>
      </w:ins>
      <w:ins w:id="858" w:author="PR Preview" w:date="2026-01-01T00:00:00Z">
        <w:r>
          <w:t xml:space="preserve"> </w:t>
        </w:r>
      </w:ins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ins w:id="859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4"/>
        </w:numPr>
      </w:pPr>
      <w:ins w:id="860" w:author="PR Preview" w:date="2026-01-01T00:00:00Z">
        <w:r>
          <w:t xml:space="preserve">No integer is both positive and negative.</w:t>
        </w:r>
      </w:ins>
    </w:p>
    <w:p>
      <w:pPr>
        <w:pStyle w:val="Compact"/>
        <w:numPr>
          <w:ilvl w:val="0"/>
          <w:numId w:val="1014"/>
        </w:numPr>
      </w:pPr>
      <w:ins w:id="861" w:author="PR Preview" w:date="2026-01-01T00:00:00Z">
        <w:r>
          <w:t xml:space="preserve">Every list of integers has a largest element.</w:t>
        </w:r>
      </w:ins>
    </w:p>
    <w:bookmarkEnd w:id="50"/>
    <w:bookmarkStart w:id="51" w:name="sol-translate"/>
    <w:p>
      <w:pPr>
        <w:pStyle w:val="FirstParagraph"/>
      </w:pPr>
      <w:ins w:id="862" w:author="PR Preview" w:date="2026-01-01T00:00:00Z">
        <w:r>
          <w:rPr>
            <w:i/>
            <w:iCs/>
          </w:rPr>
          <w:t xml:space="preserve">Solution 7</w:t>
        </w:r>
      </w:ins>
      <w:ins w:id="863" w:author="PR Preview" w:date="2026-01-01T00:00:00Z">
        <w:r>
          <w:t xml:space="preserve">. </w:t>
        </w:r>
      </w:ins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ins w:id="864" w:author="PR Preview" w:date="2026-01-01T00:00:00Z">
        <w:r>
          <w:t xml:space="preserve">.</w:t>
        </w:r>
      </w:ins>
      <w:ins w:id="865" w:author="PR Preview" w:date="2026-01-01T00:00:00Z">
        <w:r>
          <w:t xml:space="preserve"> </w:t>
        </w:r>
      </w:ins>
      <w:ins w:id="866" w:author="PR Preview" w:date="2026-01-01T00:00:00Z">
        <w:r>
          <w:t xml:space="preserve">True:</w:t>
        </w:r>
      </w:ins>
      <w:ins w:id="867" w:author="PR Preview" w:date="2026-01-01T00:00:00Z">
        <w:r>
          <w:t xml:space="preserve"> </w:t>
        </w:r>
      </w:ins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3</m:t>
        </m:r>
      </m:oMath>
      <w:ins w:id="868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)</m:t>
        </m:r>
      </m:oMath>
      <w:ins w:id="869" w:author="PR Preview" w:date="2026-01-01T00:00:00Z">
        <w:r>
          <w:t xml:space="preserve">.</w:t>
        </w:r>
      </w:ins>
      <w:ins w:id="870" w:author="PR Preview" w:date="2026-01-01T00:00:00Z">
        <w:r>
          <w:t xml:space="preserve"> </w:t>
        </w:r>
      </w:ins>
      <w:ins w:id="871" w:author="PR Preview" w:date="2026-01-01T00:00:00Z">
        <w:r>
          <w:t xml:space="preserve">True: an integer greater than</w:t>
        </w:r>
      </w:ins>
      <w:ins w:id="872" w:author="PR Preview" w:date="2026-01-01T00:00:00Z">
        <w:r>
          <w:t xml:space="preserve"> </w:t>
        </w:r>
      </w:ins>
      <m:oMath>
        <m:r>
          <m:t>0</m:t>
        </m:r>
      </m:oMath>
      <w:ins w:id="873" w:author="PR Preview" w:date="2026-01-01T00:00:00Z">
        <w:r>
          <w:t xml:space="preserve"> </w:t>
        </w:r>
      </w:ins>
      <w:ins w:id="874" w:author="PR Preview" w:date="2026-01-01T00:00:00Z">
        <w:r>
          <w:t xml:space="preserve">is not less than</w:t>
        </w:r>
      </w:ins>
      <w:ins w:id="875" w:author="PR Preview" w:date="2026-01-01T00:00:00Z">
        <w:r>
          <w:t xml:space="preserve"> </w:t>
        </w:r>
      </w:ins>
      <m:oMath>
        <m:r>
          <m:t>0</m:t>
        </m:r>
      </m:oMath>
      <w:ins w:id="876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5"/>
        </w:numPr>
      </w:pPr>
      <w:ins w:id="877" w:author="PR Preview" w:date="2026-01-01T00:00:00Z">
        <w:r>
          <w:t xml:space="preserve">Let</w:t>
        </w:r>
      </w:ins>
      <w:ins w:id="87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L</m:t>
        </m:r>
      </m:oMath>
      <w:ins w:id="879" w:author="PR Preview" w:date="2026-01-01T00:00:00Z">
        <w:r>
          <w:t xml:space="preserve"> </w:t>
        </w:r>
      </w:ins>
      <w:ins w:id="880" w:author="PR Preview" w:date="2026-01-01T00:00:00Z">
        <w:r>
          <w:t xml:space="preserve">be the set of lists of integers.</w:t>
        </w:r>
      </w:ins>
      <w:ins w:id="881" w:author="PR Preview" w:date="2026-01-01T00:00:00Z">
        <w:r>
          <w:t xml:space="preserve"> </w:t>
        </w:r>
      </w:ins>
      <w:ins w:id="882" w:author="PR Preview" w:date="2026-01-01T00:00:00Z">
        <w:r>
          <w:t xml:space="preserve">The sentence says that each list</w:t>
        </w:r>
      </w:ins>
      <w:ins w:id="883" w:author="PR Preview" w:date="2026-01-01T00:00:00Z">
        <w:r>
          <w:t xml:space="preserve"> </w:t>
        </w:r>
      </w:ins>
      <m:oMath>
        <m:r>
          <m:t>ℓ</m:t>
        </m:r>
      </m:oMath>
      <w:ins w:id="884" w:author="PR Preview" w:date="2026-01-01T00:00:00Z">
        <w:r>
          <w:t xml:space="preserve"> </w:t>
        </w:r>
      </w:ins>
      <w:ins w:id="885" w:author="PR Preview" w:date="2026-01-01T00:00:00Z">
        <w:r>
          <w:t xml:space="preserve">has an element</w:t>
        </w:r>
      </w:ins>
      <w:ins w:id="886" w:author="PR Preview" w:date="2026-01-01T00:00:00Z">
        <w:r>
          <w:t xml:space="preserve"> </w:t>
        </w:r>
      </w:ins>
      <m:oMath>
        <m:r>
          <m:t>m</m:t>
        </m:r>
      </m:oMath>
      <w:ins w:id="887" w:author="PR Preview" w:date="2026-01-01T00:00:00Z">
        <w:r>
          <w:t xml:space="preserve"> </w:t>
        </w:r>
      </w:ins>
      <w:ins w:id="888" w:author="PR Preview" w:date="2026-01-01T00:00:00Z">
        <w:r>
          <w:t xml:space="preserve">that is at least as large as every element</w:t>
        </w:r>
      </w:ins>
      <w:ins w:id="889" w:author="PR Preview" w:date="2026-01-01T00:00:00Z">
        <w:r>
          <w:t xml:space="preserve"> </w:t>
        </w:r>
      </w:ins>
      <m:oMath>
        <m:r>
          <m:t>x</m:t>
        </m:r>
      </m:oMath>
      <w:ins w:id="890" w:author="PR Preview" w:date="2026-01-01T00:00:00Z">
        <w:r>
          <w:t xml:space="preserve"> </w:t>
        </w:r>
      </w:ins>
      <w:ins w:id="891" w:author="PR Preview" w:date="2026-01-01T00:00:00Z">
        <w:r>
          <w:t xml:space="preserve">of</w:t>
        </w:r>
      </w:ins>
      <w:ins w:id="892" w:author="PR Preview" w:date="2026-01-01T00:00:00Z">
        <w:r>
          <w:t xml:space="preserve"> </w:t>
        </w:r>
      </w:ins>
      <m:oMath>
        <m:r>
          <m:t>ℓ</m:t>
        </m:r>
      </m:oMath>
      <w:ins w:id="893" w:author="PR Preview" w:date="2026-01-01T00:00:00Z">
        <w:r>
          <w:t xml:space="preserve">:</w:t>
        </w:r>
      </w:ins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ℓ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m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t>x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ins w:id="894" w:author="PR Preview" w:date="2026-01-01T00:00:00Z">
        <w:r>
          <w:t xml:space="preserve">Here</w:t>
        </w:r>
      </w:ins>
      <w:ins w:id="895" w:author="PR Preview" w:date="2026-01-01T00:00:00Z">
        <w:r>
          <w:t xml:space="preserve"> </w:t>
        </w:r>
      </w:ins>
      <w:ins w:id="896" w:author="PR Preview" w:date="2026-01-01T00:00:00Z">
        <w:r>
          <w:t xml:space="preserve">“</w:t>
        </w:r>
      </w:ins>
      <m:oMath>
        <m:r>
          <m:t>m</m:t>
        </m:r>
        <m:r>
          <m:rPr>
            <m:sty m:val="p"/>
          </m:rPr>
          <m:t>∈</m:t>
        </m:r>
        <m:r>
          <m:t>ℓ</m:t>
        </m:r>
      </m:oMath>
      <w:ins w:id="897" w:author="PR Preview" w:date="2026-01-01T00:00:00Z">
        <w:r>
          <w:t xml:space="preserve">”</w:t>
        </w:r>
      </w:ins>
      <w:ins w:id="898" w:author="PR Preview" w:date="2026-01-01T00:00:00Z">
        <w:r>
          <w:t xml:space="preserve"> </w:t>
        </w:r>
      </w:ins>
      <w:ins w:id="899" w:author="PR Preview" w:date="2026-01-01T00:00:00Z">
        <w:r>
          <w:t xml:space="preserve">means</w:t>
        </w:r>
      </w:ins>
      <w:ins w:id="900" w:author="PR Preview" w:date="2026-01-01T00:00:00Z">
        <w:r>
          <w:t xml:space="preserve"> </w:t>
        </w:r>
      </w:ins>
      <w:ins w:id="901" w:author="PR Preview" w:date="2026-01-01T00:00:00Z">
        <w:r>
          <w:t xml:space="preserve">“</w:t>
        </w:r>
      </w:ins>
      <m:oMath>
        <m:r>
          <m:t>m</m:t>
        </m:r>
      </m:oMath>
      <w:ins w:id="902" w:author="PR Preview" w:date="2026-01-01T00:00:00Z">
        <w:r>
          <w:t xml:space="preserve"> </w:t>
        </w:r>
      </w:ins>
      <w:ins w:id="903" w:author="PR Preview" w:date="2026-01-01T00:00:00Z">
        <w:r>
          <w:t xml:space="preserve">is an element of the list</w:t>
        </w:r>
      </w:ins>
      <w:ins w:id="904" w:author="PR Preview" w:date="2026-01-01T00:00:00Z">
        <w:r>
          <w:t xml:space="preserve"> </w:t>
        </w:r>
      </w:ins>
      <m:oMath>
        <m:r>
          <m:t>ℓ</m:t>
        </m:r>
      </m:oMath>
      <w:ins w:id="905" w:author="PR Preview" w:date="2026-01-01T00:00:00Z">
        <w:r>
          <w:t xml:space="preserve">”</w:t>
        </w:r>
      </w:ins>
      <w:ins w:id="906" w:author="PR Preview" w:date="2026-01-01T00:00:00Z">
        <w:r>
          <w:t xml:space="preserve">.</w:t>
        </w:r>
      </w:ins>
      <w:ins w:id="907" w:author="PR Preview" w:date="2026-01-01T00:00:00Z">
        <w:r>
          <w:t xml:space="preserve"> </w:t>
        </w:r>
      </w:ins>
      <w:ins w:id="908" w:author="PR Preview" w:date="2026-01-01T00:00:00Z">
        <w:r>
          <w:t xml:space="preserve">False: the empty list has no elements, so it has no largest element.</w:t>
        </w:r>
      </w:ins>
      <w:ins w:id="909" w:author="PR Preview" w:date="2026-01-01T00:00:00Z">
        <w:r>
          <w:t xml:space="preserve"> </w:t>
        </w:r>
      </w:ins>
      <w:ins w:id="910" w:author="PR Preview" w:date="2026-01-01T00:00:00Z">
        <w:r>
          <w:t xml:space="preserve">The sentence is true for every nonempty list.</w:t>
        </w:r>
      </w:ins>
    </w:p>
    <w:bookmarkEnd w:id="51"/>
    <w:bookmarkEnd w:id="52"/>
    <w:bookmarkStart w:id="62" w:name="references"/>
    <w:p>
      <w:pPr>
        <w:pStyle w:val="Heading1"/>
      </w:pPr>
      <w:ins w:id="911" w:author="PR Preview" w:date="2026-01-01T00:00:00Z">
        <w:r>
          <w:t xml:space="preserve">References</w:t>
        </w:r>
      </w:ins>
    </w:p>
    <w:bookmarkStart w:id="61" w:name="refs"/>
    <w:bookmarkStart w:id="54" w:name="ref-wikipedia_counterexample"/>
    <w:p>
      <w:pPr>
        <w:pStyle w:val="Bibliography"/>
      </w:pPr>
      <w:ins w:id="912" w:author="PR Preview" w:date="2026-01-01T00:00:00Z">
        <w:r>
          <w:t xml:space="preserve">Wikipedia contributors. 2026a.</w:t>
        </w:r>
      </w:ins>
      <w:ins w:id="913" w:author="PR Preview" w:date="2026-01-01T00:00:00Z">
        <w:r>
          <w:t xml:space="preserve"> </w:t>
        </w:r>
      </w:ins>
      <w:ins w:id="914" w:author="PR Preview" w:date="2026-01-01T00:00:00Z">
        <w:r>
          <w:rPr>
            <w:i/>
            <w:iCs/>
          </w:rPr>
          <w:t xml:space="preserve">Counterexample —</w:t>
        </w:r>
      </w:ins>
      <w:ins w:id="915" w:author="PR Preview" w:date="2026-01-01T00:00:00Z">
        <w:r>
          <w:rPr>
            <w:i/>
            <w:iCs/>
          </w:rPr>
          <w:t xml:space="preserve"> </w:t>
        </w:r>
      </w:ins>
      <w:ins w:id="916" w:author="PR Preview" w:date="2026-01-01T00:00:00Z">
        <w:r>
          <w:rPr>
            <w:i/>
            <w:iCs/>
          </w:rPr>
          <w:t xml:space="preserve">Wikipedia</w:t>
        </w:r>
      </w:ins>
      <w:ins w:id="917" w:author="PR Preview" w:date="2026-01-01T00:00:00Z">
        <w:r>
          <w:rPr>
            <w:i/>
            <w:iCs/>
          </w:rPr>
          <w:t xml:space="preserve">,</w:t>
        </w:r>
      </w:ins>
      <w:ins w:id="918" w:author="PR Preview" w:date="2026-01-01T00:00:00Z">
        <w:r>
          <w:rPr>
            <w:i/>
            <w:iCs/>
          </w:rPr>
          <w:t xml:space="preserve"> </w:t>
        </w:r>
      </w:ins>
      <w:ins w:id="919" w:author="PR Preview" w:date="2026-01-01T00:00:00Z">
        <w:r>
          <w:rPr>
            <w:i/>
            <w:iCs/>
          </w:rPr>
          <w:t xml:space="preserve">the Free Encyclopedia</w:t>
        </w:r>
      </w:ins>
      <w:ins w:id="920" w:author="PR Preview" w:date="2026-01-01T00:00:00Z">
        <w:r>
          <w:t xml:space="preserve">.</w:t>
        </w:r>
      </w:ins>
      <w:ins w:id="921" w:author="PR Preview" w:date="2026-01-01T00:00:00Z">
        <w:r>
          <w:t xml:space="preserve"> </w:t>
        </w:r>
      </w:ins>
      <w:hyperlink r:id="rId53">
        <w:ins w:id="922" w:author="PR Preview" w:date="2026-01-01T00:00:00Z">
          <w:r>
            <w:rPr>
              <w:rStyle w:val="Hyperlink"/>
            </w:rPr>
            <w:t xml:space="preserve">https://en.wikipedia.org/wiki/Counterexample</w:t>
          </w:r>
        </w:ins>
      </w:hyperlink>
      <w:ins w:id="923" w:author="PR Preview" w:date="2026-01-01T00:00:00Z">
        <w:r>
          <w:t xml:space="preserve">.</w:t>
        </w:r>
      </w:ins>
    </w:p>
    <w:bookmarkEnd w:id="54"/>
    <w:bookmarkStart w:id="56" w:name="ref-wikipedia_existential_quantification"/>
    <w:p>
      <w:pPr>
        <w:pStyle w:val="Bibliography"/>
      </w:pPr>
      <w:ins w:id="924" w:author="PR Preview" w:date="2026-01-01T00:00:00Z">
        <w:r>
          <w:t xml:space="preserve">Wikipedia contributors. 2026b.</w:t>
        </w:r>
      </w:ins>
      <w:ins w:id="925" w:author="PR Preview" w:date="2026-01-01T00:00:00Z">
        <w:r>
          <w:t xml:space="preserve"> </w:t>
        </w:r>
      </w:ins>
      <w:ins w:id="926" w:author="PR Preview" w:date="2026-01-01T00:00:00Z">
        <w:r>
          <w:rPr>
            <w:i/>
            <w:iCs/>
          </w:rPr>
          <w:t xml:space="preserve">Existential Quantification —</w:t>
        </w:r>
      </w:ins>
      <w:ins w:id="927" w:author="PR Preview" w:date="2026-01-01T00:00:00Z">
        <w:r>
          <w:rPr>
            <w:i/>
            <w:iCs/>
          </w:rPr>
          <w:t xml:space="preserve"> </w:t>
        </w:r>
      </w:ins>
      <w:ins w:id="928" w:author="PR Preview" w:date="2026-01-01T00:00:00Z">
        <w:r>
          <w:rPr>
            <w:i/>
            <w:iCs/>
          </w:rPr>
          <w:t xml:space="preserve">Wikipedia</w:t>
        </w:r>
      </w:ins>
      <w:ins w:id="929" w:author="PR Preview" w:date="2026-01-01T00:00:00Z">
        <w:r>
          <w:rPr>
            <w:i/>
            <w:iCs/>
          </w:rPr>
          <w:t xml:space="preserve">,</w:t>
        </w:r>
      </w:ins>
      <w:ins w:id="930" w:author="PR Preview" w:date="2026-01-01T00:00:00Z">
        <w:r>
          <w:rPr>
            <w:i/>
            <w:iCs/>
          </w:rPr>
          <w:t xml:space="preserve"> </w:t>
        </w:r>
      </w:ins>
      <w:ins w:id="931" w:author="PR Preview" w:date="2026-01-01T00:00:00Z">
        <w:r>
          <w:rPr>
            <w:i/>
            <w:iCs/>
          </w:rPr>
          <w:t xml:space="preserve">the Free Encyclopedia</w:t>
        </w:r>
      </w:ins>
      <w:ins w:id="932" w:author="PR Preview" w:date="2026-01-01T00:00:00Z">
        <w:r>
          <w:t xml:space="preserve">.</w:t>
        </w:r>
      </w:ins>
      <w:ins w:id="933" w:author="PR Preview" w:date="2026-01-01T00:00:00Z">
        <w:r>
          <w:t xml:space="preserve"> </w:t>
        </w:r>
      </w:ins>
      <w:hyperlink r:id="rId55">
        <w:ins w:id="934" w:author="PR Preview" w:date="2026-01-01T00:00:00Z">
          <w:r>
            <w:rPr>
              <w:rStyle w:val="Hyperlink"/>
            </w:rPr>
            <w:t xml:space="preserve">https://en.wikipedia.org/wiki/Existential_quantification</w:t>
          </w:r>
        </w:ins>
      </w:hyperlink>
      <w:ins w:id="935" w:author="PR Preview" w:date="2026-01-01T00:00:00Z">
        <w:r>
          <w:t xml:space="preserve">.</w:t>
        </w:r>
      </w:ins>
    </w:p>
    <w:bookmarkEnd w:id="56"/>
    <w:bookmarkStart w:id="58" w:name="ref-wikipedia_quantifier_logic"/>
    <w:p>
      <w:pPr>
        <w:pStyle w:val="Bibliography"/>
      </w:pPr>
      <w:ins w:id="936" w:author="PR Preview" w:date="2026-01-01T00:00:00Z">
        <w:r>
          <w:t xml:space="preserve">Wikipedia contributors. 2026c.</w:t>
        </w:r>
      </w:ins>
      <w:ins w:id="937" w:author="PR Preview" w:date="2026-01-01T00:00:00Z">
        <w:r>
          <w:t xml:space="preserve"> </w:t>
        </w:r>
      </w:ins>
      <w:ins w:id="938" w:author="PR Preview" w:date="2026-01-01T00:00:00Z">
        <w:r>
          <w:rPr>
            <w:i/>
            <w:iCs/>
          </w:rPr>
          <w:t xml:space="preserve">Quantifier (Logic) —</w:t>
        </w:r>
      </w:ins>
      <w:ins w:id="939" w:author="PR Preview" w:date="2026-01-01T00:00:00Z">
        <w:r>
          <w:rPr>
            <w:i/>
            <w:iCs/>
          </w:rPr>
          <w:t xml:space="preserve"> </w:t>
        </w:r>
      </w:ins>
      <w:ins w:id="940" w:author="PR Preview" w:date="2026-01-01T00:00:00Z">
        <w:r>
          <w:rPr>
            <w:i/>
            <w:iCs/>
          </w:rPr>
          <w:t xml:space="preserve">Wikipedia</w:t>
        </w:r>
      </w:ins>
      <w:ins w:id="941" w:author="PR Preview" w:date="2026-01-01T00:00:00Z">
        <w:r>
          <w:rPr>
            <w:i/>
            <w:iCs/>
          </w:rPr>
          <w:t xml:space="preserve">,</w:t>
        </w:r>
      </w:ins>
      <w:ins w:id="942" w:author="PR Preview" w:date="2026-01-01T00:00:00Z">
        <w:r>
          <w:rPr>
            <w:i/>
            <w:iCs/>
          </w:rPr>
          <w:t xml:space="preserve"> </w:t>
        </w:r>
      </w:ins>
      <w:ins w:id="943" w:author="PR Preview" w:date="2026-01-01T00:00:00Z">
        <w:r>
          <w:rPr>
            <w:i/>
            <w:iCs/>
          </w:rPr>
          <w:t xml:space="preserve">the Free Encyclopedia</w:t>
        </w:r>
      </w:ins>
      <w:ins w:id="944" w:author="PR Preview" w:date="2026-01-01T00:00:00Z">
        <w:r>
          <w:t xml:space="preserve">.</w:t>
        </w:r>
      </w:ins>
      <w:ins w:id="945" w:author="PR Preview" w:date="2026-01-01T00:00:00Z">
        <w:r>
          <w:t xml:space="preserve"> </w:t>
        </w:r>
      </w:ins>
      <w:hyperlink r:id="rId57">
        <w:ins w:id="946" w:author="PR Preview" w:date="2026-01-01T00:00:00Z">
          <w:r>
            <w:rPr>
              <w:rStyle w:val="Hyperlink"/>
            </w:rPr>
            <w:t xml:space="preserve">https://en.wikipedia.org/wiki/Quantifier_(logic)</w:t>
          </w:r>
        </w:ins>
      </w:hyperlink>
      <w:ins w:id="947" w:author="PR Preview" w:date="2026-01-01T00:00:00Z">
        <w:r>
          <w:t xml:space="preserve">.</w:t>
        </w:r>
      </w:ins>
    </w:p>
    <w:bookmarkEnd w:id="58"/>
    <w:bookmarkStart w:id="60" w:name="ref-wikipedia_universal_quantification"/>
    <w:p>
      <w:pPr>
        <w:pStyle w:val="Bibliography"/>
      </w:pPr>
      <w:ins w:id="948" w:author="PR Preview" w:date="2026-01-01T00:00:00Z">
        <w:r>
          <w:t xml:space="preserve">Wikipedia contributors. 2026d.</w:t>
        </w:r>
      </w:ins>
      <w:ins w:id="949" w:author="PR Preview" w:date="2026-01-01T00:00:00Z">
        <w:r>
          <w:t xml:space="preserve"> </w:t>
        </w:r>
      </w:ins>
      <w:ins w:id="950" w:author="PR Preview" w:date="2026-01-01T00:00:00Z">
        <w:r>
          <w:rPr>
            <w:i/>
            <w:iCs/>
          </w:rPr>
          <w:t xml:space="preserve">Universal Quantification —</w:t>
        </w:r>
      </w:ins>
      <w:ins w:id="951" w:author="PR Preview" w:date="2026-01-01T00:00:00Z">
        <w:r>
          <w:rPr>
            <w:i/>
            <w:iCs/>
          </w:rPr>
          <w:t xml:space="preserve"> </w:t>
        </w:r>
      </w:ins>
      <w:ins w:id="952" w:author="PR Preview" w:date="2026-01-01T00:00:00Z">
        <w:r>
          <w:rPr>
            <w:i/>
            <w:iCs/>
          </w:rPr>
          <w:t xml:space="preserve">Wikipedia</w:t>
        </w:r>
      </w:ins>
      <w:ins w:id="953" w:author="PR Preview" w:date="2026-01-01T00:00:00Z">
        <w:r>
          <w:rPr>
            <w:i/>
            <w:iCs/>
          </w:rPr>
          <w:t xml:space="preserve">,</w:t>
        </w:r>
      </w:ins>
      <w:ins w:id="954" w:author="PR Preview" w:date="2026-01-01T00:00:00Z">
        <w:r>
          <w:rPr>
            <w:i/>
            <w:iCs/>
          </w:rPr>
          <w:t xml:space="preserve"> </w:t>
        </w:r>
      </w:ins>
      <w:ins w:id="955" w:author="PR Preview" w:date="2026-01-01T00:00:00Z">
        <w:r>
          <w:rPr>
            <w:i/>
            <w:iCs/>
          </w:rPr>
          <w:t xml:space="preserve">the Free Encyclopedia</w:t>
        </w:r>
      </w:ins>
      <w:ins w:id="956" w:author="PR Preview" w:date="2026-01-01T00:00:00Z">
        <w:r>
          <w:t xml:space="preserve">.</w:t>
        </w:r>
      </w:ins>
      <w:ins w:id="957" w:author="PR Preview" w:date="2026-01-01T00:00:00Z">
        <w:r>
          <w:t xml:space="preserve"> </w:t>
        </w:r>
      </w:ins>
      <w:hyperlink r:id="rId59">
        <w:ins w:id="958" w:author="PR Preview" w:date="2026-01-01T00:00:00Z">
          <w:r>
            <w:rPr>
              <w:rStyle w:val="Hyperlink"/>
            </w:rPr>
            <w:t xml:space="preserve">https://en.wikipedia.org/wiki/Universal_quantification</w:t>
          </w:r>
        </w:ins>
      </w:hyperlink>
      <w:ins w:id="959" w:author="PR Preview" w:date="2026-01-01T00:00:00Z">
        <w:r>
          <w:t xml:space="preserve">.</w:t>
        </w:r>
      </w:ins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8" Type="http://schemas.openxmlformats.org/officeDocument/2006/relationships/image" Target="media/rId28.png"/><Relationship Id="rId53" Type="http://schemas.openxmlformats.org/officeDocument/2006/relationships/hyperlink" Target="https://en.wikipedia.org/wiki/Counterexample" TargetMode="External"/><Relationship Id="rId55" Type="http://schemas.openxmlformats.org/officeDocument/2006/relationships/hyperlink" Target="https://en.wikipedia.org/wiki/Existential_quantification" TargetMode="External"/><Relationship Id="rId57" Type="http://schemas.openxmlformats.org/officeDocument/2006/relationships/hyperlink" Target="https://en.wikipedia.org/wiki/Quantifier_(logic)" TargetMode="External"/><Relationship Id="rId59" Type="http://schemas.openxmlformats.org/officeDocument/2006/relationships/hyperlink" Target="https://en.wikipedia.org/wiki/Universal_quantification" TargetMode="External"/><Relationship Id="rId42" Type="http://schemas.openxmlformats.org/officeDocument/2006/relationships/hyperlink" Target="https://morrison-lab.github.io/mcs/chapters/propositional-logic.html#def-converse" TargetMode="External"/><Relationship Id="rId14" Type="http://schemas.openxmlformats.org/officeDocument/2006/relationships/hyperlink" Target="https://morrison-lab.github.io/mcs/chapters/propositional-logic.html#def-predicate" TargetMode="External"/><Relationship Id="rId15" Type="http://schemas.openxmlformats.org/officeDocument/2006/relationships/hyperlink" Target="https://morrison-lab.github.io/mcs/chapters/propositional-logic.html#def-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en.wikipedia.org/wiki/Counterexample" TargetMode="External"/><Relationship Id="rId55" Type="http://schemas.openxmlformats.org/officeDocument/2006/relationships/hyperlink" Target="https://en.wikipedia.org/wiki/Existential_quantification" TargetMode="External"/><Relationship Id="rId57" Type="http://schemas.openxmlformats.org/officeDocument/2006/relationships/hyperlink" Target="https://en.wikipedia.org/wiki/Quantifier_(logic)" TargetMode="External"/><Relationship Id="rId59" Type="http://schemas.openxmlformats.org/officeDocument/2006/relationships/hyperlink" Target="https://en.wikipedia.org/wiki/Universal_quantification" TargetMode="External"/><Relationship Id="rId42" Type="http://schemas.openxmlformats.org/officeDocument/2006/relationships/hyperlink" Target="https://morrison-lab.github.io/mcs/chapters/propositional-logic.html#def-converse" TargetMode="External"/><Relationship Id="rId14" Type="http://schemas.openxmlformats.org/officeDocument/2006/relationships/hyperlink" Target="https://morrison-lab.github.io/mcs/chapters/propositional-logic.html#def-predicate" TargetMode="External"/><Relationship Id="rId15" Type="http://schemas.openxmlformats.org/officeDocument/2006/relationships/hyperlink" Target="https://morrison-lab.github.io/mcs/chapters/propositional-logic.html#def-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Predicates and Quantifiers</dc:title>
  <dc:creator/>
  <cp:keywords/>
  <dcterms:created xsi:type="dcterms:W3CDTF">2026-10-23T19:02:43Z</dcterms:created>
  <dcterms:modified xsi:type="dcterms:W3CDTF">2026-10-23T19:02:43Z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12:01:03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For all, there exists, and the order they come in</vt:lpwstr>
  </property>
  <property fmtid="{D5CDD505-2E9C-101B-9397-08002B2CF9AE}" pid="17" name="toc-title">
    <vt:lpwstr>Table of contents</vt:lpwstr>
  </property>
</Properties>
</file>